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3EA66">
      <w:pPr>
        <w:rPr>
          <w:rFonts w:hint="eastAsia" w:ascii="楷体" w:hAnsi="楷体" w:eastAsia="楷体" w:cs="Times New Roman"/>
          <w:color w:val="000000"/>
          <w:sz w:val="44"/>
          <w:szCs w:val="44"/>
        </w:rPr>
      </w:pPr>
    </w:p>
    <w:p w14:paraId="28241E27">
      <w:pPr>
        <w:jc w:val="center"/>
        <w:rPr>
          <w:rFonts w:hint="eastAsia" w:ascii="黑体" w:hAnsi="黑体" w:eastAsia="黑体" w:cs="Times New Roman"/>
          <w:bCs/>
          <w:sz w:val="32"/>
          <w:szCs w:val="32"/>
        </w:rPr>
      </w:pPr>
      <w:bookmarkStart w:id="0" w:name="_Toc16162"/>
      <w:bookmarkStart w:id="1" w:name="_Toc3248"/>
      <w:bookmarkStart w:id="2" w:name="_Toc3143"/>
      <w:r>
        <w:rPr>
          <w:rFonts w:hint="eastAsia" w:ascii="黑体" w:hAnsi="黑体" w:eastAsia="黑体" w:cs="Times New Roman"/>
          <w:bCs/>
          <w:sz w:val="32"/>
          <w:szCs w:val="32"/>
        </w:rPr>
        <w:t>股债融合型融资合同定性路径之检讨</w:t>
      </w:r>
      <w:bookmarkEnd w:id="0"/>
      <w:bookmarkEnd w:id="1"/>
      <w:bookmarkEnd w:id="2"/>
    </w:p>
    <w:p w14:paraId="579FA9D3">
      <w:pPr>
        <w:ind w:firstLine="420" w:firstLineChars="200"/>
        <w:rPr>
          <w:rFonts w:hint="eastAsia" w:ascii="华文仿宋" w:hAnsi="华文仿宋" w:eastAsia="华文仿宋" w:cs="Times New Roman"/>
          <w:bCs/>
          <w:szCs w:val="22"/>
        </w:rPr>
      </w:pPr>
      <w:bookmarkStart w:id="3" w:name="_Toc13049"/>
      <w:bookmarkStart w:id="4" w:name="_Toc30255"/>
      <w:r>
        <w:rPr>
          <w:rFonts w:hint="eastAsia" w:ascii="华文仿宋" w:hAnsi="华文仿宋" w:eastAsia="华文仿宋" w:cs="Times New Roman"/>
          <w:bCs/>
          <w:szCs w:val="22"/>
        </w:rPr>
        <w:t>【摘 要</w:t>
      </w:r>
      <w:bookmarkEnd w:id="3"/>
      <w:r>
        <w:rPr>
          <w:rFonts w:hint="eastAsia" w:ascii="华文仿宋" w:hAnsi="华文仿宋" w:eastAsia="华文仿宋" w:cs="Times New Roman"/>
          <w:bCs/>
          <w:szCs w:val="22"/>
        </w:rPr>
        <w:t>】</w:t>
      </w:r>
      <w:bookmarkEnd w:id="4"/>
      <w:r>
        <w:rPr>
          <w:rFonts w:hint="eastAsia" w:ascii="华文仿宋" w:hAnsi="华文仿宋" w:eastAsia="华文仿宋" w:cs="Times New Roman"/>
          <w:bCs/>
          <w:szCs w:val="22"/>
        </w:rPr>
        <w:t>合同定性通常是股债融合型融资合同纠纷的首个争议焦点。对赌协议或明股实债的定性结果对当事人利益影响重大，但二者的内涵与关系并不明确，致使实践中陷入区分困境。目前实践中的区分标准缺乏理论根据，并非二者本质性区别。股债融合视域下二者具备相同的经济逻辑，均通过合同方式实现股债标准状态下风险负担和治理机制的再分配。股债融合的规范逻辑应融贯合同法与组织法，明股实债的认定囿于合同法逻辑而忽略组织法面向。在沿用定性路径的现实下应以对赌协议统摄股债融合型融资合同以实现其规范目的，并在规范限制下扩展商事主体自治空间。依赖典型合同的定性路径存在固有局限，不应以其掩盖纠纷中实质的利益冲突与利益衡量。</w:t>
      </w:r>
    </w:p>
    <w:p w14:paraId="3ADD342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华文仿宋" w:hAnsi="华文仿宋" w:eastAsia="华文仿宋" w:cs="Times New Roman"/>
          <w:bCs/>
          <w:szCs w:val="22"/>
        </w:rPr>
      </w:pPr>
      <w:bookmarkStart w:id="5" w:name="_Toc28444"/>
      <w:bookmarkStart w:id="6" w:name="_Toc6081"/>
      <w:r>
        <w:rPr>
          <w:rFonts w:hint="eastAsia" w:ascii="华文仿宋" w:hAnsi="华文仿宋" w:eastAsia="华文仿宋" w:cs="Times New Roman"/>
          <w:bCs/>
          <w:szCs w:val="22"/>
        </w:rPr>
        <w:t>【关键词】股债融合</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对赌协议</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明股实债</w:t>
      </w:r>
      <w:bookmarkEnd w:id="5"/>
      <w:bookmarkEnd w:id="6"/>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 xml:space="preserve">合同定性 </w:t>
      </w:r>
    </w:p>
    <w:p w14:paraId="570224B5">
      <w:pPr>
        <w:rPr>
          <w:rFonts w:hint="eastAsia" w:ascii="黑体" w:hAnsi="黑体" w:eastAsia="黑体"/>
          <w:sz w:val="28"/>
          <w:szCs w:val="28"/>
        </w:rPr>
      </w:pPr>
      <w:bookmarkStart w:id="7" w:name="_Toc28409"/>
      <w:r>
        <w:rPr>
          <w:rFonts w:hint="eastAsia" w:ascii="黑体" w:hAnsi="黑体" w:eastAsia="黑体"/>
          <w:sz w:val="28"/>
          <w:szCs w:val="28"/>
        </w:rPr>
        <w:t>引言</w:t>
      </w:r>
      <w:bookmarkEnd w:id="7"/>
    </w:p>
    <w:p w14:paraId="0847141E">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股与债分别为公司融资的两种基本工具，亦构成公司治理的底层逻辑，传统公司法体系建立于股债二分的基础之上。</w:t>
      </w:r>
      <w:r>
        <w:rPr>
          <w:rStyle w:val="13"/>
          <w:rFonts w:hint="eastAsia" w:ascii="宋体" w:hAnsi="宋体" w:eastAsia="宋体" w:cs="宋体"/>
          <w:sz w:val="21"/>
          <w:szCs w:val="21"/>
        </w:rPr>
        <w:footnoteReference w:id="0"/>
      </w:r>
      <w:r>
        <w:rPr>
          <w:rFonts w:hint="eastAsia" w:ascii="宋体" w:hAnsi="宋体" w:eastAsia="宋体" w:cs="宋体"/>
          <w:sz w:val="21"/>
          <w:szCs w:val="21"/>
        </w:rPr>
        <w:t>随着金融创新的发展，商事实践中处于中间状态、难以归入股或债的融合型融资合同已不鲜见，引发法律适用难题。</w:t>
      </w:r>
      <w:r>
        <w:rPr>
          <w:rStyle w:val="13"/>
          <w:rFonts w:hint="eastAsia" w:ascii="宋体" w:hAnsi="宋体" w:eastAsia="宋体" w:cs="宋体"/>
          <w:sz w:val="21"/>
          <w:szCs w:val="21"/>
        </w:rPr>
        <w:footnoteReference w:id="1"/>
      </w:r>
      <w:r>
        <w:rPr>
          <w:rFonts w:hint="eastAsia" w:ascii="宋体" w:hAnsi="宋体" w:eastAsia="宋体" w:cs="宋体"/>
          <w:sz w:val="21"/>
          <w:szCs w:val="21"/>
        </w:rPr>
        <w:t>对此，司法实践总结出“对赌协议”与“明股实债”两种典型类型，并通过合同定性方式将案涉交易与二者对应，从而适用不同的法律规范。由于两种定性结果的法律效果差异显著，案涉合同的类型之争通常成为裁判首个争议焦点。</w:t>
      </w:r>
      <w:r>
        <w:rPr>
          <w:rStyle w:val="13"/>
          <w:rFonts w:hint="eastAsia" w:ascii="宋体" w:hAnsi="宋体" w:eastAsia="宋体" w:cs="宋体"/>
          <w:sz w:val="21"/>
          <w:szCs w:val="21"/>
        </w:rPr>
        <w:footnoteReference w:id="2"/>
      </w:r>
    </w:p>
    <w:p w14:paraId="29DB66A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围绕投资方退出这一核心问题，若案涉合同被定性为对赌协议，根据《全国法院民商事审判工作会议纪要》（法〔2019〕254号，以下简称《九民纪要》）第5条规定，完成相应债权人保护程序是投资方得以退出的前提条件，对赌协议履行常常因此陷入僵局。《最高人民法院关于适用〈中华人民共和国公司法〉若干问题的解释（征求意见稿）》（以下简称《公司法解释（征求意见稿）》）第37条第2款延续上述逻辑，反映出司法坚持资本维持原则的立场。与之不同，若案涉合同被定性为明股实债，依照穿透式审判的逻辑，当事人的真实意思在于债权投资，应透过股权投资的外在形式将</w:t>
      </w:r>
      <w:del w:id="118" w:author="MZ" w:date="2026-04-10T14:27:41Z">
        <w:r>
          <w:rPr>
            <w:rFonts w:hint="eastAsia" w:ascii="宋体" w:hAnsi="宋体" w:eastAsia="宋体" w:cs="宋体"/>
            <w:sz w:val="21"/>
            <w:szCs w:val="21"/>
          </w:rPr>
          <w:delText>案涉</w:delText>
        </w:r>
      </w:del>
      <w:r>
        <w:rPr>
          <w:rFonts w:hint="eastAsia" w:ascii="宋体" w:hAnsi="宋体" w:eastAsia="宋体" w:cs="宋体"/>
          <w:sz w:val="21"/>
          <w:szCs w:val="21"/>
        </w:rPr>
        <w:t>交易认定为借贷关系。</w:t>
      </w:r>
      <w:commentRangeStart w:id="0"/>
      <w:commentRangeStart w:id="1"/>
      <w:r>
        <w:rPr>
          <w:rFonts w:hint="eastAsia" w:ascii="宋体" w:hAnsi="宋体" w:eastAsia="宋体" w:cs="宋体"/>
          <w:sz w:val="21"/>
          <w:szCs w:val="21"/>
        </w:rPr>
        <w:t>于是，若非违反借贷管制和利息管制等规定，投资方主张公司偿还本息的请求往往能得到法院支持。</w:t>
      </w:r>
      <w:ins w:id="119" w:author="MZ" w:date="2026-04-10T12:33:08Z">
        <w:r>
          <w:rPr>
            <w:rStyle w:val="13"/>
            <w:rFonts w:hint="eastAsia" w:ascii="宋体" w:hAnsi="宋体" w:eastAsia="宋体" w:cs="宋体"/>
            <w:sz w:val="21"/>
            <w:szCs w:val="21"/>
          </w:rPr>
          <w:footnoteReference w:id="3"/>
        </w:r>
        <w:commentRangeEnd w:id="0"/>
      </w:ins>
      <w:r>
        <w:rPr>
          <w:vertAlign w:val="superscript"/>
          <w:rPrChange w:id="120" w:author="MZ" w:date="2026-04-10T12:32:55Z">
            <w:rPr/>
          </w:rPrChange>
        </w:rPr>
        <w:commentReference w:id="0"/>
      </w:r>
      <w:commentRangeEnd w:id="1"/>
      <w:r>
        <w:rPr>
          <w:vertAlign w:val="superscript"/>
          <w:rPrChange w:id="121" w:author="MZ" w:date="2026-04-10T12:32:55Z">
            <w:rPr/>
          </w:rPrChange>
        </w:rPr>
        <w:commentReference w:id="1"/>
      </w:r>
    </w:p>
    <w:p w14:paraId="60FD6DB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不限于此，潜在的股债二分思维使得定性结果具有牵一发而动全身的体系效应。</w:t>
      </w:r>
      <w:commentRangeStart w:id="2"/>
      <w:commentRangeStart w:id="3"/>
      <w:r>
        <w:rPr>
          <w:rFonts w:hint="eastAsia" w:ascii="宋体" w:hAnsi="宋体" w:eastAsia="宋体" w:cs="宋体"/>
          <w:sz w:val="21"/>
          <w:szCs w:val="21"/>
        </w:rPr>
        <w:t>例如，不少裁判观点认为明股实债兼具借贷与担保的双重功能。</w:t>
      </w:r>
      <w:commentRangeEnd w:id="2"/>
      <w:r>
        <w:commentReference w:id="2"/>
      </w:r>
      <w:commentRangeEnd w:id="3"/>
      <w:r>
        <w:commentReference w:id="3"/>
      </w:r>
      <w:ins w:id="122" w:author="MZ" w:date="2026-04-10T12:20:40Z">
        <w:r>
          <w:rPr>
            <w:rStyle w:val="13"/>
            <w:rFonts w:hint="eastAsia" w:ascii="宋体" w:hAnsi="宋体" w:eastAsia="宋体" w:cs="宋体"/>
            <w:sz w:val="21"/>
            <w:szCs w:val="21"/>
          </w:rPr>
          <w:footnoteReference w:id="4"/>
        </w:r>
      </w:ins>
      <w:r>
        <w:rPr>
          <w:rFonts w:hint="eastAsia" w:ascii="宋体" w:hAnsi="宋体" w:eastAsia="宋体" w:cs="宋体"/>
          <w:sz w:val="21"/>
          <w:szCs w:val="21"/>
        </w:rPr>
        <w:t>由于明股实债的核心法律关系被认定为借贷关系，投资方向目标公司的股权出资被法院解释为股权让与担保，</w:t>
      </w:r>
      <w:del w:id="123" w:author="MZ" w:date="2026-04-10T12:20:40Z">
        <w:r>
          <w:rPr>
            <w:rStyle w:val="13"/>
            <w:rFonts w:hint="eastAsia" w:ascii="宋体" w:hAnsi="宋体" w:eastAsia="宋体" w:cs="宋体"/>
            <w:sz w:val="21"/>
            <w:szCs w:val="21"/>
          </w:rPr>
          <w:footnoteReference w:id="5"/>
        </w:r>
      </w:del>
      <w:r>
        <w:rPr>
          <w:rFonts w:hint="eastAsia" w:ascii="宋体" w:hAnsi="宋体" w:eastAsia="宋体" w:cs="宋体"/>
          <w:sz w:val="21"/>
          <w:szCs w:val="21"/>
        </w:rPr>
        <w:t>股权的特殊性以及所具有的团体组织法色彩未能有效凸显。</w:t>
      </w:r>
      <w:r>
        <w:rPr>
          <w:rStyle w:val="13"/>
          <w:rFonts w:hint="eastAsia" w:ascii="宋体" w:hAnsi="宋体" w:eastAsia="宋体" w:cs="宋体"/>
          <w:sz w:val="21"/>
          <w:szCs w:val="21"/>
        </w:rPr>
        <w:footnoteReference w:id="6"/>
      </w:r>
      <w:r>
        <w:rPr>
          <w:rFonts w:hint="eastAsia" w:ascii="宋体" w:hAnsi="宋体" w:eastAsia="宋体" w:cs="宋体"/>
          <w:sz w:val="21"/>
          <w:szCs w:val="21"/>
        </w:rPr>
        <w:t>而由于司法实践以“股权性融资协议”认识对赌协议，为规避禁止流质规则限制，商事交易中也出现借用股权回购型对赌协议包装股权流质条款的现象。</w:t>
      </w:r>
      <w:r>
        <w:rPr>
          <w:rStyle w:val="13"/>
          <w:rFonts w:hint="eastAsia" w:ascii="宋体" w:hAnsi="宋体" w:eastAsia="宋体" w:cs="宋体"/>
          <w:sz w:val="21"/>
          <w:szCs w:val="21"/>
        </w:rPr>
        <w:footnoteReference w:id="7"/>
      </w:r>
      <w:r>
        <w:rPr>
          <w:rFonts w:hint="eastAsia" w:ascii="宋体" w:hAnsi="宋体" w:eastAsia="宋体" w:cs="宋体"/>
          <w:sz w:val="21"/>
          <w:szCs w:val="21"/>
        </w:rPr>
        <w:t>再如，有观点认为，由于商事时效特殊性等原因，对赌协议中回购权在行权期限上应有特殊限制而有别于普通请求权。</w:t>
      </w:r>
      <w:r>
        <w:rPr>
          <w:rStyle w:val="13"/>
          <w:rFonts w:hint="eastAsia" w:ascii="宋体" w:hAnsi="宋体" w:eastAsia="宋体" w:cs="宋体"/>
          <w:sz w:val="21"/>
          <w:szCs w:val="21"/>
        </w:rPr>
        <w:footnoteReference w:id="8"/>
      </w:r>
      <w:r>
        <w:rPr>
          <w:rFonts w:hint="eastAsia" w:ascii="宋体" w:hAnsi="宋体" w:eastAsia="宋体" w:cs="宋体"/>
          <w:sz w:val="21"/>
          <w:szCs w:val="21"/>
        </w:rPr>
        <w:t>但是，若将案涉合同认定为明股实债，其回购权实为返还本息的请求权，不应受到上述回购权行权期限限制。可以发现，由于合同定性在此类纠纷裁判中占据核心地位，定性结果的差异对各环节争议问题的处理均可能造成影响。</w:t>
      </w:r>
    </w:p>
    <w:p w14:paraId="7566813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综上所述，股债融合的交易安排因定性结果不同造成法律效果的巨大差异，极易诱发道德风险与机会主义行为，使得合同定性成为当事人利益之争的工具。作为股债融合型融资合同纠纷的前置性问题，在合同定性过程中区分对赌协议与明股实债，进而寻找裁判大前提的既有路径是否适当？本文尝试从定性路径的适用现状切入，分析定性路径在实践中存在的弊端，反思定性路径背后的理论缺陷，并在现行法律规范的框架下对定性路径提出完善方案。</w:t>
      </w:r>
    </w:p>
    <w:p w14:paraId="7877C0E4">
      <w:pPr>
        <w:rPr>
          <w:rFonts w:hint="eastAsia" w:ascii="黑体" w:hAnsi="黑体" w:eastAsia="黑体"/>
          <w:sz w:val="28"/>
          <w:szCs w:val="28"/>
        </w:rPr>
      </w:pPr>
      <w:bookmarkStart w:id="8" w:name="_Toc13256"/>
      <w:bookmarkStart w:id="9" w:name="_Toc1690"/>
      <w:bookmarkStart w:id="10" w:name="_Toc15107"/>
      <w:bookmarkStart w:id="11" w:name="_Toc30872"/>
      <w:bookmarkStart w:id="12" w:name="_Toc16635"/>
      <w:bookmarkStart w:id="13" w:name="_Toc22632"/>
      <w:r>
        <w:rPr>
          <w:rFonts w:hint="eastAsia" w:ascii="黑体" w:hAnsi="黑体" w:eastAsia="黑体"/>
          <w:sz w:val="28"/>
          <w:szCs w:val="28"/>
        </w:rPr>
        <w:t>一、股债融合型融资合同定性路径的</w:t>
      </w:r>
      <w:bookmarkEnd w:id="8"/>
      <w:bookmarkEnd w:id="9"/>
      <w:bookmarkEnd w:id="10"/>
      <w:bookmarkEnd w:id="11"/>
      <w:r>
        <w:rPr>
          <w:rFonts w:hint="eastAsia" w:ascii="黑体" w:hAnsi="黑体" w:eastAsia="黑体"/>
          <w:sz w:val="28"/>
          <w:szCs w:val="28"/>
        </w:rPr>
        <w:t>适用现状</w:t>
      </w:r>
      <w:bookmarkEnd w:id="12"/>
      <w:bookmarkEnd w:id="13"/>
    </w:p>
    <w:p w14:paraId="252FE7B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欲对股债融合型融资合同的定性路径展开研究，首先无法脱离其在司法实践中的现实应用。对赌协议与明股实债</w:t>
      </w:r>
      <w:bookmarkStart w:id="14" w:name="_Toc17414"/>
      <w:bookmarkStart w:id="15" w:name="_Toc18858"/>
      <w:bookmarkStart w:id="16" w:name="_Toc24971"/>
      <w:bookmarkStart w:id="17" w:name="_Toc6112"/>
      <w:r>
        <w:rPr>
          <w:rFonts w:hint="eastAsia" w:ascii="宋体" w:hAnsi="宋体" w:eastAsia="宋体" w:cs="宋体"/>
          <w:sz w:val="21"/>
          <w:szCs w:val="21"/>
        </w:rPr>
        <w:t>作为定性结果关系界定模糊，进而导致二者在实践中区分不能，这一问题构成本文展开检讨的逻辑起点。</w:t>
      </w:r>
    </w:p>
    <w:p w14:paraId="39D9E95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US" w:eastAsia="zh-CN" w:bidi="ar-SA"/>
        </w:rPr>
      </w:pPr>
      <w:bookmarkStart w:id="18" w:name="_Toc16454"/>
      <w:bookmarkStart w:id="19" w:name="_Toc27638"/>
      <w:r>
        <w:rPr>
          <w:rFonts w:hint="eastAsia" w:ascii="华文楷体" w:hAnsi="华文楷体" w:eastAsia="华文楷体" w:cstheme="minorBidi"/>
          <w:b w:val="0"/>
          <w:bCs w:val="0"/>
          <w:kern w:val="2"/>
          <w:sz w:val="24"/>
          <w:szCs w:val="24"/>
          <w:lang w:val="en-GB" w:eastAsia="zh-CN" w:bidi="ar-SA"/>
        </w:rPr>
        <w:t>（一）</w:t>
      </w:r>
      <w:bookmarkEnd w:id="14"/>
      <w:bookmarkEnd w:id="15"/>
      <w:r>
        <w:rPr>
          <w:rFonts w:hint="eastAsia" w:ascii="华文楷体" w:hAnsi="华文楷体" w:eastAsia="华文楷体" w:cstheme="minorBidi"/>
          <w:b w:val="0"/>
          <w:bCs w:val="0"/>
          <w:kern w:val="2"/>
          <w:sz w:val="24"/>
          <w:szCs w:val="24"/>
          <w:lang w:val="en-US" w:eastAsia="zh-CN" w:bidi="ar-SA"/>
        </w:rPr>
        <w:t>对赌协议与明股实债的关系</w:t>
      </w:r>
      <w:bookmarkEnd w:id="16"/>
      <w:bookmarkEnd w:id="17"/>
      <w:r>
        <w:rPr>
          <w:rFonts w:hint="eastAsia" w:ascii="华文楷体" w:hAnsi="华文楷体" w:eastAsia="华文楷体" w:cstheme="minorBidi"/>
          <w:b w:val="0"/>
          <w:bCs w:val="0"/>
          <w:kern w:val="2"/>
          <w:sz w:val="24"/>
          <w:szCs w:val="24"/>
          <w:lang w:val="en-US" w:eastAsia="zh-CN" w:bidi="ar-SA"/>
        </w:rPr>
        <w:t>不明</w:t>
      </w:r>
      <w:bookmarkEnd w:id="18"/>
      <w:bookmarkEnd w:id="19"/>
    </w:p>
    <w:p w14:paraId="77D9AAD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commentRangeStart w:id="4"/>
      <w:commentRangeStart w:id="5"/>
      <w:r>
        <w:rPr>
          <w:rFonts w:hint="eastAsia" w:ascii="宋体" w:hAnsi="宋体" w:eastAsia="宋体" w:cs="宋体"/>
          <w:sz w:val="21"/>
          <w:szCs w:val="21"/>
        </w:rPr>
        <w:t>股债融合样态繁多，不一而足，</w:t>
      </w:r>
      <w:r>
        <w:rPr>
          <w:rFonts w:hint="eastAsia" w:ascii="宋体" w:hAnsi="宋体" w:eastAsia="宋体" w:cs="宋体"/>
          <w:sz w:val="21"/>
          <w:szCs w:val="21"/>
          <w:vertAlign w:val="superscript"/>
        </w:rPr>
        <w:footnoteReference w:id="9"/>
      </w:r>
      <w:commentRangeEnd w:id="4"/>
      <w:r>
        <w:commentReference w:id="4"/>
      </w:r>
      <w:commentRangeEnd w:id="5"/>
      <w:r>
        <w:commentReference w:id="5"/>
      </w:r>
      <w:r>
        <w:rPr>
          <w:rFonts w:hint="eastAsia" w:ascii="宋体" w:hAnsi="宋体" w:eastAsia="宋体" w:cs="宋体"/>
          <w:sz w:val="21"/>
          <w:szCs w:val="21"/>
        </w:rPr>
        <w:t>对赌协议与明股实债不过是法院总结裁判经验所概括提炼出的两种典型样态，其内涵和外延天然带有不确定性，二者关系的纠缠不清直接构成定性路径的前置障碍。</w:t>
      </w:r>
    </w:p>
    <w:p w14:paraId="747BB3B9">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司法实践对于对赌协议的认定通常援引《九民纪要》表述，认为对赌协议为包含股权回购、金钱补偿等“估值调整机制”的股权性融资协议，强调其解决“目标公司未来发展的不确定性、信息不对称以及代理成本”的功能价值。在此基础上，《公司法解释（征求意见稿）》第</w:t>
      </w:r>
      <w:r>
        <w:rPr>
          <w:rFonts w:hint="eastAsia" w:ascii="Times New Roman" w:hAnsi="Times New Roman" w:eastAsia="宋体" w:cs="宋体"/>
          <w:sz w:val="21"/>
          <w:szCs w:val="21"/>
        </w:rPr>
        <w:t>37</w:t>
      </w:r>
      <w:r>
        <w:rPr>
          <w:rFonts w:hint="eastAsia" w:ascii="宋体" w:hAnsi="宋体" w:eastAsia="宋体" w:cs="宋体"/>
          <w:sz w:val="21"/>
          <w:szCs w:val="21"/>
        </w:rPr>
        <w:t>条第</w:t>
      </w:r>
      <w:r>
        <w:rPr>
          <w:rFonts w:hint="eastAsia" w:ascii="Times New Roman" w:hAnsi="Times New Roman" w:eastAsia="宋体" w:cs="宋体"/>
          <w:sz w:val="21"/>
          <w:szCs w:val="21"/>
        </w:rPr>
        <w:t>1</w:t>
      </w:r>
      <w:r>
        <w:rPr>
          <w:rFonts w:hint="eastAsia" w:ascii="宋体" w:hAnsi="宋体" w:eastAsia="宋体" w:cs="宋体"/>
          <w:sz w:val="21"/>
          <w:szCs w:val="21"/>
        </w:rPr>
        <w:t>款增加股权回购与金钱补偿的触发机制，进一步明确对赌协议的典型交易结构。相较而言，最高司法机关对于明股实债明显关照不足，由于缺乏司法解释的明确界定，明股实债的概念内涵更为模糊不清。《九民纪要》出台前，最高院民二庭法官会议纪要曾专门对明股实债进行讨论，认为其并无统一的交易模式，主要特征为投资人将资金以股权投资的方式投入目标公司，并约定在一定期限届满或者一定条件下收回投资本金和获得固定的利益回报。</w:t>
      </w:r>
      <w:r>
        <w:rPr>
          <w:rStyle w:val="13"/>
          <w:rFonts w:hint="eastAsia" w:ascii="宋体" w:hAnsi="宋体" w:eastAsia="宋体" w:cs="宋体"/>
          <w:sz w:val="21"/>
          <w:szCs w:val="21"/>
        </w:rPr>
        <w:footnoteReference w:id="10"/>
      </w:r>
      <w:r>
        <w:rPr>
          <w:rFonts w:hint="eastAsia" w:ascii="宋体" w:hAnsi="宋体" w:eastAsia="宋体" w:cs="宋体"/>
          <w:sz w:val="21"/>
          <w:szCs w:val="21"/>
        </w:rPr>
        <w:t>此种过于空泛的概念界定显然无法将其区别于对赌协议。不少观点援引监管规定，认为明股实债是指投资回报不与被投资企业的经营业绩挂钩，不是根据企业的投资收益或亏损进行分配，而是向投资方提供保本收益承诺、根据约定定期向投资方支付固定收益，并在满足特定条件后由被投资企业赎回股权或偿还本息的投资方式。</w:t>
      </w:r>
      <w:r>
        <w:rPr>
          <w:rStyle w:val="13"/>
          <w:rFonts w:hint="eastAsia" w:ascii="宋体" w:hAnsi="宋体" w:eastAsia="宋体" w:cs="宋体"/>
          <w:sz w:val="21"/>
          <w:szCs w:val="21"/>
        </w:rPr>
        <w:footnoteReference w:id="11"/>
      </w:r>
      <w:r>
        <w:rPr>
          <w:rFonts w:hint="eastAsia" w:ascii="宋体" w:hAnsi="宋体" w:eastAsia="宋体" w:cs="宋体"/>
          <w:sz w:val="21"/>
          <w:szCs w:val="21"/>
        </w:rPr>
        <w:t>此种定义虽更为具体，但该规定并非私法法源，且将对赌协议归为明股实债的下位概念，难以作为二者的区分基础。由此，对赌协议与明股实债得以区别的本质性特征为何，存在疑问。</w:t>
      </w:r>
    </w:p>
    <w:p w14:paraId="48AAB44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rPr>
        <w:t>追本溯源，对赌协议与明股实债均源于司法对股债中间状态的类型化回应。类型思维以“或多或少”的程度将复杂多样的现实对应于类型之下，具有模糊性而并非“非此即彼”，</w:t>
      </w:r>
      <w:r>
        <w:rPr>
          <w:rStyle w:val="13"/>
          <w:rFonts w:hint="eastAsia" w:ascii="宋体" w:hAnsi="宋体" w:eastAsia="宋体" w:cs="宋体"/>
          <w:sz w:val="21"/>
          <w:szCs w:val="21"/>
        </w:rPr>
        <w:footnoteReference w:id="12"/>
      </w:r>
      <w:r>
        <w:rPr>
          <w:rFonts w:hint="eastAsia" w:ascii="宋体" w:hAnsi="宋体" w:eastAsia="宋体" w:cs="宋体"/>
          <w:sz w:val="21"/>
          <w:szCs w:val="21"/>
        </w:rPr>
        <w:t>使得二者的内涵与边界处于变动之中。长期以来，司法机关对股债之间的融资安排缺少体系化的规范回应。无论是早期联营关系中“名为联营，实为借贷”的保底约定，抑或是后续资产管理业务中刚性保本付息的“明股实债”，此类合同在交易构造上均处于股债之间，具有相同或类似的投资构成、投资性质或基因。</w:t>
      </w:r>
      <w:r>
        <w:rPr>
          <w:rStyle w:val="13"/>
          <w:rFonts w:hint="eastAsia" w:ascii="宋体" w:hAnsi="宋体" w:eastAsia="宋体" w:cs="宋体"/>
          <w:sz w:val="21"/>
          <w:szCs w:val="21"/>
        </w:rPr>
        <w:footnoteReference w:id="13"/>
      </w:r>
      <w:r>
        <w:rPr>
          <w:rFonts w:hint="eastAsia" w:ascii="宋体" w:hAnsi="宋体" w:eastAsia="宋体" w:cs="宋体"/>
          <w:sz w:val="21"/>
          <w:szCs w:val="21"/>
        </w:rPr>
        <w:t>作为其中更为成熟的最新形式，对赌协议有幸获得最高司法机关肯认，得以成为独立的合同类型。与此同时，对赌协议与明股实债等其他股债融合型融资关系为何，殊值思考。司法机关并未在规范层面予以回应，而是在实践中转向 “穿透式审判思维”，试图为明股实债的认定寻找新的理论基础。</w:t>
      </w:r>
      <w:r>
        <w:rPr>
          <w:rStyle w:val="13"/>
          <w:rFonts w:hint="eastAsia" w:ascii="宋体" w:hAnsi="宋体" w:eastAsia="宋体" w:cs="宋体"/>
          <w:sz w:val="21"/>
          <w:szCs w:val="21"/>
        </w:rPr>
        <w:footnoteReference w:id="14"/>
      </w:r>
      <w:r>
        <w:rPr>
          <w:rFonts w:hint="eastAsia" w:ascii="宋体" w:hAnsi="宋体" w:eastAsia="宋体" w:cs="宋体"/>
          <w:sz w:val="21"/>
          <w:szCs w:val="21"/>
        </w:rPr>
        <w:t>由此，明股实债的认定侧重于“实债”而非“明股”，与作为“股权性融资协议”的对赌协议截然对立。但是，此种思路无非是将对赌协议与明股实债的区分问题遮蔽于“应否穿透”的表象之下，并没有改变二者关系不明的根本局面。定性路径以合同类型之间的差异为基础，难以关照对赌协议与明股实债的内在关联，引发类案裁判尺度不一的适用偏差。</w:t>
      </w:r>
    </w:p>
    <w:p w14:paraId="57D2A2D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0" w:name="_Toc19442"/>
      <w:bookmarkStart w:id="21" w:name="_Toc1616"/>
      <w:r>
        <w:rPr>
          <w:rFonts w:hint="eastAsia" w:ascii="华文楷体" w:hAnsi="华文楷体" w:eastAsia="华文楷体" w:cstheme="minorBidi"/>
          <w:b w:val="0"/>
          <w:bCs w:val="0"/>
          <w:kern w:val="2"/>
          <w:sz w:val="24"/>
          <w:szCs w:val="24"/>
          <w:lang w:val="en-GB" w:eastAsia="zh-CN" w:bidi="ar-SA"/>
        </w:rPr>
        <w:t>（二）对赌协议与明股实债的区分困境</w:t>
      </w:r>
      <w:bookmarkEnd w:id="20"/>
      <w:bookmarkEnd w:id="21"/>
    </w:p>
    <w:p w14:paraId="46BE01E6">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对赌协议与明股实债之间关系不明导致二者在司法实践中面临区分困境，具体表现如下：</w:t>
      </w:r>
    </w:p>
    <w:p w14:paraId="025BAEB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首先，司法实践中存在混用对赌协议与明股实债概念的情况：有二审法院在支持一审法院对于案涉协议</w:t>
      </w:r>
      <w:del w:id="124" w:author="MZ" w:date="2026-04-10T12:57:31Z">
        <w:r>
          <w:rPr>
            <w:rFonts w:hint="eastAsia" w:ascii="宋体" w:hAnsi="宋体" w:eastAsia="宋体" w:cs="宋体"/>
            <w:sz w:val="21"/>
            <w:szCs w:val="21"/>
          </w:rPr>
          <w:delText xml:space="preserve"> </w:delText>
        </w:r>
      </w:del>
      <w:r>
        <w:rPr>
          <w:rFonts w:hint="eastAsia" w:ascii="宋体" w:hAnsi="宋体" w:eastAsia="宋体" w:cs="宋体"/>
          <w:sz w:val="21"/>
          <w:szCs w:val="21"/>
        </w:rPr>
        <w:t>“债权投资型对赌协议”认定的基础上，又进一步认为该协议符合“明股实债”的基本法律结构，将其认定为债权投资。</w:t>
      </w:r>
      <w:r>
        <w:rPr>
          <w:rStyle w:val="13"/>
          <w:rFonts w:hint="eastAsia" w:ascii="宋体" w:hAnsi="宋体" w:eastAsia="宋体" w:cs="宋体"/>
          <w:sz w:val="21"/>
          <w:szCs w:val="21"/>
        </w:rPr>
        <w:footnoteReference w:id="15"/>
      </w:r>
      <w:r>
        <w:rPr>
          <w:rFonts w:hint="eastAsia" w:ascii="宋体" w:hAnsi="宋体" w:eastAsia="宋体" w:cs="宋体"/>
          <w:sz w:val="21"/>
          <w:szCs w:val="21"/>
        </w:rPr>
        <w:t>还有判决既认为投资人通过“对赌协议”持股一人公司，又认为该模式符合“明股实债”法律特征，并未严格区分两种合同类型。</w:t>
      </w:r>
      <w:r>
        <w:rPr>
          <w:rStyle w:val="13"/>
          <w:rFonts w:hint="eastAsia" w:ascii="宋体" w:hAnsi="宋体" w:eastAsia="宋体" w:cs="宋体"/>
          <w:sz w:val="21"/>
          <w:szCs w:val="21"/>
        </w:rPr>
        <w:footnoteReference w:id="16"/>
      </w:r>
    </w:p>
    <w:p w14:paraId="1249A9D9">
      <w:pPr>
        <w:pageBreakBefore w:val="0"/>
        <w:numPr>
          <w:ilvl w:val="255"/>
          <w:numId w:val="0"/>
        </w:numPr>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次，司法实践中对赌协议与明股实债区分标准的合理性有待商榷。主要标准可归纳为如下四种：其一，经营管理标准，即投资方是否亲自或以派出董事等形式参与公司经营管理。参与公司经营管理的投资方实际行使了股东权利，应认定为对赌协议，反之则应认定为明股实债。</w:t>
      </w:r>
      <w:r>
        <w:rPr>
          <w:rStyle w:val="13"/>
          <w:rFonts w:hint="eastAsia" w:ascii="宋体" w:hAnsi="宋体" w:eastAsia="宋体" w:cs="宋体"/>
          <w:sz w:val="21"/>
          <w:szCs w:val="21"/>
        </w:rPr>
        <w:footnoteReference w:id="17"/>
      </w:r>
      <w:r>
        <w:rPr>
          <w:rFonts w:hint="eastAsia" w:ascii="宋体" w:hAnsi="宋体" w:eastAsia="宋体" w:cs="宋体"/>
          <w:sz w:val="21"/>
          <w:szCs w:val="21"/>
        </w:rPr>
        <w:t>其二，风险收益标准，即投资方是否因投资而实际承担公司经营风险，获取经营收益。收益并非固定而与经营业绩挂钩的投资方承担经营风险，应认定为对赌协议，反之则应认定为明股实债。</w:t>
      </w:r>
      <w:r>
        <w:rPr>
          <w:rStyle w:val="13"/>
          <w:rFonts w:hint="eastAsia" w:ascii="宋体" w:hAnsi="宋体" w:eastAsia="宋体" w:cs="宋体"/>
          <w:sz w:val="21"/>
          <w:szCs w:val="21"/>
        </w:rPr>
        <w:footnoteReference w:id="18"/>
      </w:r>
      <w:r>
        <w:rPr>
          <w:rFonts w:hint="eastAsia" w:ascii="宋体" w:hAnsi="宋体" w:eastAsia="宋体" w:cs="宋体"/>
          <w:sz w:val="21"/>
          <w:szCs w:val="21"/>
        </w:rPr>
        <w:t>其三，合同目的标准。对赌协议目的在于解决交易双方对目标公司未来发展的不确定性、信息不对称以及代理成本，而明股实债的目的并非取得股权，仅为获取固定收益。</w:t>
      </w:r>
      <w:r>
        <w:rPr>
          <w:rStyle w:val="13"/>
          <w:rFonts w:hint="eastAsia" w:ascii="宋体" w:hAnsi="宋体" w:eastAsia="宋体" w:cs="宋体"/>
          <w:sz w:val="21"/>
          <w:szCs w:val="21"/>
        </w:rPr>
        <w:footnoteReference w:id="19"/>
      </w:r>
      <w:r>
        <w:rPr>
          <w:rFonts w:hint="eastAsia" w:ascii="宋体" w:hAnsi="宋体" w:eastAsia="宋体" w:cs="宋体"/>
          <w:sz w:val="21"/>
          <w:szCs w:val="21"/>
        </w:rPr>
        <w:t>其四，附款类型标准，法院将回购条款附款类型划分为条件与期限。附条件回购不具有必然性，应认定为对赌协议；附期限回购具有必然性，应认定为明股实债。</w:t>
      </w:r>
      <w:r>
        <w:rPr>
          <w:rStyle w:val="13"/>
          <w:rFonts w:hint="eastAsia" w:ascii="宋体" w:hAnsi="宋体" w:eastAsia="宋体" w:cs="宋体"/>
          <w:sz w:val="21"/>
          <w:szCs w:val="21"/>
        </w:rPr>
        <w:footnoteReference w:id="20"/>
      </w:r>
      <w:r>
        <w:rPr>
          <w:rFonts w:hint="eastAsia" w:ascii="宋体" w:hAnsi="宋体" w:eastAsia="宋体" w:cs="宋体"/>
          <w:sz w:val="21"/>
          <w:szCs w:val="21"/>
        </w:rPr>
        <w:t>这些标准应用于实践中常常模棱两可、有失精确，其合理性尚待理论检验。</w:t>
      </w:r>
    </w:p>
    <w:p w14:paraId="2F05B2B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最后，前述区分标准缺乏明确的选择依据。司法实践中法官倾向于综合考量几种标准后作出判断，这一过程中的自由裁量空间进一步加大裁判尺度的分歧，最终导致对赌协议与明股实债实践中的区分困境。</w:t>
      </w:r>
    </w:p>
    <w:p w14:paraId="08A6E364">
      <w:pPr>
        <w:rPr>
          <w:rFonts w:hint="eastAsia" w:ascii="黑体" w:hAnsi="黑体" w:eastAsia="黑体"/>
          <w:sz w:val="28"/>
          <w:szCs w:val="28"/>
        </w:rPr>
      </w:pPr>
      <w:bookmarkStart w:id="22" w:name="_Toc21298"/>
      <w:bookmarkStart w:id="23" w:name="_Toc13923"/>
      <w:bookmarkStart w:id="24" w:name="_Toc4308"/>
      <w:bookmarkStart w:id="25" w:name="_Toc32098"/>
      <w:r>
        <w:rPr>
          <w:rFonts w:hint="eastAsia" w:ascii="黑体" w:hAnsi="黑体" w:eastAsia="黑体"/>
          <w:sz w:val="28"/>
          <w:szCs w:val="28"/>
        </w:rPr>
        <w:t>二、股债融合型融资合同定性路径的理论反思</w:t>
      </w:r>
      <w:bookmarkEnd w:id="22"/>
      <w:bookmarkEnd w:id="23"/>
      <w:bookmarkEnd w:id="24"/>
      <w:bookmarkEnd w:id="25"/>
      <w:bookmarkStart w:id="26" w:name="_Toc17470"/>
      <w:bookmarkStart w:id="27" w:name="_Toc18902"/>
    </w:p>
    <w:p w14:paraId="056E27EF">
      <w:pPr>
        <w:pageBreakBefore w:val="0"/>
        <w:numPr>
          <w:ilvl w:val="255"/>
          <w:numId w:val="0"/>
        </w:numPr>
        <w:kinsoku/>
        <w:wordWrap/>
        <w:overflowPunct/>
        <w:topLinePunct w:val="0"/>
        <w:autoSpaceDE/>
        <w:autoSpaceDN/>
        <w:bidi w:val="0"/>
        <w:adjustRightInd/>
        <w:spacing w:line="24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对赌协议与明股实债关系尚未明确的情况下，由于对定性路径的依赖，司法仍为二者确立一定的区分标准。二者纠缠不清的现状印证了上述区分标准的局限，也促使本文在股债融合视域下进一步探讨对赌协议与明股实债究竟“能否区分”以及“应否区分”，以廓清定性路径的问题实质。</w:t>
      </w:r>
    </w:p>
    <w:p w14:paraId="6DFE9C91">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8" w:name="_Toc1980"/>
      <w:bookmarkStart w:id="29" w:name="_Toc22619"/>
      <w:r>
        <w:rPr>
          <w:rFonts w:hint="eastAsia" w:ascii="华文楷体" w:hAnsi="华文楷体" w:eastAsia="华文楷体" w:cstheme="minorBidi"/>
          <w:b w:val="0"/>
          <w:bCs w:val="0"/>
          <w:kern w:val="2"/>
          <w:sz w:val="24"/>
          <w:szCs w:val="24"/>
          <w:lang w:val="en-GB" w:eastAsia="zh-CN" w:bidi="ar-SA"/>
        </w:rPr>
        <w:t>（一）</w:t>
      </w:r>
      <w:bookmarkEnd w:id="26"/>
      <w:r>
        <w:rPr>
          <w:rFonts w:hint="eastAsia" w:ascii="华文楷体" w:hAnsi="华文楷体" w:eastAsia="华文楷体" w:cstheme="minorBidi"/>
          <w:b w:val="0"/>
          <w:bCs w:val="0"/>
          <w:kern w:val="2"/>
          <w:sz w:val="24"/>
          <w:szCs w:val="24"/>
          <w:lang w:val="en-GB" w:eastAsia="zh-CN" w:bidi="ar-SA"/>
        </w:rPr>
        <w:t>对赌协议与明股实债的</w:t>
      </w:r>
      <w:bookmarkEnd w:id="27"/>
      <w:r>
        <w:rPr>
          <w:rFonts w:hint="eastAsia" w:ascii="华文楷体" w:hAnsi="华文楷体" w:eastAsia="华文楷体" w:cstheme="minorBidi"/>
          <w:b w:val="0"/>
          <w:bCs w:val="0"/>
          <w:kern w:val="2"/>
          <w:sz w:val="24"/>
          <w:szCs w:val="24"/>
          <w:lang w:val="en-GB" w:eastAsia="zh-CN" w:bidi="ar-SA"/>
        </w:rPr>
        <w:t>区分标准缺乏理论根据</w:t>
      </w:r>
      <w:bookmarkEnd w:id="28"/>
      <w:bookmarkEnd w:id="29"/>
    </w:p>
    <w:p w14:paraId="5BC94EF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b/>
          <w:bCs/>
          <w:sz w:val="21"/>
          <w:szCs w:val="21"/>
        </w:rPr>
      </w:pPr>
      <w:r>
        <w:rPr>
          <w:rFonts w:hint="eastAsia" w:ascii="宋体" w:hAnsi="宋体" w:eastAsia="宋体" w:cs="宋体"/>
          <w:sz w:val="21"/>
          <w:szCs w:val="21"/>
        </w:rPr>
        <w:t>前述对赌协议与明股实债的区分标准大多借鉴股权投资与债权投资的区分标准。以描述性差异区分股债的做法未尽合理，在股债融合型融资合同定性过程中套用这一方法更难称妥当。</w:t>
      </w:r>
    </w:p>
    <w:p w14:paraId="54E7A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从经营管理标准来看，其一，对赌协议投资方未必参与公司经营管理。作为一种定价机制，对赌协议本身就是一种解决投后管理问题的无奈之举，</w:t>
      </w:r>
      <w:r>
        <w:rPr>
          <w:rStyle w:val="13"/>
          <w:rFonts w:hint="eastAsia" w:ascii="宋体" w:hAnsi="宋体" w:eastAsia="宋体" w:cs="宋体"/>
          <w:sz w:val="21"/>
          <w:szCs w:val="21"/>
        </w:rPr>
        <w:footnoteReference w:id="21"/>
      </w:r>
      <w:r>
        <w:rPr>
          <w:rFonts w:hint="eastAsia" w:ascii="宋体" w:hAnsi="宋体" w:eastAsia="宋体" w:cs="宋体"/>
          <w:sz w:val="21"/>
          <w:szCs w:val="21"/>
        </w:rPr>
        <w:t>对赌场景下投资方不参与融资公司具体经营管理的情况非常普遍。</w:t>
      </w:r>
      <w:r>
        <w:rPr>
          <w:rStyle w:val="13"/>
          <w:rFonts w:hint="eastAsia" w:ascii="宋体" w:hAnsi="宋体" w:eastAsia="宋体" w:cs="宋体"/>
          <w:sz w:val="21"/>
          <w:szCs w:val="21"/>
        </w:rPr>
        <w:footnoteReference w:id="22"/>
      </w:r>
      <w:r>
        <w:rPr>
          <w:rFonts w:hint="eastAsia" w:ascii="宋体" w:hAnsi="宋体" w:eastAsia="宋体" w:cs="宋体"/>
          <w:sz w:val="21"/>
          <w:szCs w:val="21"/>
        </w:rPr>
        <w:t>其二，明股实债投资方未必不参与公司经营管理。即使在单纯的债权投资中，债权人亦会通过各类合同条款设计对公司经营活动施加影响。</w:t>
      </w:r>
      <w:r>
        <w:rPr>
          <w:rStyle w:val="13"/>
          <w:rFonts w:hint="eastAsia" w:ascii="宋体" w:hAnsi="宋体" w:eastAsia="宋体" w:cs="宋体"/>
          <w:sz w:val="21"/>
          <w:szCs w:val="21"/>
        </w:rPr>
        <w:footnoteReference w:id="23"/>
      </w:r>
      <w:commentRangeStart w:id="6"/>
      <w:commentRangeStart w:id="7"/>
      <w:r>
        <w:rPr>
          <w:rFonts w:hint="eastAsia" w:ascii="宋体" w:hAnsi="宋体" w:eastAsia="宋体" w:cs="宋体"/>
          <w:sz w:val="21"/>
          <w:szCs w:val="21"/>
        </w:rPr>
        <w:t>况且，不直接参与公司日常经营，但通过审查、审批、通知等方式在一定程度上参与管理是</w:t>
      </w:r>
      <w:ins w:id="125" w:author="MZ" w:date="2026-04-10T15:17:52Z">
        <w:r>
          <w:rPr>
            <w:rFonts w:hint="eastAsia" w:ascii="宋体" w:hAnsi="宋体" w:eastAsia="宋体" w:cs="宋体"/>
            <w:sz w:val="21"/>
            <w:szCs w:val="21"/>
            <w:lang w:val="en-US" w:eastAsia="zh-CN"/>
          </w:rPr>
          <w:t>我国</w:t>
        </w:r>
      </w:ins>
      <w:del w:id="126" w:author="MZ" w:date="2026-04-10T15:23:55Z">
        <w:r>
          <w:rPr>
            <w:rFonts w:hint="default" w:ascii="宋体" w:hAnsi="宋体" w:eastAsia="宋体" w:cs="宋体"/>
            <w:sz w:val="21"/>
            <w:szCs w:val="21"/>
            <w:lang w:val="en-US"/>
          </w:rPr>
          <w:delText>基金投资模式中</w:delText>
        </w:r>
      </w:del>
      <w:ins w:id="127" w:author="MZ" w:date="2026-04-10T15:23:56Z">
        <w:r>
          <w:rPr>
            <w:rFonts w:hint="eastAsia" w:ascii="宋体" w:hAnsi="宋体" w:eastAsia="宋体" w:cs="宋体"/>
            <w:sz w:val="21"/>
            <w:szCs w:val="21"/>
            <w:lang w:val="en-US" w:eastAsia="zh-CN"/>
          </w:rPr>
          <w:t>投融资</w:t>
        </w:r>
      </w:ins>
      <w:ins w:id="128" w:author="MZ" w:date="2026-04-10T15:17:17Z">
        <w:bookmarkStart w:id="65" w:name="_GoBack"/>
        <w:bookmarkEnd w:id="65"/>
        <w:r>
          <w:rPr>
            <w:rFonts w:hint="eastAsia" w:ascii="宋体" w:hAnsi="宋体" w:eastAsia="宋体" w:cs="宋体"/>
            <w:sz w:val="21"/>
            <w:szCs w:val="21"/>
            <w:lang w:val="en-US" w:eastAsia="zh-CN"/>
          </w:rPr>
          <w:t>实践中</w:t>
        </w:r>
      </w:ins>
      <w:r>
        <w:rPr>
          <w:rFonts w:hint="eastAsia" w:ascii="宋体" w:hAnsi="宋体" w:eastAsia="宋体" w:cs="宋体"/>
          <w:sz w:val="21"/>
          <w:szCs w:val="21"/>
        </w:rPr>
        <w:t>投资</w:t>
      </w:r>
      <w:r>
        <w:rPr>
          <w:rFonts w:hint="default" w:ascii="宋体" w:hAnsi="宋体" w:eastAsia="宋体" w:cs="宋体"/>
          <w:sz w:val="21"/>
          <w:szCs w:val="21"/>
          <w:lang w:val="en-US"/>
        </w:rPr>
        <w:t>方</w:t>
      </w:r>
      <w:r>
        <w:rPr>
          <w:rFonts w:hint="eastAsia" w:ascii="宋体" w:hAnsi="宋体" w:eastAsia="宋体" w:cs="宋体"/>
          <w:sz w:val="21"/>
          <w:szCs w:val="21"/>
        </w:rPr>
        <w:t>的</w:t>
      </w:r>
      <w:del w:id="129" w:author="MZ" w:date="2026-04-10T15:16:35Z">
        <w:r>
          <w:rPr>
            <w:rFonts w:hint="default" w:ascii="宋体" w:hAnsi="宋体" w:eastAsia="宋体" w:cs="宋体"/>
            <w:sz w:val="21"/>
            <w:szCs w:val="21"/>
            <w:lang w:val="en-US"/>
          </w:rPr>
          <w:delText>正</w:delText>
        </w:r>
      </w:del>
      <w:ins w:id="130" w:author="MZ" w:date="2026-04-10T15:16:36Z">
        <w:r>
          <w:rPr>
            <w:rFonts w:hint="eastAsia" w:ascii="宋体" w:hAnsi="宋体" w:eastAsia="宋体" w:cs="宋体"/>
            <w:sz w:val="21"/>
            <w:szCs w:val="21"/>
            <w:lang w:val="en-US" w:eastAsia="zh-CN"/>
          </w:rPr>
          <w:t>通常</w:t>
        </w:r>
      </w:ins>
      <w:del w:id="131" w:author="MZ" w:date="2026-04-10T15:16:37Z">
        <w:r>
          <w:rPr>
            <w:rFonts w:hint="default" w:ascii="宋体" w:hAnsi="宋体" w:eastAsia="宋体" w:cs="宋体"/>
            <w:sz w:val="21"/>
            <w:szCs w:val="21"/>
            <w:lang w:val="en-US"/>
          </w:rPr>
          <w:delText>常</w:delText>
        </w:r>
      </w:del>
      <w:r>
        <w:rPr>
          <w:rFonts w:hint="eastAsia" w:ascii="宋体" w:hAnsi="宋体" w:eastAsia="宋体" w:cs="宋体"/>
          <w:sz w:val="21"/>
          <w:szCs w:val="21"/>
        </w:rPr>
        <w:t>操作</w:t>
      </w:r>
      <w:del w:id="132" w:author="MZ" w:date="2026-04-10T13:06:04Z">
        <w:r>
          <w:rPr>
            <w:rFonts w:hint="eastAsia" w:ascii="宋体" w:hAnsi="宋体" w:eastAsia="宋体" w:cs="宋体"/>
            <w:sz w:val="21"/>
            <w:szCs w:val="21"/>
          </w:rPr>
          <w:delText>。</w:delText>
        </w:r>
        <w:commentRangeEnd w:id="6"/>
      </w:del>
      <w:r>
        <w:commentReference w:id="6"/>
      </w:r>
      <w:commentRangeEnd w:id="7"/>
      <w:r>
        <w:commentReference w:id="7"/>
      </w:r>
      <w:ins w:id="133" w:author="MZ" w:date="2026-04-10T13:06:04Z">
        <w:r>
          <w:rPr>
            <w:rFonts w:hint="eastAsia" w:ascii="宋体" w:hAnsi="宋体" w:eastAsia="宋体" w:cs="宋体"/>
            <w:sz w:val="21"/>
            <w:szCs w:val="21"/>
            <w:lang w:eastAsia="zh-CN"/>
          </w:rPr>
          <w:t>，</w:t>
        </w:r>
      </w:ins>
      <w:r>
        <w:rPr>
          <w:rStyle w:val="13"/>
          <w:rFonts w:hint="eastAsia" w:ascii="宋体" w:hAnsi="宋体" w:eastAsia="宋体" w:cs="宋体"/>
          <w:sz w:val="21"/>
          <w:szCs w:val="21"/>
        </w:rPr>
        <w:footnoteReference w:id="24"/>
      </w:r>
      <w:ins w:id="134" w:author="MZ" w:date="2026-04-10T13:07:20Z">
        <w:r>
          <w:rPr>
            <w:rFonts w:hint="eastAsia" w:ascii="宋体" w:hAnsi="宋体" w:eastAsia="宋体" w:cs="宋体"/>
            <w:sz w:val="21"/>
            <w:szCs w:val="21"/>
            <w:lang w:val="en-US" w:eastAsia="zh-CN"/>
          </w:rPr>
          <w:t>无法</w:t>
        </w:r>
      </w:ins>
      <w:ins w:id="135" w:author="MZ" w:date="2026-04-10T15:18:02Z">
        <w:r>
          <w:rPr>
            <w:rFonts w:hint="eastAsia" w:ascii="宋体" w:hAnsi="宋体" w:eastAsia="宋体" w:cs="宋体"/>
            <w:sz w:val="21"/>
            <w:szCs w:val="21"/>
            <w:lang w:val="en-US" w:eastAsia="zh-CN"/>
          </w:rPr>
          <w:t>以其</w:t>
        </w:r>
      </w:ins>
      <w:ins w:id="136" w:author="MZ" w:date="2026-04-10T13:06:09Z">
        <w:r>
          <w:rPr>
            <w:rFonts w:hint="eastAsia" w:ascii="宋体" w:hAnsi="宋体" w:eastAsia="宋体" w:cs="宋体"/>
            <w:sz w:val="21"/>
            <w:szCs w:val="21"/>
            <w:lang w:val="en-US" w:eastAsia="zh-CN"/>
          </w:rPr>
          <w:t>作为</w:t>
        </w:r>
      </w:ins>
      <w:ins w:id="137" w:author="MZ" w:date="2026-04-10T13:06:12Z">
        <w:r>
          <w:rPr>
            <w:rFonts w:hint="eastAsia" w:ascii="宋体" w:hAnsi="宋体" w:eastAsia="宋体" w:cs="宋体"/>
            <w:sz w:val="21"/>
            <w:szCs w:val="21"/>
            <w:lang w:val="en-US" w:eastAsia="zh-CN"/>
          </w:rPr>
          <w:t>确定投资性质</w:t>
        </w:r>
      </w:ins>
      <w:ins w:id="138" w:author="MZ" w:date="2026-04-10T13:06:13Z">
        <w:r>
          <w:rPr>
            <w:rFonts w:hint="eastAsia" w:ascii="宋体" w:hAnsi="宋体" w:eastAsia="宋体" w:cs="宋体"/>
            <w:sz w:val="21"/>
            <w:szCs w:val="21"/>
            <w:lang w:val="en-US" w:eastAsia="zh-CN"/>
          </w:rPr>
          <w:t>的</w:t>
        </w:r>
      </w:ins>
      <w:ins w:id="139" w:author="MZ" w:date="2026-04-10T13:06:16Z">
        <w:r>
          <w:rPr>
            <w:rFonts w:hint="eastAsia" w:ascii="宋体" w:hAnsi="宋体" w:eastAsia="宋体" w:cs="宋体"/>
            <w:sz w:val="21"/>
            <w:szCs w:val="21"/>
            <w:lang w:val="en-US" w:eastAsia="zh-CN"/>
          </w:rPr>
          <w:t>依据</w:t>
        </w:r>
      </w:ins>
      <w:ins w:id="140" w:author="MZ" w:date="2026-04-10T13:06:23Z">
        <w:r>
          <w:rPr>
            <w:rFonts w:hint="eastAsia" w:ascii="宋体" w:hAnsi="宋体" w:eastAsia="宋体" w:cs="宋体"/>
            <w:sz w:val="21"/>
            <w:szCs w:val="21"/>
            <w:lang w:val="en-US" w:eastAsia="zh-CN"/>
          </w:rPr>
          <w:t>。</w:t>
        </w:r>
      </w:ins>
      <w:r>
        <w:rPr>
          <w:rFonts w:hint="eastAsia" w:ascii="宋体" w:hAnsi="宋体" w:eastAsia="宋体" w:cs="宋体"/>
          <w:sz w:val="21"/>
          <w:szCs w:val="21"/>
        </w:rPr>
        <w:t>因此，仅以经营管理标准难以区分二者。</w:t>
      </w:r>
    </w:p>
    <w:p w14:paraId="550B7D6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从风险收益标准来看，其一，对赌协议投资方并非如单纯的股权投资一般承担经营风险，获取股权收益。对赌协议系通过合同手段打破标准的公司利益与风险分配格局，</w:t>
      </w:r>
      <w:r>
        <w:rPr>
          <w:rStyle w:val="13"/>
          <w:rFonts w:hint="eastAsia" w:ascii="宋体" w:hAnsi="宋体" w:eastAsia="宋体" w:cs="宋体"/>
          <w:sz w:val="21"/>
          <w:szCs w:val="21"/>
        </w:rPr>
        <w:footnoteReference w:id="25"/>
      </w:r>
      <w:r>
        <w:rPr>
          <w:rFonts w:hint="eastAsia" w:ascii="宋体" w:hAnsi="宋体" w:eastAsia="宋体" w:cs="宋体"/>
          <w:sz w:val="21"/>
          <w:szCs w:val="21"/>
        </w:rPr>
        <w:t>呈现出“上不封顶，下有保底”的基本特征。当无法通过股权收益实现投资目的时，股东可以通过回购条款最终实现退出，从而有别于作为剩余索取权人的公司股东。其二，明股实债投资方亦非不承担经营风险，仅获得固定收益。即使将其认定为公司债权人，有限责任导致的逆向激励亦构成债权的代理成本，</w:t>
      </w:r>
      <w:r>
        <w:rPr>
          <w:rStyle w:val="13"/>
          <w:rFonts w:hint="eastAsia" w:ascii="宋体" w:hAnsi="宋体" w:eastAsia="宋体" w:cs="宋体"/>
          <w:sz w:val="21"/>
          <w:szCs w:val="21"/>
        </w:rPr>
        <w:footnoteReference w:id="26"/>
      </w:r>
      <w:r>
        <w:rPr>
          <w:rFonts w:hint="eastAsia" w:ascii="宋体" w:hAnsi="宋体" w:eastAsia="宋体" w:cs="宋体"/>
          <w:sz w:val="21"/>
          <w:szCs w:val="21"/>
        </w:rPr>
        <w:t>其仍应面对公司经营失败的剩余商业风险。</w:t>
      </w:r>
      <w:r>
        <w:rPr>
          <w:rStyle w:val="13"/>
          <w:rFonts w:hint="eastAsia" w:ascii="宋体" w:hAnsi="宋体" w:eastAsia="宋体" w:cs="宋体"/>
          <w:sz w:val="21"/>
          <w:szCs w:val="21"/>
        </w:rPr>
        <w:footnoteReference w:id="27"/>
      </w:r>
      <w:r>
        <w:rPr>
          <w:rFonts w:hint="eastAsia" w:ascii="宋体" w:hAnsi="宋体" w:eastAsia="宋体" w:cs="宋体"/>
          <w:sz w:val="21"/>
          <w:szCs w:val="21"/>
        </w:rPr>
        <w:t>而且，在涉及公司破产等特殊情形时，法院通常会运用商事外观主义法理将投资方认定为公司股东，使其实际承担公司经营风险。</w:t>
      </w:r>
      <w:r>
        <w:rPr>
          <w:rStyle w:val="13"/>
          <w:rFonts w:hint="eastAsia" w:ascii="宋体" w:hAnsi="宋体" w:eastAsia="宋体" w:cs="宋体"/>
          <w:sz w:val="21"/>
          <w:szCs w:val="21"/>
        </w:rPr>
        <w:footnoteReference w:id="28"/>
      </w:r>
      <w:r>
        <w:rPr>
          <w:rFonts w:hint="eastAsia" w:ascii="宋体" w:hAnsi="宋体" w:eastAsia="宋体" w:cs="宋体"/>
          <w:sz w:val="21"/>
          <w:szCs w:val="21"/>
        </w:rPr>
        <w:t>在股权价值増加的场景下，明股实债投资方基于自身利益考量亦会要求以股权投资对待案涉交易。可见，投资者是否承担经营风险、享有经营收益往往依赖于合同定性，应用该标准难免陷入循环论证的误区。</w:t>
      </w:r>
    </w:p>
    <w:p w14:paraId="34D7155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从合同目的标准来看，目的的规范意义多被解读为等同当事人真意，能够决定合同性质。</w:t>
      </w:r>
      <w:r>
        <w:rPr>
          <w:rStyle w:val="13"/>
          <w:rFonts w:hint="eastAsia" w:ascii="宋体" w:hAnsi="宋体" w:eastAsia="宋体" w:cs="宋体"/>
          <w:sz w:val="21"/>
          <w:szCs w:val="21"/>
        </w:rPr>
        <w:footnoteReference w:id="29"/>
      </w:r>
      <w:commentRangeStart w:id="8"/>
      <w:commentRangeStart w:id="9"/>
      <w:r>
        <w:rPr>
          <w:rFonts w:hint="eastAsia" w:ascii="宋体" w:hAnsi="宋体" w:eastAsia="宋体" w:cs="宋体"/>
          <w:sz w:val="21"/>
          <w:szCs w:val="21"/>
        </w:rPr>
        <w:t>但是，目的只是当事人的主观追求，而合同才是当事人实现意思自治的手段</w:t>
      </w:r>
      <w:ins w:id="141" w:author="MZ" w:date="2026-04-10T13:19:51Z">
        <w:r>
          <w:rPr>
            <w:rFonts w:hint="eastAsia" w:ascii="宋体" w:hAnsi="宋体" w:eastAsia="宋体" w:cs="宋体"/>
            <w:sz w:val="21"/>
            <w:szCs w:val="21"/>
            <w:lang w:eastAsia="zh-CN"/>
          </w:rPr>
          <w:t>。</w:t>
        </w:r>
      </w:ins>
      <w:del w:id="142" w:author="MZ" w:date="2026-04-10T13:19:50Z">
        <w:r>
          <w:rPr>
            <w:rFonts w:hint="eastAsia" w:ascii="宋体" w:hAnsi="宋体" w:eastAsia="宋体" w:cs="宋体"/>
            <w:sz w:val="21"/>
            <w:szCs w:val="21"/>
          </w:rPr>
          <w:delText>，</w:delText>
        </w:r>
      </w:del>
      <w:del w:id="143" w:author="MZ" w:date="2026-04-10T13:19:47Z">
        <w:r>
          <w:rPr>
            <w:rFonts w:hint="eastAsia" w:ascii="宋体" w:hAnsi="宋体" w:eastAsia="宋体" w:cs="宋体"/>
            <w:sz w:val="21"/>
            <w:szCs w:val="21"/>
          </w:rPr>
          <w:delText>合同目的在法律意义上更可能属于动机，</w:delText>
        </w:r>
      </w:del>
      <w:r>
        <w:rPr>
          <w:rStyle w:val="13"/>
          <w:rFonts w:hint="eastAsia" w:ascii="宋体" w:hAnsi="宋体" w:eastAsia="宋体" w:cs="宋体"/>
          <w:sz w:val="21"/>
          <w:szCs w:val="21"/>
        </w:rPr>
        <w:footnoteReference w:id="30"/>
      </w:r>
      <w:commentRangeEnd w:id="8"/>
      <w:r>
        <w:commentReference w:id="8"/>
      </w:r>
      <w:commentRangeEnd w:id="9"/>
      <w:r>
        <w:commentReference w:id="9"/>
      </w:r>
      <w:ins w:id="144" w:author="MZ" w:date="2026-04-10T13:19:56Z">
        <w:r>
          <w:rPr>
            <w:rFonts w:hint="eastAsia"/>
          </w:rPr>
          <w:t>当事人目的通常仅为意思表示解释的参考要素，</w:t>
        </w:r>
      </w:ins>
      <w:ins w:id="145" w:author="MZ" w:date="2026-04-10T13:27:59Z">
        <w:r>
          <w:rPr>
            <w:rFonts w:hint="eastAsia"/>
            <w:lang w:val="en-US" w:eastAsia="zh-CN"/>
          </w:rPr>
          <w:t>原则上</w:t>
        </w:r>
      </w:ins>
      <w:ins w:id="146" w:author="MZ" w:date="2026-04-10T13:28:00Z">
        <w:r>
          <w:rPr>
            <w:rFonts w:hint="eastAsia"/>
            <w:lang w:val="en-US" w:eastAsia="zh-CN"/>
          </w:rPr>
          <w:t>不应</w:t>
        </w:r>
      </w:ins>
      <w:ins w:id="147" w:author="MZ" w:date="2026-04-10T13:27:56Z">
        <w:r>
          <w:rPr>
            <w:rFonts w:hint="eastAsia"/>
          </w:rPr>
          <w:t>对法律行为定性起决定性作用</w:t>
        </w:r>
      </w:ins>
      <w:ins w:id="148" w:author="MZ" w:date="2026-04-10T14:41:22Z">
        <w:r>
          <w:rPr>
            <w:rFonts w:hint="eastAsia"/>
            <w:lang w:eastAsia="zh-CN"/>
          </w:rPr>
          <w:t>。</w:t>
        </w:r>
      </w:ins>
      <w:ins w:id="149" w:author="MZ" w:date="2026-04-10T13:28:02Z">
        <w:r>
          <w:rPr>
            <w:rStyle w:val="13"/>
            <w:rFonts w:hint="eastAsia"/>
          </w:rPr>
          <w:footnoteReference w:id="31"/>
        </w:r>
      </w:ins>
      <w:del w:id="150" w:author="MZ" w:date="2026-04-10T14:41:26Z">
        <w:r>
          <w:rPr>
            <w:rFonts w:hint="eastAsia" w:ascii="宋体" w:hAnsi="宋体" w:eastAsia="宋体" w:cs="宋体"/>
            <w:sz w:val="21"/>
            <w:szCs w:val="21"/>
          </w:rPr>
          <w:delText>以此作为确定合同类型的标准显非合理。</w:delText>
        </w:r>
      </w:del>
      <w:r>
        <w:rPr>
          <w:rFonts w:hint="eastAsia" w:ascii="宋体" w:hAnsi="宋体" w:eastAsia="宋体" w:cs="宋体"/>
          <w:sz w:val="21"/>
          <w:szCs w:val="21"/>
        </w:rPr>
        <w:t>即使认定合同目的可以成为定性依据，在对赌协议与明股实债典型交易目的并非清晰的情况下，司法实践很难凭借合同目的区分二者。例如，有法院在分析案涉合同“对赌保护性退出机制”的法律性质时既采用《九民纪要》关于对赌协议交易目的的论述，又转而认为投资者在本案交易中的最终目的并非取得目标公司股权，仅是为了获取固定收益，</w:t>
      </w:r>
      <w:r>
        <w:rPr>
          <w:rStyle w:val="13"/>
          <w:rFonts w:hint="eastAsia" w:ascii="宋体" w:hAnsi="宋体" w:eastAsia="宋体" w:cs="宋体"/>
          <w:sz w:val="21"/>
          <w:szCs w:val="21"/>
        </w:rPr>
        <w:footnoteReference w:id="32"/>
      </w:r>
      <w:r>
        <w:rPr>
          <w:rFonts w:hint="eastAsia" w:ascii="宋体" w:hAnsi="宋体" w:eastAsia="宋体" w:cs="宋体"/>
          <w:sz w:val="21"/>
          <w:szCs w:val="21"/>
        </w:rPr>
        <w:t>此种说理过于粗糙</w:t>
      </w:r>
      <w:del w:id="151" w:author="MZ" w:date="2026-04-10T13:29:04Z">
        <w:r>
          <w:rPr>
            <w:rFonts w:hint="eastAsia" w:ascii="宋体" w:hAnsi="宋体" w:eastAsia="宋体" w:cs="宋体"/>
            <w:sz w:val="21"/>
            <w:szCs w:val="21"/>
          </w:rPr>
          <w:delText>、</w:delText>
        </w:r>
      </w:del>
      <w:ins w:id="152" w:author="MZ" w:date="2026-04-10T13:29:04Z">
        <w:r>
          <w:rPr>
            <w:rFonts w:hint="eastAsia" w:ascii="宋体" w:hAnsi="宋体" w:eastAsia="宋体" w:cs="宋体"/>
            <w:sz w:val="21"/>
            <w:szCs w:val="21"/>
            <w:lang w:eastAsia="zh-CN"/>
          </w:rPr>
          <w:t>，</w:t>
        </w:r>
      </w:ins>
      <w:ins w:id="153" w:author="MZ" w:date="2026-04-10T13:29:28Z">
        <w:r>
          <w:rPr>
            <w:rFonts w:hint="eastAsia" w:ascii="宋体" w:hAnsi="宋体" w:eastAsia="宋体" w:cs="宋体"/>
            <w:sz w:val="21"/>
            <w:szCs w:val="21"/>
            <w:lang w:val="en-US" w:eastAsia="zh-CN"/>
          </w:rPr>
          <w:t>使得</w:t>
        </w:r>
      </w:ins>
      <w:ins w:id="154" w:author="MZ" w:date="2026-04-10T13:29:44Z">
        <w:r>
          <w:rPr>
            <w:rFonts w:hint="eastAsia" w:ascii="宋体" w:hAnsi="宋体" w:eastAsia="宋体" w:cs="宋体"/>
            <w:szCs w:val="21"/>
            <w:rPrChange w:id="155" w:author="MZ" w:date="2026-04-10T13:29:44Z">
              <w:rPr>
                <w:rFonts w:hint="eastAsia"/>
              </w:rPr>
            </w:rPrChange>
          </w:rPr>
          <w:t>裁判者无约束的价值衡量常被“合同目的”等概念所遮掩</w:t>
        </w:r>
      </w:ins>
      <w:ins w:id="156" w:author="MZ" w:date="2026-04-10T13:30:27Z">
        <w:r>
          <w:rPr>
            <w:rFonts w:hint="eastAsia" w:ascii="宋体" w:hAnsi="宋体" w:eastAsia="宋体" w:cs="宋体"/>
            <w:szCs w:val="21"/>
            <w:lang w:eastAsia="zh-CN"/>
          </w:rPr>
          <w:t>，</w:t>
        </w:r>
      </w:ins>
      <w:ins w:id="157" w:author="MZ" w:date="2026-04-10T13:30:25Z">
        <w:r>
          <w:rPr>
            <w:rFonts w:hint="eastAsia" w:ascii="宋体" w:hAnsi="宋体" w:eastAsia="宋体" w:cs="宋体"/>
            <w:szCs w:val="21"/>
            <w:rPrChange w:id="158" w:author="MZ" w:date="2026-04-10T13:30:25Z">
              <w:rPr>
                <w:rFonts w:hint="eastAsia"/>
              </w:rPr>
            </w:rPrChange>
          </w:rPr>
          <w:t>极易导致对当事人的自治形成不当压制</w:t>
        </w:r>
      </w:ins>
      <w:del w:id="159" w:author="MZ" w:date="2026-04-10T13:29:02Z">
        <w:r>
          <w:rPr>
            <w:rFonts w:hint="eastAsia" w:ascii="宋体" w:hAnsi="宋体" w:eastAsia="宋体" w:cs="宋体"/>
            <w:sz w:val="21"/>
            <w:szCs w:val="21"/>
          </w:rPr>
          <w:delText>难以使人信服</w:delText>
        </w:r>
      </w:del>
      <w:r>
        <w:rPr>
          <w:rFonts w:hint="eastAsia" w:ascii="宋体" w:hAnsi="宋体" w:eastAsia="宋体" w:cs="宋体"/>
          <w:sz w:val="21"/>
          <w:szCs w:val="21"/>
        </w:rPr>
        <w:t>。</w:t>
      </w:r>
      <w:ins w:id="160" w:author="MZ" w:date="2026-04-10T13:30:47Z">
        <w:r>
          <w:rPr>
            <w:rStyle w:val="13"/>
            <w:rFonts w:hint="eastAsia" w:ascii="宋体" w:hAnsi="宋体" w:eastAsia="宋体" w:cs="宋体"/>
            <w:sz w:val="21"/>
            <w:szCs w:val="21"/>
          </w:rPr>
          <w:footnoteReference w:id="33"/>
        </w:r>
      </w:ins>
      <w:r>
        <w:rPr>
          <w:rFonts w:hint="eastAsia" w:ascii="宋体" w:hAnsi="宋体" w:eastAsia="宋体" w:cs="宋体"/>
          <w:sz w:val="21"/>
          <w:szCs w:val="21"/>
        </w:rPr>
        <w:t>究其根源，投融资领域当事人交易目的具有复合性，</w:t>
      </w:r>
      <w:del w:id="161" w:author="MZ" w:date="2026-04-10T13:33:36Z">
        <w:r>
          <w:rPr>
            <w:rFonts w:hint="default" w:ascii="宋体" w:hAnsi="宋体" w:eastAsia="宋体" w:cs="宋体"/>
            <w:sz w:val="21"/>
            <w:szCs w:val="21"/>
            <w:lang w:val="en-US"/>
          </w:rPr>
          <w:delText>类型</w:delText>
        </w:r>
      </w:del>
      <w:ins w:id="162" w:author="MZ" w:date="2026-04-10T13:33:37Z">
        <w:r>
          <w:rPr>
            <w:rFonts w:hint="eastAsia" w:ascii="宋体" w:hAnsi="宋体" w:eastAsia="宋体" w:cs="宋体"/>
            <w:sz w:val="21"/>
            <w:szCs w:val="21"/>
            <w:lang w:val="en-US" w:eastAsia="zh-CN"/>
          </w:rPr>
          <w:t>单一</w:t>
        </w:r>
      </w:ins>
      <w:r>
        <w:rPr>
          <w:rFonts w:hint="eastAsia" w:ascii="宋体" w:hAnsi="宋体" w:eastAsia="宋体" w:cs="宋体"/>
          <w:sz w:val="21"/>
          <w:szCs w:val="21"/>
        </w:rPr>
        <w:t>化的合同目的</w:t>
      </w:r>
      <w:ins w:id="163" w:author="MZ" w:date="2026-04-10T13:34:25Z">
        <w:r>
          <w:rPr>
            <w:rFonts w:hint="eastAsia" w:ascii="宋体" w:hAnsi="宋体" w:eastAsia="宋体" w:cs="宋体"/>
            <w:sz w:val="21"/>
            <w:szCs w:val="21"/>
            <w:lang w:val="en-US" w:eastAsia="zh-CN"/>
          </w:rPr>
          <w:t>仅关注</w:t>
        </w:r>
      </w:ins>
      <w:ins w:id="164" w:author="MZ" w:date="2026-04-10T13:34:37Z">
        <w:r>
          <w:rPr>
            <w:rFonts w:hint="eastAsia" w:ascii="宋体" w:hAnsi="宋体" w:eastAsia="宋体" w:cs="宋体"/>
            <w:sz w:val="21"/>
            <w:szCs w:val="21"/>
            <w:lang w:val="en-US" w:eastAsia="zh-CN"/>
          </w:rPr>
          <w:t>交易结构的</w:t>
        </w:r>
      </w:ins>
      <w:ins w:id="165" w:author="MZ" w:date="2026-04-10T13:34:39Z">
        <w:r>
          <w:rPr>
            <w:rFonts w:hint="eastAsia" w:ascii="宋体" w:hAnsi="宋体" w:eastAsia="宋体" w:cs="宋体"/>
            <w:sz w:val="21"/>
            <w:szCs w:val="21"/>
            <w:lang w:val="en-US" w:eastAsia="zh-CN"/>
          </w:rPr>
          <w:t>不同侧面</w:t>
        </w:r>
      </w:ins>
      <w:ins w:id="166" w:author="MZ" w:date="2026-04-10T13:34:40Z">
        <w:r>
          <w:rPr>
            <w:rFonts w:hint="eastAsia" w:ascii="宋体" w:hAnsi="宋体" w:eastAsia="宋体" w:cs="宋体"/>
            <w:sz w:val="21"/>
            <w:szCs w:val="21"/>
            <w:lang w:val="en-US" w:eastAsia="zh-CN"/>
          </w:rPr>
          <w:t>，</w:t>
        </w:r>
      </w:ins>
      <w:ins w:id="167" w:author="MZ" w:date="2026-04-10T13:34:48Z">
        <w:r>
          <w:rPr>
            <w:rFonts w:hint="eastAsia" w:ascii="宋体" w:hAnsi="宋体" w:eastAsia="宋体" w:cs="宋体"/>
            <w:sz w:val="21"/>
            <w:szCs w:val="21"/>
            <w:lang w:val="en-US" w:eastAsia="zh-CN"/>
          </w:rPr>
          <w:t>但</w:t>
        </w:r>
      </w:ins>
      <w:r>
        <w:rPr>
          <w:rFonts w:hint="eastAsia" w:ascii="宋体" w:hAnsi="宋体" w:eastAsia="宋体" w:cs="宋体"/>
          <w:sz w:val="21"/>
          <w:szCs w:val="21"/>
        </w:rPr>
        <w:t>难以把握交易结构全貌</w:t>
      </w:r>
      <w:ins w:id="168" w:author="MZ" w:date="2026-04-10T13:34:21Z">
        <w:r>
          <w:rPr>
            <w:rFonts w:hint="eastAsia" w:ascii="宋体" w:hAnsi="宋体" w:eastAsia="宋体" w:cs="宋体"/>
            <w:sz w:val="21"/>
            <w:szCs w:val="21"/>
            <w:lang w:eastAsia="zh-CN"/>
          </w:rPr>
          <w:t>。</w:t>
        </w:r>
      </w:ins>
      <w:del w:id="169" w:author="MZ" w:date="2026-04-10T13:33:46Z">
        <w:r>
          <w:rPr>
            <w:rFonts w:hint="eastAsia" w:ascii="宋体" w:hAnsi="宋体" w:eastAsia="宋体" w:cs="宋体"/>
            <w:sz w:val="21"/>
            <w:szCs w:val="21"/>
          </w:rPr>
          <w:delText>。</w:delText>
        </w:r>
      </w:del>
    </w:p>
    <w:p w14:paraId="3A5974A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commentRangeStart w:id="10"/>
      <w:commentRangeStart w:id="11"/>
      <w:r>
        <w:rPr>
          <w:rFonts w:hint="eastAsia" w:ascii="宋体" w:hAnsi="宋体" w:eastAsia="宋体" w:cs="宋体"/>
          <w:sz w:val="21"/>
          <w:szCs w:val="21"/>
        </w:rPr>
        <w:t>与上述标准不同，附款类型标准以附条件回购认定对赌协议，而以附期限回购认定明股实债，</w:t>
      </w:r>
      <w:commentRangeEnd w:id="10"/>
      <w:r>
        <w:commentReference w:id="10"/>
      </w:r>
      <w:ins w:id="170" w:author="MZ" w:date="2026-04-10T13:43:57Z">
        <w:r>
          <w:rPr>
            <w:rStyle w:val="13"/>
            <w:rFonts w:hint="eastAsia" w:ascii="宋体" w:hAnsi="宋体" w:eastAsia="宋体" w:cs="宋体"/>
            <w:szCs w:val="21"/>
            <w:rPrChange w:id="171" w:author="MZ" w:date="2026-04-10T13:44:56Z">
              <w:rPr>
                <w:rStyle w:val="13"/>
              </w:rPr>
            </w:rPrChange>
          </w:rPr>
          <w:footnoteReference w:id="34"/>
        </w:r>
        <w:commentRangeEnd w:id="11"/>
      </w:ins>
      <w:r>
        <w:rPr>
          <w:rStyle w:val="13"/>
          <w:rFonts w:hint="eastAsia" w:ascii="宋体" w:hAnsi="宋体" w:eastAsia="宋体" w:cs="宋体"/>
          <w:szCs w:val="21"/>
          <w:rPrChange w:id="172" w:author="MZ" w:date="2026-04-10T13:44:56Z">
            <w:rPr/>
          </w:rPrChange>
        </w:rPr>
        <w:commentReference w:id="11"/>
      </w:r>
      <w:r>
        <w:rPr>
          <w:rFonts w:hint="eastAsia" w:ascii="宋体" w:hAnsi="宋体" w:eastAsia="宋体" w:cs="宋体"/>
          <w:sz w:val="21"/>
          <w:szCs w:val="21"/>
        </w:rPr>
        <w:t>在理论上似乎更有说服力，但仍存在以下几点值得商榷：其一，条件成就与否属不确定事项，而期限终将届至或届满，二者似乎泾渭分明，但仍存在边界地带模糊不清，需根据具体情况进一步探究当事人的真实意思，</w:t>
      </w:r>
      <w:r>
        <w:rPr>
          <w:rStyle w:val="13"/>
          <w:rFonts w:hint="eastAsia" w:ascii="宋体" w:hAnsi="宋体" w:eastAsia="宋体" w:cs="宋体"/>
          <w:sz w:val="21"/>
          <w:szCs w:val="21"/>
        </w:rPr>
        <w:footnoteReference w:id="35"/>
      </w:r>
      <w:r>
        <w:rPr>
          <w:rFonts w:hint="eastAsia" w:ascii="宋体" w:hAnsi="宋体" w:eastAsia="宋体" w:cs="宋体"/>
          <w:sz w:val="21"/>
          <w:szCs w:val="21"/>
        </w:rPr>
        <w:t>这无疑增加了司法裁判中的解释成本。其二，同一法律行为完全可能既附条件，又附期限，回购条款如此约定时案涉交易应如何定性，存在疑问。其三，附期限回购与明股实债的解释逻辑相悖：若以债权投资解释明股实债，借款期限届至后公司作为借款人有义务以回购股权的方式返还借款，投资方应确定地行使回购权以结束债权投资关系。而按照附期限回购的解释逻辑，期限届至后回购条款发生法律效力，明股实债投资者有权请求公司回购其股权，但并不负有行使回购权的义务。一旦投资方放弃行使回购权，则必然会出现借款人无法履行还款义务的逻辑悖论，此时双方投资关系存续与否、性质为何难以解释。</w:t>
      </w:r>
    </w:p>
    <w:p w14:paraId="14DE102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0" w:name="_Toc28670"/>
      <w:bookmarkStart w:id="31" w:name="_Toc24206"/>
      <w:bookmarkStart w:id="32" w:name="_Toc21681"/>
      <w:bookmarkStart w:id="33" w:name="_Toc19262"/>
      <w:bookmarkStart w:id="34" w:name="_Toc3906"/>
      <w:bookmarkStart w:id="35" w:name="_Toc6596"/>
      <w:r>
        <w:rPr>
          <w:rFonts w:hint="eastAsia" w:ascii="华文楷体" w:hAnsi="华文楷体" w:eastAsia="华文楷体" w:cstheme="minorBidi"/>
          <w:b w:val="0"/>
          <w:bCs w:val="0"/>
          <w:kern w:val="2"/>
          <w:sz w:val="24"/>
          <w:szCs w:val="24"/>
          <w:lang w:val="en-GB" w:eastAsia="zh-CN" w:bidi="ar-SA"/>
        </w:rPr>
        <w:t>（二）对赌协议与明股实债</w:t>
      </w:r>
      <w:bookmarkEnd w:id="30"/>
      <w:bookmarkEnd w:id="31"/>
      <w:bookmarkEnd w:id="32"/>
      <w:bookmarkEnd w:id="33"/>
      <w:r>
        <w:rPr>
          <w:rFonts w:hint="eastAsia" w:ascii="华文楷体" w:hAnsi="华文楷体" w:eastAsia="华文楷体" w:cstheme="minorBidi"/>
          <w:b w:val="0"/>
          <w:bCs w:val="0"/>
          <w:kern w:val="2"/>
          <w:sz w:val="24"/>
          <w:szCs w:val="24"/>
          <w:lang w:val="en-GB" w:eastAsia="zh-CN" w:bidi="ar-SA"/>
        </w:rPr>
        <w:t>具有股债融合的共同属性</w:t>
      </w:r>
      <w:bookmarkEnd w:id="34"/>
    </w:p>
    <w:p w14:paraId="261E72F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上述区分标准在理论上难以成立的根本原因在于对赌协议与明股实债具有股债融合的共同属性。谈及公司融资，将最为简单的股权与债权工具相比较固然便捷，但这不会掩盖实践中公司发行的融资工具灵活多变这一事实。</w:t>
      </w:r>
      <w:r>
        <w:rPr>
          <w:rStyle w:val="13"/>
          <w:rFonts w:hint="eastAsia" w:ascii="宋体" w:hAnsi="宋体" w:eastAsia="宋体" w:cs="宋体"/>
          <w:sz w:val="21"/>
          <w:szCs w:val="21"/>
        </w:rPr>
        <w:footnoteReference w:id="36"/>
      </w:r>
      <w:r>
        <w:rPr>
          <w:rFonts w:hint="eastAsia" w:ascii="宋体" w:hAnsi="宋体" w:eastAsia="宋体" w:cs="宋体"/>
          <w:sz w:val="21"/>
          <w:szCs w:val="21"/>
        </w:rPr>
        <w:t>简单地将对赌协议归于“股”、将明股实债归于“债”，终究只能关注到交易的不同侧面，无法完整揭示其股债融合的本质属性。</w:t>
      </w:r>
    </w:p>
    <w:p w14:paraId="792C9264">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股和债不仅是两种不同的融资工具，而且是两种不同的治理结构。资产专用性越高，企业越偏好股权融资；反之则更倾向于债务融资。</w:t>
      </w:r>
      <w:r>
        <w:rPr>
          <w:rStyle w:val="13"/>
          <w:rFonts w:hint="eastAsia" w:ascii="宋体" w:hAnsi="宋体" w:eastAsia="宋体" w:cs="宋体"/>
          <w:sz w:val="21"/>
          <w:szCs w:val="21"/>
        </w:rPr>
        <w:footnoteReference w:id="37"/>
      </w:r>
      <w:bookmarkStart w:id="36" w:name="_Toc6674"/>
      <w:bookmarkStart w:id="37" w:name="_Toc10204"/>
      <w:r>
        <w:rPr>
          <w:rFonts w:hint="eastAsia" w:ascii="宋体" w:hAnsi="宋体" w:eastAsia="宋体" w:cs="宋体"/>
          <w:sz w:val="21"/>
          <w:szCs w:val="21"/>
        </w:rPr>
        <w:t>在股债的融资光谱之间存在无数种融资模式，既无法简单通过概念予以界定，也很难为之设定单一标准。</w:t>
      </w:r>
      <w:r>
        <w:rPr>
          <w:rStyle w:val="13"/>
          <w:rFonts w:hint="eastAsia" w:ascii="宋体" w:hAnsi="宋体" w:eastAsia="宋体" w:cs="宋体"/>
          <w:sz w:val="21"/>
          <w:szCs w:val="21"/>
        </w:rPr>
        <w:footnoteReference w:id="38"/>
      </w:r>
      <w:r>
        <w:rPr>
          <w:rFonts w:hint="eastAsia" w:ascii="宋体" w:hAnsi="宋体" w:eastAsia="宋体" w:cs="宋体"/>
          <w:sz w:val="21"/>
          <w:szCs w:val="21"/>
        </w:rPr>
        <w:t>遗憾的是，我国公司立法长期对于融资创新持保守态度，有限公司鲜有股债之外的融资选择，既有的资本维持模式又呈现出过度规制、宽严失度等系统性缺憾。</w:t>
      </w:r>
      <w:r>
        <w:rPr>
          <w:rStyle w:val="13"/>
          <w:rFonts w:hint="eastAsia" w:ascii="宋体" w:hAnsi="宋体" w:eastAsia="宋体" w:cs="宋体"/>
          <w:sz w:val="21"/>
          <w:szCs w:val="21"/>
        </w:rPr>
        <w:footnoteReference w:id="39"/>
      </w:r>
      <w:r>
        <w:rPr>
          <w:rFonts w:hint="eastAsia" w:ascii="宋体" w:hAnsi="宋体" w:eastAsia="宋体" w:cs="宋体"/>
          <w:sz w:val="21"/>
          <w:szCs w:val="21"/>
        </w:rPr>
        <w:t>规范供给不足加之投融资领域的专业缺失与经验匮乏，导致当事人难以对融资合同作出细致安排，只能尝试通过事后补偿或回购的合同形式作为风险控制，</w:t>
      </w:r>
      <w:r>
        <w:rPr>
          <w:rStyle w:val="13"/>
          <w:rFonts w:hint="eastAsia" w:ascii="宋体" w:hAnsi="宋体" w:eastAsia="宋体" w:cs="宋体"/>
          <w:sz w:val="21"/>
          <w:szCs w:val="21"/>
        </w:rPr>
        <w:footnoteReference w:id="40"/>
      </w:r>
      <w:r>
        <w:rPr>
          <w:rFonts w:hint="eastAsia" w:ascii="宋体" w:hAnsi="宋体" w:eastAsia="宋体" w:cs="宋体"/>
          <w:sz w:val="21"/>
          <w:szCs w:val="21"/>
        </w:rPr>
        <w:t>由此形成对赌协议和明股实债等具有中国特色的股债融合安排。此种安排的经济逻辑在于：由于合同存在不完全性，投资方事前的专用性投资在事后的重新谈判过程中可能面临被敲竹杠的风险，进而造成投资的无效率。</w:t>
      </w:r>
      <w:r>
        <w:rPr>
          <w:rStyle w:val="13"/>
          <w:rFonts w:hint="eastAsia" w:ascii="宋体" w:hAnsi="宋体" w:eastAsia="宋体" w:cs="宋体"/>
          <w:sz w:val="21"/>
          <w:szCs w:val="21"/>
        </w:rPr>
        <w:footnoteReference w:id="41"/>
      </w:r>
      <w:r>
        <w:rPr>
          <w:rFonts w:hint="eastAsia" w:ascii="宋体" w:hAnsi="宋体" w:eastAsia="宋体" w:cs="宋体"/>
          <w:sz w:val="21"/>
          <w:szCs w:val="21"/>
        </w:rPr>
        <w:t>股债融合型融资通过增加一层协调交易成本的激励、约束的治理机制以回应这一问题，能够显著降低投融资领域高昂的交易成本。</w:t>
      </w:r>
      <w:r>
        <w:rPr>
          <w:rStyle w:val="13"/>
          <w:rFonts w:hint="eastAsia" w:ascii="宋体" w:hAnsi="宋体" w:eastAsia="宋体" w:cs="宋体"/>
          <w:sz w:val="21"/>
          <w:szCs w:val="21"/>
        </w:rPr>
        <w:footnoteReference w:id="42"/>
      </w:r>
    </w:p>
    <w:p w14:paraId="3DF8F66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相较于单纯的股权投资，对赌协议具有解决交易双方对目标公司未来发展的不确定性、信息不对称以及代理成本等问题的特殊功能，这依托于其股权属性以外的债权属性，体现为投资方在特定情形下享有的股权回购权。此项权利不仅重新分配投融资双方风险负担，减少投资方股权投资的套牢风险；亦降低投资方代理成本，赋予其“用脚投票”的特殊权利，成为其经济合理性得到肯定的根本原因。相较于此，所谓明股实债的认定模式却刻意忽略了股债融合型融资中的股权属性，本质上是以有名合同规则强行“解释”当事人意思，超越当事人原有的交易架构。</w:t>
      </w:r>
      <w:r>
        <w:rPr>
          <w:rStyle w:val="13"/>
          <w:rFonts w:hint="eastAsia" w:ascii="宋体" w:hAnsi="宋体" w:eastAsia="宋体" w:cs="宋体"/>
          <w:sz w:val="21"/>
          <w:szCs w:val="21"/>
        </w:rPr>
        <w:footnoteReference w:id="43"/>
      </w:r>
      <w:r>
        <w:rPr>
          <w:rFonts w:hint="eastAsia" w:ascii="宋体" w:hAnsi="宋体" w:eastAsia="宋体" w:cs="宋体"/>
          <w:sz w:val="21"/>
          <w:szCs w:val="21"/>
        </w:rPr>
        <w:t>以股权投资的方式向目标公司投入资金，在特定期限届满后享有请求目标公司以特定价格回购股权的权利，本质上属于以目标公司为对手方的卖出期权。此种权利设置具有鲜明的股债融合属性，与对赌协议的经济逻辑保持一致，而与到期还本付息的债权投资判然有别。</w:t>
      </w:r>
    </w:p>
    <w:bookmarkEnd w:id="35"/>
    <w:bookmarkEnd w:id="36"/>
    <w:bookmarkEnd w:id="37"/>
    <w:p w14:paraId="13125CE3">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8" w:name="_Toc4613"/>
      <w:r>
        <w:rPr>
          <w:rFonts w:hint="eastAsia" w:ascii="华文楷体" w:hAnsi="华文楷体" w:eastAsia="华文楷体" w:cstheme="minorBidi"/>
          <w:b w:val="0"/>
          <w:bCs w:val="0"/>
          <w:kern w:val="2"/>
          <w:sz w:val="24"/>
          <w:szCs w:val="24"/>
          <w:lang w:val="en-GB" w:eastAsia="zh-CN" w:bidi="ar-SA"/>
        </w:rPr>
        <w:t>（三）股债融合的规范逻辑应融贯合同法与组织法</w:t>
      </w:r>
      <w:bookmarkEnd w:id="38"/>
    </w:p>
    <w:p w14:paraId="4282272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股债融合法律适用的理想状态为合同法与组织法的协调融贯。就对赌协议与明股实债的法律适用而言，由于对二者股债融合性质的认识存在差异，两类裁判中形成的规范逻辑亦有所不同。</w:t>
      </w:r>
    </w:p>
    <w:p w14:paraId="16254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具体而言，对赌协议裁判规则将组织法的介入时点从合同效力认定阶段后移至合同履行阶段，虽非完美，却能搁置争议，满足法律适用的安定性需求。</w:t>
      </w:r>
      <w:r>
        <w:rPr>
          <w:rStyle w:val="13"/>
          <w:rFonts w:hint="eastAsia" w:ascii="宋体" w:hAnsi="宋体" w:eastAsia="宋体" w:cs="宋体"/>
          <w:sz w:val="21"/>
          <w:szCs w:val="21"/>
        </w:rPr>
        <w:footnoteReference w:id="44"/>
      </w:r>
      <w:r>
        <w:rPr>
          <w:rFonts w:hint="eastAsia" w:ascii="宋体" w:hAnsi="宋体" w:eastAsia="宋体" w:cs="宋体"/>
          <w:sz w:val="21"/>
          <w:szCs w:val="21"/>
        </w:rPr>
        <w:t>同为股债融合型融资合同，一旦案涉合同被定性为明股实债，相关纠纷的法律适用却仅局限于合同法逻辑而忽略组织法面向，由此形成了为规避债权人保护规则而产生的定性之争。此种穿透式审判的适用逻辑值得商榷：首先，运用穿透式审判思维的一个重要目的在于通过金融司法与监管的有效协同实现金融风险治理，</w:t>
      </w:r>
      <w:r>
        <w:rPr>
          <w:rStyle w:val="13"/>
          <w:rFonts w:hint="eastAsia" w:ascii="宋体" w:hAnsi="宋体" w:eastAsia="宋体" w:cs="宋体"/>
          <w:sz w:val="21"/>
          <w:szCs w:val="21"/>
        </w:rPr>
        <w:footnoteReference w:id="45"/>
      </w:r>
      <w:r>
        <w:rPr>
          <w:rFonts w:hint="eastAsia" w:ascii="宋体" w:hAnsi="宋体" w:eastAsia="宋体" w:cs="宋体"/>
          <w:sz w:val="21"/>
          <w:szCs w:val="21"/>
        </w:rPr>
        <w:t>然而，从裁判规则演进的历史来看，类似穿透式审判的裁判方法在明股实债纠纷中的出现甚至早于穿透式监管，这表明明股实债的认定最初无涉金融风险与金融监管，更与穿透式审判思维运用无关。</w:t>
      </w:r>
      <w:r>
        <w:rPr>
          <w:rStyle w:val="13"/>
          <w:rFonts w:hint="eastAsia" w:ascii="宋体" w:hAnsi="宋体" w:eastAsia="宋体" w:cs="宋体"/>
          <w:sz w:val="21"/>
          <w:szCs w:val="21"/>
        </w:rPr>
        <w:footnoteReference w:id="46"/>
      </w:r>
      <w:r>
        <w:rPr>
          <w:rFonts w:hint="eastAsia" w:ascii="宋体" w:hAnsi="宋体" w:eastAsia="宋体" w:cs="宋体"/>
          <w:sz w:val="21"/>
          <w:szCs w:val="21"/>
        </w:rPr>
        <w:t>其次，</w:t>
      </w:r>
      <w:del w:id="173" w:author="研究生学报" w:date="2026-04-10T11:38:51Z">
        <w:r>
          <w:rPr>
            <w:rFonts w:hint="eastAsia" w:ascii="宋体" w:hAnsi="宋体" w:eastAsia="宋体" w:cs="宋体"/>
            <w:sz w:val="21"/>
            <w:szCs w:val="21"/>
          </w:rPr>
          <w:delText xml:space="preserve"> </w:delText>
        </w:r>
      </w:del>
      <w:r>
        <w:rPr>
          <w:rFonts w:hint="eastAsia" w:ascii="宋体" w:hAnsi="宋体" w:eastAsia="宋体" w:cs="宋体"/>
          <w:sz w:val="21"/>
          <w:szCs w:val="21"/>
        </w:rPr>
        <w:t>注重形式逻辑恐怕是商法最有魅力的表现，</w:t>
      </w:r>
      <w:r>
        <w:rPr>
          <w:rStyle w:val="13"/>
          <w:rFonts w:hint="eastAsia" w:ascii="宋体" w:hAnsi="宋体" w:eastAsia="宋体" w:cs="宋体"/>
          <w:sz w:val="21"/>
          <w:szCs w:val="21"/>
        </w:rPr>
        <w:footnoteReference w:id="47"/>
      </w:r>
      <w:r>
        <w:rPr>
          <w:rFonts w:hint="eastAsia" w:ascii="宋体" w:hAnsi="宋体" w:eastAsia="宋体" w:cs="宋体"/>
          <w:sz w:val="21"/>
          <w:szCs w:val="21"/>
        </w:rPr>
        <w:t>而穿透式审判思维无疑成为商事外观主义和形式逻辑的例外和挑战。</w:t>
      </w:r>
      <w:r>
        <w:rPr>
          <w:rStyle w:val="13"/>
          <w:rFonts w:hint="eastAsia" w:ascii="宋体" w:hAnsi="宋体" w:eastAsia="宋体" w:cs="宋体"/>
          <w:sz w:val="21"/>
          <w:szCs w:val="21"/>
        </w:rPr>
        <w:footnoteReference w:id="48"/>
      </w:r>
      <w:r>
        <w:rPr>
          <w:rFonts w:hint="eastAsia" w:ascii="宋体" w:hAnsi="宋体" w:eastAsia="宋体" w:cs="宋体"/>
          <w:sz w:val="21"/>
          <w:szCs w:val="21"/>
        </w:rPr>
        <w:t>将明股实债认定为规避行为，再以通谋虚伪规则作为法律依据，否定其表面交易效力，实乃该规则适用之泛化。</w:t>
      </w:r>
      <w:r>
        <w:rPr>
          <w:rStyle w:val="13"/>
          <w:rFonts w:hint="eastAsia" w:ascii="宋体" w:hAnsi="宋体" w:eastAsia="宋体" w:cs="宋体"/>
          <w:sz w:val="21"/>
          <w:szCs w:val="21"/>
        </w:rPr>
        <w:footnoteReference w:id="49"/>
      </w:r>
      <w:r>
        <w:rPr>
          <w:rFonts w:hint="eastAsia" w:ascii="宋体" w:hAnsi="宋体" w:eastAsia="宋体" w:cs="宋体"/>
          <w:sz w:val="21"/>
          <w:szCs w:val="21"/>
        </w:rPr>
        <w:t>最后，明股实债交易中当事人确实追求发生股权变动的法律后果，不应以当事人效果意思具有复合性而顾此失彼，否定其股权效力。若于明股实债交易中进行穿透，则基于相似的理由对赌协议亦无法作为独立的合同类型存在。</w:t>
      </w:r>
    </w:p>
    <w:p w14:paraId="2E2E7B6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进言之，是否穿透所涉自治与管制的平衡归根到底属于合同解释及合同评价问题，局限于合同法框架内而始终没有嵌入组织法逻辑。</w:t>
      </w:r>
      <w:commentRangeStart w:id="12"/>
      <w:commentRangeStart w:id="13"/>
      <w:r>
        <w:rPr>
          <w:rFonts w:hint="eastAsia" w:ascii="宋体" w:hAnsi="宋体" w:eastAsia="宋体" w:cs="宋体"/>
          <w:sz w:val="21"/>
          <w:szCs w:val="21"/>
        </w:rPr>
        <w:t>组织法的基本功能是提供</w:t>
      </w:r>
      <w:ins w:id="174" w:author="MZ" w:date="2026-04-10T13:00:47Z">
        <w:r>
          <w:rPr>
            <w:rFonts w:hint="eastAsia" w:ascii="宋体" w:hAnsi="宋体" w:eastAsia="宋体" w:cs="宋体"/>
            <w:sz w:val="21"/>
            <w:szCs w:val="21"/>
          </w:rPr>
          <w:t>无法通过合同约定</w:t>
        </w:r>
      </w:ins>
      <w:ins w:id="175" w:author="MZ" w:date="2026-04-10T13:00:51Z">
        <w:r>
          <w:rPr>
            <w:rFonts w:hint="eastAsia" w:ascii="宋体" w:hAnsi="宋体" w:eastAsia="宋体" w:cs="宋体"/>
            <w:sz w:val="21"/>
            <w:szCs w:val="21"/>
            <w:lang w:val="en-US" w:eastAsia="zh-CN"/>
          </w:rPr>
          <w:t>的</w:t>
        </w:r>
      </w:ins>
      <w:del w:id="176" w:author="MZ" w:date="2026-04-10T12:59:50Z">
        <w:r>
          <w:rPr>
            <w:rFonts w:hint="eastAsia" w:ascii="宋体" w:hAnsi="宋体" w:eastAsia="宋体" w:cs="宋体"/>
            <w:sz w:val="21"/>
            <w:szCs w:val="21"/>
          </w:rPr>
          <w:delText>一种债权模式</w:delText>
        </w:r>
        <w:commentRangeEnd w:id="12"/>
      </w:del>
      <w:del w:id="177" w:author="MZ" w:date="2026-04-10T12:59:50Z">
        <w:r>
          <w:rPr/>
          <w:commentReference w:id="12"/>
        </w:r>
        <w:commentRangeEnd w:id="13"/>
      </w:del>
      <w:r>
        <w:commentReference w:id="13"/>
      </w:r>
      <w:del w:id="178" w:author="MZ" w:date="2026-04-10T12:59:50Z">
        <w:r>
          <w:rPr>
            <w:rFonts w:hint="eastAsia" w:ascii="宋体" w:hAnsi="宋体" w:eastAsia="宋体" w:cs="宋体"/>
            <w:sz w:val="21"/>
            <w:szCs w:val="21"/>
          </w:rPr>
          <w:delText>，即</w:delText>
        </w:r>
      </w:del>
      <w:r>
        <w:rPr>
          <w:rFonts w:hint="eastAsia" w:ascii="宋体" w:hAnsi="宋体" w:eastAsia="宋体" w:cs="宋体"/>
          <w:sz w:val="21"/>
          <w:szCs w:val="21"/>
        </w:rPr>
        <w:t>资产分割</w:t>
      </w:r>
      <w:ins w:id="179" w:author="MZ" w:date="2026-04-10T13:00:35Z">
        <w:r>
          <w:rPr>
            <w:rFonts w:hint="eastAsia" w:ascii="宋体" w:hAnsi="宋体" w:eastAsia="宋体" w:cs="宋体"/>
            <w:sz w:val="21"/>
            <w:szCs w:val="21"/>
            <w:lang w:val="en-US" w:eastAsia="zh-CN"/>
          </w:rPr>
          <w:t>模式</w:t>
        </w:r>
      </w:ins>
      <w:r>
        <w:rPr>
          <w:rFonts w:hint="eastAsia" w:ascii="宋体" w:hAnsi="宋体" w:eastAsia="宋体" w:cs="宋体"/>
          <w:sz w:val="21"/>
          <w:szCs w:val="21"/>
        </w:rPr>
        <w:t>（</w:t>
      </w:r>
      <w:r>
        <w:rPr>
          <w:rFonts w:ascii="Times New Roman" w:hAnsi="Times New Roman" w:eastAsia="宋体" w:cs="Times New Roman"/>
          <w:sz w:val="21"/>
          <w:szCs w:val="21"/>
        </w:rPr>
        <w:t>asset partitioning</w:t>
      </w:r>
      <w:r>
        <w:rPr>
          <w:rFonts w:hint="eastAsia" w:ascii="宋体" w:hAnsi="宋体" w:eastAsia="宋体" w:cs="宋体"/>
          <w:sz w:val="21"/>
          <w:szCs w:val="21"/>
        </w:rPr>
        <w:t>）</w:t>
      </w:r>
      <w:del w:id="180" w:author="MZ" w:date="2026-04-10T13:01:05Z">
        <w:r>
          <w:rPr>
            <w:rFonts w:hint="eastAsia" w:ascii="宋体" w:hAnsi="宋体" w:eastAsia="宋体" w:cs="宋体"/>
            <w:sz w:val="21"/>
            <w:szCs w:val="21"/>
          </w:rPr>
          <w:delText>，</w:delText>
        </w:r>
      </w:del>
      <w:del w:id="181" w:author="MZ" w:date="2026-04-10T13:00:54Z">
        <w:r>
          <w:rPr>
            <w:rFonts w:hint="eastAsia" w:ascii="宋体" w:hAnsi="宋体" w:eastAsia="宋体" w:cs="宋体"/>
            <w:sz w:val="21"/>
            <w:szCs w:val="21"/>
          </w:rPr>
          <w:delText>这种模式无法通过合同约定的方式实现</w:delText>
        </w:r>
      </w:del>
      <w:r>
        <w:rPr>
          <w:rFonts w:hint="eastAsia" w:ascii="宋体" w:hAnsi="宋体" w:eastAsia="宋体" w:cs="宋体"/>
          <w:sz w:val="21"/>
          <w:szCs w:val="21"/>
        </w:rPr>
        <w:t>。资产分割的核心并非有限责任，而是实体防御（</w:t>
      </w:r>
      <w:r>
        <w:rPr>
          <w:rFonts w:hint="eastAsia" w:ascii="Times New Roman" w:hAnsi="Times New Roman" w:eastAsia="宋体" w:cs="Times New Roman"/>
          <w:sz w:val="21"/>
          <w:szCs w:val="21"/>
        </w:rPr>
        <w:t>entity shielding）</w:t>
      </w:r>
      <w:r>
        <w:rPr>
          <w:rFonts w:hint="eastAsia" w:ascii="宋体" w:hAnsi="宋体" w:eastAsia="宋体" w:cs="宋体"/>
          <w:sz w:val="21"/>
          <w:szCs w:val="21"/>
        </w:rPr>
        <w:t>，即保护组织的资产免受其所有者债权人的追索。</w:t>
      </w:r>
      <w:r>
        <w:rPr>
          <w:rStyle w:val="13"/>
          <w:rFonts w:hint="eastAsia" w:ascii="宋体" w:hAnsi="宋体" w:eastAsia="宋体" w:cs="宋体"/>
          <w:sz w:val="21"/>
          <w:szCs w:val="21"/>
        </w:rPr>
        <w:footnoteReference w:id="50"/>
      </w:r>
      <w:r>
        <w:rPr>
          <w:rFonts w:hint="eastAsia" w:ascii="宋体" w:hAnsi="宋体" w:eastAsia="宋体" w:cs="宋体"/>
          <w:sz w:val="21"/>
          <w:szCs w:val="21"/>
        </w:rPr>
        <w:t>个别股东不得任意撤回投资，公司由此具有资本锁定效应，以股东出资为中心的公司资本制度具备不可或缺的债权人保护功能。</w:t>
      </w:r>
      <w:r>
        <w:rPr>
          <w:rStyle w:val="13"/>
          <w:rFonts w:hint="eastAsia" w:ascii="宋体" w:hAnsi="宋体" w:eastAsia="宋体" w:cs="宋体"/>
          <w:sz w:val="21"/>
          <w:szCs w:val="21"/>
        </w:rPr>
        <w:footnoteReference w:id="51"/>
      </w:r>
      <w:r>
        <w:rPr>
          <w:rFonts w:hint="eastAsia" w:ascii="宋体" w:hAnsi="宋体" w:eastAsia="宋体" w:cs="宋体"/>
          <w:sz w:val="21"/>
          <w:szCs w:val="21"/>
        </w:rPr>
        <w:t>股东必须与债权人进行个别谈判实现不同于公司法法定的风险承担。因此，无论司法如何尊重合同约定，一旦该约定触及组织制度红线，则必然难以对债权人发生普遍效力。从权利类型的角度看，财产权的本质属性是对世权，“权利法定类型化”是财产权法定主义得以实现的立法技术。</w:t>
      </w:r>
      <w:r>
        <w:rPr>
          <w:rStyle w:val="13"/>
          <w:rFonts w:hint="eastAsia" w:ascii="宋体" w:hAnsi="宋体" w:eastAsia="宋体" w:cs="宋体"/>
          <w:sz w:val="21"/>
          <w:szCs w:val="21"/>
        </w:rPr>
        <w:footnoteReference w:id="52"/>
      </w:r>
      <w:r>
        <w:rPr>
          <w:rFonts w:hint="eastAsia" w:ascii="宋体" w:hAnsi="宋体" w:eastAsia="宋体" w:cs="宋体"/>
          <w:sz w:val="21"/>
          <w:szCs w:val="21"/>
        </w:rPr>
        <w:t>债权人对于投资方权利的判断，需要客观的法律标准，而得以对抗债权人的投资方权利需经法律规定类型化，方可被债权人识别。股债融合型融资合同通过合同约定创设的复合型权利并未经法律规定，无法产生出得以对抗债权人的财产权效力。</w:t>
      </w:r>
    </w:p>
    <w:p w14:paraId="4840B007">
      <w:pPr>
        <w:rPr>
          <w:rFonts w:hint="eastAsia" w:ascii="黑体" w:hAnsi="黑体" w:eastAsia="黑体"/>
          <w:sz w:val="28"/>
          <w:szCs w:val="28"/>
        </w:rPr>
      </w:pPr>
      <w:bookmarkStart w:id="39" w:name="_Toc12015"/>
      <w:bookmarkStart w:id="40" w:name="_Toc659"/>
      <w:bookmarkStart w:id="41" w:name="_Toc11697"/>
      <w:bookmarkStart w:id="42" w:name="_Toc19080"/>
      <w:bookmarkStart w:id="43" w:name="_Toc22150"/>
      <w:bookmarkStart w:id="44" w:name="_Toc11347"/>
      <w:r>
        <w:rPr>
          <w:rFonts w:hint="eastAsia" w:ascii="黑体" w:hAnsi="黑体" w:eastAsia="黑体"/>
          <w:sz w:val="28"/>
          <w:szCs w:val="28"/>
        </w:rPr>
        <w:t>三、股债融合型融资合同定性路径的</w:t>
      </w:r>
      <w:bookmarkEnd w:id="39"/>
      <w:bookmarkEnd w:id="40"/>
      <w:bookmarkEnd w:id="41"/>
      <w:bookmarkEnd w:id="42"/>
      <w:r>
        <w:rPr>
          <w:rFonts w:hint="eastAsia" w:ascii="黑体" w:hAnsi="黑体" w:eastAsia="黑体"/>
          <w:sz w:val="28"/>
          <w:szCs w:val="28"/>
        </w:rPr>
        <w:t>完善方向</w:t>
      </w:r>
      <w:bookmarkEnd w:id="43"/>
      <w:bookmarkEnd w:id="44"/>
    </w:p>
    <w:p w14:paraId="74ADCA51">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定性路径进行检讨与问题的根本解决之间仍存在距离。从短期看，受路径依赖影响，司法实践中定性先行的裁判模式难以陡然改变，如何从现实的角度对其加以优化完善，是当前亟待思考的问题。从长远看，若固守传统的定性路径，势必无法有效回应股债融合这一复杂事实，届时司法裁判应转向何种全新的模式以应对挑战，亦值得探索与展望。</w:t>
      </w:r>
    </w:p>
    <w:p w14:paraId="4A37741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45" w:name="_Toc26734"/>
      <w:bookmarkStart w:id="46" w:name="_Toc19114"/>
      <w:bookmarkStart w:id="47" w:name="_Toc6421"/>
      <w:bookmarkStart w:id="48" w:name="_Toc31683"/>
      <w:commentRangeStart w:id="14"/>
      <w:commentRangeStart w:id="15"/>
      <w:r>
        <w:rPr>
          <w:rFonts w:hint="eastAsia" w:ascii="华文楷体" w:hAnsi="华文楷体" w:eastAsia="华文楷体" w:cstheme="minorBidi"/>
          <w:b w:val="0"/>
          <w:bCs w:val="0"/>
          <w:kern w:val="2"/>
          <w:sz w:val="24"/>
          <w:szCs w:val="24"/>
          <w:lang w:val="en-GB" w:eastAsia="zh-CN" w:bidi="ar-SA"/>
        </w:rPr>
        <w:t>（一）</w:t>
      </w:r>
      <w:bookmarkEnd w:id="45"/>
      <w:bookmarkEnd w:id="46"/>
      <w:bookmarkEnd w:id="47"/>
      <w:bookmarkEnd w:id="48"/>
      <w:ins w:id="182" w:author="MZ" w:date="2026-04-10T13:51:09Z">
        <w:r>
          <w:rPr>
            <w:rFonts w:hint="eastAsia" w:ascii="华文楷体" w:hAnsi="华文楷体" w:eastAsia="华文楷体" w:cstheme="minorBidi"/>
            <w:b w:val="0"/>
            <w:bCs w:val="0"/>
            <w:sz w:val="24"/>
            <w:szCs w:val="24"/>
            <w:lang w:val="en-US" w:eastAsia="zh-CN"/>
          </w:rPr>
          <w:t>当前</w:t>
        </w:r>
      </w:ins>
      <w:ins w:id="183" w:author="MZ" w:date="2026-04-10T13:01:50Z">
        <w:r>
          <w:rPr>
            <w:rFonts w:hint="eastAsia" w:ascii="华文楷体" w:hAnsi="华文楷体" w:eastAsia="华文楷体" w:cstheme="minorBidi"/>
            <w:b w:val="0"/>
            <w:bCs w:val="0"/>
            <w:sz w:val="24"/>
            <w:szCs w:val="24"/>
            <w:lang w:val="en-GB"/>
            <w:rPrChange w:id="184" w:author="MZ" w:date="2026-04-10T13:01:50Z">
              <w:rPr>
                <w:rFonts w:hint="eastAsia"/>
              </w:rPr>
            </w:rPrChange>
          </w:rPr>
          <w:t>应对：</w:t>
        </w:r>
      </w:ins>
      <w:r>
        <w:rPr>
          <w:rFonts w:hint="eastAsia" w:ascii="华文楷体" w:hAnsi="华文楷体" w:eastAsia="华文楷体" w:cstheme="minorBidi"/>
          <w:b w:val="0"/>
          <w:bCs w:val="0"/>
          <w:kern w:val="2"/>
          <w:sz w:val="24"/>
          <w:szCs w:val="24"/>
          <w:lang w:val="en-GB" w:eastAsia="zh-CN" w:bidi="ar-SA"/>
        </w:rPr>
        <w:t>沿用定性路径现实下的完善可能</w:t>
      </w:r>
      <w:commentRangeEnd w:id="14"/>
      <w:r>
        <w:commentReference w:id="14"/>
      </w:r>
      <w:commentRangeEnd w:id="15"/>
      <w:r>
        <w:commentReference w:id="15"/>
      </w:r>
    </w:p>
    <w:p w14:paraId="086F14E5">
      <w:pPr>
        <w:pageBreakBefore w:val="0"/>
        <w:kinsoku/>
        <w:wordWrap/>
        <w:overflowPunct/>
        <w:topLinePunct w:val="0"/>
        <w:autoSpaceDE/>
        <w:autoSpaceDN/>
        <w:bidi w:val="0"/>
        <w:adjustRightInd/>
        <w:spacing w:line="240" w:lineRule="auto"/>
        <w:ind w:firstLine="420" w:firstLineChars="200"/>
        <w:textAlignment w:val="auto"/>
        <w:rPr>
          <w:rFonts w:ascii="宋体" w:hAnsi="宋体" w:eastAsia="宋体" w:cs="宋体"/>
          <w:sz w:val="21"/>
          <w:szCs w:val="21"/>
        </w:rPr>
      </w:pPr>
      <w:r>
        <w:rPr>
          <w:rFonts w:hint="eastAsia" w:ascii="宋体" w:hAnsi="宋体" w:eastAsia="宋体" w:cs="宋体"/>
          <w:sz w:val="21"/>
          <w:szCs w:val="21"/>
        </w:rPr>
        <w:t>1. 对赌协议应作为股债融合型融资的典型合同</w:t>
      </w:r>
    </w:p>
    <w:p w14:paraId="43E0BA3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和明股实债两种类型本质相同，不应区别对待，应避免二分定性以实现法律适用的统一。就私法视域下的定性结果而言，可行的结果是以对赌协议涵盖明股实债，即以其作为典型合同统摄股债融合型融资合同，理由如下：首先，我国公司法理论对于对赌协议已经具备深厚的研究基础。于宏观层次，对赌协议与中国公司资本制度体系化再造密切相关。</w:t>
      </w:r>
      <w:r>
        <w:rPr>
          <w:rStyle w:val="13"/>
          <w:rFonts w:hint="eastAsia" w:ascii="宋体" w:hAnsi="宋体" w:eastAsia="宋体" w:cs="宋体"/>
          <w:sz w:val="21"/>
          <w:szCs w:val="21"/>
        </w:rPr>
        <w:footnoteReference w:id="53"/>
      </w:r>
      <w:r>
        <w:rPr>
          <w:rFonts w:hint="eastAsia" w:ascii="宋体" w:hAnsi="宋体" w:eastAsia="宋体" w:cs="宋体"/>
          <w:sz w:val="21"/>
          <w:szCs w:val="21"/>
        </w:rPr>
        <w:t>于微观层次，立法论上存在对于对赌协议本身进行特殊规定的讨论。</w:t>
      </w:r>
      <w:r>
        <w:rPr>
          <w:rStyle w:val="13"/>
          <w:rFonts w:hint="eastAsia" w:ascii="宋体" w:hAnsi="宋体" w:eastAsia="宋体" w:cs="宋体"/>
          <w:sz w:val="21"/>
          <w:szCs w:val="21"/>
        </w:rPr>
        <w:footnoteReference w:id="54"/>
      </w:r>
      <w:r>
        <w:rPr>
          <w:rFonts w:hint="eastAsia" w:ascii="宋体" w:hAnsi="宋体" w:eastAsia="宋体" w:cs="宋体"/>
          <w:sz w:val="21"/>
          <w:szCs w:val="21"/>
        </w:rPr>
        <w:t>对于如何改革公司资本制度以回应对赌协议这一股债之间的第三种投资，学界观点可谓汗牛充栋。其次，司法实践中对赌协议事实上已经被视为典型合同。《九民纪要》已对其初步作出规定，《公司法解释（征求意见稿）》在此基础上进一步完善，为司法实践中对赌协议的认定与裁判提供依据，否定其作为定性结果反而会在立法和司法上造成高昂的制度成本。最后，在对赌协议成为典型合同的条件下，认定明股实债的方法论基础已经不复存在。究其根本，此种认定方式仅证成二者之间的相似性而并未论证二者之间是否属于最相类似，相似性可以并存而后者属于择优机制，必须经过比较与论证之后才能得出结论。</w:t>
      </w:r>
      <w:r>
        <w:rPr>
          <w:rStyle w:val="13"/>
          <w:rFonts w:hint="eastAsia" w:ascii="宋体" w:hAnsi="宋体" w:eastAsia="宋体" w:cs="宋体"/>
          <w:sz w:val="21"/>
          <w:szCs w:val="21"/>
        </w:rPr>
        <w:footnoteReference w:id="55"/>
      </w:r>
      <w:r>
        <w:rPr>
          <w:rFonts w:hint="eastAsia" w:ascii="宋体" w:hAnsi="宋体" w:eastAsia="宋体" w:cs="宋体"/>
          <w:sz w:val="21"/>
          <w:szCs w:val="21"/>
        </w:rPr>
        <w:t>无论是形式上的交易结构还是实质上的利益冲突，与明股实债最具相似性的典型合同非对赌协议莫属。</w:t>
      </w:r>
    </w:p>
    <w:p w14:paraId="1F53A20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commentRangeStart w:id="16"/>
      <w:commentRangeStart w:id="17"/>
      <w:r>
        <w:commentReference w:id="16"/>
      </w:r>
      <w:commentRangeEnd w:id="16"/>
      <w:commentRangeEnd w:id="17"/>
      <w:r>
        <w:commentReference w:id="17"/>
      </w:r>
      <w:ins w:id="185" w:author="MZ" w:date="2026-04-10T13:56:34Z">
        <w:r>
          <w:rPr>
            <w:rFonts w:hint="eastAsia"/>
            <w:lang w:val="en-US" w:eastAsia="zh-CN"/>
          </w:rPr>
          <w:t>司法实践</w:t>
        </w:r>
      </w:ins>
      <w:ins w:id="186" w:author="MZ" w:date="2026-04-10T13:53:58Z">
        <w:r>
          <w:rPr>
            <w:rFonts w:hint="eastAsia"/>
          </w:rPr>
          <w:t>应</w:t>
        </w:r>
      </w:ins>
      <w:ins w:id="187" w:author="MZ" w:date="2026-04-10T13:54:18Z">
        <w:r>
          <w:rPr>
            <w:rFonts w:hint="eastAsia"/>
            <w:lang w:val="en-US" w:eastAsia="zh-CN"/>
          </w:rPr>
          <w:t>当</w:t>
        </w:r>
      </w:ins>
      <w:ins w:id="188" w:author="MZ" w:date="2026-04-10T13:53:58Z">
        <w:r>
          <w:rPr>
            <w:rFonts w:hint="eastAsia"/>
          </w:rPr>
          <w:t>通过恰当的</w:t>
        </w:r>
      </w:ins>
      <w:ins w:id="189" w:author="MZ" w:date="2026-04-10T13:56:41Z">
        <w:r>
          <w:rPr>
            <w:rFonts w:hint="eastAsia"/>
            <w:lang w:val="en-US" w:eastAsia="zh-CN"/>
          </w:rPr>
          <w:t>规范</w:t>
        </w:r>
      </w:ins>
      <w:ins w:id="190" w:author="MZ" w:date="2026-04-10T13:56:43Z">
        <w:r>
          <w:rPr>
            <w:rFonts w:hint="eastAsia"/>
            <w:lang w:val="en-US" w:eastAsia="zh-CN"/>
          </w:rPr>
          <w:t>适用</w:t>
        </w:r>
      </w:ins>
      <w:ins w:id="191" w:author="MZ" w:date="2026-04-10T13:53:58Z">
        <w:r>
          <w:rPr>
            <w:rFonts w:hint="eastAsia"/>
          </w:rPr>
          <w:t>遏制</w:t>
        </w:r>
      </w:ins>
      <w:ins w:id="192" w:author="MZ" w:date="2026-04-10T13:56:21Z">
        <w:r>
          <w:rPr>
            <w:rFonts w:hint="eastAsia"/>
            <w:lang w:val="en-US" w:eastAsia="zh-CN"/>
          </w:rPr>
          <w:t>当事人</w:t>
        </w:r>
      </w:ins>
      <w:ins w:id="193" w:author="MZ" w:date="2026-04-10T13:54:36Z">
        <w:r>
          <w:rPr>
            <w:rFonts w:hint="eastAsia"/>
          </w:rPr>
          <w:t>的机会主义行为</w:t>
        </w:r>
      </w:ins>
      <w:ins w:id="194" w:author="MZ" w:date="2026-04-10T13:53:58Z">
        <w:r>
          <w:rPr>
            <w:rFonts w:hint="eastAsia"/>
          </w:rPr>
          <w:t>。</w:t>
        </w:r>
      </w:ins>
      <w:r>
        <w:rPr>
          <w:rFonts w:hint="eastAsia" w:ascii="宋体" w:hAnsi="宋体" w:eastAsia="宋体" w:cs="宋体"/>
          <w:sz w:val="21"/>
          <w:szCs w:val="21"/>
        </w:rPr>
        <w:t>当公司法规则对不同类型的投资设定不同义务时，必须考虑到投资方通过改变其投资类型来规避义务的套利能力，对不同投资工具采取平行化的统一对待，是解决套利问题的一种方案。</w:t>
      </w:r>
      <w:r>
        <w:rPr>
          <w:rStyle w:val="13"/>
          <w:rFonts w:hint="eastAsia" w:ascii="宋体" w:hAnsi="宋体" w:eastAsia="宋体" w:cs="宋体"/>
          <w:sz w:val="21"/>
          <w:szCs w:val="21"/>
        </w:rPr>
        <w:footnoteReference w:id="56"/>
      </w:r>
      <w:r>
        <w:rPr>
          <w:rFonts w:hint="eastAsia" w:ascii="宋体" w:hAnsi="宋体" w:eastAsia="宋体" w:cs="宋体"/>
          <w:sz w:val="21"/>
          <w:szCs w:val="21"/>
        </w:rPr>
        <w:t>以对赌协议统摄股债融合型融资合同虽然在法律适用层面存在缺憾，但能够贯彻“等者等之，不等者不等之”的正义观念，维护法之安定性与可预期性。</w:t>
      </w:r>
    </w:p>
    <w:p w14:paraId="7E07A694">
      <w:pPr>
        <w:pageBreakBefore w:val="0"/>
        <w:kinsoku/>
        <w:wordWrap/>
        <w:overflowPunct/>
        <w:topLinePunct w:val="0"/>
        <w:autoSpaceDE/>
        <w:autoSpaceDN/>
        <w:bidi w:val="0"/>
        <w:adjustRightInd/>
        <w:spacing w:line="240" w:lineRule="auto"/>
        <w:ind w:firstLine="420" w:firstLineChars="200"/>
        <w:textAlignment w:val="auto"/>
        <w:outlineLvl w:val="2"/>
        <w:rPr>
          <w:rFonts w:ascii="宋体" w:hAnsi="宋体" w:eastAsia="宋体" w:cs="宋体"/>
          <w:sz w:val="21"/>
          <w:szCs w:val="21"/>
        </w:rPr>
      </w:pPr>
      <w:bookmarkStart w:id="49" w:name="_Toc29656"/>
      <w:r>
        <w:rPr>
          <w:rFonts w:hint="eastAsia" w:ascii="宋体" w:hAnsi="宋体" w:eastAsia="宋体" w:cs="宋体"/>
          <w:sz w:val="21"/>
          <w:szCs w:val="21"/>
        </w:rPr>
        <w:t>2、对赌协议规则适用应兼顾管制与自治</w:t>
      </w:r>
      <w:bookmarkEnd w:id="49"/>
    </w:p>
    <w:p w14:paraId="07E583B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r>
        <w:rPr>
          <w:rFonts w:hint="eastAsia" w:ascii="宋体" w:hAnsi="宋体" w:eastAsia="宋体" w:cs="宋体"/>
          <w:sz w:val="21"/>
          <w:szCs w:val="21"/>
        </w:rPr>
        <w:t>在法律适用层面，对赌协议裁判规则以严格的减资程序限制投资方的股权回购，过于倾向债权人保护的价值取向成为沿用定性路径无法回避的现实问题。</w:t>
      </w:r>
    </w:p>
    <w:p w14:paraId="0AFB82C4">
      <w:pPr>
        <w:pageBreakBefore w:val="0"/>
        <w:widowControl/>
        <w:kinsoku/>
        <w:wordWrap/>
        <w:overflowPunct/>
        <w:topLinePunct w:val="0"/>
        <w:autoSpaceDE/>
        <w:autoSpaceDN/>
        <w:bidi w:val="0"/>
        <w:adjustRightInd/>
        <w:spacing w:line="240" w:lineRule="auto"/>
        <w:ind w:firstLine="420" w:firstLineChars="200"/>
        <w:textAlignment w:val="auto"/>
        <w:rPr>
          <w:ins w:id="195" w:author="MZ" w:date="2026-04-10T14:12:59Z"/>
          <w:rFonts w:hint="eastAsia"/>
        </w:rPr>
      </w:pPr>
      <w:commentRangeStart w:id="18"/>
      <w:commentRangeStart w:id="19"/>
      <w:r>
        <w:rPr>
          <w:rFonts w:hint="eastAsia" w:ascii="宋体" w:hAnsi="宋体" w:eastAsia="宋体" w:cs="宋体"/>
          <w:sz w:val="21"/>
          <w:szCs w:val="21"/>
        </w:rPr>
        <w:t>司法积极主义是合同自由的必要补充，</w:t>
      </w:r>
      <w:r>
        <w:rPr>
          <w:rStyle w:val="13"/>
          <w:rFonts w:hint="eastAsia" w:ascii="宋体" w:hAnsi="宋体" w:eastAsia="宋体" w:cs="宋体"/>
          <w:sz w:val="21"/>
          <w:szCs w:val="21"/>
        </w:rPr>
        <w:footnoteReference w:id="57"/>
      </w:r>
      <w:r>
        <w:rPr>
          <w:rFonts w:hint="eastAsia" w:ascii="宋体" w:hAnsi="宋体" w:eastAsia="宋体" w:cs="宋体"/>
          <w:sz w:val="21"/>
          <w:szCs w:val="21"/>
        </w:rPr>
        <w:t>法院对于强制性规则的柔性理解能够矫正法律适用中可能的利益失衡。法院是否认可某项合同创新的关键在于判断规范应赋予宽泛还是狭义的政策内涵，其核心任务应是明确可容忍的偏离范围。</w:t>
      </w:r>
      <w:r>
        <w:rPr>
          <w:rStyle w:val="13"/>
          <w:rFonts w:hint="eastAsia" w:ascii="宋体" w:hAnsi="宋体" w:eastAsia="宋体" w:cs="宋体"/>
          <w:sz w:val="21"/>
          <w:szCs w:val="21"/>
        </w:rPr>
        <w:footnoteReference w:id="58"/>
      </w:r>
      <w:r>
        <w:rPr>
          <w:rFonts w:hint="eastAsia" w:ascii="宋体" w:hAnsi="宋体" w:eastAsia="宋体" w:cs="宋体"/>
          <w:sz w:val="21"/>
          <w:szCs w:val="21"/>
        </w:rPr>
        <w:t>通过对于强制性规则的限缩解释能够避免法律适用的僵化，实现商事自治与债权人保护的妥善平衡。此种裁判路径在司法实践中已有所体现：《九民纪要》出台后，为避免对赌协议出现履行僵局，实务中当事人会通过合同约定的方式明确公司迟延履行付款义务或启动减资程序的违约金。</w:t>
      </w:r>
      <w:r>
        <w:rPr>
          <w:rStyle w:val="13"/>
          <w:rFonts w:hint="eastAsia" w:ascii="宋体" w:hAnsi="宋体" w:eastAsia="宋体" w:cs="宋体"/>
          <w:sz w:val="21"/>
          <w:szCs w:val="21"/>
        </w:rPr>
        <w:footnoteReference w:id="59"/>
      </w:r>
      <w:r>
        <w:rPr>
          <w:rFonts w:hint="eastAsia" w:ascii="宋体" w:hAnsi="宋体" w:eastAsia="宋体" w:cs="宋体"/>
          <w:sz w:val="21"/>
          <w:szCs w:val="21"/>
        </w:rPr>
        <w:t>此类约定并未被《九民纪要》明令禁止，但是，若判令目标公司承担违约责任会导致与履行对赌义务相同的经济效果，由此存在司法裁量权的适用空间。“目的是一切法律的创造者。”若承担违约责任实际上并未削弱公司偿债能力、并不导致债权人利益受损，法院认可当事人约定不失为实现个案实质正义的可行道路。</w:t>
      </w:r>
      <w:r>
        <w:rPr>
          <w:rStyle w:val="13"/>
          <w:rFonts w:hint="eastAsia" w:ascii="宋体" w:hAnsi="宋体" w:eastAsia="宋体" w:cs="宋体"/>
          <w:sz w:val="21"/>
          <w:szCs w:val="21"/>
        </w:rPr>
        <w:footnoteReference w:id="60"/>
      </w:r>
      <w:r>
        <w:rPr>
          <w:rFonts w:hint="eastAsia" w:ascii="宋体" w:hAnsi="宋体" w:eastAsia="宋体" w:cs="宋体"/>
          <w:sz w:val="21"/>
          <w:szCs w:val="21"/>
        </w:rPr>
        <w:t>这一过程中，当事人的合同约定仅为司法介入的形式依据，对于规范目的考量才是法院判决支持的实质理由。在不违反《九民纪要》第5条规范目的的前提下，法院通过支持当事人合同约定的方式避免了该规则的刚性规制，兼顾商事自治与金融创新。</w:t>
      </w:r>
      <w:commentRangeEnd w:id="18"/>
      <w:r>
        <w:commentReference w:id="18"/>
      </w:r>
      <w:commentRangeEnd w:id="19"/>
      <w:r>
        <w:commentReference w:id="19"/>
      </w:r>
      <w:ins w:id="196" w:author="MZ" w:date="2026-04-10T12:35:32Z">
        <w:r>
          <w:rPr>
            <w:rFonts w:hint="eastAsia"/>
          </w:rPr>
          <w:t>由此观之，《公司法解释（征求意</w:t>
        </w:r>
      </w:ins>
      <w:ins w:id="197" w:author="MZ" w:date="2026-04-10T12:35:32Z">
        <w:r>
          <w:rPr>
            <w:rFonts w:hint="eastAsia" w:ascii="宋体" w:hAnsi="宋体" w:eastAsia="宋体" w:cs="宋体"/>
            <w:rPrChange w:id="198" w:author="MZ" w:date="2026-04-10T12:35:45Z">
              <w:rPr>
                <w:rFonts w:hint="eastAsia"/>
              </w:rPr>
            </w:rPrChange>
          </w:rPr>
          <w:t>见稿）》第37条第2款对于</w:t>
        </w:r>
      </w:ins>
      <w:ins w:id="199" w:author="MZ" w:date="2026-04-10T14:12:13Z">
        <w:r>
          <w:rPr>
            <w:rFonts w:hint="eastAsia" w:ascii="宋体" w:hAnsi="宋体" w:eastAsia="宋体" w:cs="宋体"/>
            <w:rPrChange w:id="200" w:author="MZ" w:date="2026-04-10T14:12:13Z">
              <w:rPr>
                <w:rFonts w:hint="eastAsia"/>
              </w:rPr>
            </w:rPrChange>
          </w:rPr>
          <w:t>既有实践探索</w:t>
        </w:r>
      </w:ins>
      <w:ins w:id="201" w:author="MZ" w:date="2026-04-10T12:35:32Z">
        <w:r>
          <w:rPr>
            <w:rFonts w:hint="eastAsia"/>
          </w:rPr>
          <w:t>的否定固然实现了对具有相同经济效果行为的一致评价，但也</w:t>
        </w:r>
      </w:ins>
      <w:ins w:id="202" w:author="MZ" w:date="2026-04-10T14:08:21Z">
        <w:r>
          <w:rPr>
            <w:rFonts w:hint="eastAsia"/>
            <w:lang w:val="en-US" w:eastAsia="zh-CN"/>
          </w:rPr>
          <w:t>忽视了商事实践中可能出现的复杂情形</w:t>
        </w:r>
      </w:ins>
      <w:ins w:id="203" w:author="MZ" w:date="2026-04-10T14:11:12Z">
        <w:r>
          <w:rPr>
            <w:rFonts w:hint="eastAsia"/>
            <w:lang w:val="en-US" w:eastAsia="zh-CN"/>
          </w:rPr>
          <w:t>，</w:t>
        </w:r>
      </w:ins>
      <w:ins w:id="204" w:author="MZ" w:date="2026-04-10T12:35:32Z">
        <w:r>
          <w:rPr>
            <w:rFonts w:hint="eastAsia"/>
          </w:rPr>
          <w:t>进一步压缩了法院在对赌协议纠纷中行使司法裁量权</w:t>
        </w:r>
      </w:ins>
      <w:ins w:id="205" w:author="MZ" w:date="2026-04-10T14:14:41Z">
        <w:r>
          <w:rPr>
            <w:rFonts w:hint="eastAsia"/>
          </w:rPr>
          <w:t>化解履行僵局</w:t>
        </w:r>
      </w:ins>
      <w:ins w:id="206" w:author="MZ" w:date="2026-04-10T12:35:32Z">
        <w:r>
          <w:rPr>
            <w:rFonts w:hint="eastAsia"/>
          </w:rPr>
          <w:t>的空间。</w:t>
        </w:r>
      </w:ins>
      <w:ins w:id="207" w:author="MZ" w:date="2026-04-10T14:13:08Z">
        <w:r>
          <w:rPr>
            <w:rStyle w:val="13"/>
            <w:rFonts w:hint="eastAsia"/>
          </w:rPr>
          <w:footnoteReference w:id="61"/>
        </w:r>
      </w:ins>
    </w:p>
    <w:p w14:paraId="39DA3884">
      <w:pPr>
        <w:pageBreakBefore w:val="0"/>
        <w:widowControl/>
        <w:kinsoku/>
        <w:wordWrap/>
        <w:overflowPunct/>
        <w:topLinePunct w:val="0"/>
        <w:autoSpaceDE/>
        <w:autoSpaceDN/>
        <w:bidi w:val="0"/>
        <w:adjustRightInd/>
        <w:spacing w:line="240" w:lineRule="auto"/>
        <w:ind w:firstLine="420" w:firstLineChars="200"/>
        <w:textAlignment w:val="auto"/>
        <w:rPr>
          <w:del w:id="208" w:author="MZ" w:date="2026-04-10T14:11:37Z"/>
          <w:rFonts w:hint="eastAsia"/>
        </w:rPr>
      </w:pPr>
    </w:p>
    <w:p w14:paraId="6DD446E8">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不容否认的是，我国公司法规则的变迁在很大程度上是在市场主体自发选择的脱法行为基础上改造而成。</w:t>
      </w:r>
      <w:r>
        <w:rPr>
          <w:rStyle w:val="13"/>
          <w:rFonts w:hint="eastAsia" w:ascii="宋体" w:hAnsi="宋体" w:eastAsia="宋体" w:cs="宋体"/>
          <w:sz w:val="21"/>
          <w:szCs w:val="21"/>
        </w:rPr>
        <w:footnoteReference w:id="62"/>
      </w:r>
      <w:r>
        <w:rPr>
          <w:rFonts w:hint="eastAsia" w:ascii="宋体" w:hAnsi="宋体" w:eastAsia="宋体" w:cs="宋体"/>
          <w:sz w:val="21"/>
          <w:szCs w:val="21"/>
        </w:rPr>
        <w:t>在股债融合型融资合同并无妥善规定的情况下，一概否定投资方关于退出机制的创新安排不仅无法实现个案正义，更打破了商事自治与管制之间的互动平衡，不利于裁判规则的发展完善。</w:t>
      </w:r>
    </w:p>
    <w:p w14:paraId="03B12AD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50" w:name="_Toc26360"/>
      <w:bookmarkStart w:id="51" w:name="_Toc11476"/>
      <w:bookmarkStart w:id="52" w:name="_Toc20914"/>
      <w:bookmarkStart w:id="53" w:name="_Toc16481"/>
      <w:r>
        <w:rPr>
          <w:rFonts w:hint="eastAsia" w:ascii="华文楷体" w:hAnsi="华文楷体" w:eastAsia="华文楷体" w:cstheme="minorBidi"/>
          <w:b w:val="0"/>
          <w:bCs w:val="0"/>
          <w:kern w:val="2"/>
          <w:sz w:val="24"/>
          <w:szCs w:val="24"/>
          <w:lang w:val="en-GB" w:eastAsia="zh-CN" w:bidi="ar-SA"/>
        </w:rPr>
        <w:t>（二）</w:t>
      </w:r>
      <w:ins w:id="209" w:author="MZ" w:date="2026-04-10T13:51:32Z">
        <w:r>
          <w:rPr>
            <w:rFonts w:hint="eastAsia" w:ascii="华文楷体" w:hAnsi="华文楷体" w:eastAsia="华文楷体" w:cstheme="minorBidi"/>
            <w:b w:val="0"/>
            <w:bCs w:val="0"/>
            <w:kern w:val="2"/>
            <w:sz w:val="24"/>
            <w:szCs w:val="24"/>
            <w:lang w:val="en-US" w:eastAsia="zh-CN" w:bidi="ar-SA"/>
          </w:rPr>
          <w:t>未来图景</w:t>
        </w:r>
      </w:ins>
      <w:ins w:id="210" w:author="MZ" w:date="2026-04-10T13:02:01Z">
        <w:r>
          <w:rPr>
            <w:rFonts w:hint="eastAsia" w:ascii="华文楷体" w:hAnsi="华文楷体" w:eastAsia="华文楷体" w:cstheme="minorBidi"/>
            <w:b w:val="0"/>
            <w:bCs w:val="0"/>
            <w:kern w:val="2"/>
            <w:sz w:val="24"/>
            <w:szCs w:val="24"/>
            <w:lang w:val="en-GB" w:eastAsia="zh-CN" w:bidi="ar-SA"/>
          </w:rPr>
          <w:t>：</w:t>
        </w:r>
      </w:ins>
      <w:r>
        <w:rPr>
          <w:rFonts w:hint="eastAsia" w:ascii="华文楷体" w:hAnsi="华文楷体" w:eastAsia="华文楷体" w:cstheme="minorBidi"/>
          <w:b w:val="0"/>
          <w:bCs w:val="0"/>
          <w:kern w:val="2"/>
          <w:sz w:val="24"/>
          <w:szCs w:val="24"/>
          <w:lang w:val="en-GB" w:eastAsia="zh-CN" w:bidi="ar-SA"/>
        </w:rPr>
        <w:t>超越定性路径的</w:t>
      </w:r>
      <w:ins w:id="211" w:author="MZ" w:date="2026-04-10T13:02:16Z">
        <w:r>
          <w:rPr>
            <w:rFonts w:hint="eastAsia" w:ascii="华文楷体" w:hAnsi="华文楷体" w:eastAsia="华文楷体" w:cstheme="minorBidi"/>
            <w:b w:val="0"/>
            <w:bCs w:val="0"/>
            <w:kern w:val="2"/>
            <w:sz w:val="24"/>
            <w:szCs w:val="24"/>
            <w:lang w:val="en-GB" w:eastAsia="zh-CN" w:bidi="ar-SA"/>
          </w:rPr>
          <w:t>衡平裁判</w:t>
        </w:r>
      </w:ins>
      <w:ins w:id="212" w:author="MZ" w:date="2026-04-10T13:51:34Z">
        <w:r>
          <w:rPr>
            <w:rFonts w:hint="eastAsia" w:ascii="华文楷体" w:hAnsi="华文楷体" w:eastAsia="华文楷体" w:cstheme="minorBidi"/>
            <w:b w:val="0"/>
            <w:bCs w:val="0"/>
            <w:kern w:val="2"/>
            <w:sz w:val="24"/>
            <w:szCs w:val="24"/>
            <w:lang w:val="en-GB" w:eastAsia="zh-CN" w:bidi="ar-SA"/>
          </w:rPr>
          <w:t>展望</w:t>
        </w:r>
      </w:ins>
      <w:del w:id="213" w:author="MZ" w:date="2026-04-10T13:02:16Z">
        <w:r>
          <w:rPr>
            <w:rFonts w:hint="eastAsia" w:ascii="华文楷体" w:hAnsi="华文楷体" w:eastAsia="华文楷体" w:cstheme="minorBidi"/>
            <w:b w:val="0"/>
            <w:bCs w:val="0"/>
            <w:kern w:val="2"/>
            <w:sz w:val="24"/>
            <w:szCs w:val="24"/>
            <w:lang w:val="en-GB" w:eastAsia="zh-CN" w:bidi="ar-SA"/>
          </w:rPr>
          <w:delText>必然与展望</w:delText>
        </w:r>
        <w:bookmarkEnd w:id="50"/>
        <w:bookmarkEnd w:id="51"/>
        <w:bookmarkEnd w:id="52"/>
        <w:bookmarkEnd w:id="53"/>
      </w:del>
    </w:p>
    <w:p w14:paraId="3EC55DF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4" w:name="_Toc2106"/>
      <w:r>
        <w:rPr>
          <w:rFonts w:hint="eastAsia" w:ascii="宋体" w:hAnsi="宋体" w:eastAsia="宋体" w:cs="宋体"/>
          <w:sz w:val="21"/>
          <w:szCs w:val="21"/>
        </w:rPr>
        <w:t>1、以典型合同调整股债融合型融资存在局限</w:t>
      </w:r>
      <w:bookmarkEnd w:id="54"/>
    </w:p>
    <w:p w14:paraId="34B36B42">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合同定性依赖典型合同提供素材，典型合同藉由合同定性发挥功能，二者互为表里，难以分割。典型合同具有设定依据框架的功能、合同内容形成功能及合同内容合理性的评价标准功能等诸多功能。</w:t>
      </w:r>
      <w:r>
        <w:rPr>
          <w:rStyle w:val="13"/>
          <w:rFonts w:hint="eastAsia" w:ascii="宋体" w:hAnsi="宋体" w:eastAsia="宋体" w:cs="宋体"/>
          <w:sz w:val="21"/>
          <w:szCs w:val="21"/>
        </w:rPr>
        <w:footnoteReference w:id="63"/>
      </w:r>
      <w:r>
        <w:rPr>
          <w:rFonts w:hint="eastAsia" w:ascii="宋体" w:hAnsi="宋体" w:eastAsia="宋体" w:cs="宋体"/>
          <w:sz w:val="21"/>
          <w:szCs w:val="21"/>
        </w:rPr>
        <w:t>这些功能的实现有赖于典型合同规范的完整性与科学性，但是，关于对赌协议的相关规范未尽合理，难以发挥股债融合型融资场景下典型合同的重任。</w:t>
      </w:r>
    </w:p>
    <w:p w14:paraId="62268D3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前端来看，尽管相关规范都试图对对赌协议的范畴予以明确，但其毕竟是以描述性概念的形态呈现，内涵外延不明成为定性过程中不可忽视的前置性障碍。从后端来看，对赌协议规则将股份回购与公司减资关联，借助减资程序下的规制措施实现债权人保护目的，不仅混淆了两者的逻辑关系，而且制造了合同约定与公司程式的矛盾，并非妥当选择。</w:t>
      </w:r>
      <w:r>
        <w:rPr>
          <w:rStyle w:val="13"/>
          <w:rFonts w:hint="eastAsia" w:ascii="宋体" w:hAnsi="宋体" w:eastAsia="宋体" w:cs="宋体"/>
          <w:sz w:val="21"/>
          <w:szCs w:val="21"/>
        </w:rPr>
        <w:footnoteReference w:id="64"/>
      </w:r>
      <w:r>
        <w:rPr>
          <w:rFonts w:hint="eastAsia" w:ascii="宋体" w:hAnsi="宋体" w:eastAsia="宋体" w:cs="宋体"/>
          <w:sz w:val="21"/>
          <w:szCs w:val="21"/>
        </w:rPr>
        <w:t>此外，对赌协议虽为实践中广泛运用、司法机关专门规定的合同类型，但就交易结构而言，对赌协议却呈现“合而不融”的特征，严格来说并非典型的股债融合型融资。具言之，在股债融合的典型交易结构中，股权与债权的特性应呈现此消彼长的关系，其清偿顺位也应介于股与债之间。然而，对赌协议的交易结构却意图兼采二者之长，规避二者之短，有违“利之所在，损之所归”的基本法理。因此，“股债融合论”不应成为资方在投融资关系中兼得债之保障和股之利益的合理说辞。</w:t>
      </w:r>
      <w:r>
        <w:rPr>
          <w:rStyle w:val="13"/>
          <w:rFonts w:hint="eastAsia" w:ascii="宋体" w:hAnsi="宋体" w:eastAsia="宋体" w:cs="宋体"/>
          <w:sz w:val="21"/>
          <w:szCs w:val="21"/>
        </w:rPr>
        <w:footnoteReference w:id="65"/>
      </w:r>
      <w:r>
        <w:rPr>
          <w:rFonts w:hint="eastAsia" w:ascii="宋体" w:hAnsi="宋体" w:eastAsia="宋体" w:cs="宋体"/>
          <w:sz w:val="21"/>
          <w:szCs w:val="21"/>
        </w:rPr>
        <w:t>由于司法对于对赌协议形成的相关规则很大程度上亦为权宜之计，注定无法以其妥善解决真正的股债融合型融资纠纷。</w:t>
      </w:r>
    </w:p>
    <w:p w14:paraId="7C04EA7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进言之，在判断某种交易形态是否属于某种合同类型时，实质是判断能否适用该合同中所内含的特定利益及风险分配规则。</w:t>
      </w:r>
      <w:r>
        <w:rPr>
          <w:rStyle w:val="13"/>
          <w:rFonts w:hint="eastAsia" w:ascii="宋体" w:hAnsi="宋体" w:eastAsia="宋体" w:cs="宋体"/>
          <w:sz w:val="21"/>
          <w:szCs w:val="21"/>
        </w:rPr>
        <w:footnoteReference w:id="66"/>
      </w:r>
      <w:r>
        <w:rPr>
          <w:rFonts w:hint="eastAsia" w:ascii="宋体" w:hAnsi="宋体" w:eastAsia="宋体" w:cs="宋体"/>
          <w:sz w:val="21"/>
          <w:szCs w:val="21"/>
        </w:rPr>
        <w:t>但是，在金融创新的浪潮之下，实践中大量的股债融合型融资将以无名合同的状态出现，其所呈现的个性化约定天然与典型合同所应具备的标准化规则相悖。而将所有现实合同类型都作为典型合同予以规定，不仅不现实，且容易滋生合同性质决定的混乱。</w:t>
      </w:r>
      <w:r>
        <w:rPr>
          <w:rStyle w:val="13"/>
          <w:rFonts w:hint="eastAsia" w:ascii="宋体" w:hAnsi="宋体" w:eastAsia="宋体" w:cs="宋体"/>
          <w:sz w:val="21"/>
          <w:szCs w:val="21"/>
        </w:rPr>
        <w:footnoteReference w:id="67"/>
      </w:r>
      <w:r>
        <w:rPr>
          <w:rFonts w:hint="eastAsia" w:ascii="宋体" w:hAnsi="宋体" w:eastAsia="宋体" w:cs="宋体"/>
          <w:sz w:val="21"/>
          <w:szCs w:val="21"/>
        </w:rPr>
        <w:t>不仅如此，由于法院定性与实际合同样貌未尽相同，法院囿于法条往往无法作出最妥适之裁量判断，</w:t>
      </w:r>
      <w:r>
        <w:rPr>
          <w:rStyle w:val="13"/>
          <w:rFonts w:hint="eastAsia" w:ascii="宋体" w:hAnsi="宋体" w:eastAsia="宋体" w:cs="宋体"/>
          <w:sz w:val="21"/>
          <w:szCs w:val="21"/>
        </w:rPr>
        <w:footnoteReference w:id="68"/>
      </w:r>
      <w:r>
        <w:rPr>
          <w:rFonts w:hint="eastAsia" w:ascii="宋体" w:hAnsi="宋体" w:eastAsia="宋体" w:cs="宋体"/>
          <w:sz w:val="21"/>
          <w:szCs w:val="21"/>
        </w:rPr>
        <w:t>明股实债与对赌协议定性之争的乱象可谓前鉴。</w:t>
      </w:r>
      <w:del w:id="214" w:author="MZ" w:date="2026-04-10T14:20:03Z">
        <w:r>
          <w:rPr>
            <w:rFonts w:hint="default" w:ascii="宋体" w:hAnsi="宋体" w:eastAsia="宋体" w:cs="宋体"/>
            <w:sz w:val="21"/>
            <w:szCs w:val="21"/>
            <w:lang w:val="en-US"/>
          </w:rPr>
          <w:delText>一言以蔽之</w:delText>
        </w:r>
      </w:del>
      <w:ins w:id="215" w:author="MZ" w:date="2026-04-10T14:20:06Z">
        <w:r>
          <w:rPr>
            <w:rFonts w:hint="eastAsia" w:ascii="宋体" w:hAnsi="宋体" w:eastAsia="宋体" w:cs="宋体"/>
            <w:sz w:val="21"/>
            <w:szCs w:val="21"/>
            <w:lang w:val="en-US" w:eastAsia="zh-CN"/>
          </w:rPr>
          <w:t>可见</w:t>
        </w:r>
      </w:ins>
      <w:r>
        <w:rPr>
          <w:rFonts w:hint="eastAsia" w:ascii="宋体" w:hAnsi="宋体" w:eastAsia="宋体" w:cs="宋体"/>
          <w:sz w:val="21"/>
          <w:szCs w:val="21"/>
        </w:rPr>
        <w:t>，合同类型有限而金融创新无穷，司法</w:t>
      </w:r>
      <w:ins w:id="216" w:author="MZ" w:date="2026-04-10T14:20:14Z">
        <w:r>
          <w:rPr>
            <w:rFonts w:hint="eastAsia" w:ascii="宋体" w:hAnsi="宋体" w:eastAsia="宋体" w:cs="宋体"/>
            <w:sz w:val="21"/>
            <w:szCs w:val="21"/>
            <w:lang w:val="en-US" w:eastAsia="zh-CN"/>
          </w:rPr>
          <w:t>裁判</w:t>
        </w:r>
      </w:ins>
      <w:r>
        <w:rPr>
          <w:rFonts w:hint="eastAsia" w:ascii="宋体" w:hAnsi="宋体" w:eastAsia="宋体" w:cs="宋体"/>
          <w:sz w:val="21"/>
          <w:szCs w:val="21"/>
        </w:rPr>
        <w:t>以亦步亦趋的态度对其一一定性的尝试注定徒劳无功。</w:t>
      </w:r>
    </w:p>
    <w:p w14:paraId="63A4F0B6">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5" w:name="_Toc26718"/>
      <w:bookmarkStart w:id="56" w:name="_Toc2114"/>
      <w:bookmarkStart w:id="57" w:name="_Toc22644"/>
      <w:bookmarkStart w:id="58" w:name="_Toc5115"/>
      <w:r>
        <w:rPr>
          <w:rFonts w:hint="eastAsia" w:ascii="宋体" w:hAnsi="宋体" w:eastAsia="宋体" w:cs="宋体"/>
          <w:sz w:val="21"/>
          <w:szCs w:val="21"/>
        </w:rPr>
        <w:t>2. 股债融合型融资裁判中利益衡量的可能展望</w:t>
      </w:r>
      <w:bookmarkEnd w:id="55"/>
      <w:bookmarkEnd w:id="56"/>
      <w:bookmarkEnd w:id="57"/>
      <w:bookmarkEnd w:id="58"/>
    </w:p>
    <w:p w14:paraId="49B3699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商业活动具有“连续性交易”特征，在面对纠纷时要面对更加多元化的主体之间的利益平衡。</w:t>
      </w:r>
      <w:r>
        <w:rPr>
          <w:rStyle w:val="13"/>
          <w:rFonts w:hint="eastAsia" w:ascii="宋体" w:hAnsi="宋体" w:eastAsia="宋体" w:cs="宋体"/>
          <w:sz w:val="21"/>
          <w:szCs w:val="21"/>
        </w:rPr>
        <w:footnoteReference w:id="69"/>
      </w:r>
      <w:r>
        <w:rPr>
          <w:rFonts w:hint="eastAsia" w:ascii="宋体" w:hAnsi="宋体" w:eastAsia="宋体" w:cs="宋体"/>
          <w:sz w:val="21"/>
          <w:szCs w:val="21"/>
        </w:rPr>
        <w:t>面对股债融合型融资合同的复杂案情，定性路径的粗糙处理显然无法回应其中的利益冲突现实，超越定性路径成为司法裁判的必然选择。</w:t>
      </w:r>
    </w:p>
    <w:p w14:paraId="02E64F7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公司法中债权人保护的价值目标在“与公司对赌”的场景下不再单一和纯粹，而是与股东之间的利益冲突交织在一起。</w:t>
      </w:r>
      <w:r>
        <w:rPr>
          <w:rStyle w:val="13"/>
          <w:rFonts w:hint="eastAsia" w:ascii="宋体" w:hAnsi="宋体" w:eastAsia="宋体" w:cs="宋体"/>
          <w:sz w:val="21"/>
          <w:szCs w:val="21"/>
        </w:rPr>
        <w:footnoteReference w:id="70"/>
      </w:r>
      <w:r>
        <w:rPr>
          <w:rFonts w:hint="eastAsia" w:ascii="宋体" w:hAnsi="宋体" w:eastAsia="宋体" w:cs="宋体"/>
          <w:sz w:val="21"/>
          <w:szCs w:val="21"/>
        </w:rPr>
        <w:t>法院在审理相关案件时并非没有意识到这一点，但由于对定性的路径依赖，本应在法律适用阶段开展的利益衡量被前移至定性阶段进行。由此，定性过程中法院未必会严格地进行意思表示解释与涵摄作业，反而会掺杂诸多与之无关的利益衡量因素。例如，在股债性质认定过程中，有法院基于投资方依据政策注资以纾解企业临时经营困境、助力企业发展的行为，将其认定为债权投资。</w:t>
      </w:r>
      <w:r>
        <w:rPr>
          <w:rStyle w:val="13"/>
          <w:rFonts w:hint="eastAsia" w:ascii="宋体" w:hAnsi="宋体" w:eastAsia="宋体" w:cs="宋体"/>
          <w:sz w:val="21"/>
          <w:szCs w:val="21"/>
        </w:rPr>
        <w:footnoteReference w:id="71"/>
      </w:r>
      <w:r>
        <w:rPr>
          <w:rFonts w:hint="eastAsia" w:ascii="宋体" w:hAnsi="宋体" w:eastAsia="宋体" w:cs="宋体"/>
          <w:sz w:val="21"/>
          <w:szCs w:val="21"/>
        </w:rPr>
        <w:t>亦有法院考量案涉投资的背景，认定投资款项系“直投资金”，使用不以盈利为目的，投资者仅为名义上的股东。</w:t>
      </w:r>
      <w:r>
        <w:rPr>
          <w:rStyle w:val="13"/>
          <w:rFonts w:hint="eastAsia" w:ascii="宋体" w:hAnsi="宋体" w:eastAsia="宋体" w:cs="宋体"/>
          <w:sz w:val="21"/>
          <w:szCs w:val="21"/>
        </w:rPr>
        <w:footnoteReference w:id="72"/>
      </w:r>
      <w:r>
        <w:rPr>
          <w:rFonts w:hint="eastAsia" w:ascii="宋体" w:hAnsi="宋体" w:eastAsia="宋体" w:cs="宋体"/>
          <w:sz w:val="21"/>
          <w:szCs w:val="21"/>
        </w:rPr>
        <w:t>究其根源，此类判决暗含法院对投资方政策性投资的特殊考量。基于维护公共利益的价值取向作出有利于投资方的裁判本无可厚非，但法院需要借助利益衡量方法对公共利益的内涵进行充分阐述。</w:t>
      </w:r>
      <w:r>
        <w:rPr>
          <w:rStyle w:val="13"/>
          <w:rFonts w:hint="eastAsia" w:ascii="宋体" w:hAnsi="宋体" w:eastAsia="宋体" w:cs="宋体"/>
          <w:sz w:val="21"/>
          <w:szCs w:val="21"/>
        </w:rPr>
        <w:footnoteReference w:id="73"/>
      </w:r>
      <w:r>
        <w:rPr>
          <w:rFonts w:hint="eastAsia" w:ascii="宋体" w:hAnsi="宋体" w:eastAsia="宋体" w:cs="宋体"/>
          <w:sz w:val="21"/>
          <w:szCs w:val="21"/>
        </w:rPr>
        <w:t>这一过程不应被遮蔽于合同定性之后，否则有逃避论证义务之嫌，亦有悖于合同定性的功能本质。进言之，尽管利益衡量前置化的做法会参酌个案具体情势，但由于定性后的法律适用仍局限于或股或债的框架内，法院只能以近乎“全有全无”的方式作出裁判，既限制了利益衡量工具的功能发挥，亦难以实现纠纷的衡平解决。</w:t>
      </w:r>
    </w:p>
    <w:p w14:paraId="5882ABD8">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vertAlign w:val="superscript"/>
        </w:rPr>
      </w:pPr>
      <w:r>
        <w:rPr>
          <w:rFonts w:hint="eastAsia" w:ascii="宋体" w:hAnsi="宋体" w:eastAsia="宋体" w:cs="宋体"/>
          <w:sz w:val="21"/>
          <w:szCs w:val="21"/>
        </w:rPr>
        <w:t>对于对赌协议等股债融合纠纷的处理而言，相较于规范上借道减资刚性规制的漏洞填补方式，在个案中司法更应该围绕公司偿债能力这一核心问题理性全面评估回购所产生的效果。《九民纪要》出台前即有学者指出，司法实践中的债权人保护考量存在以抽象替代具体的误区，表现为法院通常甚少考察是否真实存在受损害的债权人，只是以抽象的“债权人利益”乃至“公司利益”作为否定诸如股权回购等义务的主要理由。</w:t>
      </w:r>
      <w:r>
        <w:rPr>
          <w:rStyle w:val="13"/>
          <w:rFonts w:hint="eastAsia" w:ascii="宋体" w:hAnsi="宋体" w:eastAsia="宋体" w:cs="宋体"/>
          <w:sz w:val="21"/>
          <w:szCs w:val="21"/>
        </w:rPr>
        <w:footnoteReference w:id="74"/>
      </w:r>
      <w:r>
        <w:rPr>
          <w:rFonts w:hint="eastAsia" w:ascii="宋体" w:hAnsi="宋体" w:eastAsia="宋体" w:cs="宋体"/>
          <w:sz w:val="21"/>
          <w:szCs w:val="21"/>
        </w:rPr>
        <w:t>《九民纪要》及《公司法解释（征求意见稿）》相关规则无疑是这一形式主义裁判倾向的进一步强化，严格的债权人保护程序使得投资方顺利退出几成奢望。为缓和规范之严苛，法官在裁判过程中应当具体化分析交易对公司资本产生的变动效果是否造成公司必要留存资金不足、债权人利益受损，以及是否足以暂时阻却合同履行。</w:t>
      </w:r>
      <w:r>
        <w:rPr>
          <w:rStyle w:val="13"/>
          <w:rFonts w:hint="eastAsia" w:ascii="宋体" w:hAnsi="宋体" w:eastAsia="宋体" w:cs="宋体"/>
          <w:sz w:val="21"/>
          <w:szCs w:val="21"/>
        </w:rPr>
        <w:footnoteReference w:id="75"/>
      </w:r>
      <w:r>
        <w:rPr>
          <w:rFonts w:hint="eastAsia" w:ascii="宋体" w:hAnsi="宋体" w:eastAsia="宋体" w:cs="宋体"/>
          <w:sz w:val="21"/>
          <w:szCs w:val="21"/>
        </w:rPr>
        <w:t>此种实质妥当性的追求只能藉个案的利益衡量实现个案正义，</w:t>
      </w:r>
      <w:r>
        <w:rPr>
          <w:rStyle w:val="13"/>
          <w:rFonts w:hint="eastAsia" w:ascii="宋体" w:hAnsi="宋体" w:eastAsia="宋体" w:cs="宋体"/>
          <w:sz w:val="21"/>
          <w:szCs w:val="21"/>
        </w:rPr>
        <w:footnoteReference w:id="76"/>
      </w:r>
      <w:r>
        <w:rPr>
          <w:rFonts w:hint="eastAsia" w:ascii="宋体" w:hAnsi="宋体" w:eastAsia="宋体" w:cs="宋体"/>
          <w:sz w:val="21"/>
          <w:szCs w:val="21"/>
        </w:rPr>
        <w:t>法官必须在形式正义与实质正义之间反复流转，做出取舍，定性路径为此提供的空间显然极为有限。作为纠纷的最后裁判者，法官</w:t>
      </w:r>
      <w:r>
        <w:rPr>
          <w:rStyle w:val="13"/>
          <w:rFonts w:hint="eastAsia" w:ascii="宋体" w:hAnsi="宋体" w:eastAsia="宋体" w:cs="宋体"/>
          <w:sz w:val="21"/>
          <w:szCs w:val="21"/>
          <w:vertAlign w:val="baseline"/>
        </w:rPr>
        <w:t>应避免对法律关系属性过于执着的探求，转而更多关注和发现隐藏在合同中的真实利益</w:t>
      </w:r>
      <w:r>
        <w:rPr>
          <w:rFonts w:hint="eastAsia" w:ascii="宋体" w:hAnsi="宋体" w:eastAsia="宋体" w:cs="宋体"/>
          <w:sz w:val="21"/>
          <w:szCs w:val="21"/>
        </w:rPr>
        <w:t>。</w:t>
      </w:r>
      <w:r>
        <w:rPr>
          <w:rStyle w:val="13"/>
          <w:rFonts w:hint="eastAsia" w:ascii="宋体" w:hAnsi="宋体" w:eastAsia="宋体" w:cs="宋体"/>
          <w:sz w:val="21"/>
          <w:szCs w:val="21"/>
        </w:rPr>
        <w:footnoteReference w:id="77"/>
      </w:r>
      <w:r>
        <w:rPr>
          <w:rFonts w:hint="eastAsia" w:ascii="宋体" w:hAnsi="宋体" w:eastAsia="宋体" w:cs="宋体"/>
          <w:sz w:val="21"/>
          <w:szCs w:val="21"/>
        </w:rPr>
        <w:t>如何在商业逻辑的驱动之下构建利益衡量的方法论仍有赖于学界的智识与实务界的创见，其中，对于定性路径的超越显然是破题的第一步。</w:t>
      </w:r>
    </w:p>
    <w:p w14:paraId="280758BC">
      <w:pPr>
        <w:rPr>
          <w:rFonts w:hint="eastAsia" w:ascii="黑体" w:hAnsi="黑体" w:eastAsia="黑体"/>
          <w:sz w:val="28"/>
          <w:szCs w:val="28"/>
        </w:rPr>
      </w:pPr>
      <w:bookmarkStart w:id="59" w:name="_Toc16042"/>
      <w:bookmarkStart w:id="60" w:name="_Toc9281"/>
      <w:bookmarkStart w:id="61" w:name="_Toc15553"/>
      <w:bookmarkStart w:id="62" w:name="_Toc16443"/>
      <w:bookmarkStart w:id="63" w:name="_Toc18772"/>
      <w:bookmarkStart w:id="64" w:name="_Toc8626"/>
      <w:r>
        <w:rPr>
          <w:rFonts w:hint="eastAsia" w:ascii="黑体" w:hAnsi="黑体" w:eastAsia="黑体"/>
          <w:sz w:val="28"/>
          <w:szCs w:val="28"/>
        </w:rPr>
        <w:t>结</w:t>
      </w:r>
      <w:bookmarkEnd w:id="59"/>
      <w:bookmarkEnd w:id="60"/>
      <w:bookmarkEnd w:id="61"/>
      <w:bookmarkEnd w:id="62"/>
      <w:r>
        <w:rPr>
          <w:rFonts w:hint="eastAsia" w:ascii="黑体" w:hAnsi="黑体" w:eastAsia="黑体"/>
          <w:sz w:val="28"/>
          <w:szCs w:val="28"/>
        </w:rPr>
        <w:t>语</w:t>
      </w:r>
      <w:bookmarkEnd w:id="63"/>
      <w:bookmarkEnd w:id="64"/>
    </w:p>
    <w:p w14:paraId="3CE3F7E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股债融合纠纷频发折射出合同与组织的双重失序。</w:t>
      </w:r>
      <w:r>
        <w:rPr>
          <w:rStyle w:val="13"/>
          <w:rFonts w:hint="eastAsia" w:ascii="宋体" w:hAnsi="宋体" w:eastAsia="宋体" w:cs="宋体"/>
          <w:sz w:val="21"/>
          <w:szCs w:val="21"/>
        </w:rPr>
        <w:footnoteReference w:id="78"/>
      </w:r>
      <w:r>
        <w:rPr>
          <w:rFonts w:hint="eastAsia" w:ascii="宋体" w:hAnsi="宋体" w:eastAsia="宋体" w:cs="宋体"/>
          <w:sz w:val="21"/>
          <w:szCs w:val="21"/>
        </w:rPr>
        <w:t>投资者以合同方式实现风险收益和治理机制的再分配，不断冲击着组织框架下的公司资本和公司治理制度。本文从对赌协议与明股实债难以区分的实践困境出发，由表及里地对定性路径作出检讨，主张以对赌协议统摄股债融合型融资合同，以矫正定性路径导致的问题失焦。这一方案尝试在目前的规范体系内弥合法之安定性与正义性，但问题的根本解决仍需立法作出价值判断和政策选择，回应股债融合对于公司资本、公司治理乃至公司本质的挑战。长远来看，依赖于定性路径的商事审判不仅遮蔽了纠纷各方实质的利益冲突，更无法稳定投融资活动的商业预期，不能适应金融创新的现实情况，应当予以摒弃。在司法解释拟进一步规范对赌协议裁判的背景下，如何以衡平的方式妥善处理纠纷以实现个案正义，进而保持裁判规则与商业实践良性互动，仍极大地考验法官的智慧，亦有待学界的进一步思考，对于定性路径的检讨与完善有望为此提供更为广阔的视野。</w:t>
      </w:r>
    </w:p>
    <w:p w14:paraId="10AAC120">
      <w:pPr>
        <w:pageBreakBefore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4-10T11:07:10Z" w:initials="z">
    <w:p w14:paraId="4072C7C0">
      <w:pPr>
        <w:pStyle w:val="3"/>
        <w:rPr>
          <w:rFonts w:hint="default" w:eastAsiaTheme="minorEastAsia"/>
          <w:lang w:val="en-US" w:eastAsia="zh-CN"/>
        </w:rPr>
      </w:pPr>
      <w:r>
        <w:rPr>
          <w:rFonts w:hint="eastAsia"/>
          <w:lang w:val="en-US" w:eastAsia="zh-CN"/>
        </w:rPr>
        <w:t>可增加几个案例判决书佐证</w:t>
      </w:r>
    </w:p>
  </w:comment>
  <w:comment w:id="1" w:author="MZ" w:date="2026-04-10T12:31:48Z" w:initials="l">
    <w:p w14:paraId="120E5C1A">
      <w:pPr>
        <w:pStyle w:val="3"/>
        <w:rPr>
          <w:rFonts w:hint="default" w:eastAsiaTheme="minorEastAsia"/>
          <w:lang w:val="en-US" w:eastAsia="zh-CN"/>
        </w:rPr>
      </w:pPr>
      <w:r>
        <w:rPr>
          <w:rFonts w:hint="eastAsia"/>
          <w:lang w:val="en-US" w:eastAsia="zh-CN"/>
        </w:rPr>
        <w:t>已经于脚注中增加此类司法裁判的参考判例。</w:t>
      </w:r>
    </w:p>
    <w:p w14:paraId="39993D91">
      <w:pPr>
        <w:pStyle w:val="3"/>
      </w:pPr>
    </w:p>
  </w:comment>
  <w:comment w:id="2" w:author="研究生学报" w:date="2026-04-10T11:07:38Z" w:initials="z">
    <w:p w14:paraId="08F44391">
      <w:pPr>
        <w:pStyle w:val="3"/>
        <w:rPr>
          <w:rFonts w:hint="default" w:eastAsiaTheme="minorEastAsia"/>
          <w:lang w:val="en-US" w:eastAsia="zh-CN"/>
        </w:rPr>
      </w:pPr>
      <w:r>
        <w:rPr>
          <w:rFonts w:hint="eastAsia"/>
          <w:lang w:val="en-US" w:eastAsia="zh-CN"/>
        </w:rPr>
        <w:t>举例最好引注增加判决书</w:t>
      </w:r>
    </w:p>
  </w:comment>
  <w:comment w:id="3" w:author="MZ" w:date="2026-04-10T12:20:47Z" w:initials="l">
    <w:p w14:paraId="697771CE">
      <w:pPr>
        <w:pStyle w:val="3"/>
        <w:rPr>
          <w:rFonts w:hint="default" w:eastAsiaTheme="minorEastAsia"/>
          <w:lang w:val="en-US" w:eastAsia="zh-CN"/>
        </w:rPr>
      </w:pPr>
      <w:r>
        <w:rPr>
          <w:rFonts w:hint="eastAsia"/>
          <w:lang w:val="en-US" w:eastAsia="zh-CN"/>
        </w:rPr>
        <w:t>已经于脚注中增加此类司法裁判的规范依据和参考判例。</w:t>
      </w:r>
    </w:p>
  </w:comment>
  <w:comment w:id="4" w:author="研究生学报" w:date="2026-04-10T11:08:27Z" w:initials="z">
    <w:p w14:paraId="1D56EF2D">
      <w:pPr>
        <w:pStyle w:val="3"/>
        <w:rPr>
          <w:rFonts w:hint="default" w:eastAsiaTheme="minorEastAsia"/>
          <w:lang w:val="en-US" w:eastAsia="zh-CN"/>
        </w:rPr>
      </w:pPr>
      <w:r>
        <w:rPr>
          <w:rFonts w:hint="eastAsia"/>
          <w:lang w:val="en-US" w:eastAsia="zh-CN"/>
        </w:rPr>
        <w:t>若非直接引用，脚注应用参见</w:t>
      </w:r>
    </w:p>
  </w:comment>
  <w:comment w:id="5" w:author="MZ" w:date="2026-04-10T12:19:33Z" w:initials="l">
    <w:p w14:paraId="45AC5346">
      <w:pPr>
        <w:pStyle w:val="3"/>
        <w:rPr>
          <w:rFonts w:hint="default"/>
          <w:lang w:val="en-US" w:eastAsia="zh-CN"/>
        </w:rPr>
      </w:pPr>
      <w:r>
        <w:rPr>
          <w:rFonts w:hint="eastAsia"/>
          <w:lang w:val="en-US" w:eastAsia="zh-CN"/>
        </w:rPr>
        <w:t>本句为直接引用内容，见李安安：《股债融合论: 公司法贯通式改革的一个解释框架》，载《环球法律评论》2019年第4期，第39页。</w:t>
      </w:r>
    </w:p>
  </w:comment>
  <w:comment w:id="6" w:author="研究生学报" w:date="2026-04-10T11:14:20Z" w:initials="z">
    <w:p w14:paraId="024C1F65">
      <w:pPr>
        <w:pStyle w:val="3"/>
        <w:rPr>
          <w:rFonts w:hint="default" w:eastAsiaTheme="minorEastAsia"/>
          <w:lang w:val="en-US" w:eastAsia="zh-CN"/>
        </w:rPr>
      </w:pPr>
      <w:r>
        <w:rPr>
          <w:rFonts w:hint="eastAsia"/>
          <w:lang w:val="en-US" w:eastAsia="zh-CN"/>
        </w:rPr>
        <w:t>这里提到基金投资模式，实际上是一种类比，应体现出来</w:t>
      </w:r>
    </w:p>
  </w:comment>
  <w:comment w:id="7" w:author="MZ" w:date="2026-04-10T14:24:41Z" w:initials="l">
    <w:p w14:paraId="1EC7ABBA">
      <w:pPr>
        <w:pStyle w:val="3"/>
        <w:rPr>
          <w:rFonts w:hint="default" w:eastAsiaTheme="minorEastAsia"/>
          <w:lang w:val="en-US" w:eastAsia="zh-CN"/>
        </w:rPr>
      </w:pPr>
      <w:r>
        <w:rPr>
          <w:rFonts w:hint="eastAsia"/>
          <w:lang w:val="en-US" w:eastAsia="zh-CN"/>
        </w:rPr>
        <w:t>已经予以修改。</w:t>
      </w:r>
    </w:p>
  </w:comment>
  <w:comment w:id="8" w:author="研究生学报" w:date="2026-04-10T11:31:07Z" w:initials="z">
    <w:p w14:paraId="0B9D1FC9">
      <w:pPr>
        <w:pStyle w:val="3"/>
        <w:rPr>
          <w:rFonts w:hint="default" w:eastAsiaTheme="minorEastAsia"/>
          <w:lang w:val="en-US" w:eastAsia="zh-CN"/>
        </w:rPr>
      </w:pPr>
      <w:r>
        <w:rPr>
          <w:rFonts w:hint="eastAsia"/>
          <w:lang w:val="en-US" w:eastAsia="zh-CN"/>
        </w:rPr>
        <w:t>合同目的属于动机，是否为通说？</w:t>
      </w:r>
    </w:p>
  </w:comment>
  <w:comment w:id="9" w:author="MZ" w:date="2026-04-10T13:42:46Z" w:initials="l">
    <w:p w14:paraId="5E3C947C">
      <w:pPr>
        <w:pStyle w:val="3"/>
        <w:rPr>
          <w:rFonts w:hint="default" w:eastAsiaTheme="minorEastAsia"/>
          <w:lang w:val="en-US" w:eastAsia="zh-CN"/>
        </w:rPr>
      </w:pPr>
      <w:r>
        <w:rPr>
          <w:rFonts w:hint="eastAsia"/>
          <w:lang w:val="en-US" w:eastAsia="zh-CN"/>
        </w:rPr>
        <w:t>已经对与文章中心无关的少数说表述予以修改。</w:t>
      </w:r>
    </w:p>
  </w:comment>
  <w:comment w:id="10" w:author="研究生学报" w:date="2026-04-10T11:32:08Z" w:initials="z">
    <w:p w14:paraId="08C9867C">
      <w:pPr>
        <w:pStyle w:val="3"/>
        <w:rPr>
          <w:rFonts w:hint="default" w:eastAsiaTheme="minorEastAsia"/>
          <w:lang w:val="en-US" w:eastAsia="zh-CN"/>
        </w:rPr>
      </w:pPr>
      <w:r>
        <w:rPr>
          <w:rFonts w:hint="eastAsia"/>
          <w:lang w:val="en-US" w:eastAsia="zh-CN"/>
        </w:rPr>
        <w:t>是否有文献支持该观点？若有，需在脚注里体现</w:t>
      </w:r>
    </w:p>
  </w:comment>
  <w:comment w:id="11" w:author="MZ" w:date="2026-04-10T13:43:15Z" w:initials="l">
    <w:p w14:paraId="5C5D5008">
      <w:pPr>
        <w:pStyle w:val="3"/>
        <w:rPr>
          <w:rFonts w:hint="default" w:eastAsiaTheme="minorEastAsia"/>
          <w:lang w:val="en-US" w:eastAsia="zh-CN"/>
        </w:rPr>
      </w:pPr>
      <w:r>
        <w:rPr>
          <w:rFonts w:hint="eastAsia"/>
          <w:lang w:val="en-US" w:eastAsia="zh-CN"/>
        </w:rPr>
        <w:t>已经增加。</w:t>
      </w:r>
    </w:p>
  </w:comment>
  <w:comment w:id="12" w:author="研究生学报" w:date="2026-04-10T11:41:59Z" w:initials="z">
    <w:p w14:paraId="4C912170">
      <w:pPr>
        <w:pStyle w:val="3"/>
        <w:rPr>
          <w:rFonts w:hint="default" w:eastAsiaTheme="minorEastAsia"/>
          <w:lang w:val="en-US" w:eastAsia="zh-CN"/>
        </w:rPr>
      </w:pPr>
      <w:r>
        <w:rPr>
          <w:rFonts w:hint="eastAsia"/>
          <w:lang w:val="en-US" w:eastAsia="zh-CN"/>
        </w:rPr>
        <w:t>含义不清楚</w:t>
      </w:r>
    </w:p>
  </w:comment>
  <w:comment w:id="13" w:author="MZ" w:date="2026-04-10T14:24:10Z" w:initials="l">
    <w:p w14:paraId="3CF250C7">
      <w:pPr>
        <w:pStyle w:val="3"/>
        <w:rPr>
          <w:rFonts w:hint="default" w:eastAsiaTheme="minorEastAsia"/>
          <w:lang w:val="en-US" w:eastAsia="zh-CN"/>
        </w:rPr>
      </w:pPr>
      <w:r>
        <w:rPr>
          <w:rFonts w:hint="eastAsia"/>
          <w:lang w:val="en-US" w:eastAsia="zh-CN"/>
        </w:rPr>
        <w:t>已经予以修改</w:t>
      </w:r>
    </w:p>
  </w:comment>
  <w:comment w:id="14" w:author="研究生学报" w:date="2026-04-10T11:55:19Z" w:initials="z">
    <w:p w14:paraId="0D0ECA53">
      <w:pPr>
        <w:pStyle w:val="3"/>
        <w:rPr>
          <w:rFonts w:hint="eastAsia"/>
          <w:lang w:val="en-US" w:eastAsia="zh-CN"/>
        </w:rPr>
      </w:pPr>
      <w:r>
        <w:rPr>
          <w:rFonts w:hint="eastAsia"/>
          <w:lang w:val="en-US" w:eastAsia="zh-CN"/>
        </w:rPr>
        <w:t>这里最好加上一些阶段提示词，让读者能够第一时间捕捉到你的论证逻辑，例如，</w:t>
      </w:r>
    </w:p>
    <w:p w14:paraId="6EFEEAE4">
      <w:pPr>
        <w:pStyle w:val="3"/>
        <w:numPr>
          <w:ilvl w:val="0"/>
          <w:numId w:val="1"/>
        </w:numPr>
        <w:rPr>
          <w:rFonts w:hint="eastAsia" w:ascii="华文楷体" w:hAnsi="华文楷体" w:eastAsia="华文楷体" w:cstheme="minorBidi"/>
          <w:b w:val="0"/>
          <w:bCs w:val="0"/>
          <w:kern w:val="2"/>
          <w:sz w:val="24"/>
          <w:szCs w:val="24"/>
          <w:lang w:val="en-GB" w:eastAsia="zh-CN" w:bidi="ar-SA"/>
        </w:rPr>
      </w:pPr>
      <w:r>
        <w:rPr>
          <w:rFonts w:hint="eastAsia" w:ascii="华文楷体" w:hAnsi="华文楷体" w:eastAsia="华文楷体" w:cstheme="minorBidi"/>
          <w:b w:val="0"/>
          <w:bCs w:val="0"/>
          <w:kern w:val="2"/>
          <w:sz w:val="24"/>
          <w:szCs w:val="24"/>
          <w:lang w:val="en-US" w:eastAsia="zh-CN" w:bidi="ar-SA"/>
        </w:rPr>
        <w:t>短期应对：</w:t>
      </w:r>
      <w:r>
        <w:rPr>
          <w:rFonts w:hint="eastAsia" w:ascii="华文楷体" w:hAnsi="华文楷体" w:eastAsia="华文楷体" w:cstheme="minorBidi"/>
          <w:b w:val="0"/>
          <w:bCs w:val="0"/>
          <w:kern w:val="2"/>
          <w:sz w:val="24"/>
          <w:szCs w:val="24"/>
          <w:lang w:val="en-GB" w:eastAsia="zh-CN" w:bidi="ar-SA"/>
        </w:rPr>
        <w:t>沿用定性路径现实下的完善可能</w:t>
      </w:r>
    </w:p>
    <w:p w14:paraId="55993731">
      <w:pPr>
        <w:pStyle w:val="3"/>
        <w:numPr>
          <w:ilvl w:val="0"/>
          <w:numId w:val="1"/>
        </w:numPr>
        <w:rPr>
          <w:rFonts w:hint="default" w:ascii="华文楷体" w:hAnsi="华文楷体" w:eastAsia="华文楷体" w:cstheme="minorBidi"/>
          <w:b w:val="0"/>
          <w:bCs w:val="0"/>
          <w:kern w:val="2"/>
          <w:sz w:val="24"/>
          <w:szCs w:val="24"/>
          <w:lang w:val="en-US" w:eastAsia="zh-CN" w:bidi="ar-SA"/>
        </w:rPr>
      </w:pPr>
      <w:r>
        <w:rPr>
          <w:rFonts w:hint="eastAsia" w:ascii="华文楷体" w:hAnsi="华文楷体" w:eastAsia="华文楷体" w:cstheme="minorBidi"/>
          <w:b w:val="0"/>
          <w:bCs w:val="0"/>
          <w:kern w:val="2"/>
          <w:sz w:val="24"/>
          <w:szCs w:val="24"/>
          <w:lang w:val="en-US" w:eastAsia="zh-CN" w:bidi="ar-SA"/>
        </w:rPr>
        <w:t>长期展望：超越定性的衡平裁判</w:t>
      </w:r>
    </w:p>
  </w:comment>
  <w:comment w:id="15" w:author="MZ" w:date="2026-04-10T14:23:32Z" w:initials="l">
    <w:p w14:paraId="23D43F93">
      <w:pPr>
        <w:pStyle w:val="3"/>
        <w:rPr>
          <w:rFonts w:hint="default" w:eastAsiaTheme="minorEastAsia"/>
          <w:lang w:val="en-US" w:eastAsia="zh-CN"/>
        </w:rPr>
      </w:pPr>
      <w:r>
        <w:rPr>
          <w:rFonts w:hint="eastAsia"/>
          <w:lang w:val="en-US" w:eastAsia="zh-CN"/>
        </w:rPr>
        <w:t>已经予以修改。</w:t>
      </w:r>
    </w:p>
  </w:comment>
  <w:comment w:id="16" w:author="研究生学报" w:date="2026-04-10T11:45:49Z" w:initials="z">
    <w:p w14:paraId="7010FB88">
      <w:pPr>
        <w:pStyle w:val="3"/>
        <w:rPr>
          <w:rFonts w:hint="default" w:eastAsiaTheme="minorEastAsia"/>
          <w:lang w:val="en-US" w:eastAsia="zh-CN"/>
        </w:rPr>
      </w:pPr>
      <w:r>
        <w:rPr>
          <w:rFonts w:hint="eastAsia"/>
          <w:lang w:val="en-US" w:eastAsia="zh-CN"/>
        </w:rPr>
        <w:t>此段与前段连接性较弱，可加上总结句或者连接句。</w:t>
      </w:r>
    </w:p>
  </w:comment>
  <w:comment w:id="17" w:author="MZ" w:date="2026-04-10T13:57:34Z" w:initials="l">
    <w:p w14:paraId="1485B525">
      <w:pPr>
        <w:pStyle w:val="3"/>
        <w:rPr>
          <w:rFonts w:hint="default" w:eastAsiaTheme="minorEastAsia"/>
          <w:lang w:val="en-US" w:eastAsia="zh-CN"/>
        </w:rPr>
      </w:pPr>
      <w:r>
        <w:rPr>
          <w:rFonts w:hint="eastAsia"/>
          <w:lang w:val="en-US" w:eastAsia="zh-CN"/>
        </w:rPr>
        <w:t>已经添加。</w:t>
      </w:r>
    </w:p>
  </w:comment>
  <w:comment w:id="18" w:author="研究生学报" w:date="2026-04-10T11:47:26Z" w:initials="z">
    <w:p w14:paraId="183032F3">
      <w:pPr>
        <w:pStyle w:val="3"/>
        <w:rPr>
          <w:rFonts w:hint="default" w:eastAsiaTheme="minorEastAsia"/>
          <w:lang w:val="en-US" w:eastAsia="zh-CN"/>
        </w:rPr>
      </w:pPr>
      <w:r>
        <w:rPr>
          <w:rFonts w:hint="eastAsia"/>
          <w:lang w:val="en-US" w:eastAsia="zh-CN"/>
        </w:rPr>
        <w:t>需回应新公司法司法解释中，违约条款不受支持的规定</w:t>
      </w:r>
    </w:p>
  </w:comment>
  <w:comment w:id="19" w:author="MZ" w:date="2026-04-10T14:15:09Z" w:initials="l">
    <w:p w14:paraId="2F80FEC7">
      <w:pPr>
        <w:pStyle w:val="3"/>
        <w:rPr>
          <w:rFonts w:hint="default" w:eastAsiaTheme="minorEastAsia"/>
          <w:lang w:val="en-US" w:eastAsia="zh-CN"/>
        </w:rPr>
      </w:pPr>
      <w:r>
        <w:rPr>
          <w:rFonts w:hint="eastAsia"/>
          <w:lang w:val="en-US" w:eastAsia="zh-CN"/>
        </w:rPr>
        <w:t>已经补充本文观点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72C7C0" w15:done="0"/>
  <w15:commentEx w15:paraId="39993D91" w15:done="0" w15:paraIdParent="4072C7C0"/>
  <w15:commentEx w15:paraId="08F44391" w15:done="0"/>
  <w15:commentEx w15:paraId="697771CE" w15:done="0" w15:paraIdParent="08F44391"/>
  <w15:commentEx w15:paraId="1D56EF2D" w15:done="0"/>
  <w15:commentEx w15:paraId="45AC5346" w15:done="0" w15:paraIdParent="1D56EF2D"/>
  <w15:commentEx w15:paraId="024C1F65" w15:done="0"/>
  <w15:commentEx w15:paraId="1EC7ABBA" w15:done="0" w15:paraIdParent="024C1F65"/>
  <w15:commentEx w15:paraId="0B9D1FC9" w15:done="0"/>
  <w15:commentEx w15:paraId="5E3C947C" w15:done="0" w15:paraIdParent="0B9D1FC9"/>
  <w15:commentEx w15:paraId="08C9867C" w15:done="0"/>
  <w15:commentEx w15:paraId="5C5D5008" w15:done="0" w15:paraIdParent="08C9867C"/>
  <w15:commentEx w15:paraId="4C912170" w15:done="0"/>
  <w15:commentEx w15:paraId="3CF250C7" w15:done="0" w15:paraIdParent="4C912170"/>
  <w15:commentEx w15:paraId="55993731" w15:done="0"/>
  <w15:commentEx w15:paraId="23D43F93" w15:done="0" w15:paraIdParent="55993731"/>
  <w15:commentEx w15:paraId="7010FB88" w15:done="0"/>
  <w15:commentEx w15:paraId="1485B525" w15:done="0" w15:paraIdParent="7010FB88"/>
  <w15:commentEx w15:paraId="183032F3" w15:done="0"/>
  <w15:commentEx w15:paraId="2F80FEC7" w15:done="0" w15:paraIdParent="183032F3"/>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8">
    <w:p>
      <w:r>
        <w:separator/>
      </w:r>
    </w:p>
  </w:footnote>
  <w:footnote w:type="continuationSeparator" w:id="159">
    <w:p>
      <w:r>
        <w:continuationSeparator/>
      </w:r>
    </w:p>
  </w:footnote>
  <w:footnote w:id="0">
    <w:p w14:paraId="46B552BB">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baseline"/>
        </w:rPr>
        <w:t>参见李安安：《股债融合论: 公司法贯通式改革的一个解释框架》，载《环球法律评论》2019年第4期；缪若冰：《公司融资对公司基本法律制度建构的证成》，载《经贸法律评论》2020年第5期。</w:t>
      </w:r>
    </w:p>
  </w:footnote>
  <w:footnote w:id="1">
    <w:p w14:paraId="3533B6D0">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参见许德风：《公司融资语境下股与债的界分》，载《法学研究》2019年第2期。</w:t>
      </w:r>
    </w:p>
  </w:footnote>
  <w:footnote w:id="2">
    <w:p w14:paraId="1BF90C1A">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冉克平、张仪昭：《股债融合视域下对赌协议的本质属性与法律规制》，载《重庆大学学报（社会科学版）》2025年第1期。最高人民法院近期裁判在定性过程中亦认为对赌协议区分于明股实债，参见最高人民法院(2022)最高法民申418号民事裁定书；最高人民法院(2020)最高法民申2759号民事裁定书。</w:t>
      </w:r>
    </w:p>
  </w:footnote>
  <w:footnote w:id="3">
    <w:p w14:paraId="267731E7">
      <w:pPr>
        <w:pStyle w:val="8"/>
        <w:snapToGrid w:val="0"/>
      </w:pPr>
      <w:ins w:id="0" w:author="MZ" w:date="2026-04-10T12:33:08Z">
        <w:r>
          <w:rPr>
            <w:rStyle w:val="13"/>
          </w:rPr>
          <w:footnoteRef/>
        </w:r>
      </w:ins>
      <w:ins w:id="1" w:author="MZ" w:date="2026-04-10T12:33:08Z">
        <w:r>
          <w:rPr/>
          <w:t xml:space="preserve"> </w:t>
        </w:r>
      </w:ins>
      <w:ins w:id="2" w:author="MZ" w:date="2026-04-10T12:33:16Z">
        <w:r>
          <w:rPr>
            <w:rFonts w:hint="eastAsia" w:ascii="仿宋" w:hAnsi="仿宋" w:eastAsia="仿宋" w:cs="仿宋"/>
            <w:szCs w:val="18"/>
            <w:lang w:val="en-US" w:eastAsia="zh-CN"/>
          </w:rPr>
          <w:t>参见最高人民法院</w:t>
        </w:r>
      </w:ins>
      <w:ins w:id="3" w:author="MZ" w:date="2026-04-10T12:33:16Z">
        <w:r>
          <w:rPr>
            <w:rFonts w:hint="eastAsia" w:ascii="仿宋" w:hAnsi="仿宋" w:eastAsia="仿宋" w:cs="仿宋"/>
            <w:szCs w:val="18"/>
          </w:rPr>
          <w:t>(2018)最高法民终785号</w:t>
        </w:r>
      </w:ins>
      <w:ins w:id="4" w:author="MZ" w:date="2026-04-10T12:33:16Z">
        <w:r>
          <w:rPr>
            <w:rFonts w:hint="eastAsia" w:ascii="仿宋" w:hAnsi="仿宋" w:eastAsia="仿宋" w:cs="仿宋"/>
            <w:szCs w:val="18"/>
            <w:lang w:val="en-US" w:eastAsia="zh-CN"/>
          </w:rPr>
          <w:t>民事判决书，</w:t>
        </w:r>
      </w:ins>
      <w:ins w:id="5" w:author="MZ" w:date="2026-04-10T12:33:16Z">
        <w:r>
          <w:rPr>
            <w:rFonts w:hint="eastAsia" w:ascii="仿宋" w:hAnsi="仿宋" w:eastAsia="仿宋" w:cs="仿宋"/>
            <w:szCs w:val="18"/>
          </w:rPr>
          <w:t>北京市高级人民法院(2021)京民终499号</w:t>
        </w:r>
      </w:ins>
      <w:ins w:id="6" w:author="MZ" w:date="2026-04-10T12:33:16Z">
        <w:r>
          <w:rPr>
            <w:rFonts w:hint="eastAsia" w:ascii="仿宋" w:hAnsi="仿宋" w:eastAsia="仿宋" w:cs="仿宋"/>
            <w:szCs w:val="18"/>
            <w:lang w:val="en-US" w:eastAsia="zh-CN"/>
          </w:rPr>
          <w:t>民事判决书。</w:t>
        </w:r>
      </w:ins>
      <w:ins w:id="7" w:author="MZ" w:date="2026-04-10T12:33:16Z">
        <w:r>
          <w:rPr>
            <w:rFonts w:hint="eastAsia" w:ascii="仿宋" w:hAnsi="仿宋" w:eastAsia="仿宋" w:cs="仿宋"/>
            <w:szCs w:val="18"/>
          </w:rPr>
          <w:t>浙江省高级人民法院(2019)浙民初13号</w:t>
        </w:r>
      </w:ins>
      <w:ins w:id="8" w:author="MZ" w:date="2026-04-10T12:33:16Z">
        <w:r>
          <w:rPr>
            <w:rFonts w:hint="eastAsia" w:ascii="仿宋" w:hAnsi="仿宋" w:eastAsia="仿宋" w:cs="仿宋"/>
            <w:szCs w:val="18"/>
            <w:lang w:val="en-US" w:eastAsia="zh-CN"/>
          </w:rPr>
          <w:t>民事判决书。</w:t>
        </w:r>
      </w:ins>
    </w:p>
  </w:footnote>
  <w:footnote w:id="4">
    <w:p w14:paraId="65046468">
      <w:pPr>
        <w:pStyle w:val="8"/>
        <w:rPr>
          <w:ins w:id="9" w:author="MZ" w:date="2026-04-10T12:20:40Z"/>
          <w:rFonts w:hint="eastAsia" w:ascii="仿宋" w:hAnsi="仿宋" w:eastAsia="仿宋" w:cs="仿宋"/>
          <w:sz w:val="18"/>
          <w:szCs w:val="18"/>
        </w:rPr>
      </w:pPr>
      <w:ins w:id="10" w:author="MZ" w:date="2026-04-10T12:20:40Z">
        <w:r>
          <w:rPr>
            <w:rStyle w:val="13"/>
            <w:rFonts w:hint="eastAsia" w:ascii="仿宋" w:hAnsi="仿宋" w:eastAsia="仿宋" w:cs="仿宋"/>
            <w:sz w:val="18"/>
            <w:szCs w:val="18"/>
            <w:vertAlign w:val="superscript"/>
          </w:rPr>
          <w:footnoteRef/>
        </w:r>
      </w:ins>
      <w:ins w:id="11" w:author="MZ" w:date="2026-04-10T12:20:40Z">
        <w:r>
          <w:rPr>
            <w:rFonts w:hint="eastAsia" w:ascii="仿宋" w:hAnsi="仿宋" w:eastAsia="仿宋" w:cs="仿宋"/>
            <w:sz w:val="18"/>
            <w:szCs w:val="18"/>
            <w:vertAlign w:val="superscript"/>
          </w:rPr>
          <w:t xml:space="preserve"> </w:t>
        </w:r>
      </w:ins>
      <w:ins w:id="12" w:author="MZ" w:date="2026-04-10T12:20:40Z">
        <w:r>
          <w:rPr>
            <w:rFonts w:hint="eastAsia" w:ascii="仿宋" w:hAnsi="仿宋" w:eastAsia="仿宋" w:cs="仿宋"/>
            <w:sz w:val="18"/>
            <w:szCs w:val="18"/>
          </w:rPr>
          <w:t>《九民纪要》第89条第2款：“当事人在相关合同中同时约定采用信托公司受让目标公司股权、向目标公司增资方式并以相应股权担保债权实现的，应当认定在当事人之间成立让与担保法律关系。”实践中以此种思路解释当事人交易结构的裁判案例十分常见。参见北京市第一中级人民法院(2021)京01民初730号民事判决书；江西省德兴市人民法院（2024）赣1181民初719号民事判决书；上海金融法院（2021）沪74民初750号民事判决书。</w:t>
        </w:r>
      </w:ins>
    </w:p>
  </w:footnote>
  <w:footnote w:id="5">
    <w:p w14:paraId="3C52005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九民纪要》第89条第2款：“当事人在相关合同中同时约定采用信托公司受让目标公司股权、向目标公司增资方式并以相应股权担保债权实现的，应当认定在当事人之间成立让与担保法律关系。”实践中以此种思路解释当事人交易结构的裁判案例十分常见。参见北京市第一中级人民法院(2021)京01民初730号民事判决书；江西省德兴市人民法院（2024）赣1181民初719号民事判决书；上海金融法院（2021）沪74民初750号民事判决书。</w:t>
      </w:r>
    </w:p>
  </w:footnote>
  <w:footnote w:id="6">
    <w:p w14:paraId="30E2BFC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参见王萌：《组织法视域下的股权让与担保及其效力体系》，载《法学家》2024年第2期。</w:t>
      </w:r>
    </w:p>
  </w:footnote>
  <w:footnote w:id="7">
    <w:p w14:paraId="05E2F58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参见周林彬：《商事流质的制度困境与“入典”选择》，载《法学》2019年第4期。</w:t>
      </w:r>
    </w:p>
  </w:footnote>
  <w:footnote w:id="8">
    <w:p w14:paraId="6EF3030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法答网精选答问（第九批）——公司类精选答问专题》，载《人民法院报》2024年8月29日第7版。参见籍瑞华：《对赌协议中回购权的性质与期限之辨——以法律漏洞的填补为视角》，载《中国法律评论》2025年第2期。</w:t>
      </w:r>
    </w:p>
  </w:footnote>
  <w:footnote w:id="9">
    <w:p w14:paraId="09C4AAB8">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李安安：《股债融合论: 公司法贯通式改革的一个解释框架》，载《环球法律评论》2019年第4期。</w:t>
      </w:r>
    </w:p>
  </w:footnote>
  <w:footnote w:id="10">
    <w:p w14:paraId="58D60ED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参见贺小荣主编：《最高人民法院民事审判第二庭法官会议纪要：追寻裁判背后的法理》，人民法院出版社2018年版，第63一64页。</w:t>
      </w:r>
    </w:p>
  </w:footnote>
  <w:footnote w:id="11">
    <w:p w14:paraId="27041836">
      <w:pPr>
        <w:pStyle w:val="8"/>
        <w:rPr>
          <w:rStyle w:val="13"/>
          <w:rFonts w:hint="eastAsia" w:ascii="仿宋" w:hAnsi="仿宋" w:eastAsia="仿宋" w:cs="仿宋"/>
          <w:sz w:val="18"/>
          <w:szCs w:val="18"/>
        </w:rPr>
      </w:pPr>
      <w:r>
        <w:rPr>
          <w:rStyle w:val="13"/>
          <w:rFonts w:hint="eastAsia"/>
        </w:rPr>
        <w:footnoteRef/>
      </w:r>
      <w:r>
        <w:rPr>
          <w:rFonts w:hint="eastAsia" w:ascii="仿宋" w:hAnsi="仿宋" w:eastAsia="仿宋" w:cs="仿宋"/>
          <w:sz w:val="18"/>
          <w:szCs w:val="18"/>
        </w:rPr>
        <w:t xml:space="preserve"> 参见王蓓蓓：《对赌协议回购权纠纷实务疑难问题研究》，载《法律适用》2025年第8期；谷昔伟：《穿透式审判思维在民商事案件中的运用与界限》，载《山东法官培训学院学报（山东审判）》2022年第4期；陈明：《股权融资抑或名股实债：公司融资合同的性质认定——以农发公司诉通联公司股权转让纠纷案为例》，载《法律适用·司法案例》2020年第16期。三篇文章所援引的明股实债定义源于中国证券投资基金业协会：《证券期货经营机构私募资产管理计划备案管理规范第4号——私募资产管理计划投资房地产开发企业、项目》。</w:t>
      </w:r>
    </w:p>
  </w:footnote>
  <w:footnote w:id="12">
    <w:p w14:paraId="63219BB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参见[德]亚图·考夫曼：《类推与“事物本质”——兼论类型理论》，吴从周译，台湾学林文化事业有限公司1999年版，第113页。</w:t>
      </w:r>
    </w:p>
  </w:footnote>
  <w:footnote w:id="13">
    <w:p w14:paraId="2E14E301">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14">
    <w:p w14:paraId="685348B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陈广辉：《资管纠纷“穿透式审判”的适用路径与方法》，载《中国法律评论》2022年第6期；李欢：《论穿透式审判在金融风险司法化解中的适用规范与方法》，载《金融法苑》2024年总第112辑；黄海龙、潘玮璘：《论“穿透式审判”的基本内涵与实践方法》，载《法律适用》2023年第7期。</w:t>
      </w:r>
    </w:p>
  </w:footnote>
  <w:footnote w:id="15">
    <w:p w14:paraId="7D63EE7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参见天津市（2024）津02民终11396号第二中级人民法院民事判决书。</w:t>
      </w:r>
    </w:p>
  </w:footnote>
  <w:footnote w:id="16">
    <w:p w14:paraId="7DBF486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参见广东省高级人民法院（2023）粤民终4107号民事判决书。</w:t>
      </w:r>
    </w:p>
  </w:footnote>
  <w:footnote w:id="17">
    <w:p w14:paraId="2E49923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参见广东省广州市中级人民法院（2024）粤01民终1014号民事判决书；广东省深圳市前海合作区人民法院（2021）粤0391民初692号民事判决书。</w:t>
      </w:r>
    </w:p>
  </w:footnote>
  <w:footnote w:id="18">
    <w:p w14:paraId="577B89D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参见辽宁省大连市中级人民法院民事判决书（2024）辽02民终8072号；河南省高级人民法院（2023）豫民申9803号民事裁定书；广东省广州市中级人民法院（2022）粤01民终17493号民事判决书。</w:t>
      </w:r>
    </w:p>
  </w:footnote>
  <w:footnote w:id="19">
    <w:p w14:paraId="3963137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湖南省高级人民法院（2021）湘民终307号民事判决书；广东省广州市中级人民法院（2024）粤01民终1014号民事判决书；新疆维吾尔自治区乌鲁木齐市中级人民法院（2024）新01民终638号民事判决书；广东省汕头市中级人民法院（2023）粤05民终775号民事判决书。</w:t>
      </w:r>
    </w:p>
  </w:footnote>
  <w:footnote w:id="20">
    <w:p w14:paraId="28EE450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参见湖南省高级人民法院（2021）湘民终960号民事判决书；陕西省高级人民法院（2020）陕民终810号民事判决书；上海金融法院（2021）沪74民初750号民事判决书。</w:t>
      </w:r>
    </w:p>
  </w:footnote>
  <w:footnote w:id="21">
    <w:p w14:paraId="57D9CE2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22">
    <w:p w14:paraId="59C61D4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参见最高人民法院(2020)最高法民申2759号民事裁定书。</w:t>
      </w:r>
    </w:p>
  </w:footnote>
  <w:footnote w:id="23">
    <w:p w14:paraId="205F3E90">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Style w:val="13"/>
          <w:rFonts w:hint="eastAsia" w:ascii="仿宋" w:hAnsi="仿宋" w:eastAsia="仿宋" w:cs="仿宋"/>
          <w:sz w:val="18"/>
          <w:szCs w:val="18"/>
          <w:vertAlign w:val="baseline"/>
        </w:rPr>
        <w:t>Willi</w:t>
      </w:r>
      <w:r>
        <w:rPr>
          <w:rFonts w:hint="eastAsia" w:ascii="仿宋" w:hAnsi="仿宋" w:eastAsia="仿宋" w:cs="仿宋"/>
          <w:sz w:val="18"/>
          <w:szCs w:val="18"/>
        </w:rPr>
        <w:t>am</w:t>
      </w:r>
      <w:r>
        <w:rPr>
          <w:rStyle w:val="13"/>
          <w:rFonts w:hint="eastAsia" w:ascii="仿宋" w:hAnsi="仿宋" w:eastAsia="仿宋" w:cs="仿宋"/>
          <w:sz w:val="18"/>
          <w:szCs w:val="18"/>
          <w:vertAlign w:val="baseline"/>
        </w:rPr>
        <w:t xml:space="preserve"> W. Bratton：</w:t>
      </w:r>
      <w:r>
        <w:rPr>
          <w:rStyle w:val="13"/>
          <w:rFonts w:hint="eastAsia" w:ascii="仿宋" w:hAnsi="仿宋" w:eastAsia="仿宋" w:cs="仿宋"/>
          <w:i/>
          <w:iCs/>
          <w:sz w:val="18"/>
          <w:szCs w:val="18"/>
          <w:vertAlign w:val="baseline"/>
        </w:rPr>
        <w:t>Bond and loan covenants, theory and practice</w:t>
      </w:r>
      <w:r>
        <w:rPr>
          <w:rFonts w:hint="eastAsia" w:ascii="仿宋" w:hAnsi="仿宋" w:eastAsia="仿宋" w:cs="仿宋"/>
          <w:sz w:val="18"/>
          <w:szCs w:val="18"/>
        </w:rPr>
        <w:t>，</w:t>
      </w:r>
      <w:r>
        <w:rPr>
          <w:rStyle w:val="13"/>
          <w:rFonts w:hint="eastAsia" w:ascii="仿宋" w:hAnsi="仿宋" w:eastAsia="仿宋" w:cs="仿宋"/>
          <w:sz w:val="18"/>
          <w:szCs w:val="18"/>
          <w:vertAlign w:val="baseline"/>
        </w:rPr>
        <w:t>1</w:t>
      </w:r>
      <w:r>
        <w:rPr>
          <w:rFonts w:hint="eastAsia" w:ascii="仿宋" w:hAnsi="仿宋" w:eastAsia="仿宋" w:cs="仿宋"/>
          <w:sz w:val="18"/>
          <w:szCs w:val="18"/>
        </w:rPr>
        <w:t xml:space="preserve">1 </w:t>
      </w:r>
      <w:r>
        <w:rPr>
          <w:rStyle w:val="13"/>
          <w:rFonts w:hint="eastAsia" w:ascii="仿宋" w:hAnsi="仿宋" w:eastAsia="仿宋" w:cs="仿宋"/>
          <w:sz w:val="18"/>
          <w:szCs w:val="18"/>
          <w:vertAlign w:val="baseline"/>
        </w:rPr>
        <w:t>Capital Markets Law Journal</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461</w:t>
      </w:r>
      <w:r>
        <w:rPr>
          <w:rFonts w:hint="eastAsia" w:ascii="仿宋" w:hAnsi="仿宋" w:eastAsia="仿宋" w:cs="仿宋"/>
          <w:sz w:val="18"/>
          <w:szCs w:val="18"/>
        </w:rPr>
        <w:t>（2016），</w:t>
      </w:r>
      <w:r>
        <w:rPr>
          <w:rStyle w:val="13"/>
          <w:rFonts w:hint="eastAsia" w:ascii="仿宋" w:hAnsi="仿宋" w:eastAsia="仿宋" w:cs="仿宋"/>
          <w:sz w:val="18"/>
          <w:szCs w:val="18"/>
          <w:vertAlign w:val="baseline"/>
        </w:rPr>
        <w:t>p462.</w:t>
      </w:r>
    </w:p>
  </w:footnote>
  <w:footnote w:id="24">
    <w:p w14:paraId="00EFCC2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w:t>
      </w:r>
      <w:r>
        <w:rPr>
          <w:rStyle w:val="13"/>
          <w:rFonts w:hint="eastAsia" w:ascii="仿宋" w:hAnsi="仿宋" w:eastAsia="仿宋" w:cs="仿宋"/>
          <w:sz w:val="18"/>
          <w:szCs w:val="18"/>
          <w:vertAlign w:val="baseline"/>
        </w:rPr>
        <w:t>最高人民法院</w:t>
      </w:r>
      <w:r>
        <w:rPr>
          <w:rFonts w:hint="eastAsia" w:ascii="仿宋" w:hAnsi="仿宋" w:eastAsia="仿宋" w:cs="仿宋"/>
          <w:sz w:val="18"/>
          <w:szCs w:val="18"/>
        </w:rPr>
        <w:t>(2019)最高法民终355号</w:t>
      </w:r>
      <w:r>
        <w:rPr>
          <w:rStyle w:val="13"/>
          <w:rFonts w:hint="eastAsia" w:ascii="仿宋" w:hAnsi="仿宋" w:eastAsia="仿宋" w:cs="仿宋"/>
          <w:sz w:val="18"/>
          <w:szCs w:val="18"/>
          <w:vertAlign w:val="baseline"/>
        </w:rPr>
        <w:t>民事</w:t>
      </w:r>
      <w:r>
        <w:rPr>
          <w:rFonts w:hint="eastAsia" w:ascii="仿宋" w:hAnsi="仿宋" w:eastAsia="仿宋" w:cs="仿宋"/>
          <w:sz w:val="18"/>
          <w:szCs w:val="18"/>
        </w:rPr>
        <w:t>判决</w:t>
      </w:r>
      <w:r>
        <w:rPr>
          <w:rStyle w:val="13"/>
          <w:rFonts w:hint="eastAsia" w:ascii="仿宋" w:hAnsi="仿宋" w:eastAsia="仿宋" w:cs="仿宋"/>
          <w:sz w:val="18"/>
          <w:szCs w:val="18"/>
          <w:vertAlign w:val="baseline"/>
        </w:rPr>
        <w:t>书</w:t>
      </w:r>
      <w:r>
        <w:rPr>
          <w:rFonts w:hint="eastAsia" w:ascii="仿宋" w:hAnsi="仿宋" w:eastAsia="仿宋" w:cs="仿宋"/>
          <w:sz w:val="18"/>
          <w:szCs w:val="18"/>
        </w:rPr>
        <w:t>。</w:t>
      </w:r>
    </w:p>
  </w:footnote>
  <w:footnote w:id="25">
    <w:p w14:paraId="0A7752E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26">
    <w:p w14:paraId="1EB428E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参见[美]罗伯塔·罗曼诺：《公司法基础》（第二版），罗培新译，北京大学出版社2013年版，第193页。。</w:t>
      </w:r>
    </w:p>
  </w:footnote>
  <w:footnote w:id="27">
    <w:p w14:paraId="00913797">
      <w:pPr>
        <w:pStyle w:val="8"/>
        <w:rPr>
          <w:rStyle w:val="13"/>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参见岳万兵：《债权人保护的公司法逻辑——以行为法的功能缺失与组织法的功能填补为视角》，载《政治与法律》2024年第2期。</w:t>
      </w:r>
    </w:p>
  </w:footnote>
  <w:footnote w:id="28">
    <w:p w14:paraId="5E0E50A4">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Style w:val="13"/>
          <w:rFonts w:hint="eastAsia" w:ascii="仿宋" w:hAnsi="仿宋" w:eastAsia="仿宋" w:cs="仿宋"/>
          <w:sz w:val="18"/>
          <w:szCs w:val="18"/>
          <w:vertAlign w:val="baseline"/>
        </w:rPr>
        <w:t>参见浙江省湖州市吴兴区（2016）浙0502民初1671号人民法院民事判决书。</w:t>
      </w:r>
    </w:p>
  </w:footnote>
  <w:footnote w:id="29">
    <w:p w14:paraId="66388F4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阙梓冰：《论合同定性中的“目的”——以名实不符合同为视角》，载《法学家》2023年第6期。</w:t>
      </w:r>
    </w:p>
  </w:footnote>
  <w:footnote w:id="30">
    <w:p w14:paraId="22DDE034">
      <w:pPr>
        <w:pStyle w:val="8"/>
        <w:rPr>
          <w:rFonts w:hint="eastAsia" w:ascii="仿宋" w:hAnsi="仿宋" w:eastAsia="仿宋" w:cs="仿宋"/>
          <w:sz w:val="18"/>
          <w:szCs w:val="18"/>
        </w:rPr>
      </w:pPr>
      <w:r>
        <w:rPr>
          <w:rStyle w:val="11"/>
          <w:rFonts w:hint="eastAsia" w:ascii="仿宋" w:hAnsi="仿宋" w:eastAsia="仿宋" w:cs="仿宋"/>
          <w:sz w:val="18"/>
          <w:szCs w:val="18"/>
          <w:vertAlign w:val="superscript"/>
          <w:rPrChange w:id="13" w:author="MZ" w:date="2026-04-10T13:31:06Z">
            <w:rPr>
              <w:rStyle w:val="13"/>
              <w:rFonts w:hint="eastAsia" w:ascii="仿宋" w:hAnsi="仿宋" w:eastAsia="仿宋" w:cs="仿宋"/>
              <w:sz w:val="18"/>
              <w:szCs w:val="18"/>
              <w:vertAlign w:val="superscript"/>
            </w:rPr>
          </w:rPrChange>
        </w:rPr>
        <w:footnoteRef/>
      </w:r>
      <w:r>
        <w:rPr>
          <w:rFonts w:hint="eastAsia" w:ascii="仿宋" w:hAnsi="仿宋" w:eastAsia="仿宋" w:cs="仿宋"/>
          <w:sz w:val="18"/>
          <w:szCs w:val="18"/>
          <w:vertAlign w:val="superscript"/>
          <w:rPrChange w:id="14" w:author="MZ" w:date="2026-04-10T13:31:06Z">
            <w:rPr>
              <w:rFonts w:hint="eastAsia" w:ascii="仿宋" w:hAnsi="仿宋" w:eastAsia="仿宋" w:cs="仿宋"/>
              <w:sz w:val="18"/>
              <w:szCs w:val="18"/>
            </w:rPr>
          </w:rPrChange>
        </w:rPr>
        <w:t xml:space="preserve"> </w:t>
      </w:r>
      <w:r>
        <w:rPr>
          <w:rFonts w:hint="eastAsia" w:ascii="仿宋" w:hAnsi="仿宋" w:eastAsia="仿宋" w:cs="仿宋"/>
          <w:sz w:val="18"/>
          <w:szCs w:val="18"/>
        </w:rPr>
        <w:t>参见赵文杰：《〈合同法〉第94条（法定解除）评注》，载《法学家》2019年第4期。</w:t>
      </w:r>
    </w:p>
  </w:footnote>
  <w:footnote w:id="31">
    <w:p w14:paraId="00535C60">
      <w:pPr>
        <w:pStyle w:val="8"/>
        <w:snapToGrid w:val="0"/>
        <w:rPr>
          <w:ins w:id="15" w:author="MZ" w:date="2026-04-10T13:28:02Z"/>
          <w:rFonts w:hint="eastAsia" w:ascii="仿宋" w:hAnsi="仿宋" w:eastAsia="仿宋" w:cs="仿宋"/>
          <w:szCs w:val="18"/>
          <w:rPrChange w:id="16" w:author="MZ" w:date="2026-04-10T13:31:02Z">
            <w:rPr>
              <w:ins w:id="17" w:author="MZ" w:date="2026-04-10T13:28:02Z"/>
            </w:rPr>
          </w:rPrChange>
        </w:rPr>
      </w:pPr>
      <w:ins w:id="18" w:author="MZ" w:date="2026-04-10T13:28:02Z">
        <w:r>
          <w:rPr>
            <w:rStyle w:val="11"/>
            <w:rFonts w:hint="eastAsia" w:ascii="仿宋" w:hAnsi="仿宋" w:eastAsia="仿宋" w:cs="仿宋"/>
            <w:szCs w:val="18"/>
            <w:vertAlign w:val="superscript"/>
            <w:rPrChange w:id="19" w:author="MZ" w:date="2026-04-10T13:31:09Z">
              <w:rPr>
                <w:rStyle w:val="13"/>
              </w:rPr>
            </w:rPrChange>
          </w:rPr>
          <w:footnoteRef/>
        </w:r>
      </w:ins>
      <w:ins w:id="20" w:author="MZ" w:date="2026-04-10T13:28:02Z">
        <w:r>
          <w:rPr>
            <w:rFonts w:hint="eastAsia" w:ascii="仿宋" w:hAnsi="仿宋" w:eastAsia="仿宋" w:cs="仿宋"/>
            <w:szCs w:val="18"/>
            <w:rPrChange w:id="21" w:author="MZ" w:date="2026-04-10T13:31:02Z">
              <w:rPr/>
            </w:rPrChange>
          </w:rPr>
          <w:t xml:space="preserve"> </w:t>
        </w:r>
      </w:ins>
      <w:ins w:id="22" w:author="MZ" w:date="2026-04-10T13:32:25Z">
        <w:r>
          <w:rPr>
            <w:rFonts w:hint="eastAsia" w:ascii="仿宋" w:hAnsi="仿宋" w:eastAsia="仿宋" w:cs="仿宋"/>
            <w:szCs w:val="18"/>
            <w:lang w:val="en-US" w:eastAsia="zh-CN"/>
          </w:rPr>
          <w:t>参见</w:t>
        </w:r>
      </w:ins>
      <w:ins w:id="23" w:author="MZ" w:date="2026-04-10T13:28:02Z">
        <w:r>
          <w:rPr>
            <w:rFonts w:hint="eastAsia" w:ascii="仿宋" w:hAnsi="仿宋" w:eastAsia="仿宋" w:cs="仿宋"/>
            <w:szCs w:val="18"/>
            <w:rPrChange w:id="24" w:author="MZ" w:date="2026-04-10T13:31:02Z">
              <w:rPr>
                <w:rFonts w:hint="eastAsia"/>
              </w:rPr>
            </w:rPrChange>
          </w:rPr>
          <w:t>于程</w:t>
        </w:r>
      </w:ins>
      <w:ins w:id="25" w:author="MZ" w:date="2026-04-10T13:28:02Z">
        <w:r>
          <w:rPr>
            <w:rFonts w:hint="eastAsia" w:ascii="仿宋" w:hAnsi="仿宋" w:eastAsia="仿宋" w:cs="仿宋"/>
            <w:szCs w:val="18"/>
            <w:lang w:val="en-US" w:eastAsia="zh-CN"/>
            <w:rPrChange w:id="26" w:author="MZ" w:date="2026-04-10T13:31:02Z">
              <w:rPr>
                <w:rFonts w:hint="eastAsia"/>
                <w:lang w:val="en-US" w:eastAsia="zh-CN"/>
              </w:rPr>
            </w:rPrChange>
          </w:rPr>
          <w:t>远：《</w:t>
        </w:r>
      </w:ins>
      <w:ins w:id="27" w:author="MZ" w:date="2026-04-10T13:28:02Z">
        <w:r>
          <w:rPr>
            <w:rFonts w:hint="eastAsia" w:ascii="仿宋" w:hAnsi="仿宋" w:eastAsia="仿宋" w:cs="仿宋"/>
            <w:szCs w:val="18"/>
            <w:rPrChange w:id="28" w:author="MZ" w:date="2026-04-10T13:31:02Z">
              <w:rPr>
                <w:rFonts w:hint="eastAsia"/>
              </w:rPr>
            </w:rPrChange>
          </w:rPr>
          <w:t>论法律行为定性中的“名”与“实</w:t>
        </w:r>
      </w:ins>
      <w:ins w:id="29" w:author="MZ" w:date="2026-04-10T13:28:02Z">
        <w:r>
          <w:rPr>
            <w:rFonts w:hint="eastAsia" w:ascii="仿宋" w:hAnsi="仿宋" w:eastAsia="仿宋" w:cs="仿宋"/>
            <w:szCs w:val="18"/>
            <w:lang w:eastAsia="zh-CN"/>
            <w:rPrChange w:id="30" w:author="MZ" w:date="2026-04-10T13:31:02Z">
              <w:rPr>
                <w:rFonts w:hint="eastAsia"/>
                <w:lang w:eastAsia="zh-CN"/>
              </w:rPr>
            </w:rPrChange>
          </w:rPr>
          <w:t>”》，</w:t>
        </w:r>
      </w:ins>
      <w:ins w:id="31" w:author="MZ" w:date="2026-04-10T13:28:02Z">
        <w:r>
          <w:rPr>
            <w:rFonts w:hint="eastAsia" w:ascii="仿宋" w:hAnsi="仿宋" w:eastAsia="仿宋" w:cs="仿宋"/>
            <w:szCs w:val="18"/>
            <w:lang w:val="en-US" w:eastAsia="zh-CN"/>
            <w:rPrChange w:id="32" w:author="MZ" w:date="2026-04-10T13:31:02Z">
              <w:rPr>
                <w:rFonts w:hint="eastAsia"/>
                <w:lang w:val="en-US" w:eastAsia="zh-CN"/>
              </w:rPr>
            </w:rPrChange>
          </w:rPr>
          <w:t>载《法学》2021年第7期。</w:t>
        </w:r>
      </w:ins>
      <w:ins w:id="33" w:author="MZ" w:date="2026-04-10T13:28:02Z">
        <w:r>
          <w:rPr>
            <w:rFonts w:hint="eastAsia" w:ascii="仿宋" w:hAnsi="仿宋" w:eastAsia="仿宋" w:cs="仿宋"/>
            <w:szCs w:val="18"/>
            <w:rPrChange w:id="34" w:author="MZ" w:date="2026-04-10T13:31:02Z">
              <w:rPr>
                <w:rFonts w:hint="eastAsia"/>
              </w:rPr>
            </w:rPrChange>
          </w:rPr>
          <w:t xml:space="preserve"> </w:t>
        </w:r>
      </w:ins>
    </w:p>
  </w:footnote>
  <w:footnote w:id="32">
    <w:p w14:paraId="34EEE7F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参见甘肃省兰州市中级人民法院(2022)甘01民初468号民事判决书。</w:t>
      </w:r>
    </w:p>
  </w:footnote>
  <w:footnote w:id="33">
    <w:p w14:paraId="797E2DD6">
      <w:pPr>
        <w:pStyle w:val="8"/>
        <w:snapToGrid w:val="0"/>
        <w:rPr>
          <w:rFonts w:hint="eastAsia" w:ascii="仿宋" w:hAnsi="仿宋" w:eastAsia="仿宋" w:cs="仿宋"/>
          <w:szCs w:val="18"/>
          <w:lang w:val="en-US" w:eastAsia="zh-CN"/>
          <w:rPrChange w:id="35" w:author="MZ" w:date="2026-04-10T13:31:02Z">
            <w:rPr>
              <w:rFonts w:hint="eastAsia" w:eastAsiaTheme="minorEastAsia"/>
              <w:lang w:val="en-US" w:eastAsia="zh-CN"/>
            </w:rPr>
          </w:rPrChange>
        </w:rPr>
      </w:pPr>
      <w:ins w:id="36" w:author="MZ" w:date="2026-04-10T13:30:47Z">
        <w:r>
          <w:rPr>
            <w:rStyle w:val="11"/>
            <w:rFonts w:hint="eastAsia" w:ascii="仿宋" w:hAnsi="仿宋" w:eastAsia="仿宋" w:cs="仿宋"/>
            <w:szCs w:val="18"/>
            <w:vertAlign w:val="superscript"/>
            <w:rPrChange w:id="37" w:author="MZ" w:date="2026-04-10T13:31:13Z">
              <w:rPr>
                <w:rStyle w:val="13"/>
              </w:rPr>
            </w:rPrChange>
          </w:rPr>
          <w:footnoteRef/>
        </w:r>
      </w:ins>
      <w:ins w:id="38" w:author="MZ" w:date="2026-04-10T13:30:47Z">
        <w:r>
          <w:rPr>
            <w:rFonts w:hint="eastAsia" w:ascii="仿宋" w:hAnsi="仿宋" w:eastAsia="仿宋" w:cs="仿宋"/>
            <w:szCs w:val="18"/>
            <w:rPrChange w:id="39" w:author="MZ" w:date="2026-04-10T13:31:02Z">
              <w:rPr/>
            </w:rPrChange>
          </w:rPr>
          <w:t xml:space="preserve"> </w:t>
        </w:r>
      </w:ins>
      <w:ins w:id="40" w:author="MZ" w:date="2026-04-10T13:30:49Z">
        <w:r>
          <w:rPr>
            <w:rFonts w:hint="eastAsia" w:ascii="仿宋" w:hAnsi="仿宋" w:eastAsia="仿宋" w:cs="仿宋"/>
            <w:szCs w:val="18"/>
            <w:lang w:val="en-US" w:eastAsia="zh-CN"/>
            <w:rPrChange w:id="41" w:author="MZ" w:date="2026-04-10T13:31:02Z">
              <w:rPr>
                <w:rFonts w:hint="eastAsia"/>
                <w:lang w:val="en-US" w:eastAsia="zh-CN"/>
              </w:rPr>
            </w:rPrChange>
          </w:rPr>
          <w:t>参见</w:t>
        </w:r>
      </w:ins>
      <w:ins w:id="42" w:author="MZ" w:date="2026-04-10T13:30:58Z">
        <w:r>
          <w:rPr>
            <w:rFonts w:hint="eastAsia" w:ascii="仿宋" w:hAnsi="仿宋" w:eastAsia="仿宋" w:cs="仿宋"/>
            <w:szCs w:val="18"/>
            <w:rPrChange w:id="43" w:author="MZ" w:date="2026-04-10T13:31:02Z">
              <w:rPr>
                <w:rFonts w:hint="eastAsia"/>
              </w:rPr>
            </w:rPrChange>
          </w:rPr>
          <w:t>阙梓冰：《论合同定性中的“目的”——以名实不符合同为视角》，载《法学家》2023年第6期。</w:t>
        </w:r>
      </w:ins>
    </w:p>
  </w:footnote>
  <w:footnote w:id="34">
    <w:p w14:paraId="0A1256E2">
      <w:pPr>
        <w:pStyle w:val="8"/>
        <w:snapToGrid w:val="0"/>
        <w:rPr>
          <w:rFonts w:hint="eastAsia" w:ascii="仿宋" w:hAnsi="仿宋" w:eastAsia="仿宋" w:cs="仿宋"/>
          <w:szCs w:val="18"/>
          <w:lang w:val="en-US" w:eastAsia="zh-CN"/>
          <w:rPrChange w:id="44" w:author="MZ" w:date="2026-04-10T13:48:06Z">
            <w:rPr>
              <w:rFonts w:hint="default" w:eastAsiaTheme="minorEastAsia"/>
              <w:lang w:val="en-US" w:eastAsia="zh-CN"/>
            </w:rPr>
          </w:rPrChange>
        </w:rPr>
      </w:pPr>
      <w:ins w:id="45" w:author="MZ" w:date="2026-04-10T13:43:57Z">
        <w:r>
          <w:rPr>
            <w:rStyle w:val="11"/>
            <w:rFonts w:hint="eastAsia" w:ascii="仿宋" w:hAnsi="仿宋" w:eastAsia="仿宋" w:cs="仿宋"/>
            <w:szCs w:val="18"/>
            <w:vertAlign w:val="superscript"/>
            <w:rPrChange w:id="46" w:author="MZ" w:date="2026-04-10T13:48:09Z">
              <w:rPr>
                <w:rStyle w:val="13"/>
              </w:rPr>
            </w:rPrChange>
          </w:rPr>
          <w:footnoteRef/>
        </w:r>
      </w:ins>
      <w:ins w:id="47" w:author="MZ" w:date="2026-04-10T13:43:57Z">
        <w:r>
          <w:rPr>
            <w:rFonts w:hint="eastAsia" w:ascii="仿宋" w:hAnsi="仿宋" w:eastAsia="仿宋" w:cs="仿宋"/>
            <w:szCs w:val="18"/>
            <w:rPrChange w:id="48" w:author="MZ" w:date="2026-04-10T13:48:06Z">
              <w:rPr/>
            </w:rPrChange>
          </w:rPr>
          <w:t xml:space="preserve"> </w:t>
        </w:r>
      </w:ins>
      <w:ins w:id="49" w:author="MZ" w:date="2026-04-10T13:45:00Z">
        <w:r>
          <w:rPr>
            <w:rFonts w:hint="eastAsia" w:ascii="仿宋" w:hAnsi="仿宋" w:eastAsia="仿宋" w:cs="仿宋"/>
            <w:szCs w:val="18"/>
            <w:lang w:val="en-US" w:eastAsia="zh-CN"/>
            <w:rPrChange w:id="50" w:author="MZ" w:date="2026-04-10T13:48:06Z">
              <w:rPr>
                <w:rFonts w:hint="eastAsia"/>
                <w:lang w:val="en-US" w:eastAsia="zh-CN"/>
              </w:rPr>
            </w:rPrChange>
          </w:rPr>
          <w:t>参见</w:t>
        </w:r>
      </w:ins>
      <w:ins w:id="51" w:author="MZ" w:date="2026-04-10T13:45:03Z">
        <w:r>
          <w:rPr>
            <w:rFonts w:hint="eastAsia" w:ascii="仿宋" w:hAnsi="仿宋" w:eastAsia="仿宋" w:cs="仿宋"/>
            <w:szCs w:val="18"/>
            <w:lang w:val="en-US" w:eastAsia="zh-CN"/>
            <w:rPrChange w:id="52" w:author="MZ" w:date="2026-04-10T13:48:06Z">
              <w:rPr>
                <w:rFonts w:hint="eastAsia"/>
                <w:lang w:val="en-US" w:eastAsia="zh-CN"/>
              </w:rPr>
            </w:rPrChange>
          </w:rPr>
          <w:t>蒋大兴</w:t>
        </w:r>
      </w:ins>
      <w:ins w:id="53" w:author="MZ" w:date="2026-04-10T13:45:04Z">
        <w:r>
          <w:rPr>
            <w:rFonts w:hint="eastAsia" w:ascii="仿宋" w:hAnsi="仿宋" w:eastAsia="仿宋" w:cs="仿宋"/>
            <w:szCs w:val="18"/>
            <w:lang w:val="en-US" w:eastAsia="zh-CN"/>
            <w:rPrChange w:id="54" w:author="MZ" w:date="2026-04-10T13:48:06Z">
              <w:rPr>
                <w:rFonts w:hint="eastAsia"/>
                <w:lang w:val="en-US" w:eastAsia="zh-CN"/>
              </w:rPr>
            </w:rPrChange>
          </w:rPr>
          <w:t>主编：</w:t>
        </w:r>
      </w:ins>
      <w:ins w:id="55" w:author="MZ" w:date="2026-04-10T13:45:05Z">
        <w:r>
          <w:rPr>
            <w:rFonts w:hint="eastAsia" w:ascii="仿宋" w:hAnsi="仿宋" w:eastAsia="仿宋" w:cs="仿宋"/>
            <w:szCs w:val="18"/>
            <w:lang w:val="en-US" w:eastAsia="zh-CN"/>
            <w:rPrChange w:id="56" w:author="MZ" w:date="2026-04-10T13:48:06Z">
              <w:rPr>
                <w:rFonts w:hint="eastAsia"/>
                <w:lang w:val="en-US" w:eastAsia="zh-CN"/>
              </w:rPr>
            </w:rPrChange>
          </w:rPr>
          <w:t>《</w:t>
        </w:r>
      </w:ins>
      <w:ins w:id="57" w:author="MZ" w:date="2026-04-10T13:46:06Z">
        <w:r>
          <w:rPr>
            <w:rFonts w:hint="eastAsia" w:ascii="仿宋" w:hAnsi="仿宋" w:eastAsia="仿宋" w:cs="仿宋"/>
            <w:szCs w:val="18"/>
            <w:rPrChange w:id="58" w:author="MZ" w:date="2026-04-10T13:48:06Z">
              <w:rPr>
                <w:rFonts w:hint="eastAsia"/>
              </w:rPr>
            </w:rPrChange>
          </w:rPr>
          <w:t>法院中的公司法</w:t>
        </w:r>
      </w:ins>
      <w:ins w:id="59" w:author="MZ" w:date="2026-04-10T13:46:50Z">
        <w:r>
          <w:rPr>
            <w:rFonts w:hint="eastAsia" w:ascii="仿宋" w:hAnsi="仿宋" w:eastAsia="仿宋" w:cs="仿宋"/>
            <w:szCs w:val="18"/>
            <w:lang w:val="en-US" w:eastAsia="zh-CN"/>
            <w:rPrChange w:id="60" w:author="MZ" w:date="2026-04-10T13:48:06Z">
              <w:rPr>
                <w:rFonts w:hint="eastAsia"/>
                <w:lang w:val="en-US" w:eastAsia="zh-CN"/>
              </w:rPr>
            </w:rPrChange>
          </w:rPr>
          <w:t>.1</w:t>
        </w:r>
      </w:ins>
      <w:ins w:id="61" w:author="MZ" w:date="2026-04-10T13:46:53Z">
        <w:r>
          <w:rPr>
            <w:rFonts w:hint="eastAsia" w:ascii="仿宋" w:hAnsi="仿宋" w:eastAsia="仿宋" w:cs="仿宋"/>
            <w:szCs w:val="18"/>
            <w:lang w:val="en-US" w:eastAsia="zh-CN"/>
            <w:rPrChange w:id="62" w:author="MZ" w:date="2026-04-10T13:48:06Z">
              <w:rPr>
                <w:rFonts w:hint="eastAsia"/>
                <w:lang w:val="en-US" w:eastAsia="zh-CN"/>
              </w:rPr>
            </w:rPrChange>
          </w:rPr>
          <w:t>上》</w:t>
        </w:r>
      </w:ins>
      <w:ins w:id="63" w:author="MZ" w:date="2026-04-10T13:47:18Z">
        <w:r>
          <w:rPr>
            <w:rFonts w:hint="eastAsia" w:ascii="仿宋" w:hAnsi="仿宋" w:eastAsia="仿宋" w:cs="仿宋"/>
            <w:szCs w:val="18"/>
            <w:lang w:val="en-US" w:eastAsia="zh-CN"/>
            <w:rPrChange w:id="64" w:author="MZ" w:date="2026-04-10T13:48:06Z">
              <w:rPr>
                <w:rFonts w:hint="eastAsia"/>
                <w:lang w:val="en-US" w:eastAsia="zh-CN"/>
              </w:rPr>
            </w:rPrChange>
          </w:rPr>
          <w:t>，</w:t>
        </w:r>
      </w:ins>
      <w:ins w:id="65" w:author="MZ" w:date="2026-04-10T13:47:37Z">
        <w:r>
          <w:rPr>
            <w:rFonts w:hint="eastAsia" w:ascii="仿宋" w:hAnsi="仿宋" w:eastAsia="仿宋" w:cs="仿宋"/>
            <w:szCs w:val="18"/>
            <w:lang w:val="en-US" w:eastAsia="zh-CN"/>
            <w:rPrChange w:id="66" w:author="MZ" w:date="2026-04-10T13:48:06Z">
              <w:rPr>
                <w:rFonts w:hint="eastAsia"/>
                <w:lang w:val="en-US" w:eastAsia="zh-CN"/>
              </w:rPr>
            </w:rPrChange>
          </w:rPr>
          <w:t>法律出版社2</w:t>
        </w:r>
      </w:ins>
      <w:ins w:id="67" w:author="MZ" w:date="2026-04-10T13:47:38Z">
        <w:r>
          <w:rPr>
            <w:rFonts w:hint="eastAsia" w:ascii="仿宋" w:hAnsi="仿宋" w:eastAsia="仿宋" w:cs="仿宋"/>
            <w:szCs w:val="18"/>
            <w:lang w:val="en-US" w:eastAsia="zh-CN"/>
            <w:rPrChange w:id="68" w:author="MZ" w:date="2026-04-10T13:48:06Z">
              <w:rPr>
                <w:rFonts w:hint="eastAsia"/>
                <w:lang w:val="en-US" w:eastAsia="zh-CN"/>
              </w:rPr>
            </w:rPrChange>
          </w:rPr>
          <w:t>024</w:t>
        </w:r>
      </w:ins>
      <w:ins w:id="69" w:author="MZ" w:date="2026-04-10T13:47:39Z">
        <w:r>
          <w:rPr>
            <w:rFonts w:hint="eastAsia" w:ascii="仿宋" w:hAnsi="仿宋" w:eastAsia="仿宋" w:cs="仿宋"/>
            <w:szCs w:val="18"/>
            <w:lang w:val="en-US" w:eastAsia="zh-CN"/>
            <w:rPrChange w:id="70" w:author="MZ" w:date="2026-04-10T13:48:06Z">
              <w:rPr>
                <w:rFonts w:hint="eastAsia"/>
                <w:lang w:val="en-US" w:eastAsia="zh-CN"/>
              </w:rPr>
            </w:rPrChange>
          </w:rPr>
          <w:t>年版，</w:t>
        </w:r>
      </w:ins>
      <w:ins w:id="71" w:author="MZ" w:date="2026-04-10T13:47:45Z">
        <w:r>
          <w:rPr>
            <w:rFonts w:hint="eastAsia" w:ascii="仿宋" w:hAnsi="仿宋" w:eastAsia="仿宋" w:cs="仿宋"/>
            <w:szCs w:val="18"/>
            <w:lang w:val="en-US" w:eastAsia="zh-CN"/>
            <w:rPrChange w:id="72" w:author="MZ" w:date="2026-04-10T13:48:06Z">
              <w:rPr>
                <w:rFonts w:hint="eastAsia"/>
                <w:lang w:val="en-US" w:eastAsia="zh-CN"/>
              </w:rPr>
            </w:rPrChange>
          </w:rPr>
          <w:t>第</w:t>
        </w:r>
      </w:ins>
      <w:ins w:id="73" w:author="MZ" w:date="2026-04-10T13:45:12Z">
        <w:r>
          <w:rPr>
            <w:rFonts w:hint="eastAsia" w:ascii="仿宋" w:hAnsi="仿宋" w:eastAsia="仿宋" w:cs="仿宋"/>
            <w:szCs w:val="18"/>
            <w:lang w:val="en-US" w:eastAsia="zh-CN"/>
            <w:rPrChange w:id="74" w:author="MZ" w:date="2026-04-10T13:48:06Z">
              <w:rPr>
                <w:rFonts w:hint="eastAsia"/>
                <w:lang w:val="en-US" w:eastAsia="zh-CN"/>
              </w:rPr>
            </w:rPrChange>
          </w:rPr>
          <w:t>1</w:t>
        </w:r>
      </w:ins>
      <w:ins w:id="75" w:author="MZ" w:date="2026-04-10T13:45:13Z">
        <w:r>
          <w:rPr>
            <w:rFonts w:hint="eastAsia" w:ascii="仿宋" w:hAnsi="仿宋" w:eastAsia="仿宋" w:cs="仿宋"/>
            <w:szCs w:val="18"/>
            <w:lang w:val="en-US" w:eastAsia="zh-CN"/>
            <w:rPrChange w:id="76" w:author="MZ" w:date="2026-04-10T13:48:06Z">
              <w:rPr>
                <w:rFonts w:hint="eastAsia"/>
                <w:lang w:val="en-US" w:eastAsia="zh-CN"/>
              </w:rPr>
            </w:rPrChange>
          </w:rPr>
          <w:t>93</w:t>
        </w:r>
      </w:ins>
      <w:ins w:id="77" w:author="MZ" w:date="2026-04-10T13:45:14Z">
        <w:r>
          <w:rPr>
            <w:rFonts w:hint="eastAsia" w:ascii="仿宋" w:hAnsi="仿宋" w:eastAsia="仿宋" w:cs="仿宋"/>
            <w:szCs w:val="18"/>
            <w:lang w:val="en-US" w:eastAsia="zh-CN"/>
            <w:rPrChange w:id="78" w:author="MZ" w:date="2026-04-10T13:48:06Z">
              <w:rPr>
                <w:rFonts w:hint="eastAsia"/>
                <w:lang w:val="en-US" w:eastAsia="zh-CN"/>
              </w:rPr>
            </w:rPrChange>
          </w:rPr>
          <w:t>页。</w:t>
        </w:r>
      </w:ins>
    </w:p>
  </w:footnote>
  <w:footnote w:id="35">
    <w:p w14:paraId="4C457D4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参见翟远见：《〈民法典〉第160条（附期限法律行为）评注》，载《法学家》2020年第5期。</w:t>
      </w:r>
    </w:p>
  </w:footnote>
  <w:footnote w:id="36">
    <w:p w14:paraId="52331D6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[英]艾利斯·费伦、[马来西亚]何禄赞著：《公司金融法律原理（第二版）》，罗培新、沈志韬译，北京大学出版社2021年版，第49页。</w:t>
      </w:r>
    </w:p>
  </w:footnote>
  <w:footnote w:id="37">
    <w:p w14:paraId="0DFB5AA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Fonts w:hint="eastAsia" w:ascii="仿宋" w:hAnsi="仿宋" w:eastAsia="仿宋" w:cs="仿宋"/>
          <w:sz w:val="18"/>
          <w:szCs w:val="18"/>
        </w:rPr>
        <w:t xml:space="preserve">Oliver E. Williamson,  </w:t>
      </w:r>
      <w:r>
        <w:rPr>
          <w:rFonts w:hint="eastAsia" w:ascii="仿宋" w:hAnsi="仿宋" w:eastAsia="仿宋" w:cs="仿宋"/>
          <w:i/>
          <w:iCs/>
          <w:sz w:val="18"/>
          <w:szCs w:val="18"/>
        </w:rPr>
        <w:t>Corporate Finance and Corporate Governance</w:t>
      </w:r>
      <w:r>
        <w:rPr>
          <w:rFonts w:hint="eastAsia" w:ascii="仿宋" w:hAnsi="仿宋" w:eastAsia="仿宋" w:cs="仿宋"/>
          <w:sz w:val="18"/>
          <w:szCs w:val="18"/>
        </w:rPr>
        <w:t>, 43 The Journal of Finance 567(1988),p567.</w:t>
      </w:r>
    </w:p>
  </w:footnote>
  <w:footnote w:id="38">
    <w:p w14:paraId="7ED24E0D">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rPr>
        <w:t xml:space="preserve"> </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参见陈明：《股权融资抑或名股实债：公司融资合同的性质认定</w:t>
      </w:r>
      <w:r>
        <w:rPr>
          <w:rFonts w:hint="eastAsia" w:ascii="仿宋" w:hAnsi="仿宋" w:eastAsia="仿宋" w:cs="仿宋"/>
          <w:sz w:val="18"/>
          <w:szCs w:val="18"/>
        </w:rPr>
        <w:t>——</w:t>
      </w:r>
      <w:r>
        <w:rPr>
          <w:rStyle w:val="13"/>
          <w:rFonts w:hint="eastAsia" w:ascii="仿宋" w:hAnsi="仿宋" w:eastAsia="仿宋" w:cs="仿宋"/>
          <w:sz w:val="18"/>
          <w:szCs w:val="18"/>
          <w:vertAlign w:val="baseline"/>
        </w:rPr>
        <w:t>以农发公司诉通联公司股权转让纠纷案为例</w:t>
      </w:r>
      <w:r>
        <w:rPr>
          <w:rFonts w:hint="eastAsia" w:ascii="仿宋" w:hAnsi="仿宋" w:eastAsia="仿宋" w:cs="仿宋"/>
          <w:sz w:val="18"/>
          <w:szCs w:val="18"/>
        </w:rPr>
        <w:t>》</w:t>
      </w:r>
      <w:r>
        <w:rPr>
          <w:rStyle w:val="13"/>
          <w:rFonts w:hint="eastAsia" w:ascii="仿宋" w:hAnsi="仿宋" w:eastAsia="仿宋" w:cs="仿宋"/>
          <w:sz w:val="18"/>
          <w:szCs w:val="18"/>
          <w:vertAlign w:val="baseline"/>
        </w:rPr>
        <w:t>，</w:t>
      </w:r>
      <w:r>
        <w:rPr>
          <w:rFonts w:hint="eastAsia" w:ascii="仿宋" w:hAnsi="仿宋" w:eastAsia="仿宋" w:cs="仿宋"/>
          <w:sz w:val="18"/>
          <w:szCs w:val="18"/>
        </w:rPr>
        <w:t>载《</w:t>
      </w:r>
      <w:r>
        <w:rPr>
          <w:rStyle w:val="13"/>
          <w:rFonts w:hint="eastAsia" w:ascii="仿宋" w:hAnsi="仿宋" w:eastAsia="仿宋" w:cs="仿宋"/>
          <w:sz w:val="18"/>
          <w:szCs w:val="18"/>
          <w:vertAlign w:val="baseline"/>
        </w:rPr>
        <w:t>法律适用</w:t>
      </w:r>
      <w:r>
        <w:rPr>
          <w:rFonts w:hint="eastAsia" w:ascii="仿宋" w:hAnsi="仿宋" w:eastAsia="仿宋" w:cs="仿宋"/>
          <w:sz w:val="18"/>
          <w:szCs w:val="18"/>
        </w:rPr>
        <w:t>》</w:t>
      </w:r>
      <w:r>
        <w:rPr>
          <w:rStyle w:val="13"/>
          <w:rFonts w:hint="eastAsia" w:ascii="仿宋" w:hAnsi="仿宋" w:eastAsia="仿宋" w:cs="仿宋"/>
          <w:sz w:val="18"/>
          <w:szCs w:val="18"/>
          <w:vertAlign w:val="baseline"/>
        </w:rPr>
        <w:t>2020年第16期</w:t>
      </w:r>
      <w:r>
        <w:rPr>
          <w:rFonts w:hint="eastAsia" w:ascii="仿宋" w:hAnsi="仿宋" w:eastAsia="仿宋" w:cs="仿宋"/>
          <w:sz w:val="18"/>
          <w:szCs w:val="18"/>
        </w:rPr>
        <w:t>。</w:t>
      </w:r>
    </w:p>
  </w:footnote>
  <w:footnote w:id="39">
    <w:p w14:paraId="6509333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参见刘斌：《认真对待公司清偿能力模式》，载《法律科学》2021年第4期。</w:t>
      </w:r>
    </w:p>
  </w:footnote>
  <w:footnote w:id="40">
    <w:p w14:paraId="2CFDE35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41">
    <w:p w14:paraId="2307B38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Oliver Hart, John Moore,</w:t>
      </w:r>
      <w:r>
        <w:rPr>
          <w:rFonts w:hint="eastAsia" w:ascii="仿宋" w:hAnsi="仿宋" w:eastAsia="仿宋" w:cs="仿宋"/>
          <w:i/>
          <w:iCs/>
          <w:sz w:val="18"/>
          <w:szCs w:val="18"/>
        </w:rPr>
        <w:t xml:space="preserve"> Property Rights and the Nature of the Firm</w:t>
      </w:r>
      <w:r>
        <w:rPr>
          <w:rFonts w:hint="eastAsia" w:ascii="仿宋" w:hAnsi="仿宋" w:eastAsia="仿宋" w:cs="仿宋"/>
          <w:sz w:val="18"/>
          <w:szCs w:val="18"/>
        </w:rPr>
        <w:t>, 98 The Journal of Political Economy 1119 (1990)，p1120.</w:t>
      </w:r>
    </w:p>
  </w:footnote>
  <w:footnote w:id="42">
    <w:p w14:paraId="797F5F5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参见陈克：《论不完全合同视角下的公司融资》，载《交大法学》2020年第1期。</w:t>
      </w:r>
    </w:p>
  </w:footnote>
  <w:footnote w:id="43">
    <w:p w14:paraId="26788A62">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44">
    <w:p w14:paraId="7961911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参见吴飞飞：《论股权转让合同解除规则的体系不一致缺陷与治愈——指导案例67号组织法裁判规则反思》，载《政治与法律》2021年第7期。</w:t>
      </w:r>
    </w:p>
  </w:footnote>
  <w:footnote w:id="45">
    <w:p w14:paraId="2F070D3F">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参见郭金良：《金融司法与监管的协同：穿透式审判中的挑战与回应》，载《当代法学》2024年第5期。</w:t>
      </w:r>
    </w:p>
  </w:footnote>
  <w:footnote w:id="46">
    <w:p w14:paraId="3C93FC3C">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参见重庆市高级人民法院（2014）渝高法民初字第00010号民事判决书。</w:t>
      </w:r>
    </w:p>
  </w:footnote>
  <w:footnote w:id="47">
    <w:p w14:paraId="1440552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施天涛：《商事法律行为初论》，载《法律科学》2021年第1期。</w:t>
      </w:r>
    </w:p>
  </w:footnote>
  <w:footnote w:id="48">
    <w:p w14:paraId="03106ED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参见王雷：《何为商事合同？》，载《浙江大学学报（人文社会科学版）》2025年第2期。</w:t>
      </w:r>
    </w:p>
  </w:footnote>
  <w:footnote w:id="49">
    <w:p w14:paraId="287949F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参见李欣倩：《通谋虚伪规则适用的泛化与回归》，载《法商研究》2025年第4期。</w:t>
      </w:r>
    </w:p>
  </w:footnote>
  <w:footnote w:id="50">
    <w:p w14:paraId="50170EA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Henry Hansmann &amp; Reinier Kraakman, </w:t>
      </w:r>
      <w:r>
        <w:rPr>
          <w:rFonts w:hint="eastAsia" w:ascii="仿宋" w:hAnsi="仿宋" w:eastAsia="仿宋" w:cs="仿宋"/>
          <w:i/>
          <w:iCs/>
          <w:sz w:val="18"/>
          <w:szCs w:val="18"/>
        </w:rPr>
        <w:t>The Essential Role of Organizational Law</w:t>
      </w:r>
      <w:r>
        <w:rPr>
          <w:rFonts w:hint="eastAsia" w:ascii="仿宋" w:hAnsi="仿宋" w:eastAsia="仿宋" w:cs="仿宋"/>
          <w:sz w:val="18"/>
          <w:szCs w:val="18"/>
        </w:rPr>
        <w:t>, 110 The Yale Law Journal 387(2000),p390</w:t>
      </w:r>
    </w:p>
  </w:footnote>
  <w:footnote w:id="51">
    <w:p w14:paraId="1F99F49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参见岳万兵：《债权人保护的公司法逻辑：——以行为法的功能缺失与组织法的功能填补为视角》，载《政治与法律》2024年第2期。</w:t>
      </w:r>
    </w:p>
  </w:footnote>
  <w:footnote w:id="52">
    <w:p w14:paraId="7047EE4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参见王涌：《财产权谱系、财产权法定主义与民法典〈财产法总则〉》，载《政法论坛》2016年第1期。</w:t>
      </w:r>
    </w:p>
  </w:footnote>
  <w:footnote w:id="53">
    <w:p w14:paraId="2C2A76F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ins w:id="79" w:author="研究生学报" w:date="2026-04-10T11:43:18Z">
        <w:r>
          <w:rPr>
            <w:rFonts w:hint="eastAsia" w:ascii="仿宋" w:hAnsi="仿宋" w:eastAsia="仿宋" w:cs="仿宋"/>
            <w:sz w:val="18"/>
            <w:szCs w:val="18"/>
            <w:vertAlign w:val="superscript"/>
            <w:lang w:val="en-US" w:eastAsia="zh-CN"/>
          </w:rPr>
          <w:t xml:space="preserve"> </w:t>
        </w:r>
      </w:ins>
      <w:r>
        <w:rPr>
          <w:rFonts w:hint="eastAsia" w:ascii="仿宋" w:hAnsi="仿宋" w:eastAsia="仿宋" w:cs="仿宋"/>
          <w:sz w:val="18"/>
          <w:szCs w:val="18"/>
        </w:rPr>
        <w:t>参见朱慈蕴：《中国公司资本制度体系化再造之思考》，载《法律科学》2021年第3期。</w:t>
      </w:r>
    </w:p>
  </w:footnote>
  <w:footnote w:id="54">
    <w:p w14:paraId="7421DD1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参见赵旭东：《第三种投资：对赌协议的立法回应与制度创新》，载《东方法学》2022年第4期。</w:t>
      </w:r>
    </w:p>
  </w:footnote>
  <w:footnote w:id="55">
    <w:p w14:paraId="522C41A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ins w:id="80" w:author="研究生学报" w:date="2026-04-10T11:43:26Z">
        <w:r>
          <w:rPr>
            <w:rFonts w:hint="eastAsia" w:ascii="仿宋" w:hAnsi="仿宋" w:eastAsia="仿宋" w:cs="仿宋"/>
            <w:sz w:val="18"/>
            <w:szCs w:val="18"/>
            <w:vertAlign w:val="superscript"/>
            <w:lang w:val="en-US" w:eastAsia="zh-CN"/>
          </w:rPr>
          <w:t xml:space="preserve"> </w:t>
        </w:r>
      </w:ins>
      <w:r>
        <w:rPr>
          <w:rFonts w:hint="eastAsia" w:ascii="仿宋" w:hAnsi="仿宋" w:eastAsia="仿宋" w:cs="仿宋"/>
          <w:sz w:val="18"/>
          <w:szCs w:val="18"/>
        </w:rPr>
        <w:t>参见陈醇：《非典型合同纠纷案中相似性的结构识别法》，载《经贸法律评论》2023年第3期。</w:t>
      </w:r>
    </w:p>
  </w:footnote>
  <w:footnote w:id="56">
    <w:p w14:paraId="06E0873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Stephen J. Choi, </w:t>
      </w:r>
      <w:r>
        <w:rPr>
          <w:rFonts w:hint="eastAsia" w:ascii="仿宋" w:hAnsi="仿宋" w:eastAsia="仿宋" w:cs="仿宋"/>
          <w:i/>
          <w:iCs/>
          <w:sz w:val="18"/>
          <w:szCs w:val="18"/>
        </w:rPr>
        <w:t>Investor Liability: Financial Innovations in the Regulatory State and the Coming Revolution in Corporate Law</w:t>
      </w:r>
      <w:r>
        <w:rPr>
          <w:rFonts w:hint="eastAsia" w:ascii="仿宋" w:hAnsi="仿宋" w:eastAsia="仿宋" w:cs="仿宋"/>
          <w:sz w:val="18"/>
          <w:szCs w:val="18"/>
        </w:rPr>
        <w:t xml:space="preserve"> , 107 Harvard Law Review 1941 (1994)，p1941-1942.</w:t>
      </w:r>
    </w:p>
  </w:footnote>
  <w:footnote w:id="57">
    <w:p w14:paraId="644BD23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,89 Columbia Law Review 1618(1989)，p1621.</w:t>
      </w:r>
    </w:p>
  </w:footnote>
  <w:footnote w:id="58">
    <w:p w14:paraId="4BCD2E39">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 89 Columbia Law Review 1618(1989)，p1689.</w:t>
      </w:r>
    </w:p>
  </w:footnote>
  <w:footnote w:id="59">
    <w:p w14:paraId="1973262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刘燕、唐晨雪：《对赌协议履行僵局的司法介入》，载《经贸法律评论》2024年第5期。</w:t>
      </w:r>
    </w:p>
  </w:footnote>
  <w:footnote w:id="60">
    <w:p w14:paraId="718BCA7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北京市高级人民法院（2021）京民终495号民事判决书。本案中法院认为“《公司法》之所以规定“股东不得抽逃出资”，其主要目的是贯彻资本维持原则，保护公司债权人的利益。目标公司在不回购股权的情况下，其基于未履行股权回购义务支付违约金，并不导致公司注册资本的减少，亦不必然导致债权人利益受损。”法院对于公司资本和公司资产的理解有待商榷，但其以规范目的为核心的裁判思路值得肯定。</w:t>
      </w:r>
    </w:p>
  </w:footnote>
  <w:footnote w:id="61">
    <w:p w14:paraId="7CB87B04">
      <w:pPr>
        <w:pStyle w:val="8"/>
        <w:snapToGrid w:val="0"/>
        <w:rPr>
          <w:rFonts w:hint="eastAsia" w:ascii="仿宋" w:hAnsi="仿宋" w:eastAsia="仿宋" w:cs="仿宋"/>
          <w:szCs w:val="18"/>
          <w:lang w:val="en-US" w:eastAsia="zh-CN"/>
          <w:rPrChange w:id="81" w:author="MZ" w:date="2026-04-10T14:14:08Z">
            <w:rPr>
              <w:rFonts w:hint="default" w:eastAsiaTheme="minorEastAsia"/>
              <w:lang w:val="en-US" w:eastAsia="zh-CN"/>
            </w:rPr>
          </w:rPrChange>
        </w:rPr>
      </w:pPr>
      <w:ins w:id="82" w:author="MZ" w:date="2026-04-10T14:13:08Z">
        <w:r>
          <w:rPr>
            <w:rStyle w:val="13"/>
          </w:rPr>
          <w:footnoteRef/>
        </w:r>
      </w:ins>
      <w:ins w:id="83" w:author="MZ" w:date="2026-04-10T14:13:08Z">
        <w:r>
          <w:rPr/>
          <w:t xml:space="preserve"> </w:t>
        </w:r>
      </w:ins>
      <w:ins w:id="84" w:author="MZ" w:date="2026-04-10T14:13:16Z">
        <w:r>
          <w:rPr>
            <w:rFonts w:hint="eastAsia" w:ascii="仿宋" w:hAnsi="仿宋" w:eastAsia="仿宋" w:cs="仿宋"/>
            <w:szCs w:val="18"/>
            <w:lang w:val="en-US" w:eastAsia="zh-CN"/>
            <w:rPrChange w:id="85" w:author="MZ" w:date="2026-04-10T14:14:08Z">
              <w:rPr>
                <w:rFonts w:hint="eastAsia"/>
                <w:lang w:val="en-US" w:eastAsia="zh-CN"/>
              </w:rPr>
            </w:rPrChange>
          </w:rPr>
          <w:t>参见</w:t>
        </w:r>
      </w:ins>
      <w:ins w:id="86" w:author="MZ" w:date="2026-04-10T14:13:12Z">
        <w:r>
          <w:rPr>
            <w:rFonts w:hint="eastAsia" w:ascii="仿宋" w:hAnsi="仿宋" w:eastAsia="仿宋" w:cs="仿宋"/>
            <w:szCs w:val="18"/>
            <w:rPrChange w:id="87" w:author="MZ" w:date="2026-04-10T14:14:08Z">
              <w:rPr>
                <w:rFonts w:hint="eastAsia"/>
              </w:rPr>
            </w:rPrChange>
          </w:rPr>
          <w:t>刘燕：</w:t>
        </w:r>
      </w:ins>
      <w:ins w:id="88" w:author="MZ" w:date="2026-04-10T14:13:18Z">
        <w:r>
          <w:rPr>
            <w:rFonts w:hint="eastAsia" w:ascii="仿宋" w:hAnsi="仿宋" w:eastAsia="仿宋" w:cs="仿宋"/>
            <w:szCs w:val="18"/>
            <w:lang w:eastAsia="zh-CN"/>
            <w:rPrChange w:id="89" w:author="MZ" w:date="2026-04-10T14:14:08Z">
              <w:rPr>
                <w:rFonts w:hint="eastAsia"/>
                <w:lang w:eastAsia="zh-CN"/>
              </w:rPr>
            </w:rPrChange>
          </w:rPr>
          <w:t>《</w:t>
        </w:r>
      </w:ins>
      <w:ins w:id="90" w:author="MZ" w:date="2026-04-10T14:13:12Z">
        <w:r>
          <w:rPr>
            <w:rFonts w:hint="eastAsia" w:ascii="仿宋" w:hAnsi="仿宋" w:eastAsia="仿宋" w:cs="仿宋"/>
            <w:szCs w:val="18"/>
            <w:rPrChange w:id="91" w:author="MZ" w:date="2026-04-10T14:14:08Z">
              <w:rPr>
                <w:rFonts w:hint="eastAsia"/>
              </w:rPr>
            </w:rPrChange>
          </w:rPr>
          <w:t>对赌协议困局与</w:t>
        </w:r>
      </w:ins>
      <w:ins w:id="92" w:author="MZ" w:date="2026-04-10T14:13:36Z">
        <w:r>
          <w:rPr>
            <w:rFonts w:hint="eastAsia" w:ascii="仿宋" w:hAnsi="仿宋" w:eastAsia="仿宋" w:cs="仿宋"/>
            <w:szCs w:val="18"/>
            <w:rPrChange w:id="93" w:author="MZ" w:date="2026-04-10T14:14:08Z">
              <w:rPr>
                <w:rFonts w:hint="eastAsia"/>
              </w:rPr>
            </w:rPrChange>
          </w:rPr>
          <w:t>〈</w:t>
        </w:r>
      </w:ins>
      <w:ins w:id="94" w:author="MZ" w:date="2026-04-10T14:13:39Z">
        <w:r>
          <w:rPr>
            <w:rFonts w:hint="eastAsia" w:ascii="仿宋" w:hAnsi="仿宋" w:eastAsia="仿宋" w:cs="仿宋"/>
            <w:szCs w:val="18"/>
            <w:lang w:val="en-US" w:eastAsia="zh-CN"/>
            <w:rPrChange w:id="95" w:author="MZ" w:date="2026-04-10T14:14:08Z">
              <w:rPr>
                <w:rFonts w:hint="eastAsia"/>
                <w:lang w:val="en-US" w:eastAsia="zh-CN"/>
              </w:rPr>
            </w:rPrChange>
          </w:rPr>
          <w:t>公司法</w:t>
        </w:r>
      </w:ins>
      <w:ins w:id="96" w:author="MZ" w:date="2026-04-10T14:13:36Z">
        <w:r>
          <w:rPr>
            <w:rFonts w:hint="eastAsia" w:ascii="仿宋" w:hAnsi="仿宋" w:eastAsia="仿宋" w:cs="仿宋"/>
            <w:szCs w:val="18"/>
            <w:rPrChange w:id="97" w:author="MZ" w:date="2026-04-10T14:14:08Z">
              <w:rPr>
                <w:rFonts w:hint="eastAsia"/>
              </w:rPr>
            </w:rPrChange>
          </w:rPr>
          <w:t>〉</w:t>
        </w:r>
      </w:ins>
      <w:ins w:id="98" w:author="MZ" w:date="2026-04-10T14:13:12Z">
        <w:r>
          <w:rPr>
            <w:rFonts w:hint="eastAsia" w:ascii="仿宋" w:hAnsi="仿宋" w:eastAsia="仿宋" w:cs="仿宋"/>
            <w:szCs w:val="18"/>
            <w:rPrChange w:id="99" w:author="MZ" w:date="2026-04-10T14:14:08Z">
              <w:rPr>
                <w:rFonts w:hint="eastAsia"/>
              </w:rPr>
            </w:rPrChange>
          </w:rPr>
          <w:t>司法解释回应</w:t>
        </w:r>
      </w:ins>
      <w:ins w:id="100" w:author="MZ" w:date="2026-04-10T14:13:47Z">
        <w:r>
          <w:rPr>
            <w:rFonts w:hint="eastAsia" w:ascii="仿宋" w:hAnsi="仿宋" w:eastAsia="仿宋" w:cs="仿宋"/>
            <w:szCs w:val="18"/>
            <w:lang w:eastAsia="zh-CN"/>
            <w:rPrChange w:id="101" w:author="MZ" w:date="2026-04-10T14:14:08Z">
              <w:rPr>
                <w:rFonts w:hint="eastAsia"/>
                <w:lang w:eastAsia="zh-CN"/>
              </w:rPr>
            </w:rPrChange>
          </w:rPr>
          <w:t>》</w:t>
        </w:r>
      </w:ins>
      <w:ins w:id="102" w:author="MZ" w:date="2026-04-10T14:13:48Z">
        <w:r>
          <w:rPr>
            <w:rFonts w:hint="eastAsia" w:ascii="仿宋" w:hAnsi="仿宋" w:eastAsia="仿宋" w:cs="仿宋"/>
            <w:szCs w:val="18"/>
            <w:lang w:eastAsia="zh-CN"/>
            <w:rPrChange w:id="103" w:author="MZ" w:date="2026-04-10T14:14:08Z">
              <w:rPr>
                <w:rFonts w:hint="eastAsia"/>
                <w:lang w:eastAsia="zh-CN"/>
              </w:rPr>
            </w:rPrChange>
          </w:rPr>
          <w:t>，</w:t>
        </w:r>
      </w:ins>
      <w:ins w:id="104" w:author="MZ" w:date="2026-04-10T14:13:49Z">
        <w:r>
          <w:rPr>
            <w:rFonts w:hint="eastAsia" w:ascii="仿宋" w:hAnsi="仿宋" w:eastAsia="仿宋" w:cs="仿宋"/>
            <w:szCs w:val="18"/>
            <w:lang w:val="en-US" w:eastAsia="zh-CN"/>
            <w:rPrChange w:id="105" w:author="MZ" w:date="2026-04-10T14:14:08Z">
              <w:rPr>
                <w:rFonts w:hint="eastAsia"/>
                <w:lang w:val="en-US" w:eastAsia="zh-CN"/>
              </w:rPr>
            </w:rPrChange>
          </w:rPr>
          <w:t>载</w:t>
        </w:r>
      </w:ins>
      <w:ins w:id="106" w:author="MZ" w:date="2026-04-10T14:13:50Z">
        <w:r>
          <w:rPr>
            <w:rFonts w:hint="eastAsia" w:ascii="仿宋" w:hAnsi="仿宋" w:eastAsia="仿宋" w:cs="仿宋"/>
            <w:szCs w:val="18"/>
            <w:lang w:val="en-US" w:eastAsia="zh-CN"/>
            <w:rPrChange w:id="107" w:author="MZ" w:date="2026-04-10T14:14:08Z">
              <w:rPr>
                <w:rFonts w:hint="eastAsia"/>
                <w:lang w:val="en-US" w:eastAsia="zh-CN"/>
              </w:rPr>
            </w:rPrChange>
          </w:rPr>
          <w:t>《</w:t>
        </w:r>
      </w:ins>
      <w:ins w:id="108" w:author="MZ" w:date="2026-04-10T14:13:52Z">
        <w:r>
          <w:rPr>
            <w:rFonts w:hint="eastAsia" w:ascii="仿宋" w:hAnsi="仿宋" w:eastAsia="仿宋" w:cs="仿宋"/>
            <w:szCs w:val="18"/>
            <w:lang w:val="en-US" w:eastAsia="zh-CN"/>
            <w:rPrChange w:id="109" w:author="MZ" w:date="2026-04-10T14:14:08Z">
              <w:rPr>
                <w:rFonts w:hint="eastAsia"/>
                <w:lang w:val="en-US" w:eastAsia="zh-CN"/>
              </w:rPr>
            </w:rPrChange>
          </w:rPr>
          <w:t>荆楚法学》</w:t>
        </w:r>
      </w:ins>
      <w:ins w:id="110" w:author="MZ" w:date="2026-04-10T14:13:59Z">
        <w:r>
          <w:rPr>
            <w:rFonts w:hint="eastAsia" w:ascii="仿宋" w:hAnsi="仿宋" w:eastAsia="仿宋" w:cs="仿宋"/>
            <w:szCs w:val="18"/>
            <w:lang w:val="en-US" w:eastAsia="zh-CN"/>
            <w:rPrChange w:id="111" w:author="MZ" w:date="2026-04-10T14:14:08Z">
              <w:rPr>
                <w:rFonts w:hint="eastAsia"/>
                <w:lang w:val="en-US" w:eastAsia="zh-CN"/>
              </w:rPr>
            </w:rPrChange>
          </w:rPr>
          <w:t>2026</w:t>
        </w:r>
      </w:ins>
      <w:ins w:id="112" w:author="MZ" w:date="2026-04-10T14:14:00Z">
        <w:r>
          <w:rPr>
            <w:rFonts w:hint="eastAsia" w:ascii="仿宋" w:hAnsi="仿宋" w:eastAsia="仿宋" w:cs="仿宋"/>
            <w:szCs w:val="18"/>
            <w:lang w:val="en-US" w:eastAsia="zh-CN"/>
            <w:rPrChange w:id="113" w:author="MZ" w:date="2026-04-10T14:14:08Z">
              <w:rPr>
                <w:rFonts w:hint="eastAsia"/>
                <w:lang w:val="en-US" w:eastAsia="zh-CN"/>
              </w:rPr>
            </w:rPrChange>
          </w:rPr>
          <w:t>年</w:t>
        </w:r>
      </w:ins>
      <w:ins w:id="114" w:author="MZ" w:date="2026-04-10T14:14:01Z">
        <w:r>
          <w:rPr>
            <w:rFonts w:hint="eastAsia" w:ascii="仿宋" w:hAnsi="仿宋" w:eastAsia="仿宋" w:cs="仿宋"/>
            <w:szCs w:val="18"/>
            <w:lang w:val="en-US" w:eastAsia="zh-CN"/>
            <w:rPrChange w:id="115" w:author="MZ" w:date="2026-04-10T14:14:08Z">
              <w:rPr>
                <w:rFonts w:hint="eastAsia"/>
                <w:lang w:val="en-US" w:eastAsia="zh-CN"/>
              </w:rPr>
            </w:rPrChange>
          </w:rPr>
          <w:t>第2</w:t>
        </w:r>
      </w:ins>
      <w:ins w:id="116" w:author="MZ" w:date="2026-04-10T14:14:02Z">
        <w:r>
          <w:rPr>
            <w:rFonts w:hint="eastAsia" w:ascii="仿宋" w:hAnsi="仿宋" w:eastAsia="仿宋" w:cs="仿宋"/>
            <w:szCs w:val="18"/>
            <w:lang w:val="en-US" w:eastAsia="zh-CN"/>
            <w:rPrChange w:id="117" w:author="MZ" w:date="2026-04-10T14:14:08Z">
              <w:rPr>
                <w:rFonts w:hint="eastAsia"/>
                <w:lang w:val="en-US" w:eastAsia="zh-CN"/>
              </w:rPr>
            </w:rPrChange>
          </w:rPr>
          <w:t>期。</w:t>
        </w:r>
      </w:ins>
    </w:p>
  </w:footnote>
  <w:footnote w:id="62">
    <w:p w14:paraId="1AE3DDDA">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参见林少伟：《脱法实践下公司法规则变迁之逻辑》，载《交大法学》2022年第6期。</w:t>
      </w:r>
    </w:p>
  </w:footnote>
  <w:footnote w:id="63">
    <w:p w14:paraId="32C2AFC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周江洪：《关于〈民法典合同编〉（草案）（二次审议稿）的若干修改建议》，载《法治研究》2019年第2期。</w:t>
      </w:r>
    </w:p>
  </w:footnote>
  <w:footnote w:id="64">
    <w:p w14:paraId="71DDB53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参见潘林：《股份回购中资本规制的展开——基于董事会中心主义的考察，载《法商研究》2020年第4期。</w:t>
      </w:r>
    </w:p>
  </w:footnote>
  <w:footnote w:id="65">
    <w:p w14:paraId="0DEEB7F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吴飞飞：《论中国公司法的供给侧结构性改革——兼论中国公司法的“服务型”转向》，载《北方法学》2020年第2期。</w:t>
      </w:r>
    </w:p>
  </w:footnote>
  <w:footnote w:id="66">
    <w:p w14:paraId="1A1321D8">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昝强龙：《新合同类型入典的标准与限度》，载《民商法论丛》2020年第1期（总第70卷）。</w:t>
      </w:r>
    </w:p>
  </w:footnote>
  <w:footnote w:id="67">
    <w:p w14:paraId="6B06230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周江洪：《典型合同与合同法分则的完善》，载《交大法学》2017年第1期。</w:t>
      </w:r>
    </w:p>
  </w:footnote>
  <w:footnote w:id="68">
    <w:p w14:paraId="657A88ED">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参见王文宇：《合同解释三部曲——比较法观点》，载《中国法律评论》2016年第1期。</w:t>
      </w:r>
    </w:p>
  </w:footnote>
  <w:footnote w:id="69">
    <w:p w14:paraId="6D6297D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参见郑彧：《民法逻辑、商法思维与法律适用》，载《法学评论》2018年第4期。</w:t>
      </w:r>
    </w:p>
  </w:footnote>
  <w:footnote w:id="70">
    <w:p w14:paraId="28E3CDB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潘林：《“与公司对赌”合同履行的组织法进路》，载《政法论坛》2024年第2期。</w:t>
      </w:r>
    </w:p>
  </w:footnote>
  <w:footnote w:id="71">
    <w:p w14:paraId="46584C6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参见青海省高级人民法院（2024）青民再212号民事判决书。</w:t>
      </w:r>
    </w:p>
  </w:footnote>
  <w:footnote w:id="72">
    <w:p w14:paraId="571EE2F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参见广东省广州市中级人民法院（2023）粤01民终4452号民事判决书。</w:t>
      </w:r>
    </w:p>
  </w:footnote>
  <w:footnote w:id="73">
    <w:p w14:paraId="44782AF1">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参见梁上上：《公共利益与利益衡量》，载《政法论坛》2016年第6期。</w:t>
      </w:r>
    </w:p>
  </w:footnote>
  <w:footnote w:id="74">
    <w:p w14:paraId="0E43F60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75">
    <w:p w14:paraId="6041A27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参见缪因知：《“与公司对赌”有效性的司法观念变迁与正当性检视》，载《人大法律评论》2023年第1辑。</w:t>
      </w:r>
    </w:p>
  </w:footnote>
  <w:footnote w:id="76">
    <w:p w14:paraId="51026CB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参见易军：《民法基本原则的意义脉络》，载《法学研究》2018年第6期。</w:t>
      </w:r>
    </w:p>
  </w:footnote>
  <w:footnote w:id="77">
    <w:p w14:paraId="1A7A1B5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参见江必新：《商事审判与非商事民事审判之比较研究》，载《法律适用》2019年第15期。</w:t>
      </w:r>
    </w:p>
  </w:footnote>
  <w:footnote w:id="78">
    <w:p w14:paraId="59778C4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参见潘林：《优先股与普通股的利益分配———基于信义义务的制度方法》，载《法学研究》2019年第3期。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CCB558"/>
    <w:multiLevelType w:val="singleLevel"/>
    <w:tmpl w:val="3FCCB558"/>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Z">
    <w15:presenceInfo w15:providerId="None" w15:userId="MZ"/>
  </w15:person>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58"/>
    <w:footnote w:id="15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D36DD"/>
    <w:rsid w:val="0009573F"/>
    <w:rsid w:val="000E1AB6"/>
    <w:rsid w:val="00121339"/>
    <w:rsid w:val="00131B50"/>
    <w:rsid w:val="001353AB"/>
    <w:rsid w:val="00136390"/>
    <w:rsid w:val="001948CB"/>
    <w:rsid w:val="001E5865"/>
    <w:rsid w:val="002E3D26"/>
    <w:rsid w:val="002F59AF"/>
    <w:rsid w:val="004901EA"/>
    <w:rsid w:val="0066382D"/>
    <w:rsid w:val="007421E6"/>
    <w:rsid w:val="007C0A8D"/>
    <w:rsid w:val="007D6C95"/>
    <w:rsid w:val="00824E18"/>
    <w:rsid w:val="008A3BA7"/>
    <w:rsid w:val="00A5420A"/>
    <w:rsid w:val="00A63FCB"/>
    <w:rsid w:val="00AD3FCD"/>
    <w:rsid w:val="00B1183B"/>
    <w:rsid w:val="00BF478C"/>
    <w:rsid w:val="00C55B86"/>
    <w:rsid w:val="00D24F63"/>
    <w:rsid w:val="00E07150"/>
    <w:rsid w:val="00F23CAA"/>
    <w:rsid w:val="149F1292"/>
    <w:rsid w:val="1FAF21E3"/>
    <w:rsid w:val="2ACF4E96"/>
    <w:rsid w:val="3B9E00AB"/>
    <w:rsid w:val="3FB452E6"/>
    <w:rsid w:val="49235A44"/>
    <w:rsid w:val="4BDE52A3"/>
    <w:rsid w:val="5DFC50BD"/>
    <w:rsid w:val="60400BEB"/>
    <w:rsid w:val="61B51DA3"/>
    <w:rsid w:val="643A5E7D"/>
    <w:rsid w:val="66257727"/>
    <w:rsid w:val="689D36DD"/>
    <w:rsid w:val="69CB29A0"/>
    <w:rsid w:val="6A454061"/>
    <w:rsid w:val="6E9372B3"/>
    <w:rsid w:val="78E53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0"/>
  </w:style>
  <w:style w:type="paragraph" w:styleId="8">
    <w:name w:val="footnote text"/>
    <w:basedOn w:val="1"/>
    <w:qFormat/>
    <w:uiPriority w:val="0"/>
    <w:pPr>
      <w:snapToGrid w:val="0"/>
      <w:jc w:val="left"/>
    </w:pPr>
    <w:rPr>
      <w:rFonts w:ascii="Times New Roman" w:hAnsi="Times New Roman"/>
      <w:sz w:val="18"/>
    </w:rPr>
  </w:style>
  <w:style w:type="paragraph" w:styleId="9">
    <w:name w:val="toc 2"/>
    <w:basedOn w:val="1"/>
    <w:next w:val="1"/>
    <w:qFormat/>
    <w:uiPriority w:val="0"/>
    <w:pPr>
      <w:ind w:left="420" w:leftChars="200"/>
    </w:pPr>
  </w:style>
  <w:style w:type="character" w:styleId="12">
    <w:name w:val="Hyperlink"/>
    <w:basedOn w:val="11"/>
    <w:qFormat/>
    <w:uiPriority w:val="0"/>
    <w:rPr>
      <w:color w:val="0026E5" w:themeColor="hyperlink"/>
      <w:u w:val="single"/>
      <w14:textFill>
        <w14:solidFill>
          <w14:schemeClr w14:val="hlink"/>
        </w14:solidFill>
      </w14:textFill>
    </w:rPr>
  </w:style>
  <w:style w:type="character" w:styleId="13">
    <w:name w:val="footnote reference"/>
    <w:basedOn w:val="11"/>
    <w:qFormat/>
    <w:uiPriority w:val="0"/>
    <w:rPr>
      <w:vertAlign w:val="superscript"/>
    </w:rPr>
  </w:style>
  <w:style w:type="character" w:customStyle="1" w:styleId="1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BBE3-C626-48D5-8647-26DE5A878611}">
  <ds:schemaRefs/>
</ds:datastoreItem>
</file>

<file path=docProps/app.xml><?xml version="1.0" encoding="utf-8"?>
<Properties xmlns="http://schemas.openxmlformats.org/officeDocument/2006/extended-properties" xmlns:vt="http://schemas.openxmlformats.org/officeDocument/2006/docPropsVTypes">
  <Template>Normal</Template>
  <Pages>10</Pages>
  <Words>5653</Words>
  <Characters>5660</Characters>
  <Lines>174</Lines>
  <Paragraphs>58</Paragraphs>
  <TotalTime>48</TotalTime>
  <ScaleCrop>false</ScaleCrop>
  <LinksUpToDate>false</LinksUpToDate>
  <CharactersWithSpaces>5664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2026-04-01T20:21:00Z</dcterms:created>
  <dc:creator>MZ</dc:creator>
  <cp:lastModifiedBy>MZ</cp:lastModifiedBy>
  <dcterms:modified xsi:type="dcterms:W3CDTF">2026-04-10T07:24:00Z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5E45FE7E124F401BB3879D91A4A5DA57_13</vt:lpwstr>
  </property>
  <property fmtid="{D5CDD505-2E9C-101B-9397-08002B2CF9AE}" pid="4" name="KSOTemplateDocerSaveRecord">
    <vt:lpwstr>eyJoZGlkIjoiYWY3NWVmZWNlNWM5NjNkNzRmNTgyODFjMWYzYjhkM2IiLCJ1c2VySWQiOiI3MDkzNTQ0NTIifQ==</vt:lpwstr>
  </property>
</Properties>
</file>