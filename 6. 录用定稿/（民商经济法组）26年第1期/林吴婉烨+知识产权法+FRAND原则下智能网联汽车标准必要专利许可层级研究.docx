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F2A35">
      <w:pPr>
        <w:pStyle w:val="2"/>
        <w:keepNext w:val="0"/>
        <w:keepLines w:val="0"/>
        <w:widowControl w:val="0"/>
        <w:numPr>
          <w:ilvl w:val="0"/>
          <w:numId w:val="0"/>
        </w:numPr>
        <w:spacing w:before="0" w:after="0"/>
        <w:rPr>
          <w:rFonts w:hint="eastAsia" w:ascii="黑体" w:hAnsi="黑体" w:eastAsia="黑体" w:cs="Times New Roman"/>
          <w:b w:val="0"/>
          <w:bCs/>
          <w:kern w:val="2"/>
          <w:sz w:val="32"/>
          <w:szCs w:val="32"/>
        </w:rPr>
      </w:pPr>
      <w:r>
        <w:rPr>
          <w:rFonts w:hint="eastAsia" w:ascii="黑体" w:hAnsi="黑体" w:eastAsia="黑体" w:cs="Times New Roman"/>
          <w:b w:val="0"/>
          <w:bCs/>
          <w:kern w:val="2"/>
          <w:sz w:val="32"/>
          <w:szCs w:val="32"/>
        </w:rPr>
        <w:t>FRAND原则下智能网联汽车标准必要专利许可层级研究</w:t>
      </w:r>
    </w:p>
    <w:p w14:paraId="380CE735">
      <w:pPr>
        <w:ind w:firstLine="0" w:firstLineChars="0"/>
        <w:jc w:val="center"/>
        <w:rPr>
          <w:rFonts w:hint="eastAsia" w:eastAsia="宋体"/>
          <w:lang w:val="en-US" w:eastAsia="zh-CN"/>
        </w:rPr>
      </w:pPr>
      <w:r>
        <w:rPr>
          <w:rFonts w:hint="eastAsia"/>
          <w:lang w:val="en-US" w:eastAsia="zh-CN"/>
        </w:rPr>
        <w:t>林吴婉烨</w:t>
      </w:r>
    </w:p>
    <w:p w14:paraId="390C6B8D">
      <w:pPr>
        <w:ind w:firstLine="480" w:firstLineChars="200"/>
        <w:rPr>
          <w:rFonts w:hint="eastAsia" w:ascii="华文仿宋" w:hAnsi="华文仿宋" w:eastAsia="华文仿宋" w:cs="Times New Roman"/>
          <w:bCs/>
        </w:rPr>
      </w:pPr>
      <w:bookmarkStart w:id="0" w:name="_Toc601915123"/>
      <w:r>
        <w:rPr>
          <w:rFonts w:hint="eastAsia" w:ascii="华文仿宋" w:hAnsi="华文仿宋" w:eastAsia="华文仿宋" w:cs="Times New Roman"/>
          <w:bCs/>
        </w:rPr>
        <w:t>【摘  要】</w:t>
      </w:r>
      <w:r>
        <w:rPr>
          <w:rFonts w:hint="eastAsia" w:ascii="华文仿宋" w:hAnsi="华文仿宋" w:eastAsia="华文仿宋" w:cs="Times New Roman"/>
          <w:bCs/>
          <w:lang w:val="en-US" w:eastAsia="zh-CN"/>
        </w:rPr>
        <w:t>在智能</w:t>
      </w:r>
      <w:r>
        <w:rPr>
          <w:rFonts w:hint="eastAsia" w:ascii="华文仿宋" w:hAnsi="华文仿宋" w:eastAsia="华文仿宋" w:cs="Times New Roman"/>
          <w:bCs/>
        </w:rPr>
        <w:t>网联汽车</w:t>
      </w:r>
      <w:r>
        <w:rPr>
          <w:rFonts w:hint="eastAsia" w:ascii="华文仿宋" w:hAnsi="华文仿宋" w:eastAsia="华文仿宋" w:cs="Times New Roman"/>
          <w:bCs/>
          <w:lang w:val="en-US" w:eastAsia="zh-CN"/>
        </w:rPr>
        <w:t>领域通信</w:t>
      </w:r>
      <w:r>
        <w:rPr>
          <w:rFonts w:hint="eastAsia" w:ascii="华文仿宋" w:hAnsi="华文仿宋" w:eastAsia="华文仿宋" w:cs="Times New Roman"/>
          <w:bCs/>
        </w:rPr>
        <w:t>标准必要专利</w:t>
      </w:r>
      <w:r>
        <w:rPr>
          <w:rFonts w:hint="eastAsia" w:ascii="华文仿宋" w:hAnsi="华文仿宋" w:eastAsia="华文仿宋" w:cs="Times New Roman"/>
          <w:bCs/>
          <w:lang w:val="en-US" w:eastAsia="zh-CN"/>
        </w:rPr>
        <w:t>许可中，</w:t>
      </w:r>
      <w:r>
        <w:rPr>
          <w:rFonts w:hint="eastAsia" w:ascii="华文仿宋" w:hAnsi="华文仿宋" w:eastAsia="华文仿宋" w:cs="Times New Roman"/>
          <w:bCs/>
        </w:rPr>
        <w:t>整车级</w:t>
      </w:r>
      <w:r>
        <w:rPr>
          <w:rFonts w:hint="eastAsia" w:ascii="华文仿宋" w:hAnsi="华文仿宋" w:eastAsia="华文仿宋" w:cs="Times New Roman"/>
          <w:bCs/>
          <w:lang w:val="en-US" w:eastAsia="zh-CN"/>
        </w:rPr>
        <w:t>许可模式</w:t>
      </w:r>
      <w:r>
        <w:rPr>
          <w:rFonts w:hint="eastAsia" w:ascii="华文仿宋" w:hAnsi="华文仿宋" w:eastAsia="华文仿宋" w:cs="Times New Roman"/>
          <w:bCs/>
        </w:rPr>
        <w:t>与组件级</w:t>
      </w:r>
      <w:r>
        <w:rPr>
          <w:rFonts w:hint="eastAsia" w:ascii="华文仿宋" w:hAnsi="华文仿宋" w:eastAsia="华文仿宋" w:cs="Times New Roman"/>
          <w:bCs/>
          <w:lang w:val="en-US" w:eastAsia="zh-CN"/>
        </w:rPr>
        <w:t>许可模式</w:t>
      </w:r>
      <w:r>
        <w:rPr>
          <w:rFonts w:hint="eastAsia" w:ascii="华文仿宋" w:hAnsi="华文仿宋" w:eastAsia="华文仿宋" w:cs="Times New Roman"/>
          <w:bCs/>
        </w:rPr>
        <w:t>的</w:t>
      </w:r>
      <w:r>
        <w:rPr>
          <w:rFonts w:hint="eastAsia" w:ascii="华文仿宋" w:hAnsi="华文仿宋" w:eastAsia="华文仿宋" w:cs="Times New Roman"/>
          <w:bCs/>
          <w:lang w:val="en-US" w:eastAsia="zh-CN"/>
        </w:rPr>
        <w:t>对立，</w:t>
      </w:r>
      <w:r>
        <w:rPr>
          <w:rFonts w:hint="eastAsia" w:ascii="华文仿宋" w:hAnsi="华文仿宋" w:eastAsia="华文仿宋" w:cs="Times New Roman"/>
          <w:bCs/>
        </w:rPr>
        <w:t>源于FRAND原则抽象性导致</w:t>
      </w:r>
      <w:r>
        <w:rPr>
          <w:rFonts w:hint="eastAsia" w:ascii="华文仿宋" w:hAnsi="华文仿宋" w:eastAsia="华文仿宋" w:cs="Times New Roman"/>
          <w:bCs/>
          <w:lang w:val="en-US" w:eastAsia="zh-CN"/>
        </w:rPr>
        <w:t>的</w:t>
      </w:r>
      <w:r>
        <w:rPr>
          <w:rFonts w:hint="eastAsia" w:ascii="华文仿宋" w:hAnsi="华文仿宋" w:eastAsia="华文仿宋" w:cs="Times New Roman"/>
          <w:bCs/>
        </w:rPr>
        <w:t>法律关系模糊。</w:t>
      </w:r>
      <w:r>
        <w:rPr>
          <w:rFonts w:hint="eastAsia" w:ascii="华文仿宋" w:hAnsi="华文仿宋" w:eastAsia="华文仿宋" w:cs="Times New Roman"/>
          <w:bCs/>
          <w:lang w:val="en-US" w:eastAsia="zh-CN"/>
        </w:rPr>
        <w:t>依照FRAND承诺作出的标准化场景，</w:t>
      </w:r>
      <w:r>
        <w:rPr>
          <w:rFonts w:hint="eastAsia" w:ascii="华文仿宋" w:hAnsi="华文仿宋" w:eastAsia="华文仿宋" w:cs="Times New Roman"/>
          <w:bCs/>
        </w:rPr>
        <w:t>FRAND</w:t>
      </w:r>
      <w:r>
        <w:rPr>
          <w:rFonts w:hint="eastAsia" w:ascii="华文仿宋" w:hAnsi="华文仿宋" w:eastAsia="华文仿宋" w:cs="Times New Roman"/>
          <w:bCs/>
          <w:lang w:val="en-US" w:eastAsia="zh-CN"/>
        </w:rPr>
        <w:t>原则</w:t>
      </w:r>
      <w:r>
        <w:rPr>
          <w:rFonts w:hint="eastAsia" w:ascii="华文仿宋" w:hAnsi="华文仿宋" w:eastAsia="华文仿宋" w:cs="Times New Roman"/>
          <w:bCs/>
        </w:rPr>
        <w:t>的法律属性</w:t>
      </w:r>
      <w:r>
        <w:rPr>
          <w:rFonts w:hint="eastAsia" w:ascii="华文仿宋" w:hAnsi="华文仿宋" w:eastAsia="华文仿宋" w:cs="Times New Roman"/>
          <w:bCs/>
          <w:lang w:val="en-US" w:eastAsia="zh-CN"/>
        </w:rPr>
        <w:t>应</w:t>
      </w:r>
      <w:r>
        <w:rPr>
          <w:rFonts w:hint="eastAsia" w:ascii="华文仿宋" w:hAnsi="华文仿宋" w:eastAsia="华文仿宋" w:cs="Times New Roman"/>
          <w:bCs/>
        </w:rPr>
        <w:t>重构为标准</w:t>
      </w:r>
      <w:bookmarkStart w:id="15" w:name="_GoBack"/>
      <w:bookmarkEnd w:id="15"/>
      <w:r>
        <w:rPr>
          <w:rFonts w:hint="eastAsia" w:ascii="华文仿宋" w:hAnsi="华文仿宋" w:eastAsia="华文仿宋" w:cs="Times New Roman"/>
          <w:bCs/>
        </w:rPr>
        <w:t>制定组织与</w:t>
      </w:r>
      <w:r>
        <w:rPr>
          <w:rFonts w:hint="eastAsia" w:ascii="华文仿宋" w:hAnsi="华文仿宋" w:eastAsia="华文仿宋" w:cs="Times New Roman"/>
          <w:bCs/>
          <w:lang w:val="en-US" w:eastAsia="zh-CN"/>
        </w:rPr>
        <w:t>标准必要专利权人</w:t>
      </w:r>
      <w:r>
        <w:rPr>
          <w:rFonts w:hint="eastAsia" w:ascii="华文仿宋" w:hAnsi="华文仿宋" w:eastAsia="华文仿宋" w:cs="Times New Roman"/>
          <w:bCs/>
        </w:rPr>
        <w:t>之间的利益第三人合同，许可声明</w:t>
      </w:r>
      <w:r>
        <w:rPr>
          <w:rFonts w:hint="eastAsia" w:ascii="华文仿宋" w:hAnsi="华文仿宋" w:eastAsia="华文仿宋" w:cs="Times New Roman"/>
          <w:bCs/>
          <w:lang w:val="en-US" w:eastAsia="zh-CN"/>
        </w:rPr>
        <w:t>被视作</w:t>
      </w:r>
      <w:r>
        <w:rPr>
          <w:rFonts w:hint="eastAsia" w:ascii="华文仿宋" w:hAnsi="华文仿宋" w:eastAsia="华文仿宋" w:cs="Times New Roman"/>
          <w:bCs/>
        </w:rPr>
        <w:t>一项特殊的开放性要约</w:t>
      </w:r>
      <w:r>
        <w:rPr>
          <w:rFonts w:hint="eastAsia" w:ascii="华文仿宋" w:hAnsi="华文仿宋" w:eastAsia="华文仿宋" w:cs="Times New Roman"/>
          <w:bCs/>
          <w:lang w:eastAsia="zh-CN"/>
        </w:rPr>
        <w:t>。</w:t>
      </w:r>
      <w:r>
        <w:rPr>
          <w:rFonts w:hint="eastAsia" w:ascii="华文仿宋" w:hAnsi="华文仿宋" w:eastAsia="华文仿宋" w:cs="Times New Roman"/>
          <w:bCs/>
          <w:lang w:val="en-US" w:eastAsia="zh-CN"/>
        </w:rPr>
        <w:t>基于此，标准必要专利权人负有向汽车产业链上任一标准实施者发放</w:t>
      </w:r>
      <w:r>
        <w:rPr>
          <w:rFonts w:hint="eastAsia" w:ascii="华文仿宋" w:hAnsi="华文仿宋" w:eastAsia="华文仿宋" w:cs="Times New Roman"/>
          <w:bCs/>
        </w:rPr>
        <w:t>FRAND</w:t>
      </w:r>
      <w:r>
        <w:rPr>
          <w:rFonts w:hint="eastAsia" w:ascii="华文仿宋" w:hAnsi="华文仿宋" w:eastAsia="华文仿宋" w:cs="Times New Roman"/>
          <w:bCs/>
          <w:lang w:val="en-US" w:eastAsia="zh-CN"/>
        </w:rPr>
        <w:t>许可的义务。尽管标准必要专利权人享有选择许可环节的自由，但在两种许可模式下，标准必要专利权人与标准实施者的权利义务配置与实际许可效果存在本质差异。为此，可通过构建“合同—反垄断”的二元规制体系来系统回应并化解许可层级争议，标准实施者的许可利益应优先通过合同请求权实现，仅在标准必要专利权人滥用市场支配地位，实施拒绝交易或附加不合理条件超出权利正当行使范围时，方需引入反垄断法规制。</w:t>
      </w:r>
    </w:p>
    <w:p w14:paraId="19D1F6DD">
      <w:pPr>
        <w:ind w:firstLine="480" w:firstLineChars="200"/>
        <w:rPr>
          <w:rFonts w:hint="eastAsia" w:ascii="华文仿宋" w:hAnsi="华文仿宋" w:eastAsia="华文仿宋" w:cs="Times New Roman"/>
          <w:bCs/>
        </w:rPr>
      </w:pPr>
      <w:r>
        <w:rPr>
          <w:rFonts w:hint="eastAsia" w:ascii="华文仿宋" w:hAnsi="华文仿宋" w:eastAsia="华文仿宋" w:cs="Times New Roman"/>
          <w:bCs/>
        </w:rPr>
        <w:t>【关键词】标准必要专利；许可层级；FRAND原则；利益第三人合同</w:t>
      </w:r>
    </w:p>
    <w:p w14:paraId="05A8AEDD">
      <w:pPr>
        <w:ind w:firstLine="480" w:firstLineChars="200"/>
        <w:rPr>
          <w:rFonts w:hint="eastAsia" w:ascii="华文仿宋" w:hAnsi="华文仿宋" w:eastAsia="华文仿宋" w:cs="Times New Roman"/>
          <w:bCs/>
        </w:rPr>
      </w:pPr>
      <w:r>
        <w:rPr>
          <w:rFonts w:hint="eastAsia" w:ascii="华文仿宋" w:hAnsi="华文仿宋" w:eastAsia="华文仿宋" w:cs="Times New Roman"/>
          <w:bCs/>
        </w:rPr>
        <w:t>【作者信息】</w:t>
      </w:r>
      <w:r>
        <w:rPr>
          <w:rFonts w:hint="eastAsia" w:ascii="华文仿宋" w:hAnsi="华文仿宋" w:eastAsia="华文仿宋" w:cs="Times New Roman"/>
          <w:bCs/>
          <w:lang w:val="en-US" w:eastAsia="zh-CN"/>
        </w:rPr>
        <w:t>林吴婉烨</w:t>
      </w:r>
      <w:r>
        <w:rPr>
          <w:rFonts w:hint="eastAsia" w:ascii="华文仿宋" w:hAnsi="华文仿宋" w:eastAsia="华文仿宋" w:cs="Times New Roman"/>
          <w:bCs/>
        </w:rPr>
        <w:t>，中国政法大学</w:t>
      </w:r>
      <w:r>
        <w:rPr>
          <w:rFonts w:hint="eastAsia" w:ascii="华文仿宋" w:hAnsi="华文仿宋" w:eastAsia="华文仿宋" w:cs="Times New Roman"/>
          <w:bCs/>
          <w:lang w:val="en-US" w:eastAsia="zh-CN"/>
        </w:rPr>
        <w:t>民商经济法学</w:t>
      </w:r>
      <w:r>
        <w:rPr>
          <w:rFonts w:hint="eastAsia" w:ascii="华文仿宋" w:hAnsi="华文仿宋" w:eastAsia="华文仿宋" w:cs="Times New Roman"/>
          <w:bCs/>
        </w:rPr>
        <w:t>院202</w:t>
      </w:r>
      <w:r>
        <w:rPr>
          <w:rFonts w:hint="eastAsia" w:ascii="华文仿宋" w:hAnsi="华文仿宋" w:eastAsia="华文仿宋" w:cs="Times New Roman"/>
          <w:bCs/>
          <w:lang w:val="en-US" w:eastAsia="zh-CN"/>
        </w:rPr>
        <w:t>4</w:t>
      </w:r>
      <w:r>
        <w:rPr>
          <w:rFonts w:hint="eastAsia" w:ascii="华文仿宋" w:hAnsi="华文仿宋" w:eastAsia="华文仿宋" w:cs="Times New Roman"/>
          <w:bCs/>
        </w:rPr>
        <w:t>级</w:t>
      </w:r>
      <w:r>
        <w:rPr>
          <w:rFonts w:hint="eastAsia" w:ascii="华文仿宋" w:hAnsi="华文仿宋" w:eastAsia="华文仿宋" w:cs="Times New Roman"/>
          <w:bCs/>
          <w:lang w:val="en-US" w:eastAsia="zh-CN"/>
        </w:rPr>
        <w:t>硕士</w:t>
      </w:r>
      <w:r>
        <w:rPr>
          <w:rFonts w:hint="eastAsia" w:ascii="华文仿宋" w:hAnsi="华文仿宋" w:eastAsia="华文仿宋" w:cs="Times New Roman"/>
          <w:bCs/>
        </w:rPr>
        <w:t>研究生。</w:t>
      </w:r>
    </w:p>
    <w:bookmarkEnd w:id="0"/>
    <w:p w14:paraId="3E06FF3B">
      <w:pPr>
        <w:ind w:firstLine="480" w:firstLineChars="200"/>
      </w:pPr>
    </w:p>
    <w:p w14:paraId="1921A362">
      <w:pPr>
        <w:keepNext w:val="0"/>
        <w:keepLines w:val="0"/>
        <w:widowControl w:val="0"/>
        <w:ind w:firstLine="0" w:firstLineChars="0"/>
        <w:outlineLvl w:val="0"/>
        <w:rPr>
          <w:rFonts w:hint="eastAsia" w:ascii="黑体" w:hAnsi="黑体" w:eastAsia="黑体" w:cstheme="minorBidi"/>
          <w:b w:val="0"/>
          <w:bCs w:val="0"/>
          <w:sz w:val="28"/>
          <w:szCs w:val="28"/>
        </w:rPr>
      </w:pPr>
      <w:r>
        <w:rPr>
          <w:rFonts w:hint="eastAsia" w:ascii="黑体" w:hAnsi="黑体" w:eastAsia="黑体" w:cstheme="minorBidi"/>
          <w:b w:val="0"/>
          <w:bCs w:val="0"/>
          <w:sz w:val="28"/>
          <w:szCs w:val="28"/>
        </w:rPr>
        <w:t>引言</w:t>
      </w:r>
    </w:p>
    <w:p w14:paraId="52737540">
      <w:pPr>
        <w:spacing w:line="240" w:lineRule="auto"/>
        <w:ind w:firstLine="482" w:firstLineChars="0"/>
        <w:rPr>
          <w:rFonts w:hint="eastAsia" w:ascii="宋体" w:hAnsi="宋体" w:cs="宋体"/>
          <w:bCs/>
          <w:sz w:val="21"/>
          <w:szCs w:val="21"/>
        </w:rPr>
      </w:pPr>
      <w:r>
        <w:rPr>
          <w:rFonts w:hint="eastAsia" w:ascii="宋体" w:hAnsi="宋体" w:cs="宋体"/>
          <w:bCs/>
          <w:sz w:val="21"/>
          <w:szCs w:val="21"/>
        </w:rPr>
        <w:t>标准必要专利（Standard-Essential Patent，以下简称SEP）的出现是技术标准与专利深度融合的结果。迈向5G时代，通信、物联网等高新技术产业蓬勃发展，标准必要专利数量实现爆发式增长。技术的扩张同时加剧了商业冲突，由于标准必要专利的许可实施蕴含着巨大的经济价值，近年来技术密集型产业的标准必要专利纠纷屡见不鲜，尤以智能网联汽车领域为典型。在智能网联汽车中，车联网功能的实现深度依赖</w:t>
      </w:r>
      <w:r>
        <w:rPr>
          <w:rFonts w:hint="eastAsia" w:ascii="宋体" w:hAnsi="宋体" w:cs="宋体"/>
          <w:bCs/>
          <w:sz w:val="21"/>
          <w:szCs w:val="21"/>
          <w:lang w:val="en-US" w:eastAsia="zh-CN"/>
        </w:rPr>
        <w:t>基础级</w:t>
      </w:r>
      <w:r>
        <w:rPr>
          <w:rFonts w:hint="eastAsia" w:ascii="宋体" w:hAnsi="宋体" w:cs="宋体"/>
          <w:bCs/>
          <w:sz w:val="21"/>
          <w:szCs w:val="21"/>
        </w:rPr>
        <w:t>通信专利。虽然车辆的</w:t>
      </w:r>
      <w:r>
        <w:rPr>
          <w:rFonts w:hint="eastAsia" w:ascii="宋体" w:hAnsi="宋体" w:cs="宋体"/>
          <w:bCs/>
          <w:sz w:val="21"/>
          <w:szCs w:val="21"/>
          <w:lang w:val="en-US" w:eastAsia="zh-CN"/>
        </w:rPr>
        <w:t>联网</w:t>
      </w:r>
      <w:r>
        <w:rPr>
          <w:rFonts w:hint="eastAsia" w:ascii="宋体" w:hAnsi="宋体" w:cs="宋体"/>
          <w:bCs/>
          <w:sz w:val="21"/>
          <w:szCs w:val="21"/>
        </w:rPr>
        <w:t>功能主要集成在通信模块（如T-BOX）等零部件层级，主要的专利许可谈判与诉讼却直接指向整车制造商。以Avanci专利池为例，其力推的“一站式”整车层级许可，因不透明的许可收费模式引发广泛质疑</w:t>
      </w:r>
      <w:r>
        <w:rPr>
          <w:rStyle w:val="17"/>
          <w:rFonts w:hint="eastAsia" w:ascii="宋体" w:hAnsi="宋体" w:cs="宋体"/>
          <w:sz w:val="21"/>
          <w:szCs w:val="21"/>
        </w:rPr>
        <w:footnoteReference w:id="0"/>
      </w:r>
      <w:r>
        <w:rPr>
          <w:rFonts w:hint="eastAsia" w:ascii="宋体" w:hAnsi="宋体" w:cs="宋体"/>
          <w:bCs/>
          <w:sz w:val="21"/>
          <w:szCs w:val="21"/>
        </w:rPr>
        <w:t>，比亚迪也因车载通信技术专利在德国接连陷入两起由Avanci授权商提起的专利侵权重大诉讼</w:t>
      </w:r>
      <w:r>
        <w:rPr>
          <w:rStyle w:val="17"/>
          <w:rFonts w:hint="eastAsia" w:ascii="宋体" w:hAnsi="宋体" w:cs="宋体"/>
          <w:sz w:val="21"/>
          <w:szCs w:val="21"/>
        </w:rPr>
        <w:footnoteReference w:id="1"/>
      </w:r>
      <w:r>
        <w:rPr>
          <w:rFonts w:hint="eastAsia" w:ascii="宋体" w:hAnsi="宋体" w:cs="宋体"/>
          <w:bCs/>
          <w:sz w:val="21"/>
          <w:szCs w:val="21"/>
        </w:rPr>
        <w:t>。SEP持有人通过在其具有管辖优势的法院提起侵权诉讼并寻求产品禁令，迫使车企接受其设定的许可费率并达成和解。面对高昂的诉讼成本、漫长的司法程序以及产品禁售带来的市场损失风险，许多车企不得不接受不合理</w:t>
      </w:r>
      <w:r>
        <w:rPr>
          <w:rFonts w:hint="eastAsia" w:ascii="宋体" w:hAnsi="宋体" w:cs="宋体"/>
          <w:bCs/>
          <w:sz w:val="21"/>
          <w:szCs w:val="21"/>
          <w:lang w:val="en-US" w:eastAsia="zh-CN"/>
        </w:rPr>
        <w:t>的</w:t>
      </w:r>
      <w:r>
        <w:rPr>
          <w:rFonts w:hint="eastAsia" w:ascii="宋体" w:hAnsi="宋体" w:cs="宋体"/>
          <w:bCs/>
          <w:sz w:val="21"/>
          <w:szCs w:val="21"/>
        </w:rPr>
        <w:t>许可条款。</w:t>
      </w:r>
    </w:p>
    <w:p w14:paraId="659BE595">
      <w:pPr>
        <w:spacing w:line="240" w:lineRule="auto"/>
        <w:ind w:firstLine="482" w:firstLineChars="0"/>
        <w:rPr>
          <w:rFonts w:hint="eastAsia" w:ascii="宋体" w:hAnsi="宋体" w:cs="宋体"/>
          <w:bCs/>
          <w:sz w:val="21"/>
          <w:szCs w:val="21"/>
        </w:rPr>
      </w:pPr>
      <w:r>
        <w:rPr>
          <w:rFonts w:hint="eastAsia" w:ascii="宋体" w:hAnsi="宋体" w:cs="宋体"/>
          <w:bCs/>
          <w:sz w:val="21"/>
          <w:szCs w:val="21"/>
        </w:rPr>
        <w:t>如何确定公正合理的许可费率，是标准必要专利纠纷的核心诉求。</w:t>
      </w:r>
      <w:r>
        <w:rPr>
          <w:rStyle w:val="17"/>
          <w:rFonts w:hint="eastAsia" w:ascii="宋体" w:hAnsi="宋体" w:cs="宋体"/>
          <w:sz w:val="21"/>
          <w:szCs w:val="21"/>
        </w:rPr>
        <w:footnoteReference w:id="2"/>
      </w:r>
      <w:r>
        <w:rPr>
          <w:rFonts w:hint="eastAsia" w:ascii="宋体" w:hAnsi="宋体" w:cs="宋体"/>
          <w:bCs/>
          <w:sz w:val="21"/>
          <w:szCs w:val="21"/>
        </w:rPr>
        <w:t>定价问题通常是在FRAND原则的框架下展开的</w:t>
      </w:r>
      <w:r>
        <w:rPr>
          <w:rStyle w:val="17"/>
          <w:rFonts w:hint="eastAsia" w:ascii="宋体" w:hAnsi="宋体" w:cs="宋体"/>
          <w:sz w:val="21"/>
          <w:szCs w:val="21"/>
        </w:rPr>
        <w:footnoteReference w:id="3"/>
      </w:r>
      <w:r>
        <w:rPr>
          <w:rFonts w:hint="eastAsia" w:ascii="宋体" w:hAnsi="宋体" w:cs="宋体"/>
          <w:bCs/>
          <w:sz w:val="21"/>
          <w:szCs w:val="21"/>
        </w:rPr>
        <w:t>。FRAND原则即公平（Fair）、合理（Reasonable）、无歧视（Non-discriminatory）原则，是针对标准必要专利实施许可而提出的一项基本准则，虽然其在促进技术标准的广泛应用和防止专利权滥用方面发挥了重要作用，但该原则的模糊性在实际许可中引发了诸多争议。首先，“公平”“合理”和“无歧视”这三个核心要素缺乏明确的量化标准，导致不同的标准制定组织、SEP持有人和标准实施者对FRAND原则的理解存在差异。在许可费率的确定上，SEP持有人认为基于专利技术的创新程度和价值贡献，以整车价格为基数设定较高的费率是合理的，而实施者则根据行业惯例和市场竞争状况，主张在零部件层级认定较低的费率。其次，FRAND原则的模糊性使得在实际的许可谈判中，SEP持有人和标准实施者需要花费更多的时间和资源来进行协商，在双方无法达成一致意见，陷入谈判僵局时，智能汽车应用标准技术的进程可能受阻。再者，FRAND原则的不确定性导致许可层级的相互冲突。通信模组制造商主张其作为技术实施源头应获得许可，而SEP持有人普遍坚持向整车厂进行终端产品层级的许可。综上，智能网联汽车领域SEP持有人与标准实施者的矛盾外化为组件级许可与整车级许可的模式冲突。</w:t>
      </w:r>
    </w:p>
    <w:p w14:paraId="22CAE73A">
      <w:pPr>
        <w:spacing w:line="240" w:lineRule="auto"/>
        <w:ind w:firstLine="482" w:firstLineChars="0"/>
        <w:rPr>
          <w:rFonts w:hint="eastAsia" w:ascii="宋体" w:hAnsi="宋体" w:cs="宋体"/>
          <w:bCs/>
          <w:sz w:val="21"/>
          <w:szCs w:val="21"/>
        </w:rPr>
      </w:pPr>
      <w:r>
        <w:rPr>
          <w:rFonts w:hint="eastAsia" w:ascii="宋体" w:hAnsi="宋体" w:cs="宋体"/>
          <w:bCs/>
          <w:sz w:val="21"/>
          <w:szCs w:val="21"/>
        </w:rPr>
        <w:t>既有司法实践多停留于对整车许可或组件许可的模式选择，却未能充分澄清支撑任何一种模式的权利来源。鉴于此，化解许可层级冲突之根本，在于厘清FRAND原则所衍生的基础法律关系。首先，需明确FRAND原则的法律属性，探究其如何构建一个稳定、可预期的FRAND许可权利义务框架。其次，在此基础上剖析SEP持有人与标准实施者（整车制造商与零部件供应商</w:t>
      </w:r>
      <w:r>
        <w:rPr>
          <w:rFonts w:hint="eastAsia" w:ascii="宋体" w:hAnsi="宋体" w:cs="宋体"/>
          <w:bCs/>
          <w:sz w:val="21"/>
          <w:szCs w:val="21"/>
          <w:lang w:eastAsia="zh-CN"/>
        </w:rPr>
        <w:t>）之</w:t>
      </w:r>
      <w:r>
        <w:rPr>
          <w:rFonts w:hint="eastAsia" w:ascii="宋体" w:hAnsi="宋体" w:cs="宋体"/>
          <w:bCs/>
          <w:sz w:val="21"/>
          <w:szCs w:val="21"/>
        </w:rPr>
        <w:t>间的</w:t>
      </w:r>
      <w:r>
        <w:rPr>
          <w:rFonts w:hint="eastAsia" w:ascii="宋体" w:hAnsi="宋体" w:cs="宋体"/>
          <w:bCs/>
          <w:sz w:val="21"/>
          <w:szCs w:val="21"/>
          <w:lang w:val="en-US" w:eastAsia="zh-CN"/>
        </w:rPr>
        <w:t>权利义务</w:t>
      </w:r>
      <w:r>
        <w:rPr>
          <w:rFonts w:hint="eastAsia" w:ascii="宋体" w:hAnsi="宋体" w:cs="宋体"/>
          <w:bCs/>
          <w:sz w:val="21"/>
          <w:szCs w:val="21"/>
        </w:rPr>
        <w:t>关系，审视主流许可模式对该法律关系的挑战。最终，从合同请求权与反垄断请求权的二元</w:t>
      </w:r>
      <w:r>
        <w:rPr>
          <w:rFonts w:hint="eastAsia" w:ascii="宋体" w:hAnsi="宋体" w:cs="宋体"/>
          <w:bCs/>
          <w:sz w:val="21"/>
          <w:szCs w:val="21"/>
          <w:lang w:eastAsia="zh-CN"/>
        </w:rPr>
        <w:t>视角</w:t>
      </w:r>
      <w:r>
        <w:rPr>
          <w:rFonts w:hint="eastAsia" w:ascii="宋体" w:hAnsi="宋体" w:cs="宋体"/>
          <w:bCs/>
          <w:sz w:val="21"/>
          <w:szCs w:val="21"/>
        </w:rPr>
        <w:t>尝试提出公平、合理的标准必要专利许可层级规则。</w:t>
      </w:r>
    </w:p>
    <w:p w14:paraId="08949538">
      <w:pPr>
        <w:spacing w:line="240" w:lineRule="auto"/>
        <w:ind w:firstLine="482" w:firstLineChars="0"/>
        <w:rPr>
          <w:rFonts w:hint="eastAsia" w:ascii="宋体" w:hAnsi="宋体" w:cs="宋体"/>
          <w:bCs/>
          <w:sz w:val="21"/>
          <w:szCs w:val="21"/>
        </w:rPr>
      </w:pPr>
    </w:p>
    <w:p w14:paraId="56DCA216">
      <w:pPr>
        <w:keepNext w:val="0"/>
        <w:keepLines w:val="0"/>
        <w:widowControl w:val="0"/>
        <w:ind w:firstLine="0" w:firstLineChars="0"/>
        <w:outlineLvl w:val="0"/>
        <w:rPr>
          <w:rFonts w:hint="eastAsia" w:ascii="宋体" w:hAnsi="宋体" w:eastAsia="宋体" w:cs="宋体"/>
          <w:b w:val="0"/>
          <w:bCs/>
          <w:sz w:val="21"/>
          <w:szCs w:val="21"/>
        </w:rPr>
      </w:pPr>
      <w:bookmarkStart w:id="1" w:name="_Toc509632311"/>
      <w:r>
        <w:rPr>
          <w:rFonts w:hint="eastAsia" w:ascii="黑体" w:hAnsi="黑体" w:eastAsia="黑体" w:cs="Times New Roman"/>
          <w:b w:val="0"/>
          <w:bCs w:val="0"/>
          <w:kern w:val="2"/>
          <w:sz w:val="28"/>
          <w:szCs w:val="28"/>
        </w:rPr>
        <w:t>一、智能网联汽车标准必要专利许可层级争议</w:t>
      </w:r>
      <w:bookmarkEnd w:id="1"/>
    </w:p>
    <w:p w14:paraId="0DBB0449">
      <w:pPr>
        <w:spacing w:line="240" w:lineRule="auto"/>
        <w:ind w:firstLine="482" w:firstLineChars="0"/>
        <w:rPr>
          <w:rFonts w:hint="eastAsia" w:ascii="宋体" w:hAnsi="宋体" w:cs="宋体"/>
          <w:bCs/>
          <w:sz w:val="21"/>
          <w:szCs w:val="21"/>
        </w:rPr>
      </w:pPr>
      <w:r>
        <w:rPr>
          <w:rFonts w:hint="eastAsia" w:ascii="宋体" w:hAnsi="宋体" w:cs="宋体"/>
          <w:bCs/>
          <w:sz w:val="21"/>
          <w:szCs w:val="21"/>
        </w:rPr>
        <w:t>智能网联汽车的普及正在重塑以整车企业为核心的整零关系，并催生通信模组等新增核心零部件供应链环节。通信产业习惯于向终端设备制造商直接许可，而汽车产业长期遵循由供应商或零部件制造商承担知识产权责任的分工惯例。</w:t>
      </w:r>
      <w:r>
        <w:rPr>
          <w:rStyle w:val="17"/>
          <w:rFonts w:hint="eastAsia" w:ascii="宋体" w:hAnsi="宋体" w:cs="宋体"/>
          <w:bCs/>
          <w:sz w:val="21"/>
          <w:szCs w:val="21"/>
        </w:rPr>
        <w:footnoteReference w:id="4"/>
      </w:r>
      <w:r>
        <w:rPr>
          <w:rFonts w:hint="eastAsia" w:ascii="宋体" w:hAnsi="宋体" w:cs="宋体"/>
          <w:bCs/>
          <w:sz w:val="21"/>
          <w:szCs w:val="21"/>
        </w:rPr>
        <w:t>中国汽车工业协会等发布的《汽车标准必要专利许可指引》明确提出“产业链任一环节均有资格获得许可”的原则，SEP持有人负有向产业链各环节实施者开放许可的义务，当产业链上任一层级的制造商提出许可请求时，权利人均应以公平、合理且无歧视的条件进行授权。</w:t>
      </w:r>
      <w:r>
        <w:rPr>
          <w:rStyle w:val="17"/>
          <w:rFonts w:hint="eastAsia" w:ascii="宋体" w:hAnsi="宋体" w:cs="宋体"/>
          <w:bCs/>
          <w:sz w:val="21"/>
          <w:szCs w:val="21"/>
        </w:rPr>
        <w:footnoteReference w:id="5"/>
      </w:r>
      <w:r>
        <w:rPr>
          <w:rFonts w:hint="eastAsia" w:ascii="宋体" w:hAnsi="宋体" w:cs="宋体"/>
          <w:bCs/>
          <w:sz w:val="21"/>
          <w:szCs w:val="21"/>
          <w:lang w:val="en-US" w:eastAsia="zh-CN"/>
        </w:rPr>
        <w:t>但</w:t>
      </w:r>
      <w:r>
        <w:rPr>
          <w:rFonts w:hint="eastAsia" w:ascii="宋体" w:hAnsi="宋体" w:cs="宋体"/>
          <w:bCs/>
          <w:sz w:val="21"/>
          <w:szCs w:val="21"/>
        </w:rPr>
        <w:t>在欧美汽车行业，全面许可模式受到挑战</w:t>
      </w:r>
      <w:r>
        <w:rPr>
          <w:rFonts w:hint="eastAsia" w:ascii="宋体" w:hAnsi="宋体" w:cs="宋体"/>
          <w:bCs/>
          <w:sz w:val="21"/>
          <w:szCs w:val="21"/>
          <w:lang w:eastAsia="zh-CN"/>
        </w:rPr>
        <w:t>。</w:t>
      </w:r>
      <w:r>
        <w:rPr>
          <w:rFonts w:hint="eastAsia" w:ascii="宋体" w:hAnsi="宋体" w:cs="宋体"/>
          <w:bCs/>
          <w:sz w:val="21"/>
          <w:szCs w:val="21"/>
        </w:rPr>
        <w:t>以Avanci为代表的专利许可平台，直接沿用通信领域的终端级许可逻辑，而以大陆集团为代表</w:t>
      </w:r>
      <w:r>
        <w:rPr>
          <w:rFonts w:hint="eastAsia" w:ascii="宋体" w:hAnsi="宋体" w:cs="宋体"/>
          <w:bCs/>
          <w:sz w:val="21"/>
          <w:szCs w:val="21"/>
          <w:lang w:eastAsia="zh-CN"/>
        </w:rPr>
        <w:t>的零部件</w:t>
      </w:r>
      <w:r>
        <w:rPr>
          <w:rFonts w:hint="eastAsia" w:ascii="宋体" w:hAnsi="宋体" w:cs="宋体"/>
          <w:bCs/>
          <w:sz w:val="21"/>
          <w:szCs w:val="21"/>
        </w:rPr>
        <w:t>制造商，则坚持</w:t>
      </w:r>
      <w:r>
        <w:rPr>
          <w:rFonts w:hint="eastAsia" w:ascii="宋体" w:hAnsi="宋体" w:cs="宋体"/>
          <w:bCs/>
          <w:sz w:val="21"/>
          <w:szCs w:val="21"/>
          <w:lang w:val="en-US" w:eastAsia="zh-CN"/>
        </w:rPr>
        <w:t>遵循</w:t>
      </w:r>
      <w:r>
        <w:rPr>
          <w:rFonts w:hint="eastAsia" w:ascii="宋体" w:hAnsi="宋体" w:cs="宋体"/>
          <w:bCs/>
          <w:sz w:val="21"/>
          <w:szCs w:val="21"/>
        </w:rPr>
        <w:t>汽车产业纵向分工传统，主张在制造通信组件时即获得</w:t>
      </w:r>
      <w:r>
        <w:rPr>
          <w:rFonts w:hint="eastAsia" w:ascii="宋体" w:hAnsi="宋体" w:cs="宋体"/>
          <w:bCs/>
          <w:sz w:val="21"/>
          <w:szCs w:val="21"/>
          <w:lang w:val="en-US" w:eastAsia="zh-CN"/>
        </w:rPr>
        <w:t>专利</w:t>
      </w:r>
      <w:r>
        <w:rPr>
          <w:rFonts w:hint="eastAsia" w:ascii="宋体" w:hAnsi="宋体" w:cs="宋体"/>
          <w:bCs/>
          <w:sz w:val="21"/>
          <w:szCs w:val="21"/>
        </w:rPr>
        <w:t>许可，前者为整车级许可模式，后者对应组件级许可模式。从既有司法实践观察，美国与德国法院认可SEP持有人享有选择许可环节的自由，并支持SEP持有人向汽车制造商发放直接许可。</w:t>
      </w:r>
      <w:r>
        <w:rPr>
          <w:rStyle w:val="17"/>
          <w:rFonts w:hint="eastAsia" w:ascii="宋体" w:hAnsi="宋体" w:cs="宋体"/>
          <w:bCs/>
          <w:sz w:val="21"/>
          <w:szCs w:val="21"/>
        </w:rPr>
        <w:footnoteReference w:id="6"/>
      </w:r>
      <w:r>
        <w:rPr>
          <w:rFonts w:hint="eastAsia" w:ascii="宋体" w:hAnsi="宋体" w:cs="宋体"/>
          <w:bCs/>
          <w:sz w:val="21"/>
          <w:szCs w:val="21"/>
        </w:rPr>
        <w:t>在通信技术标准跨领域应用于汽车产业的背景下，产品供应链上标准必要专利的许可模式存在根本分歧。</w:t>
      </w:r>
    </w:p>
    <w:p w14:paraId="4AC2AE71">
      <w:pPr>
        <w:spacing w:line="240" w:lineRule="auto"/>
        <w:ind w:firstLine="482" w:firstLineChars="0"/>
        <w:jc w:val="left"/>
        <w:outlineLvl w:val="1"/>
        <w:rPr>
          <w:rFonts w:hint="eastAsia" w:ascii="华文楷体" w:hAnsi="华文楷体" w:eastAsia="华文楷体" w:cs="Times New Roman"/>
          <w:sz w:val="24"/>
          <w:szCs w:val="24"/>
        </w:rPr>
      </w:pPr>
      <w:r>
        <w:rPr>
          <w:rFonts w:hint="eastAsia" w:ascii="华文楷体" w:hAnsi="华文楷体" w:eastAsia="华文楷体" w:cs="Times New Roman"/>
          <w:sz w:val="24"/>
          <w:szCs w:val="24"/>
        </w:rPr>
        <w:t>（一）整车级与组件级许可层级冲突</w:t>
      </w:r>
    </w:p>
    <w:p w14:paraId="253EC7E3">
      <w:pPr>
        <w:spacing w:line="240" w:lineRule="auto"/>
        <w:ind w:firstLine="482" w:firstLineChars="0"/>
        <w:jc w:val="left"/>
        <w:rPr>
          <w:rFonts w:hint="eastAsia" w:ascii="宋体" w:hAnsi="宋体" w:eastAsia="宋体" w:cs="宋体"/>
          <w:bCs/>
          <w:sz w:val="21"/>
          <w:szCs w:val="21"/>
        </w:rPr>
      </w:pPr>
      <w:r>
        <w:rPr>
          <w:rFonts w:hint="eastAsia" w:ascii="宋体" w:hAnsi="宋体" w:cs="宋体"/>
          <w:sz w:val="21"/>
          <w:szCs w:val="21"/>
        </w:rPr>
        <w:t>整车制造商、通信组件供应商与SEP持有人之间的专利诉讼围绕许可模式的选择展开</w:t>
      </w:r>
      <w:r>
        <w:rPr>
          <w:rFonts w:hint="eastAsia" w:ascii="宋体" w:hAnsi="宋体" w:cs="宋体"/>
          <w:sz w:val="21"/>
          <w:szCs w:val="21"/>
          <w:lang w:eastAsia="zh-CN"/>
        </w:rPr>
        <w:t>。</w:t>
      </w:r>
      <w:r>
        <w:rPr>
          <w:rFonts w:hint="eastAsia" w:ascii="宋体" w:hAnsi="宋体" w:cs="宋体"/>
          <w:bCs/>
          <w:sz w:val="21"/>
          <w:szCs w:val="21"/>
        </w:rPr>
        <w:t>2019年3月，</w:t>
      </w:r>
      <w:r>
        <w:rPr>
          <w:rFonts w:hint="eastAsia" w:ascii="宋体" w:hAnsi="宋体" w:cs="宋体"/>
          <w:bCs/>
          <w:sz w:val="21"/>
          <w:szCs w:val="21"/>
          <w:lang w:eastAsia="zh-CN"/>
        </w:rPr>
        <w:t>整车</w:t>
      </w:r>
      <w:r>
        <w:rPr>
          <w:rFonts w:hint="eastAsia" w:ascii="宋体" w:hAnsi="宋体" w:cs="宋体"/>
          <w:bCs/>
          <w:sz w:val="21"/>
          <w:szCs w:val="21"/>
        </w:rPr>
        <w:t>制造商戴姆勒向欧盟委员会提出投诉，指控诺基亚拒绝向为其供应通信模块的零部件制造商发放SEP许可的行为涉嫌违反欧盟竞争法。</w:t>
      </w:r>
      <w:r>
        <w:rPr>
          <w:rStyle w:val="17"/>
          <w:rFonts w:hint="eastAsia" w:ascii="宋体" w:hAnsi="宋体" w:cs="宋体"/>
          <w:bCs/>
          <w:sz w:val="21"/>
          <w:szCs w:val="21"/>
        </w:rPr>
        <w:footnoteReference w:id="7"/>
      </w:r>
      <w:r>
        <w:rPr>
          <w:rFonts w:hint="eastAsia" w:ascii="宋体" w:hAnsi="宋体" w:cs="宋体"/>
          <w:bCs/>
          <w:sz w:val="21"/>
          <w:szCs w:val="21"/>
        </w:rPr>
        <w:t>作为回应，诺基亚随后向曼海姆地区法院提起4件专利侵权诉讼，向杜塞尔多夫地区法院和慕尼黑地区法院分别提起3件专利侵权诉讼，并同步申请禁令救济。曼海姆地区法院指出，通信专利技术</w:t>
      </w:r>
      <w:r>
        <w:rPr>
          <w:rFonts w:hint="eastAsia" w:ascii="宋体" w:hAnsi="宋体" w:cs="宋体"/>
          <w:color w:val="0F1115"/>
          <w:sz w:val="21"/>
          <w:szCs w:val="21"/>
          <w:shd w:val="clear" w:color="auto" w:fill="FFFFFF"/>
        </w:rPr>
        <w:t>并非由远程通信控制单元</w:t>
      </w:r>
      <w:r>
        <w:rPr>
          <w:rFonts w:hint="eastAsia" w:ascii="宋体" w:hAnsi="宋体" w:cs="宋体"/>
          <w:color w:val="0F1115"/>
          <w:sz w:val="21"/>
          <w:szCs w:val="21"/>
          <w:shd w:val="clear" w:color="auto" w:fill="FFFFFF"/>
          <w:lang w:eastAsia="zh-CN"/>
        </w:rPr>
        <w:t>（</w:t>
      </w:r>
      <w:r>
        <w:rPr>
          <w:rFonts w:hint="eastAsia" w:ascii="宋体" w:hAnsi="宋体" w:cs="宋体"/>
          <w:color w:val="0F1115"/>
          <w:sz w:val="21"/>
          <w:szCs w:val="21"/>
          <w:shd w:val="clear" w:color="auto" w:fill="FFFFFF"/>
        </w:rPr>
        <w:t>TCU</w:t>
      </w:r>
      <w:r>
        <w:rPr>
          <w:rFonts w:hint="eastAsia" w:ascii="宋体" w:hAnsi="宋体" w:cs="宋体"/>
          <w:color w:val="0F1115"/>
          <w:sz w:val="21"/>
          <w:szCs w:val="21"/>
          <w:shd w:val="clear" w:color="auto" w:fill="FFFFFF"/>
          <w:lang w:eastAsia="zh-CN"/>
        </w:rPr>
        <w:t>）</w:t>
      </w:r>
      <w:r>
        <w:rPr>
          <w:rFonts w:hint="eastAsia" w:ascii="宋体" w:hAnsi="宋体" w:cs="宋体"/>
          <w:color w:val="0F1115"/>
          <w:sz w:val="21"/>
          <w:szCs w:val="21"/>
          <w:shd w:val="clear" w:color="auto" w:fill="FFFFFF"/>
        </w:rPr>
        <w:t>独立完成，其必须在整车环境中通过各部件的协作才得以完整实施，通信功能对整车的市场价值产生了实质性贡献，</w:t>
      </w:r>
      <w:r>
        <w:rPr>
          <w:rFonts w:hint="eastAsia" w:ascii="宋体" w:hAnsi="宋体" w:cs="宋体"/>
          <w:sz w:val="21"/>
          <w:szCs w:val="21"/>
        </w:rPr>
        <w:t>SEP持有人有权就其技术在可销售终端产品中创造的价值获得报酬</w:t>
      </w:r>
      <w:r>
        <w:rPr>
          <w:rFonts w:hint="eastAsia" w:ascii="宋体" w:hAnsi="宋体" w:cs="宋体"/>
          <w:sz w:val="21"/>
          <w:szCs w:val="21"/>
          <w:lang w:eastAsia="zh-CN"/>
        </w:rPr>
        <w:t>，</w:t>
      </w:r>
      <w:r>
        <w:rPr>
          <w:rFonts w:hint="eastAsia" w:ascii="宋体" w:hAnsi="宋体" w:cs="宋体"/>
          <w:color w:val="0F1115"/>
          <w:sz w:val="21"/>
          <w:szCs w:val="21"/>
          <w:shd w:val="clear" w:color="auto" w:fill="FFFFFF"/>
        </w:rPr>
        <w:t>因此SEP持有人可以直接向整车制造商发放许可</w:t>
      </w:r>
      <w:r>
        <w:rPr>
          <w:rFonts w:hint="eastAsia" w:ascii="宋体" w:hAnsi="宋体" w:cs="宋体"/>
          <w:color w:val="0F1115"/>
          <w:sz w:val="21"/>
          <w:szCs w:val="21"/>
          <w:shd w:val="clear" w:color="auto" w:fill="FFFFFF"/>
          <w:lang w:val="en-US" w:eastAsia="zh-CN"/>
        </w:rPr>
        <w:t>并以整车价格</w:t>
      </w:r>
      <w:r>
        <w:rPr>
          <w:rFonts w:hint="eastAsia" w:ascii="宋体" w:hAnsi="宋体" w:cs="宋体"/>
          <w:sz w:val="21"/>
          <w:szCs w:val="21"/>
        </w:rPr>
        <w:t>作为费基</w:t>
      </w:r>
      <w:r>
        <w:rPr>
          <w:rFonts w:hint="eastAsia" w:ascii="宋体" w:hAnsi="宋体" w:cs="宋体"/>
          <w:sz w:val="21"/>
          <w:szCs w:val="21"/>
          <w:lang w:eastAsia="zh-CN"/>
        </w:rPr>
        <w:t>。</w:t>
      </w:r>
      <w:r>
        <w:rPr>
          <w:rFonts w:hint="eastAsia" w:ascii="宋体" w:hAnsi="宋体" w:cs="宋体"/>
          <w:bCs/>
          <w:sz w:val="21"/>
          <w:szCs w:val="21"/>
        </w:rPr>
        <w:t>2020年8月，曼海姆地区法院认定戴姆勒侵权并支持了诺基亚的禁令请求，但设置了高达70亿欧元的执行保证金。</w:t>
      </w:r>
      <w:r>
        <w:rPr>
          <w:rStyle w:val="17"/>
          <w:rFonts w:hint="eastAsia" w:ascii="宋体" w:hAnsi="宋体" w:cs="宋体"/>
          <w:bCs/>
          <w:sz w:val="21"/>
          <w:szCs w:val="21"/>
        </w:rPr>
        <w:footnoteReference w:id="8"/>
      </w:r>
      <w:r>
        <w:rPr>
          <w:rFonts w:hint="eastAsia" w:ascii="宋体" w:hAnsi="宋体" w:cs="宋体"/>
          <w:bCs/>
          <w:sz w:val="21"/>
          <w:szCs w:val="21"/>
        </w:rPr>
        <w:t>慕尼黑地区法院同样作出了有利于诺基亚的判决。与此形成鲜明对比的是，杜塞尔多夫地区法院认为FRAND承诺作为一种开放性义务，原则上要求SEP持有人向所有善意实施者提供许可。在汽车通信领域，这意味着组件供应商作为技术的直接实施者，应享有获得许可的优先权利，以确保其平等参与市场竞争。若SEP持有人拒绝向组件供应商许可，却转而向整车制造商主张侵权禁令，该行为实质上是利用其市场支配地位不合理地限制下游竞争，可能构成滥用。此时，不仅寻求许可的组件供应商，被诉的整车制造商亦可据此提出反垄断抗辩，以阻却禁令请求。鉴于这一根本性分歧，杜塞尔多夫地区法院选择将其中一宗诉讼提交至欧洲法院（CJEU），请求其就“SEP持有人是否负有优先向组件供应商提供许可的义务”作出先决裁决，此举将许可层级问题提升至欧盟最高司法层面。</w:t>
      </w:r>
      <w:r>
        <w:rPr>
          <w:rStyle w:val="17"/>
          <w:rFonts w:hint="eastAsia" w:ascii="宋体" w:hAnsi="宋体" w:cs="宋体"/>
          <w:bCs/>
          <w:sz w:val="21"/>
          <w:szCs w:val="21"/>
        </w:rPr>
        <w:footnoteReference w:id="9"/>
      </w:r>
      <w:r>
        <w:rPr>
          <w:rFonts w:hint="eastAsia" w:ascii="宋体" w:hAnsi="宋体" w:cs="宋体"/>
          <w:bCs/>
          <w:sz w:val="21"/>
          <w:szCs w:val="21"/>
        </w:rPr>
        <w:t>然而，这一核心法律问题的澄清因当事人的和解而中断。2021年6月，在欧洲法院作出裁决之前，戴姆勒与诺基亚宣布就全球范围内的标准必要专利诉讼达成和解，诺基亚为戴姆勒提供其汽车通信专利的多年期许可；同年12月，戴姆勒与Avanci专利池签署许可协议。</w:t>
      </w:r>
      <w:r>
        <w:rPr>
          <w:rStyle w:val="17"/>
          <w:rFonts w:hint="eastAsia" w:ascii="宋体" w:hAnsi="宋体" w:cs="宋体"/>
          <w:bCs/>
          <w:sz w:val="21"/>
          <w:szCs w:val="21"/>
        </w:rPr>
        <w:footnoteReference w:id="10"/>
      </w:r>
      <w:r>
        <w:rPr>
          <w:rFonts w:hint="eastAsia" w:ascii="宋体" w:hAnsi="宋体" w:cs="宋体"/>
          <w:bCs/>
          <w:sz w:val="21"/>
          <w:szCs w:val="21"/>
        </w:rPr>
        <w:t>虽然具体和解条款并未公布，但结果表明，即便如戴姆勒般的强势制造商，最终也可能在全球诉讼压力下选择接受整车许可规则。</w:t>
      </w:r>
    </w:p>
    <w:p w14:paraId="1846D401">
      <w:pPr>
        <w:spacing w:line="240" w:lineRule="auto"/>
        <w:ind w:firstLine="482" w:firstLineChars="0"/>
        <w:jc w:val="left"/>
        <w:rPr>
          <w:rFonts w:hint="eastAsia" w:ascii="宋体" w:hAnsi="宋体" w:eastAsia="宋体" w:cs="宋体"/>
          <w:bCs/>
          <w:sz w:val="21"/>
          <w:szCs w:val="21"/>
        </w:rPr>
      </w:pPr>
      <w:r>
        <w:rPr>
          <w:rFonts w:hint="eastAsia" w:ascii="宋体" w:hAnsi="宋体" w:eastAsia="宋体" w:cs="宋体"/>
          <w:bCs/>
          <w:sz w:val="21"/>
          <w:szCs w:val="21"/>
        </w:rPr>
        <w:t>2020年5月，在</w:t>
      </w:r>
      <w:r>
        <w:rPr>
          <w:rFonts w:hint="eastAsia" w:ascii="宋体" w:hAnsi="宋体" w:cs="宋体"/>
          <w:bCs/>
          <w:sz w:val="21"/>
          <w:szCs w:val="21"/>
          <w:lang w:eastAsia="zh-CN"/>
        </w:rPr>
        <w:t>戴姆勒</w:t>
      </w:r>
      <w:r>
        <w:rPr>
          <w:rFonts w:hint="eastAsia" w:ascii="宋体" w:hAnsi="宋体" w:eastAsia="宋体" w:cs="宋体"/>
          <w:bCs/>
          <w:sz w:val="21"/>
          <w:szCs w:val="21"/>
        </w:rPr>
        <w:t>与诺基亚的专利诉讼尚未完结时，</w:t>
      </w:r>
      <w:r>
        <w:rPr>
          <w:rFonts w:hint="eastAsia" w:ascii="宋体" w:hAnsi="宋体" w:cs="宋体"/>
          <w:bCs/>
          <w:sz w:val="21"/>
          <w:szCs w:val="21"/>
          <w:lang w:eastAsia="zh-CN"/>
        </w:rPr>
        <w:t>戴姆勒</w:t>
      </w:r>
      <w:r>
        <w:rPr>
          <w:rFonts w:hint="eastAsia" w:ascii="宋体" w:hAnsi="宋体" w:eastAsia="宋体" w:cs="宋体"/>
          <w:bCs/>
          <w:sz w:val="21"/>
          <w:szCs w:val="21"/>
        </w:rPr>
        <w:t>的零部件供应商大陆集团在美国起诉Avanci专利池及其部分成员公司。大陆集团主张，SEP持有人的FRAND承诺构成一项利益第三人合同，实施标准的零部件商是合同的第三方受益人，有权直接获得许可，Avanci只向整车厂许可的政策违反了FRAND承诺的无歧视原则，构成垄断。Avanci反驳称FRAND承诺是向标准组织作出的，并未赋予未缔约的第三方直接起诉要求许可的合同权利。整车许可的商业模式基于交易效率的考量，并未排除与供应商进行双边许可的可能性。美国第五巡回上诉法院认为只要SEP持有人积极向整车厂提供许可，就已履行FRAND义务，零部件供应商并非FRAND合同的预期第三方受益人；由于整车厂已获得许可，其供应商便可合法地生产组件，因此大陆集团并未因无法直接获得许可而遭受可识别的法律损害。</w:t>
      </w:r>
      <w:r>
        <w:rPr>
          <w:rStyle w:val="17"/>
          <w:rFonts w:hint="eastAsia" w:ascii="宋体" w:hAnsi="宋体" w:eastAsia="宋体" w:cs="宋体"/>
          <w:bCs/>
          <w:sz w:val="21"/>
          <w:szCs w:val="21"/>
        </w:rPr>
        <w:footnoteReference w:id="11"/>
      </w:r>
      <w:r>
        <w:rPr>
          <w:rFonts w:hint="eastAsia" w:ascii="宋体" w:hAnsi="宋体" w:eastAsia="宋体" w:cs="宋体"/>
          <w:bCs/>
          <w:sz w:val="21"/>
          <w:szCs w:val="21"/>
        </w:rPr>
        <w:t>大陆集团案的结果与</w:t>
      </w:r>
      <w:r>
        <w:rPr>
          <w:rFonts w:hint="eastAsia" w:ascii="宋体" w:hAnsi="宋体" w:cs="宋体"/>
          <w:bCs/>
          <w:sz w:val="21"/>
          <w:szCs w:val="21"/>
          <w:lang w:val="en-US" w:eastAsia="zh-CN"/>
        </w:rPr>
        <w:t>戴姆勒</w:t>
      </w:r>
      <w:r>
        <w:rPr>
          <w:rFonts w:hint="eastAsia" w:ascii="宋体" w:hAnsi="宋体" w:eastAsia="宋体" w:cs="宋体"/>
          <w:bCs/>
          <w:sz w:val="21"/>
          <w:szCs w:val="21"/>
        </w:rPr>
        <w:t>案形成呼应，法院并未支持零部件供应商获得直接许可的诉求，裁判思路仍采纳移动通信领域的既有规则，SEP持有人所主张的终端级许可</w:t>
      </w:r>
      <w:r>
        <w:rPr>
          <w:rFonts w:hint="eastAsia" w:ascii="宋体" w:hAnsi="宋体" w:cs="宋体"/>
          <w:bCs/>
          <w:sz w:val="21"/>
          <w:szCs w:val="21"/>
          <w:lang w:eastAsia="zh-CN"/>
        </w:rPr>
        <w:t>——</w:t>
      </w:r>
      <w:r>
        <w:rPr>
          <w:rFonts w:hint="eastAsia" w:ascii="宋体" w:hAnsi="宋体" w:eastAsia="宋体" w:cs="宋体"/>
          <w:bCs/>
          <w:sz w:val="21"/>
          <w:szCs w:val="21"/>
        </w:rPr>
        <w:t>以终端产品价格为基础计算许可费，以及</w:t>
      </w:r>
      <w:r>
        <w:rPr>
          <w:rFonts w:hint="eastAsia" w:ascii="宋体" w:hAnsi="宋体" w:cs="宋体"/>
          <w:bCs/>
          <w:sz w:val="21"/>
          <w:szCs w:val="21"/>
          <w:lang w:val="en-US" w:eastAsia="zh-CN"/>
        </w:rPr>
        <w:t>针</w:t>
      </w:r>
      <w:r>
        <w:rPr>
          <w:rFonts w:hint="eastAsia" w:ascii="宋体" w:hAnsi="宋体" w:eastAsia="宋体" w:cs="宋体"/>
          <w:bCs/>
          <w:sz w:val="21"/>
          <w:szCs w:val="21"/>
        </w:rPr>
        <w:t>对专利权的停止侵害救济，基本上得到了司法裁判的支持，而汽车供应链</w:t>
      </w:r>
      <w:r>
        <w:rPr>
          <w:rFonts w:hint="eastAsia" w:ascii="宋体" w:hAnsi="宋体" w:cs="宋体"/>
          <w:bCs/>
          <w:sz w:val="21"/>
          <w:szCs w:val="21"/>
          <w:lang w:val="en-US" w:eastAsia="zh-CN"/>
        </w:rPr>
        <w:t>方</w:t>
      </w:r>
      <w:r>
        <w:rPr>
          <w:rFonts w:hint="eastAsia" w:ascii="宋体" w:hAnsi="宋体" w:eastAsia="宋体" w:cs="宋体"/>
          <w:bCs/>
          <w:sz w:val="21"/>
          <w:szCs w:val="21"/>
        </w:rPr>
        <w:t>借由反竞争指控反制SEP持有人的举措暂时未能实现其</w:t>
      </w:r>
      <w:r>
        <w:rPr>
          <w:rFonts w:hint="eastAsia" w:ascii="宋体" w:hAnsi="宋体" w:cs="宋体"/>
          <w:bCs/>
          <w:sz w:val="21"/>
          <w:szCs w:val="21"/>
          <w:lang w:val="en-US" w:eastAsia="zh-CN"/>
        </w:rPr>
        <w:t>效果</w:t>
      </w:r>
      <w:r>
        <w:rPr>
          <w:rFonts w:hint="eastAsia" w:ascii="宋体" w:hAnsi="宋体" w:eastAsia="宋体" w:cs="宋体"/>
          <w:bCs/>
          <w:sz w:val="21"/>
          <w:szCs w:val="21"/>
        </w:rPr>
        <w:t>。</w:t>
      </w:r>
    </w:p>
    <w:p w14:paraId="0F4B68FE">
      <w:pPr>
        <w:spacing w:line="240" w:lineRule="auto"/>
        <w:ind w:firstLine="480" w:firstLineChars="0"/>
        <w:jc w:val="left"/>
        <w:outlineLvl w:val="1"/>
        <w:rPr>
          <w:rFonts w:hint="eastAsia" w:ascii="华文楷体" w:hAnsi="华文楷体" w:eastAsia="华文楷体"/>
          <w:bCs w:val="0"/>
        </w:rPr>
      </w:pPr>
      <w:r>
        <w:rPr>
          <w:rFonts w:hint="eastAsia" w:ascii="华文楷体" w:hAnsi="华文楷体" w:eastAsia="华文楷体" w:cs="Times New Roman"/>
          <w:bCs w:val="0"/>
          <w:sz w:val="24"/>
          <w:szCs w:val="24"/>
        </w:rPr>
        <w:t>（二）许可层级冲突的本质分析</w:t>
      </w:r>
    </w:p>
    <w:p w14:paraId="19E90C74">
      <w:pPr>
        <w:keepNext w:val="0"/>
        <w:keepLines w:val="0"/>
        <w:widowControl w:val="0"/>
        <w:spacing w:before="0" w:after="0" w:line="240" w:lineRule="auto"/>
        <w:ind w:firstLine="482" w:firstLineChars="0"/>
        <w:jc w:val="left"/>
        <w:outlineLvl w:val="9"/>
        <w:rPr>
          <w:rFonts w:hint="eastAsia" w:ascii="宋体" w:hAnsi="宋体" w:eastAsia="宋体" w:cs="宋体"/>
          <w:b w:val="0"/>
          <w:bCs/>
          <w:kern w:val="2"/>
          <w:sz w:val="21"/>
          <w:szCs w:val="21"/>
        </w:rPr>
      </w:pPr>
      <w:r>
        <w:rPr>
          <w:rFonts w:hint="eastAsia" w:ascii="宋体" w:hAnsi="宋体" w:eastAsia="宋体" w:cs="宋体"/>
          <w:b w:val="0"/>
          <w:bCs/>
          <w:kern w:val="2"/>
          <w:sz w:val="21"/>
          <w:szCs w:val="21"/>
        </w:rPr>
        <w:t>智能网联汽车的技术实现依赖于供应链的深度整合，这使得从核心组件的生产到整车的制造与销售，产业链各层级的主体</w:t>
      </w:r>
      <w:r>
        <w:rPr>
          <w:rFonts w:hint="eastAsia" w:ascii="宋体" w:hAnsi="宋体" w:eastAsia="宋体" w:cs="宋体"/>
          <w:b w:val="0"/>
          <w:bCs/>
          <w:kern w:val="2"/>
          <w:sz w:val="21"/>
          <w:szCs w:val="21"/>
          <w:lang w:val="en-US" w:eastAsia="zh-CN"/>
        </w:rPr>
        <w:t>都可能</w:t>
      </w:r>
      <w:r>
        <w:rPr>
          <w:rFonts w:hint="eastAsia" w:ascii="宋体" w:hAnsi="宋体" w:eastAsia="宋体" w:cs="宋体"/>
          <w:b w:val="0"/>
          <w:bCs/>
          <w:kern w:val="2"/>
          <w:sz w:val="21"/>
          <w:szCs w:val="21"/>
        </w:rPr>
        <w:t>实施了相关技术标准</w:t>
      </w:r>
      <w:r>
        <w:rPr>
          <w:rFonts w:hint="eastAsia" w:ascii="宋体" w:hAnsi="宋体" w:eastAsia="宋体" w:cs="宋体"/>
          <w:b w:val="0"/>
          <w:bCs/>
          <w:kern w:val="2"/>
          <w:sz w:val="21"/>
          <w:szCs w:val="21"/>
          <w:lang w:eastAsia="zh-CN"/>
        </w:rPr>
        <w:t>，</w:t>
      </w:r>
      <w:r>
        <w:rPr>
          <w:rFonts w:hint="eastAsia" w:ascii="宋体" w:hAnsi="宋体" w:eastAsia="宋体" w:cs="宋体"/>
          <w:b w:val="0"/>
          <w:bCs/>
          <w:kern w:val="2"/>
          <w:sz w:val="21"/>
          <w:szCs w:val="21"/>
          <w:lang w:val="en-US" w:eastAsia="zh-CN"/>
        </w:rPr>
        <w:t>零部件供应商与整车制造商均可构成法律意义上的标准实施者。</w:t>
      </w:r>
      <w:r>
        <w:rPr>
          <w:rFonts w:hint="eastAsia" w:ascii="宋体" w:hAnsi="宋体" w:eastAsia="宋体" w:cs="宋体"/>
          <w:b w:val="0"/>
          <w:bCs/>
          <w:kern w:val="2"/>
          <w:sz w:val="21"/>
          <w:szCs w:val="21"/>
        </w:rPr>
        <w:t>专利法对专利权人能否选择被许可人未作限制，</w:t>
      </w:r>
      <w:r>
        <w:rPr>
          <w:rFonts w:hint="eastAsia" w:ascii="宋体" w:hAnsi="宋体" w:cs="宋体"/>
          <w:b w:val="0"/>
          <w:bCs/>
          <w:kern w:val="2"/>
          <w:sz w:val="21"/>
          <w:szCs w:val="21"/>
          <w:lang w:val="en-US" w:eastAsia="zh-CN"/>
        </w:rPr>
        <w:t>仅考虑</w:t>
      </w:r>
      <w:r>
        <w:rPr>
          <w:rFonts w:hint="eastAsia" w:ascii="宋体" w:hAnsi="宋体" w:eastAsia="宋体" w:cs="宋体"/>
          <w:b w:val="0"/>
          <w:bCs/>
          <w:kern w:val="2"/>
          <w:sz w:val="21"/>
          <w:szCs w:val="21"/>
        </w:rPr>
        <w:t>专利权人身份，SEP持有人有权决定是否发放专利许可，以及决定专利许可的对象。依此观点，不</w:t>
      </w:r>
      <w:r>
        <w:rPr>
          <w:rFonts w:hint="eastAsia" w:ascii="宋体" w:hAnsi="宋体" w:cs="宋体"/>
          <w:b w:val="0"/>
          <w:bCs/>
          <w:kern w:val="2"/>
          <w:sz w:val="21"/>
          <w:szCs w:val="21"/>
          <w:lang w:val="en-US" w:eastAsia="zh-CN"/>
        </w:rPr>
        <w:t>应</w:t>
      </w:r>
      <w:r>
        <w:rPr>
          <w:rFonts w:hint="eastAsia" w:ascii="宋体" w:hAnsi="宋体" w:eastAsia="宋体" w:cs="宋体"/>
          <w:b w:val="0"/>
          <w:bCs/>
          <w:kern w:val="2"/>
          <w:sz w:val="21"/>
          <w:szCs w:val="21"/>
        </w:rPr>
        <w:t>强制要求SEP</w:t>
      </w:r>
      <w:r>
        <w:rPr>
          <w:rFonts w:hint="eastAsia" w:ascii="宋体" w:hAnsi="宋体" w:cs="宋体"/>
          <w:b w:val="0"/>
          <w:bCs/>
          <w:kern w:val="2"/>
          <w:sz w:val="21"/>
          <w:szCs w:val="21"/>
          <w:lang w:eastAsia="zh-CN"/>
        </w:rPr>
        <w:t>持有人</w:t>
      </w:r>
      <w:r>
        <w:rPr>
          <w:rFonts w:hint="eastAsia" w:ascii="宋体" w:hAnsi="宋体" w:eastAsia="宋体" w:cs="宋体"/>
          <w:b w:val="0"/>
          <w:bCs/>
          <w:kern w:val="2"/>
          <w:sz w:val="21"/>
          <w:szCs w:val="21"/>
        </w:rPr>
        <w:t>向供应链的每一环节授予许可。</w:t>
      </w:r>
      <w:r>
        <w:rPr>
          <w:rStyle w:val="13"/>
          <w:rFonts w:hint="eastAsia" w:ascii="宋体" w:hAnsi="宋体" w:eastAsia="宋体" w:cs="宋体"/>
          <w:b w:val="0"/>
          <w:bCs/>
          <w:kern w:val="2"/>
          <w:sz w:val="21"/>
          <w:szCs w:val="21"/>
          <w:vertAlign w:val="superscript"/>
        </w:rPr>
        <w:footnoteReference w:id="12"/>
      </w:r>
      <w:r>
        <w:rPr>
          <w:rFonts w:hint="eastAsia" w:ascii="宋体" w:hAnsi="宋体" w:eastAsia="宋体" w:cs="宋体"/>
          <w:b w:val="0"/>
          <w:bCs/>
          <w:kern w:val="2"/>
          <w:sz w:val="21"/>
          <w:szCs w:val="21"/>
        </w:rPr>
        <w:t>SEP持有人可以只向整车制造商授权，也可以选择许可给产业链上的</w:t>
      </w:r>
      <w:r>
        <w:rPr>
          <w:rFonts w:hint="eastAsia" w:ascii="宋体" w:hAnsi="宋体" w:cs="宋体"/>
          <w:b w:val="0"/>
          <w:bCs/>
          <w:kern w:val="2"/>
          <w:sz w:val="21"/>
          <w:szCs w:val="21"/>
          <w:lang w:eastAsia="zh-CN"/>
        </w:rPr>
        <w:t>任一</w:t>
      </w:r>
      <w:r>
        <w:rPr>
          <w:rFonts w:hint="eastAsia" w:ascii="宋体" w:hAnsi="宋体" w:eastAsia="宋体" w:cs="宋体"/>
          <w:b w:val="0"/>
          <w:bCs/>
          <w:kern w:val="2"/>
          <w:sz w:val="21"/>
          <w:szCs w:val="21"/>
        </w:rPr>
        <w:t>零部件制造商。</w:t>
      </w:r>
      <w:r>
        <w:rPr>
          <w:rStyle w:val="13"/>
          <w:rFonts w:hint="eastAsia" w:ascii="宋体" w:hAnsi="宋体" w:eastAsia="宋体" w:cs="宋体"/>
          <w:b w:val="0"/>
          <w:bCs/>
          <w:kern w:val="2"/>
          <w:sz w:val="21"/>
          <w:szCs w:val="21"/>
          <w:vertAlign w:val="superscript"/>
        </w:rPr>
        <w:footnoteReference w:id="13"/>
      </w:r>
      <w:r>
        <w:rPr>
          <w:rFonts w:hint="eastAsia" w:ascii="宋体" w:hAnsi="宋体" w:eastAsia="宋体" w:cs="宋体"/>
          <w:b w:val="0"/>
          <w:bCs/>
          <w:kern w:val="2"/>
          <w:sz w:val="21"/>
          <w:szCs w:val="21"/>
          <w:vertAlign w:val="superscript"/>
        </w:rPr>
        <w:t xml:space="preserve"> </w:t>
      </w:r>
      <w:r>
        <w:rPr>
          <w:rFonts w:hint="eastAsia" w:ascii="宋体" w:hAnsi="宋体" w:eastAsia="宋体" w:cs="宋体"/>
          <w:b w:val="0"/>
          <w:bCs/>
          <w:kern w:val="2"/>
          <w:sz w:val="21"/>
          <w:szCs w:val="21"/>
        </w:rPr>
        <w:t>此时FRAND承诺不</w:t>
      </w:r>
      <w:r>
        <w:rPr>
          <w:rFonts w:hint="eastAsia" w:ascii="宋体" w:hAnsi="宋体" w:cs="宋体"/>
          <w:b w:val="0"/>
          <w:bCs/>
          <w:kern w:val="2"/>
          <w:sz w:val="21"/>
          <w:szCs w:val="21"/>
          <w:lang w:val="en-US" w:eastAsia="zh-CN"/>
        </w:rPr>
        <w:t>应</w:t>
      </w:r>
      <w:r>
        <w:rPr>
          <w:rFonts w:hint="eastAsia" w:ascii="宋体" w:hAnsi="宋体" w:eastAsia="宋体" w:cs="宋体"/>
          <w:b w:val="0"/>
          <w:bCs/>
          <w:kern w:val="2"/>
          <w:sz w:val="21"/>
          <w:szCs w:val="21"/>
        </w:rPr>
        <w:t>包含必须向所有请求者许可的绝对义务。反对观点认为，标准制定组织的知识产权政策旨在防止SEP持有人单方面、歧视性地挑选许可对象，FRAND承诺的义务对象应是所有善意实施者，而非权利人为自身利益筛选出的部分对象。</w:t>
      </w:r>
      <w:r>
        <w:rPr>
          <w:rStyle w:val="13"/>
          <w:rFonts w:hint="eastAsia" w:ascii="宋体" w:hAnsi="宋体" w:eastAsia="宋体" w:cs="宋体"/>
          <w:b w:val="0"/>
          <w:bCs/>
          <w:kern w:val="2"/>
          <w:sz w:val="21"/>
          <w:szCs w:val="21"/>
          <w:vertAlign w:val="superscript"/>
        </w:rPr>
        <w:footnoteReference w:id="14"/>
      </w:r>
      <w:r>
        <w:rPr>
          <w:rFonts w:hint="eastAsia" w:ascii="宋体" w:hAnsi="宋体" w:eastAsia="宋体" w:cs="宋体"/>
          <w:b w:val="0"/>
          <w:bCs/>
          <w:kern w:val="2"/>
          <w:sz w:val="21"/>
          <w:szCs w:val="21"/>
        </w:rPr>
        <w:t>若允许SEP持有人以专利池</w:t>
      </w:r>
      <w:r>
        <w:rPr>
          <w:rFonts w:hint="eastAsia" w:ascii="宋体" w:hAnsi="宋体" w:eastAsia="宋体" w:cs="宋体"/>
          <w:b w:val="0"/>
          <w:bCs/>
          <w:kern w:val="2"/>
          <w:sz w:val="21"/>
          <w:szCs w:val="21"/>
          <w:lang w:val="en-US" w:eastAsia="zh-CN"/>
        </w:rPr>
        <w:t>形式强强联合</w:t>
      </w:r>
      <w:r>
        <w:rPr>
          <w:rFonts w:hint="eastAsia" w:ascii="宋体" w:hAnsi="宋体" w:eastAsia="宋体" w:cs="宋体"/>
          <w:b w:val="0"/>
          <w:bCs/>
          <w:kern w:val="2"/>
          <w:sz w:val="21"/>
          <w:szCs w:val="21"/>
        </w:rPr>
        <w:t>，仅向特定层级许可，将扭曲产业链的公平竞争。</w:t>
      </w:r>
      <w:r>
        <w:rPr>
          <w:rStyle w:val="17"/>
          <w:rFonts w:hint="eastAsia" w:ascii="宋体" w:hAnsi="宋体" w:eastAsia="宋体" w:cs="宋体"/>
          <w:b w:val="0"/>
          <w:bCs/>
          <w:kern w:val="2"/>
          <w:sz w:val="21"/>
          <w:szCs w:val="21"/>
        </w:rPr>
        <w:footnoteReference w:id="15"/>
      </w:r>
      <w:r>
        <w:rPr>
          <w:rFonts w:hint="eastAsia" w:ascii="宋体" w:hAnsi="宋体" w:eastAsia="宋体" w:cs="宋体"/>
          <w:b w:val="0"/>
          <w:bCs/>
          <w:kern w:val="2"/>
          <w:sz w:val="21"/>
          <w:szCs w:val="21"/>
          <w:lang w:val="en-US" w:eastAsia="zh-CN"/>
        </w:rPr>
        <w:t>FRAND原则</w:t>
      </w:r>
      <w:r>
        <w:rPr>
          <w:rFonts w:hint="eastAsia" w:ascii="宋体" w:hAnsi="宋体" w:eastAsia="宋体" w:cs="宋体"/>
          <w:b w:val="0"/>
          <w:bCs/>
          <w:kern w:val="2"/>
          <w:sz w:val="21"/>
          <w:szCs w:val="21"/>
        </w:rPr>
        <w:t>将</w:t>
      </w:r>
      <w:r>
        <w:rPr>
          <w:rFonts w:hint="eastAsia" w:ascii="宋体" w:hAnsi="宋体" w:eastAsia="宋体" w:cs="宋体"/>
          <w:b w:val="0"/>
          <w:bCs/>
          <w:kern w:val="2"/>
          <w:sz w:val="21"/>
          <w:szCs w:val="21"/>
          <w:lang w:val="en-US" w:eastAsia="zh-CN"/>
        </w:rPr>
        <w:t>标准必要专利许可</w:t>
      </w:r>
      <w:r>
        <w:rPr>
          <w:rFonts w:hint="eastAsia" w:ascii="宋体" w:hAnsi="宋体" w:eastAsia="宋体" w:cs="宋体"/>
          <w:b w:val="0"/>
          <w:bCs/>
          <w:kern w:val="2"/>
          <w:sz w:val="21"/>
          <w:szCs w:val="21"/>
        </w:rPr>
        <w:t>与普通专利许可区分开来。普通专利许可是纯粹的私人交易，权利人可自由选择对象</w:t>
      </w:r>
      <w:r>
        <w:rPr>
          <w:rFonts w:hint="eastAsia" w:ascii="宋体" w:hAnsi="宋体" w:eastAsia="宋体" w:cs="宋体"/>
          <w:b w:val="0"/>
          <w:bCs/>
          <w:kern w:val="2"/>
          <w:sz w:val="21"/>
          <w:szCs w:val="21"/>
          <w:lang w:eastAsia="zh-CN"/>
        </w:rPr>
        <w:t>，</w:t>
      </w:r>
      <w:r>
        <w:rPr>
          <w:rFonts w:hint="eastAsia" w:ascii="宋体" w:hAnsi="宋体" w:cs="宋体"/>
          <w:b w:val="0"/>
          <w:bCs/>
          <w:kern w:val="2"/>
          <w:sz w:val="21"/>
          <w:szCs w:val="21"/>
          <w:lang w:val="en-US" w:eastAsia="zh-CN"/>
        </w:rPr>
        <w:t>而</w:t>
      </w:r>
      <w:r>
        <w:rPr>
          <w:rFonts w:hint="eastAsia" w:ascii="宋体" w:hAnsi="宋体" w:eastAsia="宋体" w:cs="宋体"/>
          <w:b w:val="0"/>
          <w:bCs/>
          <w:kern w:val="2"/>
          <w:sz w:val="21"/>
          <w:szCs w:val="21"/>
        </w:rPr>
        <w:t>FRAND承诺产生于技术标准化</w:t>
      </w:r>
      <w:r>
        <w:rPr>
          <w:rFonts w:hint="eastAsia" w:ascii="宋体" w:hAnsi="宋体" w:eastAsia="宋体" w:cs="宋体"/>
          <w:b w:val="0"/>
          <w:bCs/>
          <w:kern w:val="2"/>
          <w:sz w:val="21"/>
          <w:szCs w:val="21"/>
          <w:lang w:val="en-US" w:eastAsia="zh-CN"/>
        </w:rPr>
        <w:t>的</w:t>
      </w:r>
      <w:r>
        <w:rPr>
          <w:rFonts w:hint="eastAsia" w:ascii="宋体" w:hAnsi="宋体" w:eastAsia="宋体" w:cs="宋体"/>
          <w:b w:val="0"/>
          <w:bCs/>
          <w:kern w:val="2"/>
          <w:sz w:val="21"/>
          <w:szCs w:val="21"/>
        </w:rPr>
        <w:t>公共进程，旨在防止</w:t>
      </w:r>
      <w:r>
        <w:rPr>
          <w:rFonts w:hint="eastAsia" w:ascii="宋体" w:hAnsi="宋体" w:eastAsia="宋体" w:cs="宋体"/>
          <w:b w:val="0"/>
          <w:bCs/>
          <w:kern w:val="2"/>
          <w:sz w:val="21"/>
          <w:szCs w:val="21"/>
          <w:lang w:val="en-US" w:eastAsia="zh-CN"/>
        </w:rPr>
        <w:t>技术</w:t>
      </w:r>
      <w:r>
        <w:rPr>
          <w:rFonts w:hint="eastAsia" w:ascii="宋体" w:hAnsi="宋体" w:eastAsia="宋体" w:cs="宋体"/>
          <w:b w:val="0"/>
          <w:bCs/>
          <w:kern w:val="2"/>
          <w:sz w:val="21"/>
          <w:szCs w:val="21"/>
        </w:rPr>
        <w:t>锁定后的滥用</w:t>
      </w:r>
      <w:r>
        <w:rPr>
          <w:rFonts w:hint="eastAsia" w:ascii="宋体" w:hAnsi="宋体" w:eastAsia="宋体" w:cs="宋体"/>
          <w:b w:val="0"/>
          <w:bCs/>
          <w:kern w:val="2"/>
          <w:sz w:val="21"/>
          <w:szCs w:val="21"/>
          <w:lang w:eastAsia="zh-CN"/>
        </w:rPr>
        <w:t>，</w:t>
      </w:r>
      <w:r>
        <w:rPr>
          <w:rFonts w:hint="eastAsia" w:ascii="宋体" w:hAnsi="宋体" w:eastAsia="宋体" w:cs="宋体"/>
          <w:b w:val="0"/>
          <w:bCs/>
          <w:kern w:val="2"/>
          <w:sz w:val="21"/>
          <w:szCs w:val="21"/>
          <w:lang w:val="en-US" w:eastAsia="zh-CN"/>
        </w:rPr>
        <w:t>在一定程度上对专利权作出了限制</w:t>
      </w:r>
      <w:r>
        <w:rPr>
          <w:rFonts w:hint="eastAsia" w:ascii="宋体" w:hAnsi="宋体" w:eastAsia="宋体" w:cs="宋体"/>
          <w:b w:val="0"/>
          <w:bCs/>
          <w:kern w:val="2"/>
          <w:sz w:val="21"/>
          <w:szCs w:val="21"/>
        </w:rPr>
        <w:t>。两种</w:t>
      </w:r>
      <w:r>
        <w:rPr>
          <w:rFonts w:hint="eastAsia" w:ascii="宋体" w:hAnsi="宋体" w:eastAsia="宋体" w:cs="宋体"/>
          <w:b w:val="0"/>
          <w:bCs/>
          <w:kern w:val="2"/>
          <w:sz w:val="21"/>
          <w:szCs w:val="21"/>
          <w:lang w:val="en-US" w:eastAsia="zh-CN"/>
        </w:rPr>
        <w:t>许可模式的</w:t>
      </w:r>
      <w:r>
        <w:rPr>
          <w:rFonts w:hint="eastAsia" w:ascii="宋体" w:hAnsi="宋体" w:eastAsia="宋体" w:cs="宋体"/>
          <w:b w:val="0"/>
          <w:bCs/>
          <w:kern w:val="2"/>
          <w:sz w:val="21"/>
          <w:szCs w:val="21"/>
        </w:rPr>
        <w:t>立场对立，凸显了许可层级的核心法律争议，FRAND原则中无歧视义务的范围究竟应限于许可条件的公平，还是</w:t>
      </w:r>
      <w:r>
        <w:rPr>
          <w:rFonts w:hint="eastAsia" w:ascii="宋体" w:hAnsi="宋体" w:eastAsia="宋体" w:cs="宋体"/>
          <w:b w:val="0"/>
          <w:bCs/>
          <w:kern w:val="2"/>
          <w:sz w:val="21"/>
          <w:szCs w:val="21"/>
          <w:lang w:val="en-US" w:eastAsia="zh-CN"/>
        </w:rPr>
        <w:t>包含</w:t>
      </w:r>
      <w:r>
        <w:rPr>
          <w:rFonts w:hint="eastAsia" w:ascii="宋体" w:hAnsi="宋体" w:eastAsia="宋体" w:cs="宋体"/>
          <w:b w:val="0"/>
          <w:bCs/>
          <w:kern w:val="2"/>
          <w:sz w:val="21"/>
          <w:szCs w:val="21"/>
        </w:rPr>
        <w:t>许可对象的开放？</w:t>
      </w:r>
      <w:r>
        <w:rPr>
          <w:rFonts w:hint="eastAsia" w:ascii="宋体" w:hAnsi="宋体" w:eastAsia="宋体" w:cs="宋体"/>
          <w:b w:val="0"/>
          <w:bCs/>
          <w:kern w:val="2"/>
          <w:sz w:val="21"/>
          <w:szCs w:val="21"/>
          <w:lang w:val="en-US" w:eastAsia="zh-CN"/>
        </w:rPr>
        <w:t>FRAND原则下，存在着作为专利权人的SEP持有人，以及作为被许可方的标准实施者，双方因技术标准化形成一种特殊的法律关系，SEP持有人的许可自由与标准实施者的请求自由并非完全对立，而是源于同一法律事实——权利人为了使其专利被纳入标准而作出的FRAND承诺。</w:t>
      </w:r>
      <w:r>
        <w:rPr>
          <w:rFonts w:hint="eastAsia" w:ascii="宋体" w:hAnsi="宋体" w:eastAsia="宋体" w:cs="宋体"/>
          <w:b w:val="0"/>
          <w:bCs/>
          <w:kern w:val="2"/>
          <w:sz w:val="21"/>
          <w:szCs w:val="21"/>
        </w:rPr>
        <w:t>对FRAND</w:t>
      </w:r>
      <w:r>
        <w:rPr>
          <w:rFonts w:hint="eastAsia" w:ascii="宋体" w:hAnsi="宋体" w:eastAsia="宋体" w:cs="宋体"/>
          <w:b w:val="0"/>
          <w:bCs/>
          <w:kern w:val="2"/>
          <w:sz w:val="21"/>
          <w:szCs w:val="21"/>
          <w:lang w:val="en-US" w:eastAsia="zh-CN"/>
        </w:rPr>
        <w:t>义务</w:t>
      </w:r>
      <w:r>
        <w:rPr>
          <w:rFonts w:hint="eastAsia" w:ascii="宋体" w:hAnsi="宋体" w:eastAsia="宋体" w:cs="宋体"/>
          <w:b w:val="0"/>
          <w:bCs/>
          <w:kern w:val="2"/>
          <w:sz w:val="21"/>
          <w:szCs w:val="21"/>
        </w:rPr>
        <w:t xml:space="preserve">的不同解答，直接决定了整车级许可与组件级许可何者具有法理上的优先性。 </w:t>
      </w:r>
    </w:p>
    <w:p w14:paraId="690CCEA9">
      <w:pPr>
        <w:keepNext w:val="0"/>
        <w:keepLines w:val="0"/>
        <w:widowControl w:val="0"/>
        <w:spacing w:before="0" w:after="0" w:line="240" w:lineRule="auto"/>
        <w:ind w:firstLine="482" w:firstLineChars="0"/>
        <w:jc w:val="left"/>
        <w:outlineLvl w:val="9"/>
        <w:rPr>
          <w:rFonts w:hint="eastAsia" w:ascii="宋体" w:hAnsi="宋体" w:eastAsia="宋体" w:cs="宋体"/>
          <w:b w:val="0"/>
          <w:bCs/>
          <w:kern w:val="2"/>
          <w:sz w:val="21"/>
          <w:szCs w:val="21"/>
        </w:rPr>
      </w:pPr>
    </w:p>
    <w:p w14:paraId="03CF131B">
      <w:pPr>
        <w:pStyle w:val="2"/>
        <w:keepNext w:val="0"/>
        <w:keepLines w:val="0"/>
        <w:widowControl w:val="0"/>
        <w:numPr>
          <w:ilvl w:val="-1"/>
          <w:numId w:val="0"/>
          <w:ins w:id="0" w:author="杰 [2]" w:date="2026-04-12T13:06:07Z"/>
        </w:numPr>
        <w:spacing w:before="0" w:after="0"/>
        <w:ind w:firstLine="0"/>
        <w:jc w:val="both"/>
        <w:rPr>
          <w:rFonts w:hint="eastAsia" w:ascii="宋体" w:hAnsi="宋体" w:eastAsia="宋体" w:cs="宋体"/>
          <w:bCs/>
          <w:sz w:val="21"/>
          <w:szCs w:val="21"/>
        </w:rPr>
      </w:pPr>
      <w:bookmarkStart w:id="2" w:name="_Toc1225466741"/>
      <w:r>
        <w:rPr>
          <w:rFonts w:hint="eastAsia" w:ascii="黑体" w:hAnsi="黑体" w:eastAsia="黑体" w:cs="Times New Roman"/>
          <w:b w:val="0"/>
          <w:kern w:val="2"/>
          <w:sz w:val="28"/>
          <w:szCs w:val="28"/>
          <w:lang w:val="en-US" w:eastAsia="zh-CN"/>
        </w:rPr>
        <w:t>二、</w:t>
      </w:r>
      <w:r>
        <w:rPr>
          <w:rFonts w:hint="eastAsia" w:ascii="黑体" w:hAnsi="黑体" w:eastAsia="黑体" w:cs="Times New Roman"/>
          <w:b w:val="0"/>
          <w:kern w:val="2"/>
          <w:sz w:val="28"/>
          <w:szCs w:val="28"/>
        </w:rPr>
        <w:t>FRAND原则的</w:t>
      </w:r>
      <w:r>
        <w:rPr>
          <w:rFonts w:hint="eastAsia" w:ascii="黑体" w:hAnsi="黑体" w:eastAsia="黑体" w:cs="Times New Roman"/>
          <w:b w:val="0"/>
          <w:bCs w:val="0"/>
          <w:kern w:val="2"/>
          <w:sz w:val="28"/>
          <w:szCs w:val="28"/>
        </w:rPr>
        <w:t>多元解释路径</w:t>
      </w:r>
      <w:bookmarkEnd w:id="2"/>
    </w:p>
    <w:p w14:paraId="60EE1B3C">
      <w:pPr>
        <w:spacing w:line="240" w:lineRule="auto"/>
        <w:ind w:firstLine="482" w:firstLineChars="0"/>
        <w:rPr>
          <w:rFonts w:hint="eastAsia" w:ascii="宋体" w:hAnsi="宋体" w:cs="宋体"/>
          <w:bCs/>
          <w:sz w:val="21"/>
          <w:szCs w:val="21"/>
        </w:rPr>
      </w:pPr>
      <w:r>
        <w:rPr>
          <w:rFonts w:hint="eastAsia" w:ascii="宋体" w:hAnsi="宋体" w:cs="宋体"/>
          <w:bCs/>
          <w:sz w:val="21"/>
          <w:szCs w:val="21"/>
        </w:rPr>
        <w:t>整车级与组件级许可模式的分歧体现于对FRAND义务的内容理解存在差异，许可层级纠纷实质上是FRAND义务的履行指向不明。因FRAND原则缺乏明确的法律定性，法院在处理相关纠纷时会选择规避或模糊FRAND原则的法律解释，转而着眼于许可费率计算、禁令颁布等具体问题。</w:t>
      </w:r>
      <w:r>
        <w:rPr>
          <w:rStyle w:val="17"/>
          <w:rFonts w:hint="eastAsia" w:ascii="宋体" w:hAnsi="宋体" w:cs="宋体"/>
          <w:bCs/>
          <w:sz w:val="21"/>
          <w:szCs w:val="21"/>
        </w:rPr>
        <w:footnoteReference w:id="16"/>
      </w:r>
      <w:r>
        <w:rPr>
          <w:rFonts w:hint="eastAsia" w:ascii="宋体" w:hAnsi="宋体" w:cs="宋体"/>
          <w:bCs/>
          <w:sz w:val="21"/>
          <w:szCs w:val="21"/>
        </w:rPr>
        <w:t>因此，明确FRAND原则的性质是解决许可层级争议的前提。</w:t>
      </w:r>
    </w:p>
    <w:p w14:paraId="581B83FC">
      <w:pPr>
        <w:spacing w:line="240" w:lineRule="auto"/>
        <w:ind w:firstLine="480" w:firstLineChars="0"/>
        <w:jc w:val="left"/>
        <w:outlineLvl w:val="1"/>
        <w:rPr>
          <w:rFonts w:hint="eastAsia" w:ascii="华文楷体" w:hAnsi="华文楷体" w:eastAsia="华文楷体" w:cs="Times New Roman"/>
          <w:bCs w:val="0"/>
          <w:sz w:val="24"/>
          <w:szCs w:val="24"/>
        </w:rPr>
      </w:pPr>
      <w:r>
        <w:rPr>
          <w:rFonts w:hint="eastAsia" w:ascii="华文楷体" w:hAnsi="华文楷体" w:eastAsia="华文楷体" w:cs="Times New Roman"/>
          <w:bCs w:val="0"/>
          <w:sz w:val="24"/>
          <w:szCs w:val="24"/>
        </w:rPr>
        <w:t>（一）不同裁判模式下对FRAND原则的认定</w:t>
      </w:r>
    </w:p>
    <w:p w14:paraId="44A00CCB">
      <w:pPr>
        <w:spacing w:line="240" w:lineRule="auto"/>
        <w:ind w:firstLine="482" w:firstLineChars="0"/>
        <w:rPr>
          <w:rFonts w:hint="eastAsia" w:ascii="宋体" w:hAnsi="宋体" w:cs="宋体"/>
          <w:bCs/>
          <w:sz w:val="21"/>
          <w:szCs w:val="21"/>
        </w:rPr>
      </w:pPr>
      <w:r>
        <w:rPr>
          <w:rFonts w:hint="eastAsia" w:ascii="宋体" w:hAnsi="宋体" w:cs="宋体"/>
          <w:bCs/>
          <w:sz w:val="21"/>
          <w:szCs w:val="21"/>
        </w:rPr>
        <w:t>各标准制定组织迄今未就FRAND原则的定义形成规范性共识，不同司法辖区基于本土法秩序对FRAND原则的解释也存在差异。通过对既有裁判文书的类型化研究，可提炼出如下四种认定模式：</w:t>
      </w:r>
    </w:p>
    <w:p w14:paraId="4AFD28D0">
      <w:pPr>
        <w:spacing w:line="240" w:lineRule="auto"/>
        <w:ind w:firstLine="482" w:firstLineChars="0"/>
        <w:outlineLvl w:val="2"/>
        <w:rPr>
          <w:rFonts w:hint="eastAsia" w:ascii="宋体" w:hAnsi="宋体" w:cs="宋体"/>
          <w:b/>
          <w:bCs w:val="0"/>
          <w:sz w:val="21"/>
          <w:szCs w:val="21"/>
        </w:rPr>
      </w:pPr>
      <w:r>
        <w:rPr>
          <w:rFonts w:hint="eastAsia" w:ascii="宋体" w:hAnsi="宋体" w:cs="宋体"/>
          <w:b/>
          <w:bCs w:val="0"/>
          <w:sz w:val="21"/>
          <w:szCs w:val="21"/>
        </w:rPr>
        <w:t>1.</w:t>
      </w:r>
      <w:r>
        <w:rPr>
          <w:rFonts w:hint="eastAsia" w:ascii="宋体" w:hAnsi="宋体" w:eastAsia="宋体" w:cs="宋体"/>
          <w:b/>
          <w:bCs w:val="0"/>
          <w:sz w:val="21"/>
          <w:szCs w:val="21"/>
          <w:lang w:val="en-US" w:eastAsia="zh-CN"/>
        </w:rPr>
        <w:t xml:space="preserve"> </w:t>
      </w:r>
      <w:r>
        <w:rPr>
          <w:rFonts w:hint="eastAsia" w:ascii="宋体" w:hAnsi="宋体" w:cs="宋体"/>
          <w:b/>
          <w:bCs w:val="0"/>
          <w:sz w:val="21"/>
          <w:szCs w:val="21"/>
        </w:rPr>
        <w:t>合同解释模式</w:t>
      </w:r>
    </w:p>
    <w:p w14:paraId="2A095446">
      <w:pPr>
        <w:spacing w:line="240" w:lineRule="auto"/>
        <w:ind w:firstLine="482" w:firstLineChars="0"/>
        <w:rPr>
          <w:rFonts w:hint="eastAsia" w:ascii="宋体" w:hAnsi="宋体" w:cs="宋体"/>
          <w:bCs/>
          <w:sz w:val="21"/>
          <w:szCs w:val="21"/>
        </w:rPr>
      </w:pPr>
      <w:r>
        <w:rPr>
          <w:rFonts w:hint="eastAsia" w:ascii="宋体" w:hAnsi="宋体" w:cs="宋体"/>
          <w:bCs/>
          <w:sz w:val="21"/>
          <w:szCs w:val="21"/>
        </w:rPr>
        <w:t>在普通法系国家，FRAND原则普遍被界定为附第三方受益人条款的利他合同，标准实施者可直接请求专利权人履行合同义务。</w:t>
      </w:r>
      <w:r>
        <w:rPr>
          <w:rStyle w:val="17"/>
          <w:rFonts w:hint="eastAsia" w:ascii="宋体" w:hAnsi="宋体" w:cs="宋体"/>
          <w:sz w:val="21"/>
          <w:szCs w:val="21"/>
        </w:rPr>
        <w:footnoteReference w:id="17"/>
      </w:r>
      <w:r>
        <w:rPr>
          <w:rFonts w:hint="eastAsia" w:ascii="宋体" w:hAnsi="宋体" w:cs="宋体"/>
          <w:bCs/>
          <w:sz w:val="21"/>
          <w:szCs w:val="21"/>
        </w:rPr>
        <w:t>美国联邦巡回法院在微软诉摩托罗拉案中，将IEEE专利政策中的FRAND原则解释为</w:t>
      </w:r>
      <w:r>
        <w:rPr>
          <w:rFonts w:hint="eastAsia" w:ascii="宋体" w:hAnsi="宋体" w:cs="宋体"/>
          <w:bCs/>
          <w:sz w:val="21"/>
          <w:szCs w:val="21"/>
          <w:lang w:val="en-US" w:eastAsia="zh-CN"/>
        </w:rPr>
        <w:t>在</w:t>
      </w:r>
      <w:r>
        <w:rPr>
          <w:rFonts w:hint="eastAsia" w:ascii="宋体" w:hAnsi="宋体" w:cs="宋体"/>
          <w:bCs/>
          <w:sz w:val="21"/>
          <w:szCs w:val="21"/>
        </w:rPr>
        <w:t>专利权人与标准实施者间成立的默示合同关系，并据此赋予微软主张合理许可费率的请求权。</w:t>
      </w:r>
      <w:r>
        <w:rPr>
          <w:rStyle w:val="17"/>
          <w:rFonts w:hint="eastAsia" w:ascii="宋体" w:hAnsi="宋体" w:cs="宋体"/>
          <w:sz w:val="21"/>
          <w:szCs w:val="21"/>
        </w:rPr>
        <w:footnoteReference w:id="18"/>
      </w:r>
      <w:r>
        <w:rPr>
          <w:rFonts w:hint="eastAsia" w:ascii="宋体" w:hAnsi="宋体" w:cs="宋体"/>
          <w:bCs/>
          <w:sz w:val="21"/>
          <w:szCs w:val="21"/>
        </w:rPr>
        <w:t>即专利权人参与标准制定并承诺以FRAND条款许可其专利时，这一承诺构成对潜在实施者的默示合同要约，实施者通过采用标准并实施专利的行为，形成对要约的默示接受，从而成立合同关系。在苹果诉三星案中，美国法院认定FRAND承诺构成第三人利益合同的论证聚焦于两个方面：其一，该承诺对潜在被许可人形成了合同约束力；其二，被许可人作为直接受益方享有合同权利。</w:t>
      </w:r>
      <w:r>
        <w:rPr>
          <w:rStyle w:val="17"/>
          <w:rFonts w:hint="eastAsia" w:ascii="宋体" w:hAnsi="宋体" w:cs="宋体"/>
          <w:sz w:val="21"/>
          <w:szCs w:val="21"/>
        </w:rPr>
        <w:footnoteReference w:id="19"/>
      </w:r>
      <w:r>
        <w:rPr>
          <w:rFonts w:hint="eastAsia" w:ascii="宋体" w:hAnsi="宋体" w:cs="宋体"/>
          <w:bCs/>
          <w:sz w:val="21"/>
          <w:szCs w:val="21"/>
        </w:rPr>
        <w:t>英国法院同样将FRAND原则的定性归类为合同法问题。在无线星球诉华为案中，英国法院根据欧洲电信标准协会（ETSI）知识产权政策中“披露专利后，SEP持有人需承诺以FRAND条款许可给第三方”的规定，得出FRAND承诺是第三方利益合同的结论。</w:t>
      </w:r>
      <w:r>
        <w:rPr>
          <w:rStyle w:val="17"/>
          <w:rFonts w:hint="eastAsia" w:ascii="宋体" w:hAnsi="宋体" w:cs="宋体"/>
          <w:sz w:val="21"/>
          <w:szCs w:val="21"/>
        </w:rPr>
        <w:footnoteReference w:id="20"/>
      </w:r>
    </w:p>
    <w:p w14:paraId="1E4A0ADB">
      <w:pPr>
        <w:spacing w:line="240" w:lineRule="auto"/>
        <w:ind w:firstLine="482" w:firstLineChars="0"/>
        <w:outlineLvl w:val="2"/>
        <w:rPr>
          <w:rFonts w:hint="eastAsia" w:ascii="宋体" w:hAnsi="宋体" w:cs="宋体"/>
          <w:bCs/>
          <w:sz w:val="21"/>
          <w:szCs w:val="21"/>
        </w:rPr>
      </w:pPr>
      <w:r>
        <w:rPr>
          <w:rFonts w:hint="eastAsia" w:ascii="宋体" w:hAnsi="宋体" w:cs="宋体"/>
          <w:b/>
          <w:bCs w:val="0"/>
          <w:sz w:val="21"/>
          <w:szCs w:val="21"/>
        </w:rPr>
        <w:t>2.</w:t>
      </w:r>
      <w:r>
        <w:rPr>
          <w:rFonts w:hint="eastAsia" w:ascii="宋体" w:hAnsi="宋体" w:eastAsia="宋体" w:cs="宋体"/>
          <w:b/>
          <w:bCs w:val="0"/>
          <w:sz w:val="21"/>
          <w:szCs w:val="21"/>
          <w:lang w:val="en-US" w:eastAsia="zh-CN"/>
        </w:rPr>
        <w:t xml:space="preserve"> </w:t>
      </w:r>
      <w:r>
        <w:rPr>
          <w:rFonts w:hint="eastAsia" w:ascii="宋体" w:hAnsi="宋体" w:cs="宋体"/>
          <w:b/>
          <w:bCs w:val="0"/>
          <w:sz w:val="21"/>
          <w:szCs w:val="21"/>
        </w:rPr>
        <w:t>要约邀请模式</w:t>
      </w:r>
    </w:p>
    <w:p w14:paraId="575640BA">
      <w:pPr>
        <w:spacing w:line="240" w:lineRule="auto"/>
        <w:ind w:firstLine="482" w:firstLineChars="0"/>
        <w:rPr>
          <w:rFonts w:hint="eastAsia" w:ascii="宋体" w:hAnsi="宋体" w:cs="宋体"/>
          <w:bCs/>
          <w:sz w:val="21"/>
          <w:szCs w:val="21"/>
        </w:rPr>
      </w:pPr>
      <w:r>
        <w:rPr>
          <w:rFonts w:hint="eastAsia" w:ascii="宋体" w:hAnsi="宋体" w:cs="宋体"/>
          <w:bCs/>
          <w:sz w:val="21"/>
          <w:szCs w:val="21"/>
        </w:rPr>
        <w:t>相对于具有约束力的要约而言，专利权人作出的FRAND承诺被定性为对不特定实施人发出的不具有拘束力的要约邀请。在摩托罗拉诉微软案中，德国曼海姆地区法院指出，标准必要专利权利人的FRAND声明不能被视为“针对不特定第三人，只要对方承诺</w:t>
      </w:r>
      <w:r>
        <w:rPr>
          <w:rFonts w:hint="eastAsia" w:ascii="宋体" w:hAnsi="宋体" w:cs="宋体"/>
          <w:bCs/>
          <w:sz w:val="21"/>
          <w:szCs w:val="21"/>
          <w:lang w:eastAsia="zh-CN"/>
        </w:rPr>
        <w:t>，</w:t>
      </w:r>
      <w:r>
        <w:rPr>
          <w:rFonts w:hint="eastAsia" w:ascii="宋体" w:hAnsi="宋体" w:cs="宋体"/>
          <w:bCs/>
          <w:sz w:val="21"/>
          <w:szCs w:val="21"/>
        </w:rPr>
        <w:t>许可合同即成立的有约束力的要约”，而是解读为“邀请对方进行协商的意思表示”。</w:t>
      </w:r>
      <w:r>
        <w:rPr>
          <w:rStyle w:val="17"/>
          <w:rFonts w:hint="eastAsia" w:ascii="宋体" w:hAnsi="宋体" w:cs="宋体"/>
          <w:sz w:val="21"/>
          <w:szCs w:val="21"/>
        </w:rPr>
        <w:footnoteReference w:id="21"/>
      </w:r>
      <w:r>
        <w:rPr>
          <w:rFonts w:hint="eastAsia" w:ascii="宋体" w:hAnsi="宋体" w:cs="宋体"/>
          <w:bCs/>
          <w:sz w:val="21"/>
          <w:szCs w:val="21"/>
        </w:rPr>
        <w:t>此时标准实施</w:t>
      </w:r>
      <w:r>
        <w:rPr>
          <w:rFonts w:hint="eastAsia" w:ascii="宋体" w:hAnsi="宋体" w:cs="宋体"/>
          <w:bCs/>
          <w:sz w:val="21"/>
          <w:szCs w:val="21"/>
          <w:lang w:val="en-US" w:eastAsia="zh-CN"/>
        </w:rPr>
        <w:t>者</w:t>
      </w:r>
      <w:r>
        <w:rPr>
          <w:rFonts w:hint="eastAsia" w:ascii="宋体" w:hAnsi="宋体" w:cs="宋体"/>
          <w:bCs/>
          <w:sz w:val="21"/>
          <w:szCs w:val="21"/>
        </w:rPr>
        <w:t>的承诺不能当然达成许可合同，其不享有履行合同请求权。在三星诉苹果案中，日本法院同样依照ETSI知识产权政策对FRAND承诺进行了解释，但其认为三星公司在收到希望基于FRAND条件获得许可的申请时，即与申请人进入合同缔结准备阶段，FRAND承诺只表明专利权人准备基于FRAND条件做出不可撤销的专利许可，不能直接认定专利权人与标准实施</w:t>
      </w:r>
      <w:r>
        <w:rPr>
          <w:rFonts w:hint="eastAsia" w:ascii="宋体" w:hAnsi="宋体" w:cs="宋体"/>
          <w:bCs/>
          <w:sz w:val="21"/>
          <w:szCs w:val="21"/>
          <w:lang w:val="en-US" w:eastAsia="zh-CN"/>
        </w:rPr>
        <w:t>者</w:t>
      </w:r>
      <w:r>
        <w:rPr>
          <w:rFonts w:hint="eastAsia" w:ascii="宋体" w:hAnsi="宋体" w:cs="宋体"/>
          <w:bCs/>
          <w:sz w:val="21"/>
          <w:szCs w:val="21"/>
        </w:rPr>
        <w:t>之间的许可合同关系成立。</w:t>
      </w:r>
      <w:r>
        <w:rPr>
          <w:rStyle w:val="17"/>
          <w:rFonts w:hint="eastAsia" w:ascii="宋体" w:hAnsi="宋体" w:cs="宋体"/>
          <w:sz w:val="21"/>
          <w:szCs w:val="21"/>
        </w:rPr>
        <w:footnoteReference w:id="22"/>
      </w:r>
      <w:r>
        <w:rPr>
          <w:rFonts w:hint="eastAsia" w:ascii="宋体" w:hAnsi="宋体" w:cs="宋体"/>
          <w:bCs/>
          <w:sz w:val="21"/>
          <w:szCs w:val="21"/>
        </w:rPr>
        <w:t>即FRAND原则本质上属于要约邀请。</w:t>
      </w:r>
    </w:p>
    <w:p w14:paraId="331DDC07">
      <w:pPr>
        <w:spacing w:line="240" w:lineRule="auto"/>
        <w:ind w:firstLine="482" w:firstLineChars="0"/>
        <w:outlineLvl w:val="2"/>
        <w:rPr>
          <w:rFonts w:hint="eastAsia" w:ascii="宋体" w:hAnsi="宋体" w:cs="宋体"/>
          <w:bCs/>
          <w:sz w:val="21"/>
          <w:szCs w:val="21"/>
        </w:rPr>
      </w:pPr>
      <w:r>
        <w:rPr>
          <w:rFonts w:hint="eastAsia" w:ascii="宋体" w:hAnsi="宋体" w:cs="宋体"/>
          <w:b/>
          <w:bCs w:val="0"/>
          <w:sz w:val="21"/>
          <w:szCs w:val="21"/>
        </w:rPr>
        <w:t>3.</w:t>
      </w:r>
      <w:r>
        <w:rPr>
          <w:rFonts w:hint="eastAsia" w:ascii="宋体" w:hAnsi="宋体" w:eastAsia="宋体" w:cs="宋体"/>
          <w:b/>
          <w:bCs w:val="0"/>
          <w:sz w:val="21"/>
          <w:szCs w:val="21"/>
          <w:lang w:val="en-US" w:eastAsia="zh-CN"/>
        </w:rPr>
        <w:t xml:space="preserve"> </w:t>
      </w:r>
      <w:r>
        <w:rPr>
          <w:rFonts w:hint="eastAsia" w:ascii="宋体" w:hAnsi="宋体" w:cs="宋体"/>
          <w:b/>
          <w:bCs w:val="0"/>
          <w:sz w:val="21"/>
          <w:szCs w:val="21"/>
        </w:rPr>
        <w:t>反垄断规制模式</w:t>
      </w:r>
    </w:p>
    <w:p w14:paraId="2283F154">
      <w:pPr>
        <w:spacing w:line="240" w:lineRule="auto"/>
        <w:ind w:firstLine="482" w:firstLineChars="0"/>
        <w:rPr>
          <w:rFonts w:hint="eastAsia" w:ascii="宋体" w:hAnsi="宋体" w:cs="宋体"/>
          <w:bCs/>
          <w:sz w:val="21"/>
          <w:szCs w:val="21"/>
        </w:rPr>
      </w:pPr>
      <w:r>
        <w:rPr>
          <w:rFonts w:hint="eastAsia" w:ascii="宋体" w:hAnsi="宋体" w:cs="宋体"/>
          <w:bCs/>
          <w:sz w:val="21"/>
          <w:szCs w:val="21"/>
        </w:rPr>
        <w:t>FRAND原则被视作许可谈判框架，当标准实施者已明确表达以FRAND条款获得许可的善意时，若SEP持有人仍通过禁令救济或拒绝许可等方式行使专利排他权，则可能被认定为滥用市场支配地位。</w:t>
      </w:r>
      <w:r>
        <w:rPr>
          <w:rStyle w:val="17"/>
          <w:rFonts w:hint="eastAsia" w:ascii="宋体" w:hAnsi="宋体" w:cs="宋体"/>
          <w:sz w:val="21"/>
          <w:szCs w:val="21"/>
        </w:rPr>
        <w:footnoteReference w:id="23"/>
      </w:r>
      <w:r>
        <w:rPr>
          <w:rFonts w:hint="eastAsia" w:ascii="宋体" w:hAnsi="宋体" w:cs="宋体"/>
          <w:bCs/>
          <w:sz w:val="21"/>
          <w:szCs w:val="21"/>
        </w:rPr>
        <w:t>因IDC要求华为支付的全球专利许可费率为手机售价的2%，而同期IDC</w:t>
      </w:r>
      <w:r>
        <w:rPr>
          <w:rFonts w:hint="eastAsia" w:ascii="宋体" w:hAnsi="宋体" w:cs="宋体"/>
          <w:bCs/>
          <w:sz w:val="21"/>
          <w:szCs w:val="21"/>
          <w:lang w:val="en-US" w:eastAsia="zh-CN"/>
        </w:rPr>
        <w:t>向</w:t>
      </w:r>
      <w:r>
        <w:rPr>
          <w:rFonts w:hint="eastAsia" w:ascii="宋体" w:hAnsi="宋体" w:cs="宋体"/>
          <w:bCs/>
          <w:sz w:val="21"/>
          <w:szCs w:val="21"/>
        </w:rPr>
        <w:t>苹果、三星等公司</w:t>
      </w:r>
      <w:r>
        <w:rPr>
          <w:rFonts w:hint="eastAsia" w:ascii="宋体" w:hAnsi="宋体" w:cs="宋体"/>
          <w:bCs/>
          <w:sz w:val="21"/>
          <w:szCs w:val="21"/>
          <w:lang w:val="en-US" w:eastAsia="zh-CN"/>
        </w:rPr>
        <w:t>收取</w:t>
      </w:r>
      <w:r>
        <w:rPr>
          <w:rFonts w:hint="eastAsia" w:ascii="宋体" w:hAnsi="宋体" w:cs="宋体"/>
          <w:bCs/>
          <w:sz w:val="21"/>
          <w:szCs w:val="21"/>
        </w:rPr>
        <w:t>的费率仅为0.019%，华为以IDC滥用市场支配地位、违反FRAND原则为由向中国法院提起诉讼。</w:t>
      </w:r>
      <w:r>
        <w:rPr>
          <w:rStyle w:val="17"/>
          <w:rFonts w:hint="eastAsia" w:ascii="宋体" w:hAnsi="宋体" w:cs="宋体"/>
          <w:sz w:val="21"/>
          <w:szCs w:val="21"/>
        </w:rPr>
        <w:footnoteReference w:id="24"/>
      </w:r>
      <w:r>
        <w:rPr>
          <w:rFonts w:hint="eastAsia" w:ascii="宋体" w:hAnsi="宋体" w:cs="宋体"/>
          <w:bCs/>
          <w:sz w:val="21"/>
          <w:szCs w:val="21"/>
        </w:rPr>
        <w:t>广东高院将FRAND原则解释为“公平、合理、无歧视的许可义务”，对于愿意支付合理使用费的善意的标准</w:t>
      </w:r>
      <w:r>
        <w:rPr>
          <w:rFonts w:hint="eastAsia" w:ascii="宋体" w:hAnsi="宋体" w:cs="宋体"/>
          <w:bCs/>
          <w:sz w:val="21"/>
          <w:szCs w:val="21"/>
          <w:lang w:val="en-US" w:eastAsia="zh-CN"/>
        </w:rPr>
        <w:t>实施者</w:t>
      </w:r>
      <w:r>
        <w:rPr>
          <w:rFonts w:hint="eastAsia" w:ascii="宋体" w:hAnsi="宋体" w:cs="宋体"/>
          <w:bCs/>
          <w:sz w:val="21"/>
          <w:szCs w:val="21"/>
        </w:rPr>
        <w:t>，标准必要专利权利人不可利用标准无替代性所形成的议价优势索取高额许可费或附加不合理条件，明确SEP持有人不得利用市场支配地位索取歧视性高价，否则构成垄断行为。</w:t>
      </w:r>
      <w:r>
        <w:rPr>
          <w:rStyle w:val="17"/>
          <w:rFonts w:hint="eastAsia" w:ascii="宋体" w:hAnsi="宋体" w:cs="宋体"/>
          <w:sz w:val="21"/>
          <w:szCs w:val="21"/>
        </w:rPr>
        <w:footnoteReference w:id="25"/>
      </w:r>
      <w:r>
        <w:rPr>
          <w:rFonts w:hint="eastAsia" w:ascii="宋体" w:hAnsi="宋体" w:cs="宋体"/>
          <w:bCs/>
          <w:sz w:val="21"/>
          <w:szCs w:val="21"/>
        </w:rPr>
        <w:t>同样，在FTC诉高通案中，美国北加州地方法院认定高通拒绝向竞争对手发放专利许可、要求供应链下游企业支付过高许可费的行为违反FRAND义务，构成《谢尔曼法》第二条下的非法垄断</w:t>
      </w:r>
      <w:r>
        <w:rPr>
          <w:rFonts w:hint="eastAsia" w:ascii="宋体" w:hAnsi="宋体" w:cs="宋体"/>
          <w:bCs/>
          <w:sz w:val="21"/>
          <w:szCs w:val="21"/>
          <w:lang w:eastAsia="zh-CN"/>
        </w:rPr>
        <w:t>。</w:t>
      </w:r>
      <w:r>
        <w:rPr>
          <w:rStyle w:val="17"/>
          <w:rFonts w:hint="eastAsia" w:ascii="宋体" w:hAnsi="宋体" w:cs="宋体"/>
          <w:sz w:val="21"/>
          <w:szCs w:val="21"/>
        </w:rPr>
        <w:footnoteReference w:id="26"/>
      </w:r>
    </w:p>
    <w:p w14:paraId="277C64D8">
      <w:pPr>
        <w:spacing w:line="240" w:lineRule="auto"/>
        <w:ind w:firstLine="482" w:firstLineChars="0"/>
        <w:outlineLvl w:val="2"/>
        <w:rPr>
          <w:rFonts w:hint="eastAsia" w:ascii="宋体" w:hAnsi="宋体" w:cs="宋体"/>
          <w:b/>
          <w:bCs w:val="0"/>
          <w:sz w:val="21"/>
          <w:szCs w:val="21"/>
        </w:rPr>
      </w:pPr>
      <w:r>
        <w:rPr>
          <w:rFonts w:hint="eastAsia" w:ascii="宋体" w:hAnsi="宋体" w:cs="宋体"/>
          <w:b/>
          <w:bCs w:val="0"/>
          <w:sz w:val="21"/>
          <w:szCs w:val="21"/>
        </w:rPr>
        <w:t>4.</w:t>
      </w:r>
      <w:r>
        <w:rPr>
          <w:rFonts w:hint="eastAsia" w:ascii="宋体" w:hAnsi="宋体" w:eastAsia="宋体" w:cs="宋体"/>
          <w:b/>
          <w:bCs w:val="0"/>
          <w:sz w:val="21"/>
          <w:szCs w:val="21"/>
          <w:lang w:val="en-US" w:eastAsia="zh-CN"/>
        </w:rPr>
        <w:t xml:space="preserve"> </w:t>
      </w:r>
      <w:r>
        <w:rPr>
          <w:rFonts w:hint="eastAsia" w:ascii="宋体" w:hAnsi="宋体" w:cs="宋体"/>
          <w:b/>
          <w:bCs w:val="0"/>
          <w:sz w:val="21"/>
          <w:szCs w:val="21"/>
        </w:rPr>
        <w:t>诚实信用原则模式</w:t>
      </w:r>
    </w:p>
    <w:p w14:paraId="6D09E025">
      <w:pPr>
        <w:spacing w:line="240" w:lineRule="auto"/>
        <w:ind w:firstLine="482" w:firstLineChars="0"/>
        <w:rPr>
          <w:rFonts w:hint="eastAsia" w:ascii="宋体" w:hAnsi="宋体" w:cs="宋体"/>
          <w:bCs/>
          <w:sz w:val="21"/>
          <w:szCs w:val="21"/>
        </w:rPr>
      </w:pPr>
      <w:r>
        <w:rPr>
          <w:rFonts w:hint="eastAsia" w:ascii="宋体" w:hAnsi="宋体" w:cs="宋体"/>
          <w:bCs/>
          <w:sz w:val="21"/>
          <w:szCs w:val="21"/>
        </w:rPr>
        <w:t>FRAND原则公平合理无歧视的基本内涵与民法中诚实信用原则的价值导向高度一致，此种相通性为司法实践中运用诚实信用原则提供了理论基础。在华为诉三星案中，深圳中院未对FRAND条款展开具体法律评价，转而援引民法中的诚实信用原则，强调“标准必要专利权利人和实施</w:t>
      </w:r>
      <w:r>
        <w:rPr>
          <w:rFonts w:hint="eastAsia" w:ascii="宋体" w:hAnsi="宋体" w:cs="宋体"/>
          <w:bCs/>
          <w:sz w:val="21"/>
          <w:szCs w:val="21"/>
          <w:lang w:val="en-US" w:eastAsia="zh-CN"/>
        </w:rPr>
        <w:t>者</w:t>
      </w:r>
      <w:r>
        <w:rPr>
          <w:rFonts w:hint="eastAsia" w:ascii="宋体" w:hAnsi="宋体" w:cs="宋体"/>
          <w:bCs/>
          <w:sz w:val="21"/>
          <w:szCs w:val="21"/>
        </w:rPr>
        <w:t>均有按照FRAND原则进行标准必要专利许可谈判的义务”。</w:t>
      </w:r>
      <w:r>
        <w:rPr>
          <w:rStyle w:val="17"/>
          <w:rFonts w:hint="eastAsia" w:ascii="宋体" w:hAnsi="宋体" w:cs="宋体"/>
          <w:sz w:val="21"/>
          <w:szCs w:val="21"/>
        </w:rPr>
        <w:footnoteReference w:id="27"/>
      </w:r>
      <w:r>
        <w:rPr>
          <w:rFonts w:hint="eastAsia" w:ascii="宋体" w:hAnsi="宋体" w:cs="宋体"/>
          <w:bCs/>
          <w:sz w:val="21"/>
          <w:szCs w:val="21"/>
        </w:rPr>
        <w:t>在西电捷通诉索尼案中，法院同样提到了诚实信用原则。一审法院认为，专利权人一旦作出FRAND承诺，就应当承担相应的FRAND义务，但该承诺并不意味着其已作出专利许可。</w:t>
      </w:r>
      <w:r>
        <w:rPr>
          <w:rStyle w:val="17"/>
          <w:rFonts w:hint="eastAsia" w:ascii="宋体" w:hAnsi="宋体" w:cs="宋体"/>
          <w:sz w:val="21"/>
          <w:szCs w:val="21"/>
        </w:rPr>
        <w:footnoteReference w:id="28"/>
      </w:r>
      <w:r>
        <w:rPr>
          <w:rFonts w:hint="eastAsia" w:ascii="宋体" w:hAnsi="宋体" w:cs="宋体"/>
          <w:bCs/>
          <w:sz w:val="21"/>
          <w:szCs w:val="21"/>
        </w:rPr>
        <w:t>二审法院则进一步强调了谈判双方应本着诚实信用原则进行许可谈判。</w:t>
      </w:r>
      <w:r>
        <w:rPr>
          <w:rStyle w:val="17"/>
          <w:rFonts w:hint="eastAsia" w:ascii="宋体" w:hAnsi="宋体" w:cs="宋体"/>
          <w:sz w:val="21"/>
          <w:szCs w:val="21"/>
        </w:rPr>
        <w:footnoteReference w:id="29"/>
      </w:r>
      <w:r>
        <w:rPr>
          <w:rFonts w:hint="eastAsia" w:ascii="宋体" w:hAnsi="宋体" w:cs="宋体"/>
          <w:bCs/>
          <w:sz w:val="21"/>
          <w:szCs w:val="21"/>
        </w:rPr>
        <w:t>即在标准必要专利的许可谈判中，双方应当遵循诚实信用原则，以促成符合FRAND原则的许可协议的达成。</w:t>
      </w:r>
    </w:p>
    <w:p w14:paraId="1DCB372C">
      <w:pPr>
        <w:spacing w:line="240" w:lineRule="auto"/>
        <w:ind w:firstLine="482" w:firstLineChars="0"/>
        <w:rPr>
          <w:rFonts w:hint="eastAsia" w:ascii="宋体" w:hAnsi="宋体" w:cs="宋体"/>
          <w:bCs/>
          <w:sz w:val="21"/>
          <w:szCs w:val="21"/>
        </w:rPr>
      </w:pPr>
      <w:r>
        <w:rPr>
          <w:rFonts w:hint="eastAsia" w:ascii="宋体" w:hAnsi="宋体" w:cs="宋体"/>
          <w:bCs/>
          <w:sz w:val="21"/>
          <w:szCs w:val="21"/>
        </w:rPr>
        <w:t>不同裁判模式对FRAND原则的认定不一，合同解释模式将FRAND原则视为利他合同，要约邀请模式认为FRAND承诺不具有约束力，反垄断规制模式关注SEP持有人滥用市场支配地位的行为，将FRAND原则作为判断违法垄断的要件之一，诚实信用原则模式强调遵循FRAND原则谈判的义务。在不同裁判模式下，同一行为招致的法律评价不同，当事人难以准确预测和评估己方行为可能引发的法律后果。即使当事人利益在个案认定中得到有效平衡，FRAND原则下SEP持有人与标准实施者的权利义务边界始终处于不确定状态。一方面，法院试图通过反垄断规则防止SEP持有人滥用优势地位</w:t>
      </w:r>
      <w:r>
        <w:rPr>
          <w:rStyle w:val="17"/>
          <w:rFonts w:hint="eastAsia" w:ascii="宋体" w:hAnsi="宋体" w:cs="宋体"/>
          <w:sz w:val="21"/>
          <w:szCs w:val="21"/>
        </w:rPr>
        <w:footnoteReference w:id="30"/>
      </w:r>
      <w:r>
        <w:rPr>
          <w:rFonts w:hint="eastAsia" w:ascii="宋体" w:hAnsi="宋体" w:cs="宋体"/>
          <w:bCs/>
          <w:sz w:val="21"/>
          <w:szCs w:val="21"/>
        </w:rPr>
        <w:t>，以维护专利市场的公平竞争环境；另一方面，法院试图将纠纷限定在专利许可合同的范围内解决，以保护SEP持有人通过许可合同获得专利收益的权利</w:t>
      </w:r>
      <w:r>
        <w:rPr>
          <w:rStyle w:val="17"/>
          <w:rFonts w:hint="eastAsia" w:ascii="宋体" w:hAnsi="宋体" w:cs="宋体"/>
          <w:sz w:val="21"/>
          <w:szCs w:val="21"/>
        </w:rPr>
        <w:footnoteReference w:id="31"/>
      </w:r>
      <w:r>
        <w:rPr>
          <w:rFonts w:hint="eastAsia" w:ascii="宋体" w:hAnsi="宋体" w:cs="宋体"/>
          <w:bCs/>
          <w:sz w:val="21"/>
          <w:szCs w:val="21"/>
        </w:rPr>
        <w:t>与满足标准实施者的合理使用需求。然而，这两种路径</w:t>
      </w:r>
      <w:r>
        <w:rPr>
          <w:rFonts w:hint="eastAsia" w:ascii="宋体" w:hAnsi="宋体" w:cs="宋体"/>
          <w:bCs/>
          <w:sz w:val="21"/>
          <w:szCs w:val="21"/>
          <w:lang w:val="en-US" w:eastAsia="zh-CN"/>
        </w:rPr>
        <w:t>未回答</w:t>
      </w:r>
      <w:r>
        <w:rPr>
          <w:rFonts w:hint="eastAsia" w:ascii="宋体" w:hAnsi="宋体" w:cs="宋体"/>
          <w:bCs/>
          <w:sz w:val="21"/>
          <w:szCs w:val="21"/>
        </w:rPr>
        <w:t>当事人在诉讼中可主张的、具有明确构成要件的实体性权利与义务</w:t>
      </w:r>
      <w:r>
        <w:rPr>
          <w:rFonts w:hint="eastAsia" w:ascii="宋体" w:hAnsi="宋体" w:cs="宋体"/>
          <w:bCs/>
          <w:sz w:val="21"/>
          <w:szCs w:val="21"/>
          <w:lang w:val="en-US" w:eastAsia="zh-CN"/>
        </w:rPr>
        <w:t>是什么</w:t>
      </w:r>
      <w:r>
        <w:rPr>
          <w:rFonts w:hint="eastAsia" w:ascii="宋体" w:hAnsi="宋体" w:cs="宋体"/>
          <w:bCs/>
          <w:sz w:val="21"/>
          <w:szCs w:val="21"/>
        </w:rPr>
        <w:t>。</w:t>
      </w:r>
      <w:r>
        <w:rPr>
          <w:rFonts w:hint="eastAsia" w:ascii="宋体" w:hAnsi="宋体" w:cs="宋体"/>
          <w:bCs/>
          <w:sz w:val="21"/>
          <w:szCs w:val="21"/>
          <w:lang w:val="en-US" w:eastAsia="zh-CN"/>
        </w:rPr>
        <w:t>零部件制造商认为自身拥有获得专利许可的权利，而SEP持有人主张享有选择许可层级的自由。</w:t>
      </w:r>
      <w:r>
        <w:rPr>
          <w:rFonts w:hint="eastAsia" w:ascii="宋体" w:hAnsi="宋体" w:cs="宋体"/>
          <w:bCs/>
          <w:sz w:val="21"/>
          <w:szCs w:val="21"/>
        </w:rPr>
        <w:t>显然，在司法判例中寻求FRAND原则的统一解释已陷入困境，需将分析推向更深层的法理层面，即检视FRAND原则在不同部门法中所可能构成的请求权基础。</w:t>
      </w:r>
    </w:p>
    <w:p w14:paraId="6CF3FBEF">
      <w:pPr>
        <w:keepNext w:val="0"/>
        <w:keepLines w:val="0"/>
        <w:widowControl w:val="0"/>
        <w:spacing w:line="240" w:lineRule="auto"/>
        <w:ind w:firstLine="480"/>
        <w:jc w:val="left"/>
        <w:outlineLvl w:val="1"/>
        <w:rPr>
          <w:rFonts w:hint="eastAsia" w:ascii="华文楷体" w:hAnsi="华文楷体" w:eastAsia="华文楷体" w:cs="Times New Roman"/>
          <w:sz w:val="24"/>
          <w:szCs w:val="24"/>
        </w:rPr>
      </w:pPr>
      <w:bookmarkStart w:id="3" w:name="_Toc1190037461"/>
      <w:r>
        <w:rPr>
          <w:rFonts w:hint="eastAsia" w:ascii="华文楷体" w:hAnsi="华文楷体" w:eastAsia="华文楷体" w:cs="Times New Roman"/>
          <w:bCs w:val="0"/>
          <w:sz w:val="24"/>
          <w:szCs w:val="24"/>
        </w:rPr>
        <w:t>（二）不同请求权体系下对FRAND原则的解释</w:t>
      </w:r>
      <w:bookmarkEnd w:id="3"/>
    </w:p>
    <w:p w14:paraId="09647EFA">
      <w:pPr>
        <w:spacing w:line="240" w:lineRule="auto"/>
        <w:ind w:firstLine="482" w:firstLineChars="0"/>
        <w:jc w:val="left"/>
        <w:rPr>
          <w:rFonts w:hint="eastAsia" w:ascii="宋体" w:hAnsi="宋体" w:cs="宋体"/>
          <w:bCs/>
          <w:sz w:val="21"/>
          <w:szCs w:val="21"/>
          <w:lang w:eastAsia="zh-CN"/>
        </w:rPr>
      </w:pPr>
      <w:r>
        <w:rPr>
          <w:rFonts w:hint="eastAsia" w:ascii="宋体" w:hAnsi="宋体" w:cs="宋体"/>
          <w:bCs/>
          <w:sz w:val="21"/>
          <w:szCs w:val="21"/>
        </w:rPr>
        <w:t>FRAND原则属于行为规范，可成为当事人的请求权基础。</w:t>
      </w:r>
      <w:r>
        <w:rPr>
          <w:rStyle w:val="17"/>
          <w:rFonts w:hint="eastAsia" w:ascii="宋体" w:hAnsi="宋体" w:cs="宋体"/>
          <w:sz w:val="21"/>
          <w:szCs w:val="21"/>
        </w:rPr>
        <w:footnoteReference w:id="32"/>
      </w:r>
      <w:r>
        <w:rPr>
          <w:rFonts w:hint="eastAsia" w:ascii="宋体" w:hAnsi="宋体" w:cs="宋体"/>
          <w:bCs/>
          <w:sz w:val="21"/>
          <w:szCs w:val="21"/>
        </w:rPr>
        <w:t>破解许可层级困境的关键在于厘清FRAND原则的</w:t>
      </w:r>
      <w:r>
        <w:rPr>
          <w:rFonts w:hint="eastAsia" w:ascii="宋体" w:hAnsi="宋体" w:cs="宋体"/>
          <w:bCs/>
          <w:sz w:val="21"/>
          <w:szCs w:val="21"/>
          <w:lang w:val="en-US" w:eastAsia="zh-CN"/>
        </w:rPr>
        <w:t>规范属性</w:t>
      </w:r>
      <w:r>
        <w:rPr>
          <w:rFonts w:hint="eastAsia" w:ascii="宋体" w:hAnsi="宋体" w:cs="宋体"/>
          <w:bCs/>
          <w:sz w:val="21"/>
          <w:szCs w:val="21"/>
        </w:rPr>
        <w:t>，其本质是SEP持有人与标准实施者间权利义务关系的法律映射</w:t>
      </w:r>
      <w:r>
        <w:rPr>
          <w:rFonts w:hint="eastAsia" w:ascii="宋体" w:hAnsi="宋体" w:cs="宋体"/>
          <w:bCs/>
          <w:sz w:val="21"/>
          <w:szCs w:val="21"/>
          <w:lang w:eastAsia="zh-CN"/>
        </w:rPr>
        <w:t>，</w:t>
      </w:r>
      <w:r>
        <w:rPr>
          <w:rFonts w:hint="eastAsia" w:ascii="宋体" w:hAnsi="宋体" w:cs="宋体"/>
          <w:bCs/>
          <w:sz w:val="21"/>
          <w:szCs w:val="21"/>
        </w:rPr>
        <w:t>以权利义务关系为轴心，</w:t>
      </w:r>
      <w:r>
        <w:rPr>
          <w:rFonts w:hint="eastAsia" w:ascii="宋体" w:hAnsi="宋体" w:cs="宋体"/>
          <w:bCs/>
          <w:sz w:val="21"/>
          <w:szCs w:val="21"/>
          <w:lang w:val="en-US" w:eastAsia="zh-CN"/>
        </w:rPr>
        <w:t>方能</w:t>
      </w:r>
      <w:r>
        <w:rPr>
          <w:rFonts w:hint="eastAsia" w:ascii="宋体" w:hAnsi="宋体" w:cs="宋体"/>
          <w:bCs/>
          <w:sz w:val="21"/>
          <w:szCs w:val="21"/>
        </w:rPr>
        <w:t>重构FRAND原则的解释框架</w:t>
      </w:r>
      <w:r>
        <w:rPr>
          <w:rFonts w:hint="eastAsia" w:ascii="宋体" w:hAnsi="宋体" w:cs="宋体"/>
          <w:bCs/>
          <w:sz w:val="21"/>
          <w:szCs w:val="21"/>
          <w:lang w:eastAsia="zh-CN"/>
        </w:rPr>
        <w:t>。</w:t>
      </w:r>
    </w:p>
    <w:p w14:paraId="1CB74B67">
      <w:pPr>
        <w:spacing w:line="240" w:lineRule="auto"/>
        <w:ind w:firstLine="482" w:firstLineChars="0"/>
        <w:jc w:val="left"/>
        <w:outlineLvl w:val="2"/>
        <w:rPr>
          <w:rFonts w:hint="eastAsia" w:ascii="宋体" w:hAnsi="宋体" w:cs="宋体"/>
          <w:bCs/>
          <w:sz w:val="21"/>
          <w:szCs w:val="21"/>
        </w:rPr>
      </w:pPr>
      <w:r>
        <w:rPr>
          <w:rFonts w:hint="eastAsia" w:ascii="宋体" w:hAnsi="宋体" w:cs="宋体"/>
          <w:b/>
          <w:bCs w:val="0"/>
          <w:sz w:val="21"/>
          <w:szCs w:val="21"/>
          <w:lang w:val="en-US" w:eastAsia="zh-CN"/>
        </w:rPr>
        <w:t>1.</w:t>
      </w:r>
      <w:r>
        <w:rPr>
          <w:rFonts w:hint="eastAsia" w:ascii="宋体" w:hAnsi="宋体" w:eastAsia="宋体" w:cs="宋体"/>
          <w:b/>
          <w:bCs w:val="0"/>
          <w:sz w:val="21"/>
          <w:szCs w:val="21"/>
          <w:lang w:val="en-US" w:eastAsia="zh-CN"/>
        </w:rPr>
        <w:t xml:space="preserve"> </w:t>
      </w:r>
      <w:r>
        <w:rPr>
          <w:rFonts w:hint="eastAsia" w:ascii="宋体" w:hAnsi="宋体" w:cs="宋体"/>
          <w:b/>
          <w:bCs w:val="0"/>
          <w:sz w:val="21"/>
          <w:szCs w:val="21"/>
          <w:lang w:val="en-US" w:eastAsia="zh-CN"/>
        </w:rPr>
        <w:t>合同请求权视角</w:t>
      </w:r>
    </w:p>
    <w:p w14:paraId="2DF542EE">
      <w:pPr>
        <w:spacing w:line="240" w:lineRule="auto"/>
        <w:ind w:firstLine="482" w:firstLineChars="0"/>
        <w:jc w:val="left"/>
        <w:rPr>
          <w:rFonts w:hint="eastAsia" w:ascii="宋体" w:hAnsi="宋体" w:cs="宋体"/>
          <w:bCs/>
          <w:sz w:val="21"/>
          <w:szCs w:val="21"/>
        </w:rPr>
      </w:pPr>
      <w:r>
        <w:rPr>
          <w:rFonts w:hint="eastAsia" w:ascii="宋体" w:hAnsi="宋体" w:cs="宋体"/>
          <w:bCs/>
          <w:sz w:val="21"/>
          <w:szCs w:val="21"/>
        </w:rPr>
        <w:t>标准制定组织在知识产权政策中对SEP持有人的义务作出规定</w:t>
      </w:r>
      <w:r>
        <w:rPr>
          <w:rStyle w:val="17"/>
          <w:rFonts w:hint="eastAsia" w:ascii="宋体" w:hAnsi="宋体" w:cs="宋体"/>
          <w:bCs/>
          <w:sz w:val="21"/>
          <w:szCs w:val="21"/>
        </w:rPr>
        <w:footnoteReference w:id="33"/>
      </w:r>
      <w:r>
        <w:rPr>
          <w:rFonts w:hint="eastAsia" w:ascii="宋体" w:hAnsi="宋体" w:cs="宋体"/>
          <w:bCs/>
          <w:sz w:val="21"/>
          <w:szCs w:val="21"/>
        </w:rPr>
        <w:t>，SEP持有人对该政策的书面回应使得标准制定组织与SEP持有人成立利他合同关系。在利他合同中，SEP持有人负有与标准实施者订立专利许可合同的义务。</w:t>
      </w:r>
      <w:r>
        <w:rPr>
          <w:rStyle w:val="17"/>
          <w:rFonts w:hint="eastAsia" w:ascii="宋体" w:hAnsi="宋体" w:cs="宋体"/>
          <w:sz w:val="21"/>
          <w:szCs w:val="21"/>
        </w:rPr>
        <w:footnoteReference w:id="34"/>
      </w:r>
      <w:r>
        <w:rPr>
          <w:rFonts w:hint="eastAsia" w:ascii="宋体" w:hAnsi="宋体" w:cs="宋体"/>
          <w:bCs/>
          <w:sz w:val="21"/>
          <w:szCs w:val="21"/>
        </w:rPr>
        <w:t>虽然FRAND承诺未直接对标准实施者作出，但其基于利他合同理论创设了第三方权益。上述路径的障碍在于利他合同中第三人是确定的</w:t>
      </w:r>
      <w:r>
        <w:rPr>
          <w:rStyle w:val="17"/>
          <w:rFonts w:hint="eastAsia" w:ascii="宋体" w:hAnsi="宋体" w:cs="宋体"/>
          <w:sz w:val="21"/>
          <w:szCs w:val="21"/>
        </w:rPr>
        <w:footnoteReference w:id="35"/>
      </w:r>
      <w:r>
        <w:rPr>
          <w:rFonts w:hint="eastAsia" w:ascii="宋体" w:hAnsi="宋体" w:cs="宋体"/>
          <w:bCs/>
          <w:sz w:val="21"/>
          <w:szCs w:val="21"/>
        </w:rPr>
        <w:t>，而SEP持有人在作出FRAND声明时潜在的标准实施者是不确定的。不过在FRAND许可的框架下，此种不确定是暂时的，一旦标准实施者以技术实施为目的向专利权人请求许可，利益第三人即得到确认。相比于传统利他合同中的债务人，标准实施者不得直接要求专利权人为一定给付，SEP持有人承担的合同义务是“在符合FRAND原则的条件下许可专利”，标准实施者只能请求SEP持有人就“FRAND原则条件”进行谈判。</w:t>
      </w:r>
    </w:p>
    <w:p w14:paraId="2009BD05">
      <w:pPr>
        <w:spacing w:line="240" w:lineRule="auto"/>
        <w:ind w:firstLine="482" w:firstLineChars="0"/>
        <w:jc w:val="left"/>
        <w:rPr>
          <w:rFonts w:hint="eastAsia" w:ascii="宋体" w:hAnsi="宋体" w:cs="宋体"/>
          <w:bCs/>
          <w:sz w:val="21"/>
          <w:szCs w:val="21"/>
        </w:rPr>
      </w:pPr>
      <w:r>
        <w:rPr>
          <w:rFonts w:hint="eastAsia" w:ascii="宋体" w:hAnsi="宋体" w:cs="宋体"/>
          <w:bCs/>
          <w:sz w:val="21"/>
          <w:szCs w:val="21"/>
        </w:rPr>
        <w:t>德国联邦最高法院在Sisvel诉海尔案中，明确实施者无需事先接受许可条件即可主张缔约请求权</w:t>
      </w:r>
      <w:r>
        <w:rPr>
          <w:rStyle w:val="17"/>
          <w:rFonts w:hint="eastAsia" w:ascii="宋体" w:hAnsi="宋体" w:cs="宋体"/>
          <w:sz w:val="21"/>
          <w:szCs w:val="21"/>
        </w:rPr>
        <w:footnoteReference w:id="36"/>
      </w:r>
      <w:r>
        <w:rPr>
          <w:rFonts w:hint="eastAsia" w:ascii="宋体" w:hAnsi="宋体" w:cs="宋体"/>
          <w:bCs/>
          <w:sz w:val="21"/>
          <w:szCs w:val="21"/>
        </w:rPr>
        <w:t>，在一定程度上确认了专利权人的缔约义务不以实施者预先接受单方许可条件为前提。标准实施者具有独立请求SEP持有人履行FRAND义务的法律地位，只要符合相关条件，其能够直接依据利他合同向SEP持有人主张权利，无需以标准制定组织的介入作为前置条件，保障了标准实施者基于FRAND原则获得专利许可的权益。</w:t>
      </w:r>
    </w:p>
    <w:p w14:paraId="0C2654E4">
      <w:pPr>
        <w:spacing w:line="240" w:lineRule="auto"/>
        <w:ind w:firstLine="482" w:firstLineChars="0"/>
        <w:jc w:val="left"/>
        <w:rPr>
          <w:rFonts w:hint="eastAsia" w:ascii="宋体" w:hAnsi="宋体" w:cs="宋体"/>
          <w:bCs/>
          <w:sz w:val="21"/>
          <w:szCs w:val="21"/>
        </w:rPr>
      </w:pPr>
      <w:r>
        <w:rPr>
          <w:rFonts w:hint="eastAsia" w:ascii="宋体" w:hAnsi="宋体" w:cs="宋体"/>
          <w:bCs/>
          <w:sz w:val="21"/>
          <w:szCs w:val="21"/>
        </w:rPr>
        <w:t>在合同请求权视角下，标准实施者有权依据 FRAND原则，请求SEP持有人按照公平、合理和无歧视的条件授予专利许可。若SEP持有人违反FRAND原则，如提出过高的许可费、附加不合理的限制条件等，标准实施者可主张SEP持有人承担违约责任。若标准实施者明显缺乏缔约诚意，如拒绝提供产品销量数据等，SEP持有人仍可主张豁免缔约义务进行救济。当事人向法院请求确认FRAND许可条件构成合同纠纷中的确认之诉，此时是否符合FRAND原则是判断当事人违反或履行合同义务的关键要素之一。</w:t>
      </w:r>
    </w:p>
    <w:p w14:paraId="5B6DD1F1">
      <w:pPr>
        <w:keepNext w:val="0"/>
        <w:keepLines w:val="0"/>
        <w:widowControl/>
        <w:spacing w:line="240" w:lineRule="auto"/>
        <w:ind w:firstLine="482" w:firstLineChars="0"/>
        <w:jc w:val="left"/>
        <w:outlineLvl w:val="2"/>
        <w:rPr>
          <w:rFonts w:hint="eastAsia" w:ascii="宋体" w:hAnsi="宋体" w:eastAsia="宋体" w:cs="宋体"/>
          <w:b/>
          <w:bCs w:val="0"/>
          <w:sz w:val="21"/>
          <w:szCs w:val="21"/>
        </w:rPr>
      </w:pPr>
      <w:bookmarkStart w:id="4" w:name="_Toc917940724"/>
      <w:r>
        <w:rPr>
          <w:rFonts w:hint="eastAsia" w:ascii="宋体" w:hAnsi="宋体" w:eastAsia="宋体" w:cs="宋体"/>
          <w:b/>
          <w:bCs w:val="0"/>
          <w:sz w:val="21"/>
          <w:szCs w:val="21"/>
        </w:rPr>
        <w:t>2.</w:t>
      </w:r>
      <w:r>
        <w:rPr>
          <w:rFonts w:hint="eastAsia" w:ascii="宋体" w:hAnsi="宋体" w:eastAsia="宋体" w:cs="宋体"/>
          <w:b/>
          <w:bCs w:val="0"/>
          <w:sz w:val="21"/>
          <w:szCs w:val="21"/>
          <w:lang w:val="en-US" w:eastAsia="zh-CN"/>
        </w:rPr>
        <w:t xml:space="preserve"> </w:t>
      </w:r>
      <w:r>
        <w:rPr>
          <w:rFonts w:hint="eastAsia" w:ascii="宋体" w:hAnsi="宋体" w:eastAsia="宋体" w:cs="宋体"/>
          <w:b/>
          <w:bCs w:val="0"/>
          <w:sz w:val="21"/>
          <w:szCs w:val="21"/>
        </w:rPr>
        <w:t>侵权请求权视角</w:t>
      </w:r>
      <w:bookmarkEnd w:id="4"/>
    </w:p>
    <w:p w14:paraId="4B5F90E4">
      <w:pPr>
        <w:spacing w:line="240" w:lineRule="auto"/>
        <w:ind w:firstLine="482" w:firstLineChars="0"/>
        <w:rPr>
          <w:rFonts w:hint="eastAsia" w:ascii="宋体" w:hAnsi="宋体" w:cs="宋体"/>
          <w:bCs/>
          <w:sz w:val="21"/>
          <w:szCs w:val="21"/>
        </w:rPr>
      </w:pPr>
      <w:r>
        <w:rPr>
          <w:rFonts w:hint="eastAsia" w:ascii="宋体" w:hAnsi="宋体" w:cs="宋体"/>
          <w:bCs/>
          <w:sz w:val="21"/>
          <w:szCs w:val="21"/>
        </w:rPr>
        <w:t>在判断标准实施者是否构成专利侵权时，FRAND原则具有重要意义。如果标准实施者是在FRAND许可的范围内实施专利技术，且愿意按照FRAND条件支付许可费，而SEP持有人仍主张侵权，此时FRAND原则就成为标准实施者对抗侵权指控的重要依据。FRAND原则一方面界定了标准实施者的合法行为边界，另一方面构成SEP持有人行使侵权请求权的实质性约束。在标准必要专利诉讼中，停止侵权较之其他责任形式对标准实施者的威慑力更强，当然适用停止侵权，将极大增加专利权人在许可谈判中的筹码。</w:t>
      </w:r>
      <w:r>
        <w:rPr>
          <w:rStyle w:val="17"/>
          <w:rFonts w:hint="eastAsia" w:ascii="宋体" w:hAnsi="宋体" w:cs="宋体"/>
          <w:sz w:val="21"/>
          <w:szCs w:val="21"/>
        </w:rPr>
        <w:footnoteReference w:id="37"/>
      </w:r>
      <w:r>
        <w:rPr>
          <w:rFonts w:hint="eastAsia" w:ascii="宋体" w:hAnsi="宋体" w:cs="宋体"/>
          <w:bCs/>
          <w:sz w:val="21"/>
          <w:szCs w:val="21"/>
        </w:rPr>
        <w:t>故SEP持有人明显违反FRAND义务时，对其停止侵权的救济主张应从严把握。</w:t>
      </w:r>
    </w:p>
    <w:p w14:paraId="639F5EF4">
      <w:pPr>
        <w:spacing w:line="240" w:lineRule="auto"/>
        <w:ind w:firstLine="482" w:firstLineChars="0"/>
        <w:rPr>
          <w:rFonts w:hint="eastAsia" w:ascii="宋体" w:hAnsi="宋体" w:cs="宋体"/>
          <w:bCs/>
          <w:sz w:val="21"/>
          <w:szCs w:val="21"/>
        </w:rPr>
      </w:pPr>
      <w:r>
        <w:rPr>
          <w:rFonts w:hint="eastAsia" w:ascii="宋体" w:hAnsi="宋体" w:cs="宋体"/>
          <w:bCs/>
          <w:sz w:val="21"/>
          <w:szCs w:val="21"/>
        </w:rPr>
        <w:t>若SEP持有人以不合理的方式主张侵权，试图迫使标准实施者接受不合理的许可条件，可能构成侵权请求权的滥用。SEP持有人违反FRAND义务的行为不仅</w:t>
      </w:r>
      <w:r>
        <w:rPr>
          <w:rFonts w:hint="eastAsia" w:ascii="宋体" w:hAnsi="宋体" w:cs="宋体"/>
          <w:bCs/>
          <w:sz w:val="21"/>
          <w:szCs w:val="21"/>
          <w:lang w:val="en-US" w:eastAsia="zh-CN"/>
        </w:rPr>
        <w:t>是</w:t>
      </w:r>
      <w:r>
        <w:rPr>
          <w:rFonts w:hint="eastAsia" w:ascii="宋体" w:hAnsi="宋体" w:cs="宋体"/>
          <w:bCs/>
          <w:sz w:val="21"/>
          <w:szCs w:val="21"/>
        </w:rPr>
        <w:t>对标准化组织承诺的背弃，更构成对禁止权利滥用原则的违反，导致</w:t>
      </w:r>
      <w:r>
        <w:rPr>
          <w:rFonts w:hint="eastAsia" w:ascii="宋体" w:hAnsi="宋体" w:cs="宋体"/>
          <w:bCs/>
          <w:sz w:val="21"/>
          <w:szCs w:val="21"/>
          <w:lang w:val="en-US" w:eastAsia="zh-CN"/>
        </w:rPr>
        <w:t>其</w:t>
      </w:r>
      <w:r>
        <w:rPr>
          <w:rFonts w:hint="eastAsia" w:ascii="宋体" w:hAnsi="宋体" w:cs="宋体"/>
          <w:bCs/>
          <w:sz w:val="21"/>
          <w:szCs w:val="21"/>
        </w:rPr>
        <w:t>侵权请求权的正当性基础</w:t>
      </w:r>
      <w:r>
        <w:rPr>
          <w:rFonts w:hint="eastAsia" w:ascii="宋体" w:hAnsi="宋体" w:cs="宋体"/>
          <w:bCs/>
          <w:sz w:val="21"/>
          <w:szCs w:val="21"/>
          <w:lang w:val="en-US" w:eastAsia="zh-CN"/>
        </w:rPr>
        <w:t>丧</w:t>
      </w:r>
      <w:r>
        <w:rPr>
          <w:rFonts w:hint="eastAsia" w:ascii="宋体" w:hAnsi="宋体" w:cs="宋体"/>
          <w:bCs/>
          <w:sz w:val="21"/>
          <w:szCs w:val="21"/>
        </w:rPr>
        <w:t>失。在专利许可协商过程中，若SEP持有人存在故意违反FRAND原则的行为，致使善意协商的被许可方在无过错情况下未能达成专利实施许可协议，可据此认定被诉侵权人实施专利的行为不符合侵权行为的构成要件，对SEP持有人请求停止侵权行为的主张不予支持。</w:t>
      </w:r>
      <w:r>
        <w:rPr>
          <w:rStyle w:val="17"/>
          <w:rFonts w:hint="eastAsia" w:ascii="宋体" w:hAnsi="宋体" w:cs="宋体"/>
          <w:bCs/>
          <w:sz w:val="21"/>
          <w:szCs w:val="21"/>
        </w:rPr>
        <w:footnoteReference w:id="38"/>
      </w:r>
    </w:p>
    <w:p w14:paraId="3EDCA820">
      <w:pPr>
        <w:spacing w:line="240" w:lineRule="auto"/>
        <w:ind w:firstLine="482" w:firstLineChars="0"/>
        <w:rPr>
          <w:rFonts w:hint="eastAsia" w:ascii="宋体" w:hAnsi="宋体" w:cs="宋体"/>
          <w:bCs/>
          <w:sz w:val="21"/>
          <w:szCs w:val="21"/>
          <w:lang w:eastAsia="zh-CN"/>
        </w:rPr>
      </w:pPr>
      <w:r>
        <w:rPr>
          <w:rFonts w:hint="eastAsia" w:ascii="宋体" w:hAnsi="宋体" w:cs="宋体"/>
          <w:bCs/>
          <w:sz w:val="21"/>
          <w:szCs w:val="21"/>
        </w:rPr>
        <w:t>停止侵权是专利侵权诉讼的核心诉求之一，而禁令救济是实现该诉求的重要手段。若专利权人主张禁令救济，法院可通过考察双方行为是否符合FRAND原则来决定是否颁发禁令。</w:t>
      </w:r>
      <w:r>
        <w:rPr>
          <w:rStyle w:val="17"/>
          <w:rFonts w:hint="eastAsia" w:ascii="宋体" w:hAnsi="宋体" w:cs="宋体"/>
          <w:sz w:val="21"/>
          <w:szCs w:val="21"/>
        </w:rPr>
        <w:footnoteReference w:id="39"/>
      </w:r>
      <w:r>
        <w:rPr>
          <w:rFonts w:hint="eastAsia" w:ascii="宋体" w:hAnsi="宋体" w:cs="宋体"/>
          <w:bCs/>
          <w:sz w:val="21"/>
          <w:szCs w:val="21"/>
        </w:rPr>
        <w:t>标准必要专利的特殊性导致双方在许可谈判中地位不对等，通过FRAND原则限制禁令颁布条件，可在FRAND框架下保证商业许可谈判的公正性，避免任意一方受到禁令的不合理影响</w:t>
      </w:r>
      <w:r>
        <w:rPr>
          <w:rFonts w:hint="eastAsia" w:ascii="宋体" w:hAnsi="宋体" w:cs="宋体"/>
          <w:bCs/>
          <w:sz w:val="21"/>
          <w:szCs w:val="21"/>
          <w:lang w:eastAsia="zh-CN"/>
        </w:rPr>
        <w:t>。</w:t>
      </w:r>
    </w:p>
    <w:p w14:paraId="6C3C1621">
      <w:pPr>
        <w:spacing w:line="240" w:lineRule="auto"/>
        <w:ind w:firstLine="482" w:firstLineChars="0"/>
        <w:outlineLvl w:val="2"/>
        <w:rPr>
          <w:rFonts w:hint="eastAsia" w:ascii="宋体" w:hAnsi="宋体" w:cs="宋体"/>
          <w:b/>
          <w:bCs w:val="0"/>
          <w:sz w:val="21"/>
          <w:szCs w:val="21"/>
        </w:rPr>
      </w:pPr>
      <w:r>
        <w:rPr>
          <w:rFonts w:hint="eastAsia" w:ascii="宋体" w:hAnsi="宋体" w:cs="宋体"/>
          <w:b/>
          <w:bCs w:val="0"/>
          <w:sz w:val="21"/>
          <w:szCs w:val="21"/>
        </w:rPr>
        <w:t>3.</w:t>
      </w:r>
      <w:r>
        <w:rPr>
          <w:rFonts w:hint="eastAsia" w:ascii="宋体" w:hAnsi="宋体" w:eastAsia="宋体" w:cs="宋体"/>
          <w:b/>
          <w:bCs w:val="0"/>
          <w:sz w:val="21"/>
          <w:szCs w:val="21"/>
          <w:lang w:val="en-US" w:eastAsia="zh-CN"/>
        </w:rPr>
        <w:t xml:space="preserve"> </w:t>
      </w:r>
      <w:r>
        <w:rPr>
          <w:rFonts w:hint="eastAsia" w:ascii="宋体" w:hAnsi="宋体" w:cs="宋体"/>
          <w:b/>
          <w:bCs w:val="0"/>
          <w:sz w:val="21"/>
          <w:szCs w:val="21"/>
        </w:rPr>
        <w:t>不当得利请求权视角</w:t>
      </w:r>
    </w:p>
    <w:p w14:paraId="511218BF">
      <w:pPr>
        <w:spacing w:line="240" w:lineRule="auto"/>
        <w:ind w:firstLine="420" w:firstLineChars="200"/>
        <w:rPr>
          <w:rFonts w:hint="eastAsia" w:ascii="宋体" w:hAnsi="宋体" w:cs="宋体"/>
          <w:bCs/>
          <w:sz w:val="21"/>
          <w:szCs w:val="21"/>
        </w:rPr>
      </w:pPr>
      <w:r>
        <w:rPr>
          <w:rFonts w:hint="eastAsia" w:ascii="宋体" w:hAnsi="宋体" w:cs="宋体"/>
          <w:bCs/>
          <w:sz w:val="21"/>
          <w:szCs w:val="21"/>
        </w:rPr>
        <w:t>FRAND原则的存在是为了确保SEP持有人在标准实施过程中获得合理的回报，而不是过度获利。在给付型不当得利中，自始无法律上的原因构成不当得利请求权基础。</w:t>
      </w:r>
      <w:r>
        <w:rPr>
          <w:rStyle w:val="17"/>
          <w:rFonts w:hint="eastAsia" w:ascii="宋体" w:hAnsi="宋体" w:cs="宋体"/>
          <w:sz w:val="21"/>
          <w:szCs w:val="21"/>
        </w:rPr>
        <w:footnoteReference w:id="40"/>
      </w:r>
      <w:r>
        <w:rPr>
          <w:rFonts w:hint="eastAsia" w:ascii="宋体" w:hAnsi="宋体" w:cs="宋体"/>
          <w:bCs/>
          <w:sz w:val="21"/>
          <w:szCs w:val="21"/>
        </w:rPr>
        <w:t>如果SEP持有人违反FRAND原则，获取了远超合理范围的利益，标准实施者有权要求SEP持有人返还不当得利，因为SEP持有人超出FRAND条件所获得的利益，没有合法依据，且给标准实施者造成了损失。</w:t>
      </w:r>
    </w:p>
    <w:p w14:paraId="465288F6">
      <w:pPr>
        <w:spacing w:line="240" w:lineRule="auto"/>
        <w:ind w:firstLine="482" w:firstLineChars="0"/>
        <w:rPr>
          <w:rFonts w:hint="eastAsia" w:ascii="宋体" w:hAnsi="宋体" w:cs="宋体"/>
          <w:bCs/>
          <w:sz w:val="21"/>
          <w:szCs w:val="21"/>
        </w:rPr>
      </w:pPr>
      <w:r>
        <w:rPr>
          <w:rFonts w:hint="eastAsia" w:ascii="宋体" w:hAnsi="宋体" w:cs="宋体"/>
          <w:bCs/>
          <w:sz w:val="21"/>
          <w:szCs w:val="21"/>
        </w:rPr>
        <w:t>从不当得利的构成要件分析：第一，SEP持有人基于标准必要专利的锁定效应，通过设定超出FRAND条件的许可费率或捆绑非必要专利，实际获得高于市场竞争水平的超额许可费。第二，标准实施者为遵循技术标准被迫接受不合理条件，支付高于市场公允价值的对价，导致其财产利益减损。第三，标准实施者的损失与SEP持有人的超额获利之间具有直接因果关系。第四，SEP持有人获得的超出FRAND合理范围的部分利益自始欠缺合法性基础。同时满足上述条件，触发不当得利返还责任。</w:t>
      </w:r>
    </w:p>
    <w:p w14:paraId="4BD707F8">
      <w:pPr>
        <w:spacing w:line="240" w:lineRule="auto"/>
        <w:ind w:firstLine="482" w:firstLineChars="0"/>
        <w:jc w:val="left"/>
        <w:rPr>
          <w:rFonts w:hint="eastAsia" w:ascii="宋体" w:hAnsi="宋体" w:cs="宋体"/>
          <w:bCs/>
          <w:sz w:val="21"/>
          <w:szCs w:val="21"/>
        </w:rPr>
      </w:pPr>
      <w:r>
        <w:rPr>
          <w:rFonts w:hint="eastAsia" w:ascii="宋体" w:hAnsi="宋体" w:cs="宋体"/>
          <w:bCs/>
          <w:sz w:val="21"/>
          <w:szCs w:val="21"/>
        </w:rPr>
        <w:t>法院可参照“可比许可协议法”（参考行业类似专利的许可费率）或“自上而下分析法”（计算专利对标准产品的贡献比例）</w:t>
      </w:r>
      <w:r>
        <w:rPr>
          <w:rStyle w:val="17"/>
          <w:rFonts w:hint="eastAsia" w:ascii="宋体" w:hAnsi="宋体" w:cs="宋体"/>
          <w:sz w:val="21"/>
          <w:szCs w:val="21"/>
        </w:rPr>
        <w:footnoteReference w:id="41"/>
      </w:r>
      <w:r>
        <w:rPr>
          <w:rFonts w:hint="eastAsia" w:ascii="宋体" w:hAnsi="宋体" w:cs="宋体"/>
          <w:bCs/>
          <w:sz w:val="21"/>
          <w:szCs w:val="21"/>
        </w:rPr>
        <w:t>，确定FRAND合理费率的范围，超出部分即构成不当得利。不当得利的返还需</w:t>
      </w:r>
      <w:r>
        <w:rPr>
          <w:rFonts w:hint="eastAsia" w:ascii="宋体" w:hAnsi="宋体" w:cs="宋体"/>
          <w:bCs/>
          <w:sz w:val="21"/>
          <w:szCs w:val="21"/>
          <w:lang w:eastAsia="zh-CN"/>
        </w:rPr>
        <w:t>区分</w:t>
      </w:r>
      <w:r>
        <w:rPr>
          <w:rFonts w:hint="eastAsia" w:ascii="宋体" w:hAnsi="宋体" w:cs="宋体"/>
          <w:bCs/>
          <w:sz w:val="21"/>
          <w:szCs w:val="21"/>
        </w:rPr>
        <w:t>善意得利与恶意得利，若SEP持有人与标准实施者曾进行善意谈判，仅对费率合理性存在争议，可仅返还超出FRAND合理费率的本金及法定利息</w:t>
      </w:r>
      <w:r>
        <w:rPr>
          <w:rStyle w:val="17"/>
          <w:rFonts w:hint="eastAsia" w:ascii="宋体" w:hAnsi="宋体" w:cs="宋体"/>
          <w:sz w:val="21"/>
          <w:szCs w:val="21"/>
        </w:rPr>
        <w:footnoteReference w:id="42"/>
      </w:r>
      <w:r>
        <w:rPr>
          <w:rFonts w:hint="eastAsia" w:ascii="宋体" w:hAnsi="宋体" w:cs="宋体"/>
          <w:bCs/>
          <w:sz w:val="21"/>
          <w:szCs w:val="21"/>
        </w:rPr>
        <w:t>；若专利权人明知费率违反FRAND原则仍通过不正当手段胁迫标准实施者接受，则需返还全部超额利益并赔偿损害</w:t>
      </w:r>
      <w:r>
        <w:rPr>
          <w:rStyle w:val="17"/>
          <w:rFonts w:hint="eastAsia" w:ascii="宋体" w:hAnsi="宋体" w:cs="宋体"/>
          <w:sz w:val="21"/>
          <w:szCs w:val="21"/>
        </w:rPr>
        <w:footnoteReference w:id="43"/>
      </w:r>
      <w:r>
        <w:rPr>
          <w:rFonts w:hint="eastAsia" w:ascii="宋体" w:hAnsi="宋体" w:cs="宋体"/>
          <w:bCs/>
          <w:sz w:val="21"/>
          <w:szCs w:val="21"/>
        </w:rPr>
        <w:t>。</w:t>
      </w:r>
    </w:p>
    <w:p w14:paraId="5AFDB42B">
      <w:pPr>
        <w:spacing w:line="240" w:lineRule="auto"/>
        <w:ind w:firstLine="482" w:firstLineChars="0"/>
        <w:outlineLvl w:val="2"/>
        <w:rPr>
          <w:rFonts w:hint="eastAsia" w:ascii="宋体" w:hAnsi="宋体" w:cs="宋体"/>
          <w:b/>
          <w:bCs w:val="0"/>
          <w:sz w:val="21"/>
          <w:szCs w:val="21"/>
        </w:rPr>
      </w:pPr>
      <w:r>
        <w:rPr>
          <w:rFonts w:hint="eastAsia" w:ascii="宋体" w:hAnsi="宋体" w:cs="宋体"/>
          <w:b/>
          <w:bCs w:val="0"/>
          <w:sz w:val="21"/>
          <w:szCs w:val="21"/>
        </w:rPr>
        <w:t>4.</w:t>
      </w:r>
      <w:r>
        <w:rPr>
          <w:rFonts w:hint="eastAsia" w:ascii="宋体" w:hAnsi="宋体" w:eastAsia="宋体" w:cs="宋体"/>
          <w:b/>
          <w:bCs w:val="0"/>
          <w:sz w:val="21"/>
          <w:szCs w:val="21"/>
          <w:lang w:val="en-US" w:eastAsia="zh-CN"/>
        </w:rPr>
        <w:t xml:space="preserve"> </w:t>
      </w:r>
      <w:r>
        <w:rPr>
          <w:rFonts w:hint="eastAsia" w:ascii="宋体" w:hAnsi="宋体" w:cs="宋体"/>
          <w:b/>
          <w:bCs w:val="0"/>
          <w:sz w:val="21"/>
          <w:szCs w:val="21"/>
        </w:rPr>
        <w:t>反垄断请求权视角</w:t>
      </w:r>
    </w:p>
    <w:p w14:paraId="0563AE0A">
      <w:pPr>
        <w:spacing w:line="240" w:lineRule="auto"/>
        <w:ind w:firstLine="482" w:firstLineChars="0"/>
        <w:rPr>
          <w:rFonts w:hint="eastAsia" w:ascii="宋体" w:hAnsi="宋体" w:cs="宋体"/>
          <w:bCs/>
          <w:sz w:val="21"/>
          <w:szCs w:val="21"/>
        </w:rPr>
      </w:pPr>
      <w:r>
        <w:rPr>
          <w:rFonts w:hint="eastAsia" w:ascii="宋体" w:hAnsi="宋体" w:cs="宋体"/>
          <w:bCs/>
          <w:sz w:val="21"/>
          <w:szCs w:val="21"/>
        </w:rPr>
        <w:t>SEP持有人在技术标准化过程中获得的特殊市场地位，不仅使其具备排除同业竞争的能力，更形成了对专利许可定价的非对称议价优势。</w:t>
      </w:r>
      <w:r>
        <w:rPr>
          <w:rStyle w:val="17"/>
          <w:rFonts w:hint="eastAsia" w:ascii="宋体" w:hAnsi="宋体" w:cs="宋体"/>
          <w:sz w:val="21"/>
          <w:szCs w:val="21"/>
        </w:rPr>
        <w:footnoteReference w:id="44"/>
      </w:r>
      <w:r>
        <w:rPr>
          <w:rFonts w:hint="eastAsia" w:ascii="宋体" w:hAnsi="宋体" w:cs="宋体"/>
          <w:bCs/>
          <w:sz w:val="21"/>
          <w:szCs w:val="21"/>
        </w:rPr>
        <w:t>FRAND原则是阻止SEP持有人滥用市场支配地位的重要工具，其将专利许可费率限定在技术标准化前的合理市场条件中，是一种旨在促进竞争的事前价格控制机制。</w:t>
      </w:r>
      <w:r>
        <w:rPr>
          <w:rStyle w:val="17"/>
          <w:rFonts w:hint="eastAsia" w:ascii="宋体" w:hAnsi="宋体" w:cs="宋体"/>
          <w:sz w:val="21"/>
          <w:szCs w:val="21"/>
        </w:rPr>
        <w:footnoteReference w:id="45"/>
      </w:r>
      <w:r>
        <w:rPr>
          <w:rFonts w:hint="eastAsia" w:ascii="宋体" w:hAnsi="宋体" w:cs="宋体"/>
          <w:bCs/>
          <w:sz w:val="21"/>
          <w:szCs w:val="21"/>
        </w:rPr>
        <w:t>《国务院反垄断委员会关于知识产权领域的反垄断指南》第</w:t>
      </w:r>
      <w:r>
        <w:rPr>
          <w:rFonts w:hint="eastAsia" w:ascii="宋体" w:hAnsi="宋体" w:cs="宋体"/>
          <w:bCs/>
          <w:sz w:val="21"/>
          <w:szCs w:val="21"/>
          <w:lang w:val="en-US" w:eastAsia="zh-CN"/>
        </w:rPr>
        <w:t>27</w:t>
      </w:r>
      <w:r>
        <w:rPr>
          <w:rFonts w:hint="eastAsia" w:ascii="宋体" w:hAnsi="宋体" w:cs="宋体"/>
          <w:bCs/>
          <w:sz w:val="21"/>
          <w:szCs w:val="21"/>
        </w:rPr>
        <w:t>条将“相关标准必要专利所负担的有关承诺”作为认定具有市场支配地位的标准必要专利权人排除、限制竞争的考虑因素之一，将FRAND原则的约束力嵌入反垄断分析框架，为标准实施者提起反垄断诉讼提供了一定指引。</w:t>
      </w:r>
    </w:p>
    <w:p w14:paraId="3F902E0C">
      <w:pPr>
        <w:spacing w:line="240" w:lineRule="auto"/>
        <w:ind w:firstLine="482" w:firstLineChars="0"/>
        <w:rPr>
          <w:rFonts w:hint="eastAsia" w:ascii="宋体" w:hAnsi="宋体" w:cs="宋体"/>
          <w:bCs/>
          <w:sz w:val="21"/>
          <w:szCs w:val="21"/>
        </w:rPr>
      </w:pPr>
      <w:r>
        <w:rPr>
          <w:rFonts w:hint="eastAsia" w:ascii="宋体" w:hAnsi="宋体" w:cs="宋体"/>
          <w:bCs/>
          <w:sz w:val="21"/>
          <w:szCs w:val="21"/>
        </w:rPr>
        <w:t>违反FRAND原则并不当然与违背反垄断法挂钩，只有当享有市场优势地位的SEP持有人滥用专利权迫使标准实施者接受不合理的许可条件甚至拒绝许可达到损害正常市场竞争秩序的程度时，才会舍弃专利法的调整思路，选择反垄断法规制。</w:t>
      </w:r>
      <w:r>
        <w:rPr>
          <w:rStyle w:val="17"/>
          <w:rFonts w:hint="eastAsia" w:ascii="宋体" w:hAnsi="宋体" w:cs="宋体"/>
          <w:sz w:val="21"/>
          <w:szCs w:val="21"/>
        </w:rPr>
        <w:footnoteReference w:id="46"/>
      </w:r>
      <w:r>
        <w:rPr>
          <w:rFonts w:hint="eastAsia" w:ascii="宋体" w:hAnsi="宋体" w:cs="宋体"/>
          <w:bCs/>
          <w:sz w:val="21"/>
          <w:szCs w:val="21"/>
        </w:rPr>
        <w:t>反垄断法是行为法，其适用情形需要综合多种因素进行判断，在考量与FRAND原则相关的因素时，需要兼顾标准必要专利的垄断性和标准实施者的竞争自由之间的平衡。</w:t>
      </w:r>
    </w:p>
    <w:p w14:paraId="00D1DFBA">
      <w:pPr>
        <w:spacing w:line="240" w:lineRule="auto"/>
        <w:ind w:firstLine="482" w:firstLineChars="0"/>
        <w:rPr>
          <w:rFonts w:hint="eastAsia" w:ascii="宋体" w:hAnsi="宋体" w:cs="宋体"/>
          <w:bCs/>
          <w:sz w:val="21"/>
          <w:szCs w:val="21"/>
        </w:rPr>
      </w:pPr>
      <w:r>
        <w:rPr>
          <w:rFonts w:hint="eastAsia" w:ascii="宋体" w:hAnsi="宋体" w:cs="宋体"/>
          <w:bCs/>
          <w:sz w:val="21"/>
          <w:szCs w:val="21"/>
        </w:rPr>
        <w:t>专利权人在自由竞争性市场中可以索取超额许可费甚至拒绝交易，但在垄断市场条件下专利权人的上述行为会失去合法性，落入反垄断法的规制范围。</w:t>
      </w:r>
      <w:r>
        <w:rPr>
          <w:rStyle w:val="17"/>
          <w:rFonts w:hint="eastAsia" w:ascii="宋体" w:hAnsi="宋体" w:cs="宋体"/>
          <w:sz w:val="21"/>
          <w:szCs w:val="21"/>
        </w:rPr>
        <w:footnoteReference w:id="47"/>
      </w:r>
      <w:r>
        <w:rPr>
          <w:rFonts w:hint="eastAsia" w:ascii="宋体" w:hAnsi="宋体" w:cs="宋体"/>
          <w:bCs/>
          <w:sz w:val="21"/>
          <w:szCs w:val="21"/>
        </w:rPr>
        <w:t>技术标准化实质消除了替代技术方案的竞争可能性，此种市场形态的特殊性使得标准必要专利纠纷天然具备反垄断法意义上的规制适格性，当SEP持有人利用其市场支配地位实施专利劫持行为时，其行为已符合反垄断法所禁止的“滥用市场支配地位”的构成要件。对FRAND原则下的标准实施者而言，反垄断请求权将SEP持有人的FRAND承诺转化为可执行的法律义务，从而在个案中推动FRAND原则从模糊承诺向具体许可条件的转变。</w:t>
      </w:r>
    </w:p>
    <w:p w14:paraId="1800A19E">
      <w:pPr>
        <w:spacing w:line="240" w:lineRule="auto"/>
        <w:ind w:firstLine="482" w:firstLineChars="0"/>
        <w:rPr>
          <w:rFonts w:hint="eastAsia" w:ascii="宋体" w:hAnsi="宋体" w:cs="宋体"/>
          <w:bCs/>
          <w:sz w:val="21"/>
          <w:szCs w:val="21"/>
          <w:lang w:val="en-US" w:eastAsia="zh-CN"/>
        </w:rPr>
      </w:pPr>
      <w:r>
        <w:rPr>
          <w:rFonts w:hint="eastAsia" w:ascii="宋体" w:hAnsi="宋体" w:cs="宋体"/>
          <w:bCs/>
          <w:sz w:val="21"/>
          <w:szCs w:val="21"/>
        </w:rPr>
        <w:t>综上，因FRAND原则表述为模糊的合理、公平、无歧视原则，在多个请求权体系下均能得到</w:t>
      </w:r>
      <w:r>
        <w:rPr>
          <w:rFonts w:hint="eastAsia" w:ascii="宋体" w:hAnsi="宋体" w:cs="宋体"/>
          <w:bCs/>
          <w:sz w:val="21"/>
          <w:szCs w:val="21"/>
          <w:lang w:val="en-US" w:eastAsia="zh-CN"/>
        </w:rPr>
        <w:t>逻辑自洽的</w:t>
      </w:r>
      <w:r>
        <w:rPr>
          <w:rFonts w:hint="eastAsia" w:ascii="宋体" w:hAnsi="宋体" w:cs="宋体"/>
          <w:bCs/>
          <w:sz w:val="21"/>
          <w:szCs w:val="21"/>
        </w:rPr>
        <w:t>解释，而上述解释分歧本质源于对FRAND原则性质的认定差异。当同一FRAND原则争议既可触发合同请求权，又可主张反垄断禁令救济时，</w:t>
      </w:r>
      <w:r>
        <w:rPr>
          <w:rFonts w:hint="eastAsia" w:ascii="宋体" w:hAnsi="宋体" w:cs="宋体"/>
          <w:bCs/>
          <w:sz w:val="21"/>
          <w:szCs w:val="21"/>
          <w:lang w:val="en-US" w:eastAsia="zh-CN"/>
        </w:rPr>
        <w:t>需要结合FRAND原则产生的标准化背景做更为现实的思考。</w:t>
      </w:r>
    </w:p>
    <w:p w14:paraId="3F55CDCC">
      <w:pPr>
        <w:spacing w:line="240" w:lineRule="auto"/>
        <w:ind w:firstLine="482" w:firstLineChars="0"/>
        <w:rPr>
          <w:rFonts w:hint="eastAsia" w:ascii="宋体" w:hAnsi="宋体" w:eastAsia="宋体" w:cs="宋体"/>
          <w:bCs/>
          <w:sz w:val="21"/>
          <w:szCs w:val="21"/>
          <w:lang w:val="en-US" w:eastAsia="zh-CN"/>
        </w:rPr>
      </w:pPr>
    </w:p>
    <w:p w14:paraId="022F3CFB">
      <w:pPr>
        <w:keepNext w:val="0"/>
        <w:keepLines w:val="0"/>
        <w:widowControl w:val="0"/>
        <w:ind w:firstLine="0" w:firstLineChars="0"/>
        <w:outlineLvl w:val="0"/>
        <w:rPr>
          <w:rFonts w:hint="eastAsia" w:ascii="宋体" w:hAnsi="宋体" w:eastAsia="宋体" w:cs="宋体"/>
          <w:b w:val="0"/>
          <w:bCs/>
          <w:sz w:val="21"/>
          <w:szCs w:val="21"/>
        </w:rPr>
      </w:pPr>
      <w:bookmarkStart w:id="5" w:name="_Toc1103725140"/>
      <w:r>
        <w:rPr>
          <w:rFonts w:hint="eastAsia" w:ascii="黑体" w:hAnsi="黑体" w:eastAsia="黑体" w:cs="Times New Roman"/>
          <w:b w:val="0"/>
          <w:bCs w:val="0"/>
          <w:sz w:val="28"/>
          <w:szCs w:val="28"/>
        </w:rPr>
        <w:t>三、FRAND原则的法律属性重构</w:t>
      </w:r>
      <w:bookmarkEnd w:id="5"/>
    </w:p>
    <w:p w14:paraId="3C78F46F">
      <w:pPr>
        <w:spacing w:line="240" w:lineRule="auto"/>
        <w:ind w:firstLine="482" w:firstLineChars="0"/>
        <w:rPr>
          <w:rFonts w:hint="eastAsia" w:ascii="宋体" w:hAnsi="宋体" w:cs="宋体"/>
          <w:sz w:val="21"/>
          <w:szCs w:val="21"/>
        </w:rPr>
      </w:pPr>
      <w:r>
        <w:rPr>
          <w:rFonts w:hint="eastAsia" w:ascii="宋体" w:hAnsi="宋体" w:cs="宋体"/>
          <w:bCs/>
          <w:sz w:val="21"/>
          <w:szCs w:val="21"/>
        </w:rPr>
        <w:t>借助不同请求权的分析框架，并结合已有司法实践，可见标准必要专利</w:t>
      </w:r>
      <w:r>
        <w:rPr>
          <w:rFonts w:hint="eastAsia" w:ascii="宋体" w:hAnsi="宋体" w:cs="宋体"/>
          <w:bCs/>
          <w:sz w:val="21"/>
          <w:szCs w:val="21"/>
          <w:lang w:val="en-US" w:eastAsia="zh-CN"/>
        </w:rPr>
        <w:t>许可</w:t>
      </w:r>
      <w:r>
        <w:rPr>
          <w:rFonts w:hint="eastAsia" w:ascii="宋体" w:hAnsi="宋体" w:cs="宋体"/>
          <w:bCs/>
          <w:sz w:val="21"/>
          <w:szCs w:val="21"/>
        </w:rPr>
        <w:t>关系中的契约性特征尤为突出，无论是对是否履行善意谈判义务的争议，还是对许可费率是否符合 FRAND 条件的抗辩，核心都是FRAND 许可合同关系下的权利义务分歧，因此有必要立足标准必要专利许可流程，</w:t>
      </w:r>
      <w:r>
        <w:rPr>
          <w:rFonts w:hint="eastAsia" w:ascii="宋体" w:hAnsi="宋体" w:cs="宋体"/>
          <w:bCs/>
          <w:sz w:val="21"/>
          <w:szCs w:val="21"/>
          <w:lang w:val="en-US" w:eastAsia="zh-CN"/>
        </w:rPr>
        <w:t>重构</w:t>
      </w:r>
      <w:r>
        <w:rPr>
          <w:rFonts w:hint="eastAsia" w:ascii="宋体" w:hAnsi="宋体" w:cs="宋体"/>
          <w:bCs/>
          <w:sz w:val="21"/>
          <w:szCs w:val="21"/>
        </w:rPr>
        <w:t>FRAND原则的法律属性。</w:t>
      </w:r>
    </w:p>
    <w:p w14:paraId="452F2FB7">
      <w:pPr>
        <w:keepNext w:val="0"/>
        <w:keepLines w:val="0"/>
        <w:widowControl w:val="0"/>
        <w:spacing w:line="240" w:lineRule="auto"/>
        <w:ind w:firstLine="480"/>
        <w:jc w:val="left"/>
        <w:outlineLvl w:val="1"/>
        <w:rPr>
          <w:rFonts w:hint="eastAsia" w:ascii="华文楷体" w:hAnsi="华文楷体" w:eastAsia="华文楷体" w:cs="Times New Roman"/>
          <w:b w:val="0"/>
          <w:sz w:val="24"/>
          <w:szCs w:val="24"/>
        </w:rPr>
      </w:pPr>
      <w:bookmarkStart w:id="6" w:name="_Toc344685194"/>
      <w:r>
        <w:rPr>
          <w:rFonts w:hint="eastAsia" w:ascii="华文楷体" w:hAnsi="华文楷体" w:eastAsia="华文楷体" w:cs="Times New Roman"/>
          <w:b w:val="0"/>
          <w:sz w:val="24"/>
          <w:szCs w:val="24"/>
        </w:rPr>
        <w:t>（一）FRAND三角关系解构</w:t>
      </w:r>
      <w:bookmarkEnd w:id="6"/>
    </w:p>
    <w:p w14:paraId="4D116009">
      <w:pPr>
        <w:spacing w:line="240" w:lineRule="auto"/>
        <w:ind w:firstLine="482" w:firstLineChars="0"/>
        <w:rPr>
          <w:rFonts w:hint="eastAsia" w:ascii="宋体" w:hAnsi="宋体" w:cs="宋体"/>
          <w:bCs/>
          <w:sz w:val="21"/>
          <w:szCs w:val="21"/>
        </w:rPr>
      </w:pPr>
      <w:r>
        <w:rPr>
          <w:rFonts w:hint="eastAsia" w:ascii="宋体" w:hAnsi="宋体" w:cs="宋体"/>
          <w:bCs/>
          <w:sz w:val="21"/>
          <w:szCs w:val="21"/>
        </w:rPr>
        <w:t>尽管在FRAND许可中，标准必要专利许可合同的直接缔约方为SEP持有人与标准实施者， 但是FRAND承诺却是SEP持有人直接向标准制定组织作出的。在标准必要专利被纳入行业标准到许可使用的全流程中，涉及标准制定组织、SEP持有人与标准实施者三方主体，标准实施者通常不直接参与标准制定，却成为技术推广的最终受益者。美国电气和电子工程师学会在其《知识产权政策》（IEEE-SA Patent Policy）中规定专利权人必须提交许可保证书；VME</w:t>
      </w:r>
      <w:r>
        <w:rPr>
          <w:rFonts w:hint="eastAsia" w:ascii="宋体" w:hAnsi="宋体" w:cs="宋体"/>
          <w:bCs/>
          <w:sz w:val="21"/>
          <w:szCs w:val="21"/>
          <w:lang w:val="en-US" w:eastAsia="zh-CN"/>
        </w:rPr>
        <w:t>国际</w:t>
      </w:r>
      <w:r>
        <w:rPr>
          <w:rFonts w:hint="eastAsia" w:ascii="宋体" w:hAnsi="宋体" w:cs="宋体"/>
          <w:bCs/>
          <w:sz w:val="21"/>
          <w:szCs w:val="21"/>
        </w:rPr>
        <w:t>贸易协会在其《知识产权政策》（IPR Policy）中规定若技术提案被纳入标准草案，提案方必须以其代表的标准工作组成员公司的名义签署许可声明，政策明确要求避免以个人名义承诺，防止因员工越权导致声明无效；国际电信联盟的电信标准化部门和无线电通信部门在其《共同专利政策》（Common Patent Policy）中规定专利权人必须提交书面的专利陈述和许可声明，并在声明中勾选许可模式（免费或FRAND）。</w:t>
      </w:r>
      <w:r>
        <w:rPr>
          <w:rStyle w:val="17"/>
          <w:rFonts w:hint="eastAsia" w:ascii="宋体" w:hAnsi="宋体" w:cs="宋体"/>
          <w:sz w:val="21"/>
          <w:szCs w:val="21"/>
        </w:rPr>
        <w:footnoteReference w:id="48"/>
      </w:r>
      <w:r>
        <w:rPr>
          <w:rFonts w:hint="eastAsia" w:ascii="宋体" w:hAnsi="宋体" w:cs="宋体"/>
          <w:bCs/>
          <w:sz w:val="21"/>
          <w:szCs w:val="21"/>
        </w:rPr>
        <w:t>可见，在标准制定组织的知识产权治理框架下，专利技术被采纳为标准必要专利须以权利人提交</w:t>
      </w:r>
      <w:r>
        <w:rPr>
          <w:rFonts w:hint="eastAsia" w:ascii="宋体" w:hAnsi="宋体" w:cs="宋体"/>
          <w:bCs/>
          <w:sz w:val="21"/>
          <w:szCs w:val="21"/>
          <w:lang w:val="en-US" w:eastAsia="zh-CN"/>
        </w:rPr>
        <w:t>愿向他人开放专利许可的</w:t>
      </w:r>
      <w:r>
        <w:rPr>
          <w:rFonts w:hint="eastAsia" w:ascii="宋体" w:hAnsi="宋体" w:cs="宋体"/>
          <w:bCs/>
          <w:sz w:val="21"/>
          <w:szCs w:val="21"/>
        </w:rPr>
        <w:t>书面声明为前提。此种书面承诺具有法律效力，标准制定组织作为合同一方，代表行业公共利益，有权要求SEP持有人承担以FRAND条件许可的义务。而标准制定组织本身没有实施专利的需求，其合同目的是使标准实施者成为受益人，从而确保标准的普及。因此，标准实施者虽非FRAND承诺合同的直接缔约方，实质上却是标准制定组织与SEP持有人明确赋予利益的第三人，故将FRAND原则解释为利益第三人合同，最能精准反映其制度功能。</w:t>
      </w:r>
    </w:p>
    <w:p w14:paraId="46EC55B3">
      <w:pPr>
        <w:spacing w:line="240" w:lineRule="auto"/>
        <w:ind w:firstLine="482" w:firstLineChars="0"/>
        <w:rPr>
          <w:rFonts w:hint="eastAsia" w:ascii="宋体" w:hAnsi="宋体" w:cs="宋体"/>
          <w:bCs/>
          <w:sz w:val="21"/>
          <w:szCs w:val="21"/>
        </w:rPr>
      </w:pPr>
      <w:r>
        <w:rPr>
          <w:rFonts w:hint="eastAsia" w:ascii="宋体" w:hAnsi="宋体" w:cs="宋体"/>
          <w:bCs/>
          <w:sz w:val="21"/>
          <w:szCs w:val="21"/>
        </w:rPr>
        <w:t>有观点质疑在FRAND承诺中潜在标准实施者为不特定第三人，该第三人非纯获利益且权利取得节点不明确，因此无法将FRAND承诺解释为利益第三人合同。</w:t>
      </w:r>
      <w:r>
        <w:rPr>
          <w:rStyle w:val="17"/>
          <w:rFonts w:hint="eastAsia" w:ascii="宋体" w:hAnsi="宋体" w:cs="宋体"/>
          <w:sz w:val="21"/>
          <w:szCs w:val="21"/>
        </w:rPr>
        <w:footnoteReference w:id="49"/>
      </w:r>
      <w:r>
        <w:rPr>
          <w:rFonts w:hint="eastAsia" w:ascii="宋体" w:hAnsi="宋体" w:cs="宋体"/>
          <w:bCs/>
          <w:sz w:val="21"/>
          <w:szCs w:val="21"/>
        </w:rPr>
        <w:t>首先，第三人虽未特定化至具体的标准实施者，但标准制定组织通过知识产权政策明确定义“实施者”为遵循标准技术规范的主体，使第三人范围具备法律上的可预见性。</w:t>
      </w:r>
      <w:r>
        <w:rPr>
          <w:rStyle w:val="17"/>
          <w:rFonts w:hint="eastAsia" w:ascii="宋体" w:hAnsi="宋体" w:cs="宋体"/>
          <w:sz w:val="21"/>
          <w:szCs w:val="21"/>
        </w:rPr>
        <w:footnoteReference w:id="50"/>
      </w:r>
      <w:r>
        <w:rPr>
          <w:rFonts w:hint="eastAsia" w:ascii="宋体" w:hAnsi="宋体" w:cs="宋体"/>
          <w:bCs/>
          <w:sz w:val="21"/>
          <w:szCs w:val="21"/>
        </w:rPr>
        <w:t>FRAND承诺是面向所有潜在实施者的开放性义务，不应以“第三人不特定”否定其约束力。其次，《民法典》第</w:t>
      </w:r>
      <w:r>
        <w:rPr>
          <w:rFonts w:hint="eastAsia" w:ascii="宋体" w:hAnsi="宋体" w:cs="宋体"/>
          <w:bCs/>
          <w:sz w:val="21"/>
          <w:szCs w:val="21"/>
          <w:lang w:eastAsia="zh-CN"/>
        </w:rPr>
        <w:t>5</w:t>
      </w:r>
      <w:r>
        <w:rPr>
          <w:rFonts w:hint="eastAsia" w:ascii="宋体" w:hAnsi="宋体" w:cs="宋体"/>
          <w:bCs/>
          <w:sz w:val="21"/>
          <w:szCs w:val="21"/>
          <w:lang w:val="en-US" w:eastAsia="zh-CN"/>
        </w:rPr>
        <w:t>22</w:t>
      </w:r>
      <w:r>
        <w:rPr>
          <w:rFonts w:hint="eastAsia" w:ascii="宋体" w:hAnsi="宋体" w:cs="宋体"/>
          <w:bCs/>
          <w:sz w:val="21"/>
          <w:szCs w:val="21"/>
        </w:rPr>
        <w:t>条的规定并未限定第三人利益的性质，仅明确其直接取得请求权，标准实施者虽然需要支付专利许可费，但其同时换取了技术实施权这一对价性利益。最后，我国利他合同中第三人权利的取得模式为推定取得说，推定取得说包含两个核心要件：第一，第三人享有的合同权利不在合同生效时立即取得，而是预设性享有期待权；第二，第三人无需明示接受，在合理期间内没有明确拒绝，即可取得合同权利。</w:t>
      </w:r>
      <w:r>
        <w:rPr>
          <w:rStyle w:val="17"/>
          <w:rFonts w:hint="eastAsia" w:ascii="宋体" w:hAnsi="宋体" w:cs="宋体"/>
          <w:sz w:val="21"/>
          <w:szCs w:val="21"/>
        </w:rPr>
        <w:footnoteReference w:id="51"/>
      </w:r>
      <w:r>
        <w:rPr>
          <w:rFonts w:hint="eastAsia" w:ascii="宋体" w:hAnsi="宋体" w:cs="宋体"/>
          <w:bCs/>
          <w:sz w:val="21"/>
          <w:szCs w:val="21"/>
        </w:rPr>
        <w:t>SEP持有人作出FRAND承诺，代表其单方自愿限缩专利排他权，放弃的意思表示一经作出即发生效力，无需相对方接收生效。FRAND承诺中第三人权利的取得以实施者表达缔约意愿为条件，符合《民法典》第</w:t>
      </w:r>
      <w:r>
        <w:rPr>
          <w:rFonts w:hint="eastAsia" w:ascii="宋体" w:hAnsi="宋体" w:cs="宋体"/>
          <w:bCs/>
          <w:sz w:val="21"/>
          <w:szCs w:val="21"/>
          <w:lang w:eastAsia="zh-CN"/>
        </w:rPr>
        <w:t>1</w:t>
      </w:r>
      <w:r>
        <w:rPr>
          <w:rFonts w:hint="eastAsia" w:ascii="宋体" w:hAnsi="宋体" w:cs="宋体"/>
          <w:bCs/>
          <w:sz w:val="21"/>
          <w:szCs w:val="21"/>
          <w:lang w:val="en-US" w:eastAsia="zh-CN"/>
        </w:rPr>
        <w:t>85</w:t>
      </w:r>
      <w:r>
        <w:rPr>
          <w:rFonts w:hint="eastAsia" w:ascii="宋体" w:hAnsi="宋体" w:cs="宋体"/>
          <w:bCs/>
          <w:sz w:val="21"/>
          <w:szCs w:val="21"/>
        </w:rPr>
        <w:t>条关于附条件民事法律行为的规定，以实际谈判启动作为权利确定节点，不会出现权利已经产生、权利人尚未确定的矛盾情境。</w:t>
      </w:r>
      <w:r>
        <w:rPr>
          <w:rFonts w:hint="eastAsia" w:ascii="宋体" w:hAnsi="宋体" w:cs="宋体"/>
          <w:bCs/>
          <w:sz w:val="21"/>
          <w:szCs w:val="21"/>
          <w:shd w:val="clear" w:color="auto" w:fill="FFFFFF"/>
        </w:rPr>
        <w:t>综上，将标准制定组织、SEP持有人以及标准实施者的交互关系纳入利益第三人合同的框架下分析并无不当。</w:t>
      </w:r>
    </w:p>
    <w:p w14:paraId="06BEA41F">
      <w:pPr>
        <w:keepNext w:val="0"/>
        <w:keepLines w:val="0"/>
        <w:widowControl/>
        <w:spacing w:line="240" w:lineRule="auto"/>
        <w:ind w:firstLine="480"/>
        <w:jc w:val="left"/>
        <w:outlineLvl w:val="1"/>
        <w:rPr>
          <w:rFonts w:hint="eastAsia" w:ascii="华文楷体" w:hAnsi="华文楷体" w:eastAsia="华文楷体" w:cs="Times New Roman"/>
          <w:b w:val="0"/>
          <w:sz w:val="24"/>
          <w:szCs w:val="24"/>
        </w:rPr>
      </w:pPr>
      <w:bookmarkStart w:id="7" w:name="_Toc1360659599"/>
      <w:r>
        <w:rPr>
          <w:rFonts w:hint="eastAsia" w:ascii="华文楷体" w:hAnsi="华文楷体" w:eastAsia="华文楷体" w:cs="Times New Roman"/>
          <w:b w:val="0"/>
          <w:sz w:val="24"/>
          <w:szCs w:val="24"/>
        </w:rPr>
        <w:t>（二）许可声明下的真正利益第三人合同</w:t>
      </w:r>
      <w:bookmarkEnd w:id="7"/>
    </w:p>
    <w:p w14:paraId="05DA9905">
      <w:pPr>
        <w:spacing w:line="240" w:lineRule="auto"/>
        <w:ind w:firstLine="482" w:firstLineChars="0"/>
        <w:rPr>
          <w:rFonts w:hint="eastAsia" w:ascii="宋体" w:hAnsi="宋体" w:cs="宋体"/>
          <w:bCs/>
          <w:sz w:val="21"/>
          <w:szCs w:val="21"/>
        </w:rPr>
      </w:pPr>
      <w:r>
        <w:rPr>
          <w:rFonts w:hint="eastAsia" w:ascii="宋体" w:hAnsi="宋体" w:cs="宋体"/>
          <w:bCs/>
          <w:sz w:val="21"/>
          <w:szCs w:val="21"/>
        </w:rPr>
        <w:t>利益第三人合同分为不真正利益第三人合同和真正利益第三人合同。在不真正利益第三人合同中，当事人的约定不对第三人产生法律效力，而在真正利益第三人合同中，第三人取得履行请求权及其法律后果。签署FRAND许可声明后，标准制定组织与SEP持有人之间成立真正利益第三人合同，标准实施者取得缔约请求权。标准制定组织作为FRAND承诺的受领主体，虽不直接介入许可谈判过程，但其会对专利披露的充分性进行审查。</w:t>
      </w:r>
      <w:r>
        <w:rPr>
          <w:rStyle w:val="17"/>
          <w:rFonts w:hint="eastAsia" w:ascii="宋体" w:hAnsi="宋体" w:cs="宋体"/>
          <w:sz w:val="21"/>
          <w:szCs w:val="21"/>
        </w:rPr>
        <w:footnoteReference w:id="52"/>
      </w:r>
      <w:r>
        <w:rPr>
          <w:rFonts w:hint="eastAsia" w:ascii="宋体" w:hAnsi="宋体" w:cs="宋体"/>
          <w:bCs/>
          <w:sz w:val="21"/>
          <w:szCs w:val="21"/>
        </w:rPr>
        <w:t>SEP持有人负担向不特定第三方（潜在实施者）提供符合FRAND条件的许可的义务，而标准实施者则基于标准制定组织的成员协议间接取得合同项下的受益地位。</w:t>
      </w:r>
    </w:p>
    <w:p w14:paraId="65E9721A">
      <w:pPr>
        <w:spacing w:line="240" w:lineRule="auto"/>
        <w:ind w:firstLine="482" w:firstLineChars="0"/>
        <w:rPr>
          <w:rFonts w:hint="eastAsia" w:ascii="宋体" w:hAnsi="宋体" w:cs="宋体"/>
          <w:bCs/>
          <w:sz w:val="21"/>
          <w:szCs w:val="21"/>
        </w:rPr>
      </w:pPr>
      <w:r>
        <w:rPr>
          <w:rFonts w:hint="eastAsia" w:ascii="宋体" w:hAnsi="宋体" w:cs="宋体"/>
          <w:bCs/>
          <w:sz w:val="21"/>
          <w:szCs w:val="21"/>
        </w:rPr>
        <w:t>真正利益第三人合同是对合同相对性的突破</w:t>
      </w:r>
      <w:r>
        <w:rPr>
          <w:rStyle w:val="17"/>
          <w:rFonts w:hint="eastAsia" w:ascii="宋体" w:hAnsi="宋体" w:cs="宋体"/>
          <w:sz w:val="21"/>
          <w:szCs w:val="21"/>
        </w:rPr>
        <w:footnoteReference w:id="53"/>
      </w:r>
      <w:r>
        <w:rPr>
          <w:rFonts w:hint="eastAsia" w:ascii="宋体" w:hAnsi="宋体" w:cs="宋体"/>
          <w:bCs/>
          <w:sz w:val="21"/>
          <w:szCs w:val="21"/>
        </w:rPr>
        <w:t>，在开放交易市场中其重要性进一步提升。德国联邦最高法院在橘皮书标准案中，将SEP持有人对标准化组织的FRAND承诺解释为具有保护第三人效力的契约，标准实施者可据此直接主张缔约过失责任。</w:t>
      </w:r>
      <w:r>
        <w:rPr>
          <w:rStyle w:val="17"/>
          <w:rFonts w:hint="eastAsia" w:ascii="宋体" w:hAnsi="宋体" w:cs="宋体"/>
          <w:sz w:val="21"/>
          <w:szCs w:val="21"/>
        </w:rPr>
        <w:footnoteReference w:id="54"/>
      </w:r>
      <w:r>
        <w:rPr>
          <w:rFonts w:hint="eastAsia" w:ascii="宋体" w:hAnsi="宋体" w:cs="宋体"/>
          <w:bCs/>
          <w:sz w:val="21"/>
          <w:szCs w:val="21"/>
        </w:rPr>
        <w:t>美国加州法院在TCL诉爱立信案中，援引《合同法重述（第二次）》第</w:t>
      </w:r>
      <w:r>
        <w:rPr>
          <w:rFonts w:hint="eastAsia" w:ascii="宋体" w:hAnsi="宋体" w:cs="宋体"/>
          <w:bCs/>
          <w:sz w:val="21"/>
          <w:szCs w:val="21"/>
          <w:lang w:val="en-US" w:eastAsia="zh-CN"/>
        </w:rPr>
        <w:t>302</w:t>
      </w:r>
      <w:r>
        <w:rPr>
          <w:rFonts w:hint="eastAsia" w:ascii="宋体" w:hAnsi="宋体" w:cs="宋体"/>
          <w:bCs/>
          <w:sz w:val="21"/>
          <w:szCs w:val="21"/>
        </w:rPr>
        <w:t>条，认定TCL作为标准实施者是欧洲电信标准协会与爱立信间FRAND承诺的意向中的第三方受益人，有权直接要求FRAND许可。</w:t>
      </w:r>
      <w:r>
        <w:rPr>
          <w:rStyle w:val="17"/>
          <w:rFonts w:hint="eastAsia" w:ascii="宋体" w:hAnsi="宋体" w:cs="宋体"/>
          <w:sz w:val="21"/>
          <w:szCs w:val="21"/>
        </w:rPr>
        <w:footnoteReference w:id="55"/>
      </w:r>
      <w:r>
        <w:rPr>
          <w:rFonts w:hint="eastAsia" w:ascii="宋体" w:hAnsi="宋体" w:cs="宋体"/>
          <w:bCs/>
          <w:sz w:val="21"/>
          <w:szCs w:val="21"/>
        </w:rPr>
        <w:t>上述裁判与真正利益第三人合同的论证采取了相同思路。在合同涉及第三人的情况下，若第三人无履约请求权，其权益保障需要通过与当事人另行缔约形成链式合同结构，这种机制在客观上推高了交易成本，背离效率原则。</w:t>
      </w:r>
      <w:r>
        <w:rPr>
          <w:rStyle w:val="17"/>
          <w:rFonts w:hint="eastAsia" w:ascii="宋体" w:hAnsi="宋体" w:cs="宋体"/>
          <w:sz w:val="21"/>
          <w:szCs w:val="21"/>
        </w:rPr>
        <w:footnoteReference w:id="56"/>
      </w:r>
      <w:r>
        <w:rPr>
          <w:rFonts w:hint="eastAsia" w:ascii="宋体" w:hAnsi="宋体" w:cs="宋体"/>
          <w:bCs/>
          <w:sz w:val="21"/>
          <w:szCs w:val="21"/>
        </w:rPr>
        <w:t>采纳利益第三人合同的框架，标准实施者可直接依据合同向SEP持有人主张权利，也可直接以“受益人”身份提起诉讼，要求法院强制SEP持有人履行FRAND条款。</w:t>
      </w:r>
    </w:p>
    <w:p w14:paraId="7DEECF44">
      <w:pPr>
        <w:keepNext w:val="0"/>
        <w:keepLines w:val="0"/>
        <w:widowControl/>
        <w:spacing w:line="240" w:lineRule="auto"/>
        <w:ind w:firstLine="480"/>
        <w:jc w:val="left"/>
        <w:outlineLvl w:val="1"/>
        <w:rPr>
          <w:rFonts w:hint="eastAsia" w:ascii="华文楷体" w:hAnsi="华文楷体" w:eastAsia="华文楷体" w:cs="Times New Roman"/>
          <w:b w:val="0"/>
          <w:sz w:val="24"/>
          <w:szCs w:val="24"/>
        </w:rPr>
      </w:pPr>
      <w:bookmarkStart w:id="8" w:name="_Toc52523490"/>
      <w:r>
        <w:rPr>
          <w:rFonts w:hint="eastAsia" w:ascii="华文楷体" w:hAnsi="华文楷体" w:eastAsia="华文楷体" w:cs="Times New Roman"/>
          <w:b w:val="0"/>
          <w:sz w:val="24"/>
          <w:szCs w:val="24"/>
        </w:rPr>
        <w:t>（三）标准化场景下的特殊要约</w:t>
      </w:r>
      <w:bookmarkEnd w:id="8"/>
    </w:p>
    <w:p w14:paraId="385C6B0D">
      <w:pPr>
        <w:spacing w:line="240" w:lineRule="auto"/>
        <w:ind w:firstLine="482" w:firstLineChars="0"/>
        <w:rPr>
          <w:rFonts w:hint="eastAsia" w:ascii="宋体" w:hAnsi="宋体" w:cs="宋体"/>
          <w:bCs/>
          <w:sz w:val="21"/>
          <w:szCs w:val="21"/>
        </w:rPr>
      </w:pPr>
      <w:r>
        <w:rPr>
          <w:rFonts w:hint="eastAsia" w:ascii="宋体" w:hAnsi="宋体" w:cs="宋体"/>
          <w:bCs/>
          <w:sz w:val="21"/>
          <w:szCs w:val="21"/>
        </w:rPr>
        <w:t>SEP持有人在做出FRAND许可声明时，</w:t>
      </w:r>
      <w:r>
        <w:rPr>
          <w:rFonts w:hint="eastAsia" w:ascii="宋体" w:hAnsi="宋体" w:cs="宋体"/>
          <w:bCs/>
          <w:sz w:val="21"/>
          <w:szCs w:val="21"/>
          <w:lang w:eastAsia="zh-CN"/>
        </w:rPr>
        <w:t>仅</w:t>
      </w:r>
      <w:r>
        <w:rPr>
          <w:rFonts w:hint="eastAsia" w:ascii="宋体" w:hAnsi="宋体" w:cs="宋体"/>
          <w:bCs/>
          <w:sz w:val="21"/>
          <w:szCs w:val="21"/>
        </w:rPr>
        <w:t>承诺在FRAND条件下发出专利许可，并不包括对于SEP持有人和标准实施者各自享有什么权利，承担什么义务的讨论。</w:t>
      </w:r>
      <w:r>
        <w:rPr>
          <w:rStyle w:val="17"/>
          <w:rFonts w:hint="eastAsia" w:ascii="宋体" w:hAnsi="宋体" w:cs="宋体"/>
          <w:sz w:val="21"/>
          <w:szCs w:val="21"/>
        </w:rPr>
        <w:footnoteReference w:id="57"/>
      </w:r>
      <w:r>
        <w:rPr>
          <w:rFonts w:hint="eastAsia" w:ascii="宋体" w:hAnsi="宋体" w:cs="宋体"/>
          <w:bCs/>
          <w:sz w:val="21"/>
          <w:szCs w:val="21"/>
        </w:rPr>
        <w:t>如果将“在FRAND条件下发出专利许可”视为一项要约邀请，SEP持有人承担就专利许可协议细节与标准实施者进行磋商的义务。标准实施者需提出具体要约，SEP持有人承诺后专利许可合同方得成立。当面临许可费率、禁令救济争议时，谈判仍存在破裂的可能。而将“在FRAND条件下发出专利许可”解释为要约时，SEP持有人承担了更为严格的义务，即不存在违反FRAND原则的事由时必须与标准实施者签订专利许可合同。一旦标准实施者基于对该标准的采用而进入相关市场，就可视为对该要约的承诺，在双方之间立即成立一种事实上的合同关系。采纳“要约”解释，标准实施者在谈判中占优，其可主张合同已成立，要求直接按FRAND条款许可，限制SEP持有人的议价空间；采纳“要约邀请”解释，SEP持有人在谈判中占优，SEP持有人可要求实施者先提出具体条件，保留拒绝不合理要约的权利。</w:t>
      </w:r>
    </w:p>
    <w:p w14:paraId="79261AA1">
      <w:pPr>
        <w:spacing w:line="240" w:lineRule="auto"/>
        <w:ind w:firstLine="482" w:firstLineChars="0"/>
        <w:rPr>
          <w:rFonts w:hint="eastAsia" w:ascii="宋体" w:hAnsi="宋体" w:eastAsia="宋体" w:cs="宋体"/>
          <w:bCs/>
          <w:sz w:val="21"/>
          <w:szCs w:val="21"/>
          <w:lang w:val="en-US" w:eastAsia="zh-CN"/>
        </w:rPr>
      </w:pPr>
      <w:r>
        <w:rPr>
          <w:rFonts w:hint="eastAsia" w:ascii="宋体" w:hAnsi="宋体" w:cs="宋体"/>
          <w:bCs/>
          <w:sz w:val="21"/>
          <w:szCs w:val="21"/>
        </w:rPr>
        <w:t>从标准必要专利制度的设计逻辑来看，标准必要专利的法定价值源于其技术不可替代性，当特定专利被纳入行业标准后，标准从业者欲遵循标准均须实施该专利，如果此时是否获得专利许可是不确定的，标准实施者可能会因许可风险采取技术规避路径，引发标准碎片化。SEP持有人对潜在实施者的广泛性具有明确认知，其主动参与技术标准化的核心利益诉求在于取得创新回报而非对专利使用行为进行排他性控制，是否发放专利许可不构成标准实施者与SEP持有人之间的阻碍，双方协商的核心争议点在于许可的条件。</w:t>
      </w:r>
      <w:r>
        <w:rPr>
          <w:rFonts w:hint="eastAsia" w:ascii="宋体" w:hAnsi="宋体" w:cs="宋体"/>
          <w:bCs/>
          <w:sz w:val="21"/>
          <w:szCs w:val="21"/>
          <w:lang w:val="en-US" w:eastAsia="zh-CN"/>
        </w:rPr>
        <w:t>作为理性的权利人，SEP持有人对其专利随标准被广泛实施具有明确的商业预期，且实施范围愈广，通常对其愈为有利。因此，只要许可费符合FRAND原则，其商业目的即已达成，即便实施者拒绝支付，SEP持有人亦可通过主张违约责任、解除合同并请求损害赔偿等法律途径获得充分救济。故而，SEP持有人并无必要，也不应拒绝向任一符合条件的意向实施者发放许可。</w:t>
      </w:r>
      <w:r>
        <w:rPr>
          <w:rFonts w:hint="eastAsia" w:ascii="宋体" w:hAnsi="宋体" w:cs="宋体"/>
          <w:bCs/>
          <w:sz w:val="21"/>
          <w:szCs w:val="21"/>
        </w:rPr>
        <w:t>对SEP持有人施加严格义务，将SEP持有人在FRAND承诺中的具体行为解读为要约，既不会妨碍成本回收目标的实现，又可在特定的标准实施者向SEP持有人表达其使用该标准的意愿时即成立许可合同，在排除侵权风险的前提下就许可事宜进行协商。</w:t>
      </w:r>
    </w:p>
    <w:p w14:paraId="5017FEDC">
      <w:pPr>
        <w:spacing w:line="240" w:lineRule="auto"/>
        <w:ind w:firstLine="482" w:firstLineChars="0"/>
        <w:rPr>
          <w:rFonts w:hint="eastAsia" w:ascii="宋体" w:hAnsi="宋体" w:cs="宋体"/>
          <w:bCs/>
          <w:sz w:val="21"/>
          <w:szCs w:val="21"/>
        </w:rPr>
      </w:pPr>
      <w:r>
        <w:rPr>
          <w:rFonts w:hint="eastAsia" w:ascii="宋体" w:hAnsi="宋体" w:cs="宋体"/>
          <w:bCs/>
          <w:sz w:val="21"/>
          <w:szCs w:val="21"/>
        </w:rPr>
        <w:t>考虑到SEP持有人与标准实施者在专利谈判中的不平等地位，在判断FRAND意思表示之于SEP持有人与标准实施者的法律效力时，应将其重构为标准化场景下的一项特殊要约。相比于普通要约，FRAND特殊要约的对象范围具有开放性，承诺主体为不特定标准实施者，因受到标准制定组织政策的约束，FRAND特殊要约原则上不可撤销。</w:t>
      </w:r>
      <w:r>
        <w:rPr>
          <w:rStyle w:val="17"/>
          <w:rFonts w:hint="eastAsia" w:ascii="宋体" w:hAnsi="宋体" w:cs="宋体"/>
          <w:sz w:val="21"/>
          <w:szCs w:val="21"/>
        </w:rPr>
        <w:footnoteReference w:id="58"/>
      </w:r>
      <w:r>
        <w:rPr>
          <w:rFonts w:hint="eastAsia" w:ascii="宋体" w:hAnsi="宋体" w:cs="宋体"/>
          <w:bCs/>
          <w:sz w:val="21"/>
          <w:szCs w:val="21"/>
        </w:rPr>
        <w:t>除此之外，FRAND特殊要约与普通要约的区分还表现在对价形式上。普通要约发出时一般附有明确具体的交易条件，而FRAND特殊要约的交易条件是抽象化的“公平、合理、无歧视原则”。</w:t>
      </w:r>
    </w:p>
    <w:p w14:paraId="5CF5AA00">
      <w:pPr>
        <w:spacing w:line="240" w:lineRule="auto"/>
        <w:ind w:firstLine="482" w:firstLineChars="0"/>
        <w:rPr>
          <w:rFonts w:hint="eastAsia" w:ascii="宋体" w:hAnsi="宋体" w:cs="宋体"/>
          <w:bCs/>
          <w:sz w:val="21"/>
          <w:szCs w:val="21"/>
        </w:rPr>
      </w:pPr>
      <w:r>
        <w:rPr>
          <w:rFonts w:hint="eastAsia" w:ascii="宋体" w:hAnsi="宋体" w:cs="宋体"/>
          <w:bCs/>
          <w:sz w:val="21"/>
          <w:szCs w:val="21"/>
        </w:rPr>
        <w:t>总结来说，FRAND许可声明一经作出，在标准制定组织与SEP持有人之间即成立真正利益第三人合同， 标准实施者作为第三方受益人直接取得要求SEP持有人履行相应义务的法定请求权。在真正利益第三人合同中， 标准制定组织发挥着监督主体的职能，包括审查专利必要性、存档FRAND声明及调解争议等，SEP持有人则承担与标准实施者订立专利许可合同的义务，而标准实施者作为受益第三方，享有签订上述合同的请求权。FRAND许可声明虽然直接向标准制定组织作出，但承诺中“在FRAND条件下发出专利许可”的意思表示为一项特殊要约，一旦特定标准实施者使用专利的意愿表达构成对特殊要约的承诺，标准必要专利权人与标准实施者之间的许可合同即成立，即使在协商过程中双方因许可条件产生争议请求法院裁决，亦仅构成《民法典》第</w:t>
      </w:r>
      <w:r>
        <w:rPr>
          <w:rFonts w:hint="eastAsia" w:ascii="宋体" w:hAnsi="宋体" w:cs="宋体"/>
          <w:bCs/>
          <w:sz w:val="21"/>
          <w:szCs w:val="21"/>
          <w:lang w:eastAsia="zh-CN"/>
        </w:rPr>
        <w:t>5</w:t>
      </w:r>
      <w:r>
        <w:rPr>
          <w:rFonts w:hint="eastAsia" w:ascii="宋体" w:hAnsi="宋体" w:cs="宋体"/>
          <w:bCs/>
          <w:sz w:val="21"/>
          <w:szCs w:val="21"/>
          <w:lang w:val="en-US" w:eastAsia="zh-CN"/>
        </w:rPr>
        <w:t>10</w:t>
      </w:r>
      <w:r>
        <w:rPr>
          <w:rFonts w:hint="eastAsia" w:ascii="宋体" w:hAnsi="宋体" w:cs="宋体"/>
          <w:bCs/>
          <w:sz w:val="21"/>
          <w:szCs w:val="21"/>
        </w:rPr>
        <w:t>条规定的“合同内容补充规则”的适用，而非对合同成立要件的否定。</w:t>
      </w:r>
    </w:p>
    <w:p w14:paraId="36CD718B">
      <w:pPr>
        <w:spacing w:line="240" w:lineRule="auto"/>
        <w:ind w:firstLine="482" w:firstLineChars="0"/>
        <w:rPr>
          <w:rFonts w:hint="eastAsia" w:ascii="宋体" w:hAnsi="宋体" w:cs="宋体"/>
          <w:bCs/>
          <w:sz w:val="21"/>
          <w:szCs w:val="21"/>
        </w:rPr>
      </w:pPr>
    </w:p>
    <w:p w14:paraId="4A96BF04">
      <w:pPr>
        <w:keepNext w:val="0"/>
        <w:keepLines w:val="0"/>
        <w:widowControl w:val="0"/>
        <w:ind w:firstLine="0" w:firstLineChars="0"/>
        <w:outlineLvl w:val="0"/>
        <w:rPr>
          <w:rFonts w:hint="eastAsia" w:ascii="黑体" w:hAnsi="黑体" w:eastAsia="黑体" w:cs="Times New Roman"/>
          <w:b w:val="0"/>
          <w:bCs w:val="0"/>
          <w:sz w:val="28"/>
          <w:szCs w:val="28"/>
        </w:rPr>
      </w:pPr>
      <w:bookmarkStart w:id="9" w:name="_Toc146517513"/>
      <w:r>
        <w:rPr>
          <w:rFonts w:hint="eastAsia" w:ascii="黑体" w:hAnsi="黑体" w:eastAsia="黑体" w:cs="Times New Roman"/>
          <w:b w:val="0"/>
          <w:bCs w:val="0"/>
          <w:sz w:val="28"/>
          <w:szCs w:val="28"/>
        </w:rPr>
        <w:t>四、智能网联汽车标准必要专利许可层级规则构建</w:t>
      </w:r>
      <w:bookmarkEnd w:id="9"/>
    </w:p>
    <w:p w14:paraId="42F5F97F">
      <w:pPr>
        <w:spacing w:line="240" w:lineRule="auto"/>
        <w:ind w:firstLine="482" w:firstLineChars="0"/>
        <w:rPr>
          <w:rFonts w:hint="eastAsia" w:ascii="宋体" w:hAnsi="宋体" w:eastAsia="宋体" w:cs="宋体"/>
          <w:sz w:val="21"/>
          <w:szCs w:val="21"/>
          <w:lang w:val="en-US" w:eastAsia="zh-CN"/>
        </w:rPr>
      </w:pPr>
      <w:r>
        <w:rPr>
          <w:rFonts w:hint="eastAsia" w:ascii="宋体" w:hAnsi="宋体" w:cs="宋体"/>
          <w:bCs/>
          <w:sz w:val="21"/>
          <w:szCs w:val="21"/>
          <w:lang w:val="en-US" w:eastAsia="zh-CN"/>
        </w:rPr>
        <w:t>在汽车生产过程中，零部件供应商与整车制造商分别处于标准实施的前序与终端环节，零部件供应商可被视为首要标准实施者，整车制造商将零部件集成于最终产品，可视为次级标准实施者。理论上，二者均可能与SEP持有人成立许可关系。然而，依据禁止专利权人从同一实施行为中重复获利的基本原则，许可层级的争议，实质上可被转化为一个法律判断，在上述关联的许可合同中，哪一个应当被优先履行。</w:t>
      </w:r>
    </w:p>
    <w:p w14:paraId="108AD9B8">
      <w:pPr>
        <w:keepNext w:val="0"/>
        <w:keepLines w:val="0"/>
        <w:widowControl/>
        <w:spacing w:line="240" w:lineRule="auto"/>
        <w:ind w:firstLine="480"/>
        <w:jc w:val="left"/>
        <w:outlineLvl w:val="1"/>
        <w:rPr>
          <w:rFonts w:hint="eastAsia" w:ascii="华文楷体" w:hAnsi="华文楷体" w:eastAsia="华文楷体" w:cs="Times New Roman"/>
          <w:b w:val="0"/>
          <w:sz w:val="24"/>
          <w:szCs w:val="24"/>
        </w:rPr>
      </w:pPr>
      <w:bookmarkStart w:id="10" w:name="_Toc1503581529"/>
      <w:r>
        <w:rPr>
          <w:rFonts w:hint="eastAsia" w:ascii="华文楷体" w:hAnsi="华文楷体" w:eastAsia="华文楷体" w:cs="Times New Roman"/>
          <w:b w:val="0"/>
          <w:sz w:val="24"/>
          <w:szCs w:val="24"/>
        </w:rPr>
        <w:t>（一）</w:t>
      </w:r>
      <w:r>
        <w:rPr>
          <w:rFonts w:hint="eastAsia" w:ascii="华文楷体" w:hAnsi="华文楷体" w:eastAsia="华文楷体" w:cs="Times New Roman"/>
          <w:b w:val="0"/>
          <w:sz w:val="24"/>
          <w:szCs w:val="24"/>
          <w:lang w:val="en-US" w:eastAsia="zh-CN"/>
        </w:rPr>
        <w:t>规则构建的基本原则：FRAND义务的双重维度</w:t>
      </w:r>
      <w:bookmarkEnd w:id="10"/>
    </w:p>
    <w:p w14:paraId="0231482D">
      <w:pPr>
        <w:spacing w:line="240" w:lineRule="auto"/>
        <w:ind w:firstLine="482" w:firstLineChars="0"/>
        <w:rPr>
          <w:rFonts w:hint="eastAsia" w:ascii="宋体" w:hAnsi="宋体" w:eastAsia="宋体" w:cs="宋体"/>
          <w:bCs/>
          <w:sz w:val="21"/>
          <w:szCs w:val="21"/>
          <w:lang w:eastAsia="zh-CN"/>
        </w:rPr>
      </w:pPr>
      <w:r>
        <w:rPr>
          <w:rFonts w:hint="eastAsia" w:ascii="宋体" w:hAnsi="宋体" w:cs="宋体"/>
          <w:bCs/>
          <w:sz w:val="21"/>
          <w:szCs w:val="21"/>
        </w:rPr>
        <w:t>在利益第三人合同下，SEP持有人向标准组织作出的FRAND声明，构成一个面向所有潜在实施者的开放性要约，在声明中承诺的条件构成要约内容。这意味着，只要实施者具备善意并表达许可意愿，SEP持有人便负有与之进行诚信谈判的法定义务，而无权在初始阶段即以采取特定商业模式为由，将特定环节的实施者排除在许可谈判之外。最高人民法院发布的司法解释指出，若专利权人违反FRAND义务导致谈判失败且实施者无过错，则法院不支持禁令请求</w:t>
      </w:r>
      <w:r>
        <w:rPr>
          <w:rFonts w:hint="eastAsia" w:ascii="宋体" w:hAnsi="宋体" w:cs="宋体"/>
          <w:bCs/>
          <w:sz w:val="21"/>
          <w:szCs w:val="21"/>
          <w:lang w:eastAsia="zh-CN"/>
        </w:rPr>
        <w:t>。</w:t>
      </w:r>
      <w:r>
        <w:rPr>
          <w:rStyle w:val="17"/>
          <w:rFonts w:hint="eastAsia" w:ascii="宋体" w:hAnsi="宋体" w:cs="宋体"/>
          <w:bCs/>
          <w:sz w:val="21"/>
          <w:szCs w:val="21"/>
          <w:lang w:eastAsia="zh-CN"/>
        </w:rPr>
        <w:footnoteReference w:id="59"/>
      </w:r>
      <w:r>
        <w:rPr>
          <w:rFonts w:hint="eastAsia" w:ascii="宋体" w:hAnsi="宋体" w:cs="宋体"/>
          <w:bCs/>
          <w:sz w:val="21"/>
          <w:szCs w:val="21"/>
        </w:rPr>
        <w:t>SEP持有人在请求停止</w:t>
      </w:r>
      <w:r>
        <w:rPr>
          <w:rFonts w:hint="eastAsia" w:ascii="宋体" w:hAnsi="宋体" w:cs="宋体"/>
          <w:bCs/>
          <w:sz w:val="21"/>
          <w:szCs w:val="21"/>
          <w:lang w:val="en-US" w:eastAsia="zh-CN"/>
        </w:rPr>
        <w:t>专利</w:t>
      </w:r>
      <w:r>
        <w:rPr>
          <w:rFonts w:hint="eastAsia" w:ascii="宋体" w:hAnsi="宋体" w:cs="宋体"/>
          <w:bCs/>
          <w:sz w:val="21"/>
          <w:szCs w:val="21"/>
        </w:rPr>
        <w:t>实施行为之前，必须以履行善意磋商义务作为其行权正当性的证明。善意磋商义务被确立为FRAND义务的核心构成要件</w:t>
      </w:r>
      <w:r>
        <w:rPr>
          <w:rFonts w:hint="eastAsia" w:ascii="宋体" w:hAnsi="宋体" w:cs="宋体"/>
          <w:bCs/>
          <w:sz w:val="21"/>
          <w:szCs w:val="21"/>
          <w:lang w:eastAsia="zh-CN"/>
        </w:rPr>
        <w:t>，隐含了对无正当理由拒绝谈判行为的否定。FRAND谈判应是双方就许可条件是否公平合理进行协商，而非SEP持有人单方面决定是否许可或向谁许可。</w:t>
      </w:r>
    </w:p>
    <w:p w14:paraId="2E5D7DD1">
      <w:pPr>
        <w:spacing w:line="240" w:lineRule="auto"/>
        <w:ind w:firstLine="482" w:firstLineChars="0"/>
        <w:rPr>
          <w:rFonts w:hint="eastAsia" w:ascii="宋体" w:hAnsi="宋体" w:cs="宋体"/>
          <w:bCs/>
          <w:color w:val="000000" w:themeColor="text1"/>
          <w:sz w:val="21"/>
          <w:szCs w:val="21"/>
          <w14:textFill>
            <w14:solidFill>
              <w14:schemeClr w14:val="tx1"/>
            </w14:solidFill>
          </w14:textFill>
        </w:rPr>
      </w:pPr>
      <w:r>
        <w:rPr>
          <w:rFonts w:hint="eastAsia" w:ascii="宋体" w:hAnsi="宋体" w:cs="宋体"/>
          <w:bCs/>
          <w:sz w:val="21"/>
          <w:szCs w:val="21"/>
        </w:rPr>
        <w:t>当善意的标准实施者提出许可请求时，SEP持有人的义务是进入实质性谈判。在FRAND许可条件明晰的情形下，标准实施者的明确接受构成具有法律约束力的承诺，此时善意磋商义务将转化为对许可协议具体履行细节的技术性讨论。</w:t>
      </w:r>
      <w:r>
        <w:rPr>
          <w:rFonts w:hint="eastAsia" w:ascii="宋体" w:hAnsi="宋体" w:cs="宋体"/>
          <w:bCs/>
          <w:color w:val="000000" w:themeColor="text1"/>
          <w:sz w:val="21"/>
          <w:szCs w:val="21"/>
          <w14:textFill>
            <w14:solidFill>
              <w14:schemeClr w14:val="tx1"/>
            </w14:solidFill>
          </w14:textFill>
        </w:rPr>
        <w:t>当标准实施者基于合理理由对许可条款提出异议时，双方的协商进入新的要约－承诺阶段，SEP持有人应就实施者提出的替代方案进行实质性讨论，即回应反要约的义务。美国司法部、专利商标局</w:t>
      </w:r>
      <w:r>
        <w:rPr>
          <w:rFonts w:hint="eastAsia" w:ascii="宋体" w:hAnsi="宋体" w:cs="宋体"/>
          <w:bCs/>
          <w:color w:val="000000" w:themeColor="text1"/>
          <w:sz w:val="21"/>
          <w:szCs w:val="21"/>
          <w:lang w:val="en-US" w:eastAsia="zh-CN"/>
          <w14:textFill>
            <w14:solidFill>
              <w14:schemeClr w14:val="tx1"/>
            </w14:solidFill>
          </w14:textFill>
        </w:rPr>
        <w:t>与</w:t>
      </w:r>
      <w:r>
        <w:rPr>
          <w:rFonts w:hint="eastAsia" w:ascii="宋体" w:hAnsi="宋体" w:cs="宋体"/>
          <w:bCs/>
          <w:color w:val="000000" w:themeColor="text1"/>
          <w:sz w:val="21"/>
          <w:szCs w:val="21"/>
          <w14:textFill>
            <w14:solidFill>
              <w14:schemeClr w14:val="tx1"/>
            </w14:solidFill>
          </w14:textFill>
        </w:rPr>
        <w:t>国家标准与技术研究院曾联合发布了一份关于标准必要专利许可谈判和救济措施的政策声明草案，为善意磋商行为提供了指引，其中规定善意谈判的SEP持有人应在商业上合理的时间内对潜在被许可人作出回应，例如接受还价、针对原始报价条款的具体问题作出解释并提出新的真诚的FRAND报价、回应提供信息的请求以便潜在的被许可人能够更好地评估FRAND的报价等。</w:t>
      </w:r>
      <w:r>
        <w:rPr>
          <w:rStyle w:val="17"/>
          <w:rFonts w:hint="eastAsia" w:ascii="宋体" w:hAnsi="宋体" w:cs="宋体"/>
          <w:sz w:val="21"/>
          <w:szCs w:val="21"/>
        </w:rPr>
        <w:footnoteReference w:id="60"/>
      </w:r>
    </w:p>
    <w:p w14:paraId="5AB6EE17">
      <w:pPr>
        <w:spacing w:line="240" w:lineRule="auto"/>
        <w:ind w:firstLine="482" w:firstLineChars="0"/>
        <w:rPr>
          <w:rFonts w:hint="eastAsia" w:ascii="宋体" w:hAnsi="宋体" w:cs="宋体"/>
          <w:bCs/>
          <w:color w:val="000000" w:themeColor="text1"/>
          <w:sz w:val="21"/>
          <w:szCs w:val="21"/>
          <w:lang w:val="en-US" w:eastAsia="zh-CN"/>
          <w14:textFill>
            <w14:solidFill>
              <w14:schemeClr w14:val="tx1"/>
            </w14:solidFill>
          </w14:textFill>
        </w:rPr>
      </w:pPr>
      <w:r>
        <w:rPr>
          <w:rFonts w:hint="eastAsia" w:ascii="宋体" w:hAnsi="宋体" w:cs="宋体"/>
          <w:bCs/>
          <w:sz w:val="21"/>
          <w:szCs w:val="21"/>
        </w:rPr>
        <w:t>合同义务主要确保针对单个标准实施者许可条件的合理性，</w:t>
      </w:r>
      <w:r>
        <w:rPr>
          <w:rFonts w:hint="eastAsia" w:ascii="宋体" w:hAnsi="宋体" w:cs="宋体"/>
          <w:bCs/>
          <w:sz w:val="21"/>
          <w:szCs w:val="21"/>
          <w:lang w:val="en-US" w:eastAsia="zh-CN"/>
        </w:rPr>
        <w:t>而</w:t>
      </w:r>
      <w:r>
        <w:rPr>
          <w:rFonts w:hint="eastAsia" w:ascii="宋体" w:hAnsi="宋体" w:cs="宋体"/>
          <w:bCs/>
          <w:sz w:val="21"/>
          <w:szCs w:val="21"/>
        </w:rPr>
        <w:t>FRAND原则中的无歧视</w:t>
      </w:r>
      <w:r>
        <w:rPr>
          <w:rFonts w:hint="eastAsia" w:ascii="宋体" w:hAnsi="宋体" w:cs="宋体"/>
          <w:bCs/>
          <w:sz w:val="21"/>
          <w:szCs w:val="21"/>
          <w:lang w:val="en-US" w:eastAsia="zh-CN"/>
        </w:rPr>
        <w:t>要求，使得</w:t>
      </w:r>
      <w:r>
        <w:rPr>
          <w:rFonts w:hint="eastAsia" w:ascii="宋体" w:hAnsi="宋体" w:cs="宋体"/>
          <w:bCs/>
          <w:color w:val="000000" w:themeColor="text1"/>
          <w:sz w:val="21"/>
          <w:szCs w:val="21"/>
          <w14:textFill>
            <w14:solidFill>
              <w14:schemeClr w14:val="tx1"/>
            </w14:solidFill>
          </w14:textFill>
        </w:rPr>
        <w:t>SEP持有人在谈判中</w:t>
      </w:r>
      <w:r>
        <w:rPr>
          <w:rFonts w:hint="eastAsia" w:ascii="宋体" w:hAnsi="宋体" w:cs="宋体"/>
          <w:bCs/>
          <w:sz w:val="21"/>
          <w:szCs w:val="21"/>
        </w:rPr>
        <w:t>不仅需关注单个许可的合理性，还需确保不同许可间的公平性，</w:t>
      </w:r>
      <w:r>
        <w:rPr>
          <w:rFonts w:hint="eastAsia" w:ascii="宋体" w:hAnsi="宋体" w:cs="宋体"/>
          <w:bCs/>
          <w:sz w:val="21"/>
          <w:szCs w:val="21"/>
          <w:lang w:val="en-US" w:eastAsia="zh-CN"/>
        </w:rPr>
        <w:t>以</w:t>
      </w:r>
      <w:r>
        <w:rPr>
          <w:rFonts w:hint="eastAsia" w:ascii="宋体" w:hAnsi="宋体" w:cs="宋体"/>
          <w:bCs/>
          <w:sz w:val="21"/>
          <w:szCs w:val="21"/>
        </w:rPr>
        <w:t>维护整体市场的公平竞争环境</w:t>
      </w:r>
      <w:r>
        <w:rPr>
          <w:rFonts w:hint="eastAsia" w:ascii="宋体" w:hAnsi="宋体" w:cs="宋体"/>
          <w:bCs/>
          <w:sz w:val="21"/>
          <w:szCs w:val="21"/>
          <w:lang w:eastAsia="zh-CN"/>
        </w:rPr>
        <w:t>。标准必要专利因其独占性和不可替代性可构成反垄断法上的核心设施</w:t>
      </w:r>
      <w:r>
        <w:rPr>
          <w:rStyle w:val="17"/>
          <w:rFonts w:hint="eastAsia" w:ascii="宋体" w:hAnsi="宋体" w:cs="宋体"/>
          <w:bCs/>
          <w:sz w:val="21"/>
          <w:szCs w:val="21"/>
          <w:lang w:eastAsia="zh-CN"/>
        </w:rPr>
        <w:footnoteReference w:id="61"/>
      </w:r>
      <w:r>
        <w:rPr>
          <w:rFonts w:hint="eastAsia" w:ascii="宋体" w:hAnsi="宋体" w:cs="宋体"/>
          <w:bCs/>
          <w:sz w:val="21"/>
          <w:szCs w:val="21"/>
          <w:lang w:eastAsia="zh-CN"/>
        </w:rPr>
        <w:t>，</w:t>
      </w:r>
      <w:r>
        <w:rPr>
          <w:rFonts w:hint="eastAsia" w:ascii="宋体" w:hAnsi="宋体" w:cs="宋体"/>
          <w:bCs/>
          <w:sz w:val="21"/>
          <w:szCs w:val="21"/>
        </w:rPr>
        <w:t>由此衍生出</w:t>
      </w:r>
      <w:r>
        <w:rPr>
          <w:rFonts w:hint="eastAsia" w:ascii="宋体" w:hAnsi="宋体" w:cs="宋体"/>
          <w:bCs/>
          <w:color w:val="000000" w:themeColor="text1"/>
          <w:sz w:val="21"/>
          <w:szCs w:val="21"/>
          <w14:textFill>
            <w14:solidFill>
              <w14:schemeClr w14:val="tx1"/>
            </w14:solidFill>
          </w14:textFill>
        </w:rPr>
        <w:t>SEP持有人的反垄断义务</w:t>
      </w:r>
      <w:r>
        <w:rPr>
          <w:rFonts w:hint="eastAsia" w:ascii="宋体" w:hAnsi="宋体" w:cs="宋体"/>
          <w:bCs/>
          <w:color w:val="000000" w:themeColor="text1"/>
          <w:sz w:val="21"/>
          <w:szCs w:val="21"/>
          <w:lang w:eastAsia="zh-CN"/>
          <w14:textFill>
            <w14:solidFill>
              <w14:schemeClr w14:val="tx1"/>
            </w14:solidFill>
          </w14:textFill>
        </w:rPr>
        <w:t>，</w:t>
      </w:r>
      <w:r>
        <w:rPr>
          <w:rFonts w:hint="eastAsia" w:ascii="宋体" w:hAnsi="宋体" w:cs="宋体"/>
          <w:bCs/>
          <w:color w:val="000000" w:themeColor="text1"/>
          <w:sz w:val="21"/>
          <w:szCs w:val="21"/>
          <w:lang w:val="en-US" w:eastAsia="zh-CN"/>
          <w14:textFill>
            <w14:solidFill>
              <w14:schemeClr w14:val="tx1"/>
            </w14:solidFill>
          </w14:textFill>
        </w:rPr>
        <w:t>SEP持有人不得利用其因必要专利所获得的市场支配地位，实施排除、限制竞争的行为。具体而言，</w:t>
      </w:r>
      <w:r>
        <w:rPr>
          <w:rFonts w:hint="eastAsia" w:ascii="宋体" w:hAnsi="宋体" w:cs="宋体"/>
          <w:bCs/>
          <w:color w:val="000000" w:themeColor="text1"/>
          <w:sz w:val="21"/>
          <w:szCs w:val="21"/>
          <w14:textFill>
            <w14:solidFill>
              <w14:schemeClr w14:val="tx1"/>
            </w14:solidFill>
          </w14:textFill>
        </w:rPr>
        <w:t>SEP 持有人损害市场竞争的行为分为两种，标准制定中的欺骗行为与标准实施中的限制竞争行为。</w:t>
      </w:r>
      <w:r>
        <w:rPr>
          <w:rStyle w:val="17"/>
          <w:rFonts w:hint="eastAsia" w:ascii="宋体" w:hAnsi="宋体" w:cs="宋体"/>
          <w:sz w:val="21"/>
          <w:szCs w:val="21"/>
        </w:rPr>
        <w:footnoteReference w:id="62"/>
      </w:r>
      <w:r>
        <w:rPr>
          <w:rFonts w:hint="eastAsia" w:ascii="宋体" w:hAnsi="宋体" w:cs="宋体"/>
          <w:bCs/>
          <w:color w:val="000000" w:themeColor="text1"/>
          <w:sz w:val="21"/>
          <w:szCs w:val="21"/>
          <w14:textFill>
            <w14:solidFill>
              <w14:schemeClr w14:val="tx1"/>
            </w14:solidFill>
          </w14:textFill>
        </w:rPr>
        <w:t>SEP持有人</w:t>
      </w:r>
      <w:r>
        <w:rPr>
          <w:rFonts w:hint="eastAsia" w:ascii="宋体" w:hAnsi="宋体" w:cs="宋体"/>
          <w:bCs/>
          <w:color w:val="000000" w:themeColor="text1"/>
          <w:sz w:val="21"/>
          <w:szCs w:val="21"/>
          <w:lang w:val="en-US" w:eastAsia="zh-CN"/>
          <w14:textFill>
            <w14:solidFill>
              <w14:schemeClr w14:val="tx1"/>
            </w14:solidFill>
          </w14:textFill>
        </w:rPr>
        <w:t>若</w:t>
      </w:r>
      <w:r>
        <w:rPr>
          <w:rFonts w:hint="eastAsia" w:ascii="宋体" w:hAnsi="宋体" w:cs="宋体"/>
          <w:bCs/>
          <w:color w:val="000000" w:themeColor="text1"/>
          <w:sz w:val="21"/>
          <w:szCs w:val="21"/>
          <w14:textFill>
            <w14:solidFill>
              <w14:schemeClr w14:val="tx1"/>
            </w14:solidFill>
          </w14:textFill>
        </w:rPr>
        <w:t>坚持仅向整车制造商许可而系统性拒绝零部件供应商的许可请求，便可能构成对特定供应链环节的拒绝交易或歧视性对待</w:t>
      </w:r>
      <w:r>
        <w:rPr>
          <w:rFonts w:hint="eastAsia" w:ascii="宋体" w:hAnsi="宋体" w:cs="宋体"/>
          <w:bCs/>
          <w:color w:val="000000" w:themeColor="text1"/>
          <w:sz w:val="21"/>
          <w:szCs w:val="21"/>
          <w:lang w:eastAsia="zh-CN"/>
          <w14:textFill>
            <w14:solidFill>
              <w14:schemeClr w14:val="tx1"/>
            </w14:solidFill>
          </w14:textFill>
        </w:rPr>
        <w:t>。</w:t>
      </w:r>
      <w:r>
        <w:rPr>
          <w:rFonts w:hint="eastAsia" w:ascii="宋体" w:hAnsi="宋体" w:cs="宋体"/>
          <w:bCs/>
          <w:color w:val="000000" w:themeColor="text1"/>
          <w:sz w:val="21"/>
          <w:szCs w:val="21"/>
          <w:lang w:val="en-US" w:eastAsia="zh-CN"/>
          <w14:textFill>
            <w14:solidFill>
              <w14:schemeClr w14:val="tx1"/>
            </w14:solidFill>
          </w14:textFill>
        </w:rPr>
        <w:t>尽管Avanci辩称不排斥与供应商的双边许可，但其优先推动的是整车级的一站式许可，这在客观上对零部件商构成了成本压力。</w:t>
      </w:r>
      <w:r>
        <w:rPr>
          <w:rFonts w:hint="eastAsia" w:ascii="宋体" w:hAnsi="宋体" w:cs="宋体"/>
          <w:sz w:val="21"/>
          <w:szCs w:val="21"/>
          <w:lang w:val="en-US" w:eastAsia="zh-CN"/>
        </w:rPr>
        <w:t>整车厂支付许可费后，常通过合同将成本转嫁给供应商</w:t>
      </w:r>
      <w:r>
        <w:rPr>
          <w:rFonts w:hint="eastAsia" w:ascii="宋体" w:hAnsi="宋体" w:cs="宋体"/>
          <w:sz w:val="21"/>
          <w:szCs w:val="21"/>
          <w:lang w:val="en-US" w:eastAsia="zh-CN"/>
        </w:rPr>
        <w:fldChar w:fldCharType="begin"/>
      </w:r>
      <w:r>
        <w:rPr>
          <w:rFonts w:hint="eastAsia" w:ascii="宋体" w:hAnsi="宋体" w:cs="宋体"/>
          <w:sz w:val="21"/>
          <w:szCs w:val="21"/>
          <w:lang w:val="en-US" w:eastAsia="zh-CN"/>
        </w:rPr>
        <w:instrText xml:space="preserve"> HYPERLINK "https://fmx.lncourt.gov.cn/article/detail/2025/08/id/8943610.shtml" \t "/Users/dawanhua/Documents\\x/_blank" </w:instrText>
      </w:r>
      <w:r>
        <w:rPr>
          <w:rFonts w:hint="eastAsia" w:ascii="宋体" w:hAnsi="宋体" w:cs="宋体"/>
          <w:sz w:val="21"/>
          <w:szCs w:val="21"/>
          <w:lang w:val="en-US" w:eastAsia="zh-CN"/>
        </w:rPr>
        <w:fldChar w:fldCharType="separate"/>
      </w:r>
      <w:r>
        <w:rPr>
          <w:rFonts w:hint="eastAsia" w:ascii="宋体" w:hAnsi="宋体" w:cs="宋体"/>
          <w:sz w:val="21"/>
          <w:szCs w:val="21"/>
          <w:lang w:val="en-US" w:eastAsia="zh-CN"/>
        </w:rPr>
        <w:fldChar w:fldCharType="end"/>
      </w:r>
      <w:r>
        <w:rPr>
          <w:rFonts w:hint="eastAsia" w:ascii="宋体" w:hAnsi="宋体" w:cs="宋体"/>
          <w:sz w:val="21"/>
          <w:szCs w:val="21"/>
          <w:lang w:val="en-US" w:eastAsia="zh-CN"/>
        </w:rPr>
        <w:fldChar w:fldCharType="begin"/>
      </w:r>
      <w:r>
        <w:rPr>
          <w:rFonts w:hint="eastAsia" w:ascii="宋体" w:hAnsi="宋体" w:cs="宋体"/>
          <w:sz w:val="21"/>
          <w:szCs w:val="21"/>
          <w:lang w:val="en-US" w:eastAsia="zh-CN"/>
        </w:rPr>
        <w:instrText xml:space="preserve"> HYPERLINK "https://www.nanchongpeace.gov.cn/fxyj/20230317/2720859.html" \t "/Users/dawanhua/Documents\\x/_blank" </w:instrText>
      </w:r>
      <w:r>
        <w:rPr>
          <w:rFonts w:hint="eastAsia" w:ascii="宋体" w:hAnsi="宋体" w:cs="宋体"/>
          <w:sz w:val="21"/>
          <w:szCs w:val="21"/>
          <w:lang w:val="en-US" w:eastAsia="zh-CN"/>
        </w:rPr>
        <w:fldChar w:fldCharType="separate"/>
      </w:r>
      <w:r>
        <w:rPr>
          <w:rFonts w:hint="eastAsia" w:ascii="宋体" w:hAnsi="宋体" w:cs="宋体"/>
          <w:sz w:val="21"/>
          <w:szCs w:val="21"/>
          <w:lang w:val="en-US" w:eastAsia="zh-CN"/>
        </w:rPr>
        <w:fldChar w:fldCharType="end"/>
      </w:r>
      <w:r>
        <w:rPr>
          <w:rFonts w:hint="eastAsia" w:ascii="宋体" w:hAnsi="宋体" w:cs="宋体"/>
          <w:sz w:val="21"/>
          <w:szCs w:val="21"/>
          <w:lang w:val="en-US" w:eastAsia="zh-CN"/>
        </w:rPr>
        <w:t>。供应商的生产计划也受制于整车厂的转授权范围，丧失独立性。</w:t>
      </w:r>
      <w:r>
        <w:rPr>
          <w:rStyle w:val="17"/>
          <w:rFonts w:hint="eastAsia" w:ascii="宋体" w:hAnsi="宋体" w:cs="宋体"/>
          <w:sz w:val="21"/>
          <w:szCs w:val="21"/>
          <w:lang w:val="en-US" w:eastAsia="zh-CN"/>
        </w:rPr>
        <w:footnoteReference w:id="63"/>
      </w:r>
      <w:r>
        <w:rPr>
          <w:rFonts w:hint="eastAsia" w:ascii="宋体" w:hAnsi="宋体" w:cs="宋体"/>
          <w:bCs/>
          <w:color w:val="000000" w:themeColor="text1"/>
          <w:sz w:val="21"/>
          <w:szCs w:val="21"/>
          <w:lang w:val="en-US" w:eastAsia="zh-CN"/>
          <w14:textFill>
            <w14:solidFill>
              <w14:schemeClr w14:val="tx1"/>
            </w14:solidFill>
          </w14:textFill>
        </w:rPr>
        <w:t>对于零部件制造商而言，若其在法律上无权获得许可，其下游客户又在诉讼压力下集体妥协，其议价能力会受到双重削弱。</w:t>
      </w:r>
    </w:p>
    <w:p w14:paraId="28344320">
      <w:pPr>
        <w:spacing w:line="240" w:lineRule="auto"/>
        <w:ind w:firstLine="482" w:firstLineChars="0"/>
        <w:rPr>
          <w:rFonts w:hint="eastAsia" w:ascii="宋体" w:hAnsi="宋体" w:eastAsia="宋体" w:cs="宋体"/>
          <w:bCs/>
          <w:color w:val="000000" w:themeColor="text1"/>
          <w:sz w:val="21"/>
          <w:szCs w:val="21"/>
          <w:lang w:val="en-US" w:eastAsia="zh-CN"/>
          <w14:textFill>
            <w14:solidFill>
              <w14:schemeClr w14:val="tx1"/>
            </w14:solidFill>
          </w14:textFill>
        </w:rPr>
      </w:pPr>
      <w:r>
        <w:rPr>
          <w:rFonts w:hint="eastAsia" w:ascii="宋体" w:hAnsi="宋体" w:cs="宋体"/>
          <w:bCs/>
          <w:color w:val="000000" w:themeColor="text1"/>
          <w:sz w:val="21"/>
          <w:szCs w:val="21"/>
          <w:lang w:val="en-US" w:eastAsia="zh-CN"/>
          <w14:textFill>
            <w14:solidFill>
              <w14:schemeClr w14:val="tx1"/>
            </w14:solidFill>
          </w14:textFill>
        </w:rPr>
        <w:t>如果向零部件商许可与向整车厂许可的FRAND对价实质相同，那么强行限定许可层级便缺乏理由；如果二者价格不同，则表明专利许可费的计算基准已被附加上与专利技术贡献无关的整车价值，其合理性存疑。</w:t>
      </w:r>
      <w:r>
        <w:rPr>
          <w:rStyle w:val="17"/>
          <w:rFonts w:hint="eastAsia" w:ascii="宋体" w:hAnsi="宋体" w:cs="宋体"/>
          <w:bCs/>
          <w:color w:val="000000" w:themeColor="text1"/>
          <w:sz w:val="21"/>
          <w:szCs w:val="21"/>
          <w:lang w:val="en-US" w:eastAsia="zh-CN"/>
          <w14:textFill>
            <w14:solidFill>
              <w14:schemeClr w14:val="tx1"/>
            </w14:solidFill>
          </w14:textFill>
        </w:rPr>
        <w:footnoteReference w:id="64"/>
      </w:r>
      <w:r>
        <w:rPr>
          <w:rFonts w:hint="eastAsia" w:ascii="宋体" w:hAnsi="宋体" w:cs="宋体"/>
          <w:bCs/>
          <w:color w:val="000000" w:themeColor="text1"/>
          <w:sz w:val="21"/>
          <w:szCs w:val="21"/>
          <w:lang w:val="en-US" w:eastAsia="zh-CN"/>
          <w14:textFill>
            <w14:solidFill>
              <w14:schemeClr w14:val="tx1"/>
            </w14:solidFill>
          </w14:textFill>
        </w:rPr>
        <w:t>整车许可模式巩固了专利池的强势地位，却可能压制了在零部件层级（如更先进的5G模组）的创新竞争。零部件厂商无法通过获得SEP许可来证明其产品的合规性，从而难以在市场上竞争。值得警惕的是，通过下游整车制造商获得的“指使制造”许可被撤销后，上游零部件供应商制造销售通信模块的行为将面临显著侵权风险。</w:t>
      </w:r>
      <w:r>
        <w:rPr>
          <w:rStyle w:val="17"/>
          <w:rFonts w:hint="eastAsia" w:ascii="宋体" w:hAnsi="宋体" w:cs="宋体"/>
          <w:bCs/>
          <w:color w:val="000000" w:themeColor="text1"/>
          <w:sz w:val="21"/>
          <w:szCs w:val="21"/>
          <w:lang w:val="en-US" w:eastAsia="zh-CN"/>
          <w14:textFill>
            <w14:solidFill>
              <w14:schemeClr w14:val="tx1"/>
            </w14:solidFill>
          </w14:textFill>
        </w:rPr>
        <w:footnoteReference w:id="65"/>
      </w:r>
    </w:p>
    <w:p w14:paraId="09979971">
      <w:pPr>
        <w:spacing w:line="240" w:lineRule="auto"/>
        <w:ind w:firstLine="482" w:firstLineChars="0"/>
        <w:rPr>
          <w:rFonts w:hint="eastAsia" w:ascii="宋体" w:hAnsi="宋体" w:cs="宋体"/>
          <w:bCs/>
          <w:color w:val="000000" w:themeColor="text1"/>
          <w:sz w:val="21"/>
          <w:szCs w:val="21"/>
          <w14:textFill>
            <w14:solidFill>
              <w14:schemeClr w14:val="tx1"/>
            </w14:solidFill>
          </w14:textFill>
        </w:rPr>
      </w:pPr>
      <w:r>
        <w:rPr>
          <w:rFonts w:hint="eastAsia" w:ascii="宋体" w:hAnsi="宋体" w:cs="宋体"/>
          <w:bCs/>
          <w:color w:val="000000" w:themeColor="text1"/>
          <w:sz w:val="21"/>
          <w:szCs w:val="21"/>
          <w14:textFill>
            <w14:solidFill>
              <w14:schemeClr w14:val="tx1"/>
            </w14:solidFill>
          </w14:textFill>
        </w:rPr>
        <w:t>FRAND原则的法律属性直接塑造了SEP持有人的双重法律地位：</w:t>
      </w:r>
      <w:r>
        <w:rPr>
          <w:rFonts w:hint="eastAsia" w:ascii="宋体" w:hAnsi="宋体" w:cs="宋体"/>
          <w:bCs/>
          <w:color w:val="000000" w:themeColor="text1"/>
          <w:sz w:val="21"/>
          <w:szCs w:val="21"/>
          <w:lang w:val="en-US" w:eastAsia="zh-CN"/>
          <w14:textFill>
            <w14:solidFill>
              <w14:schemeClr w14:val="tx1"/>
            </w14:solidFill>
          </w14:textFill>
        </w:rPr>
        <w:t>一方面，作为</w:t>
      </w:r>
      <w:r>
        <w:rPr>
          <w:rFonts w:hint="eastAsia" w:ascii="宋体" w:hAnsi="宋体" w:cs="宋体"/>
          <w:bCs/>
          <w:color w:val="000000" w:themeColor="text1"/>
          <w:sz w:val="21"/>
          <w:szCs w:val="21"/>
          <w14:textFill>
            <w14:solidFill>
              <w14:schemeClr w14:val="tx1"/>
            </w14:solidFill>
          </w14:textFill>
        </w:rPr>
        <w:t>私法契约关系中的义务主体，其必须向善意第三方开放谈判</w:t>
      </w:r>
      <w:r>
        <w:rPr>
          <w:rFonts w:hint="eastAsia" w:ascii="宋体" w:hAnsi="宋体" w:cs="宋体"/>
          <w:bCs/>
          <w:color w:val="000000" w:themeColor="text1"/>
          <w:sz w:val="21"/>
          <w:szCs w:val="21"/>
          <w:lang w:eastAsia="zh-CN"/>
          <w14:textFill>
            <w14:solidFill>
              <w14:schemeClr w14:val="tx1"/>
            </w14:solidFill>
          </w14:textFill>
        </w:rPr>
        <w:t>；</w:t>
      </w:r>
      <w:r>
        <w:rPr>
          <w:rFonts w:hint="eastAsia" w:ascii="宋体" w:hAnsi="宋体" w:cs="宋体"/>
          <w:bCs/>
          <w:color w:val="000000" w:themeColor="text1"/>
          <w:sz w:val="21"/>
          <w:szCs w:val="21"/>
          <w14:textFill>
            <w14:solidFill>
              <w14:schemeClr w14:val="tx1"/>
            </w14:solidFill>
          </w14:textFill>
        </w:rPr>
        <w:t>另一方面</w:t>
      </w:r>
      <w:r>
        <w:rPr>
          <w:rFonts w:hint="eastAsia" w:ascii="宋体" w:hAnsi="宋体" w:cs="宋体"/>
          <w:bCs/>
          <w:color w:val="000000" w:themeColor="text1"/>
          <w:sz w:val="21"/>
          <w:szCs w:val="21"/>
          <w:lang w:eastAsia="zh-CN"/>
          <w14:textFill>
            <w14:solidFill>
              <w14:schemeClr w14:val="tx1"/>
            </w14:solidFill>
          </w14:textFill>
        </w:rPr>
        <w:t>，</w:t>
      </w:r>
      <w:r>
        <w:rPr>
          <w:rFonts w:hint="eastAsia" w:ascii="宋体" w:hAnsi="宋体" w:cs="宋体"/>
          <w:bCs/>
          <w:color w:val="000000" w:themeColor="text1"/>
          <w:sz w:val="21"/>
          <w:szCs w:val="21"/>
          <w14:textFill>
            <w14:solidFill>
              <w14:schemeClr w14:val="tx1"/>
            </w14:solidFill>
          </w14:textFill>
        </w:rPr>
        <w:t>作为潜在的市场支配者，其必须确保许可</w:t>
      </w:r>
      <w:r>
        <w:rPr>
          <w:rFonts w:hint="eastAsia" w:ascii="宋体" w:hAnsi="宋体" w:cs="宋体"/>
          <w:bCs/>
          <w:color w:val="000000" w:themeColor="text1"/>
          <w:sz w:val="21"/>
          <w:szCs w:val="21"/>
          <w:lang w:val="en-US" w:eastAsia="zh-CN"/>
          <w14:textFill>
            <w14:solidFill>
              <w14:schemeClr w14:val="tx1"/>
            </w14:solidFill>
          </w14:textFill>
        </w:rPr>
        <w:t>模式</w:t>
      </w:r>
      <w:r>
        <w:rPr>
          <w:rFonts w:hint="eastAsia" w:ascii="宋体" w:hAnsi="宋体" w:cs="宋体"/>
          <w:bCs/>
          <w:color w:val="000000" w:themeColor="text1"/>
          <w:sz w:val="21"/>
          <w:szCs w:val="21"/>
          <w14:textFill>
            <w14:solidFill>
              <w14:schemeClr w14:val="tx1"/>
            </w14:solidFill>
          </w14:textFill>
        </w:rPr>
        <w:t>不损害产业竞争。私法契约义务和反垄断义务的协同作用，共同构成了FRAND义务体系。一</w:t>
      </w:r>
      <w:r>
        <w:rPr>
          <w:rFonts w:hint="eastAsia" w:ascii="宋体" w:hAnsi="宋体" w:cs="宋体"/>
          <w:bCs/>
          <w:color w:val="000000" w:themeColor="text1"/>
          <w:sz w:val="21"/>
          <w:szCs w:val="21"/>
          <w:lang w:val="en-US" w:eastAsia="zh-CN"/>
          <w14:textFill>
            <w14:solidFill>
              <w14:schemeClr w14:val="tx1"/>
            </w14:solidFill>
          </w14:textFill>
        </w:rPr>
        <w:t>个</w:t>
      </w:r>
      <w:r>
        <w:rPr>
          <w:rFonts w:hint="eastAsia" w:ascii="宋体" w:hAnsi="宋体" w:cs="宋体"/>
          <w:bCs/>
          <w:color w:val="000000" w:themeColor="text1"/>
          <w:sz w:val="21"/>
          <w:szCs w:val="21"/>
          <w14:textFill>
            <w14:solidFill>
              <w14:schemeClr w14:val="tx1"/>
            </w14:solidFill>
          </w14:textFill>
        </w:rPr>
        <w:t>符合FRAND原则的许可</w:t>
      </w:r>
      <w:r>
        <w:rPr>
          <w:rFonts w:hint="eastAsia" w:ascii="宋体" w:hAnsi="宋体" w:cs="宋体"/>
          <w:bCs/>
          <w:color w:val="000000" w:themeColor="text1"/>
          <w:sz w:val="21"/>
          <w:szCs w:val="21"/>
          <w:lang w:val="en-US" w:eastAsia="zh-CN"/>
          <w14:textFill>
            <w14:solidFill>
              <w14:schemeClr w14:val="tx1"/>
            </w14:solidFill>
          </w14:textFill>
        </w:rPr>
        <w:t>模式</w:t>
      </w:r>
      <w:r>
        <w:rPr>
          <w:rFonts w:hint="eastAsia" w:ascii="宋体" w:hAnsi="宋体" w:cs="宋体"/>
          <w:bCs/>
          <w:color w:val="000000" w:themeColor="text1"/>
          <w:sz w:val="21"/>
          <w:szCs w:val="21"/>
          <w14:textFill>
            <w14:solidFill>
              <w14:schemeClr w14:val="tx1"/>
            </w14:solidFill>
          </w14:textFill>
        </w:rPr>
        <w:t>，在程序上不能无故拒绝与任一环节实施者谈判，在实体上不能导致对任一竞争性市场的封闭。当前整车许可模式所引发的普遍争议，正是</w:t>
      </w:r>
      <w:r>
        <w:rPr>
          <w:rFonts w:hint="eastAsia" w:ascii="宋体" w:hAnsi="宋体" w:cs="宋体"/>
          <w:bCs/>
          <w:color w:val="000000" w:themeColor="text1"/>
          <w:sz w:val="21"/>
          <w:szCs w:val="21"/>
          <w:lang w:val="en-US" w:eastAsia="zh-CN"/>
          <w14:textFill>
            <w14:solidFill>
              <w14:schemeClr w14:val="tx1"/>
            </w14:solidFill>
          </w14:textFill>
        </w:rPr>
        <w:t>因</w:t>
      </w:r>
      <w:r>
        <w:rPr>
          <w:rFonts w:hint="eastAsia" w:ascii="宋体" w:hAnsi="宋体" w:cs="宋体"/>
          <w:bCs/>
          <w:color w:val="000000" w:themeColor="text1"/>
          <w:sz w:val="21"/>
          <w:szCs w:val="21"/>
          <w14:textFill>
            <w14:solidFill>
              <w14:schemeClr w14:val="tx1"/>
            </w14:solidFill>
          </w14:textFill>
        </w:rPr>
        <w:t>其同时在</w:t>
      </w:r>
      <w:r>
        <w:rPr>
          <w:rFonts w:hint="eastAsia" w:ascii="宋体" w:hAnsi="宋体" w:cs="宋体"/>
          <w:bCs/>
          <w:color w:val="000000" w:themeColor="text1"/>
          <w:sz w:val="21"/>
          <w:szCs w:val="21"/>
          <w:lang w:val="en-US" w:eastAsia="zh-CN"/>
          <w14:textFill>
            <w14:solidFill>
              <w14:schemeClr w14:val="tx1"/>
            </w14:solidFill>
          </w14:textFill>
        </w:rPr>
        <w:t>上述</w:t>
      </w:r>
      <w:r>
        <w:rPr>
          <w:rFonts w:hint="eastAsia" w:ascii="宋体" w:hAnsi="宋体" w:cs="宋体"/>
          <w:bCs/>
          <w:color w:val="000000" w:themeColor="text1"/>
          <w:sz w:val="21"/>
          <w:szCs w:val="21"/>
          <w14:textFill>
            <w14:solidFill>
              <w14:schemeClr w14:val="tx1"/>
            </w14:solidFill>
          </w14:textFill>
        </w:rPr>
        <w:t>两个维度面临质疑。</w:t>
      </w:r>
    </w:p>
    <w:p w14:paraId="741A0A88">
      <w:pPr>
        <w:keepNext w:val="0"/>
        <w:keepLines w:val="0"/>
        <w:widowControl/>
        <w:spacing w:line="240" w:lineRule="auto"/>
        <w:ind w:firstLine="480"/>
        <w:jc w:val="left"/>
        <w:outlineLvl w:val="1"/>
        <w:rPr>
          <w:rFonts w:hint="eastAsia" w:ascii="华文楷体" w:hAnsi="华文楷体" w:eastAsia="华文楷体" w:cs="Times New Roman"/>
          <w:b w:val="0"/>
          <w:sz w:val="24"/>
          <w:szCs w:val="24"/>
        </w:rPr>
      </w:pPr>
      <w:bookmarkStart w:id="11" w:name="_Toc1254683654"/>
      <w:r>
        <w:rPr>
          <w:rFonts w:hint="eastAsia" w:ascii="华文楷体" w:hAnsi="华文楷体" w:eastAsia="华文楷体" w:cs="Times New Roman"/>
          <w:b w:val="0"/>
          <w:sz w:val="24"/>
          <w:szCs w:val="24"/>
        </w:rPr>
        <w:t>（二）</w:t>
      </w:r>
      <w:r>
        <w:rPr>
          <w:rFonts w:hint="eastAsia" w:ascii="华文楷体" w:hAnsi="华文楷体" w:eastAsia="华文楷体" w:cs="Times New Roman"/>
          <w:b w:val="0"/>
          <w:sz w:val="24"/>
          <w:szCs w:val="24"/>
          <w:lang w:val="en-US" w:eastAsia="zh-CN"/>
        </w:rPr>
        <w:t>规则构建的模式选择：基于FRAND争议的层级比较</w:t>
      </w:r>
      <w:bookmarkEnd w:id="11"/>
    </w:p>
    <w:p w14:paraId="40C03164">
      <w:pPr>
        <w:spacing w:line="240" w:lineRule="auto"/>
        <w:ind w:firstLine="482" w:firstLineChars="0"/>
        <w:rPr>
          <w:rFonts w:hint="eastAsia" w:ascii="宋体" w:hAnsi="宋体" w:cs="宋体"/>
          <w:bCs/>
          <w:sz w:val="21"/>
          <w:szCs w:val="21"/>
          <w:lang w:val="en-US" w:eastAsia="zh-CN"/>
        </w:rPr>
      </w:pPr>
      <w:r>
        <w:rPr>
          <w:rFonts w:hint="eastAsia" w:ascii="宋体" w:hAnsi="宋体" w:cs="宋体"/>
          <w:bCs/>
          <w:sz w:val="21"/>
          <w:szCs w:val="21"/>
          <w:lang w:val="en-US" w:eastAsia="zh-CN"/>
        </w:rPr>
        <w:t>对既有司法实践中FRAND核心争议的梳理，为评估整车级与组件级许可模式的优劣提供了实证基准。以下将从四个关键维度对两种模式进行比较。</w:t>
      </w:r>
    </w:p>
    <w:p w14:paraId="5AE67A46">
      <w:pPr>
        <w:numPr>
          <w:ilvl w:val="-1"/>
          <w:numId w:val="0"/>
        </w:numPr>
        <w:spacing w:line="240" w:lineRule="auto"/>
        <w:ind w:firstLine="482" w:firstLineChars="0"/>
        <w:outlineLvl w:val="2"/>
        <w:rPr>
          <w:rFonts w:hint="eastAsia" w:ascii="宋体" w:hAnsi="宋体" w:cs="宋体"/>
          <w:b/>
          <w:bCs w:val="0"/>
          <w:sz w:val="21"/>
          <w:szCs w:val="21"/>
        </w:rPr>
      </w:pPr>
      <w:r>
        <w:rPr>
          <w:rFonts w:hint="eastAsia" w:ascii="宋体" w:hAnsi="宋体" w:eastAsia="宋体" w:cs="宋体"/>
          <w:b/>
          <w:bCs w:val="0"/>
          <w:sz w:val="21"/>
          <w:szCs w:val="21"/>
          <w:lang w:val="en-US" w:eastAsia="zh-CN"/>
        </w:rPr>
        <w:t>1.</w:t>
      </w:r>
      <w:r>
        <w:rPr>
          <w:rFonts w:hint="eastAsia" w:ascii="宋体" w:hAnsi="宋体" w:eastAsia="宋体" w:cs="宋体"/>
          <w:b/>
          <w:bCs w:val="0"/>
          <w:sz w:val="21"/>
          <w:szCs w:val="21"/>
        </w:rPr>
        <w:t xml:space="preserve"> </w:t>
      </w:r>
      <w:r>
        <w:rPr>
          <w:rFonts w:hint="eastAsia" w:ascii="宋体" w:hAnsi="宋体" w:cs="宋体"/>
          <w:b/>
          <w:bCs w:val="0"/>
          <w:sz w:val="21"/>
          <w:szCs w:val="21"/>
        </w:rPr>
        <w:t>谈</w:t>
      </w:r>
      <w:r>
        <w:rPr>
          <w:rFonts w:hint="eastAsia" w:ascii="宋体" w:hAnsi="宋体" w:cs="宋体"/>
          <w:b/>
          <w:bCs w:val="0"/>
          <w:sz w:val="21"/>
          <w:szCs w:val="21"/>
          <w:lang w:val="en-US" w:eastAsia="zh-CN"/>
        </w:rPr>
        <w:t>判行为的善意性</w:t>
      </w:r>
    </w:p>
    <w:p w14:paraId="6396D0F1">
      <w:pPr>
        <w:numPr>
          <w:ilvl w:val="0"/>
          <w:numId w:val="0"/>
        </w:numPr>
        <w:spacing w:line="240" w:lineRule="auto"/>
        <w:ind w:firstLine="482" w:firstLineChars="0"/>
        <w:rPr>
          <w:rFonts w:hint="eastAsia" w:ascii="宋体" w:hAnsi="宋体" w:cs="宋体"/>
          <w:bCs/>
          <w:sz w:val="21"/>
          <w:szCs w:val="21"/>
        </w:rPr>
      </w:pPr>
      <w:r>
        <w:rPr>
          <w:rFonts w:hint="eastAsia" w:ascii="宋体" w:hAnsi="宋体" w:cs="宋体"/>
          <w:bCs/>
          <w:sz w:val="21"/>
          <w:szCs w:val="21"/>
        </w:rPr>
        <w:t>司法实践已为符合FRAND原则的善意谈判确立了具体行为标准</w:t>
      </w:r>
      <w:r>
        <w:rPr>
          <w:rFonts w:hint="eastAsia" w:ascii="宋体" w:hAnsi="宋体" w:cs="宋体"/>
          <w:bCs/>
          <w:sz w:val="21"/>
          <w:szCs w:val="21"/>
          <w:lang w:eastAsia="zh-CN"/>
        </w:rPr>
        <w:t>。</w:t>
      </w:r>
      <w:r>
        <w:rPr>
          <w:rFonts w:hint="eastAsia" w:ascii="宋体" w:hAnsi="宋体" w:cs="宋体"/>
          <w:bCs/>
          <w:sz w:val="21"/>
          <w:szCs w:val="21"/>
        </w:rPr>
        <w:t>在华为诉三星案中，三星被认定存在以下违反FRAND原则的行为：坚持将标准必要专利与非标准必要专利打包捆绑许可，拒绝仅对标准必要专利进行交叉许可谈判；未对华为提供的权利要求对应表进行积极回应，既不积极单方向华为报价，也不积极针对华为的报价进行反报价；拒绝通过第三方仲裁促成谈判。</w:t>
      </w:r>
      <w:r>
        <w:rPr>
          <w:rStyle w:val="17"/>
          <w:rFonts w:hint="eastAsia" w:ascii="宋体" w:hAnsi="宋体" w:cs="宋体"/>
          <w:sz w:val="21"/>
          <w:szCs w:val="21"/>
        </w:rPr>
        <w:footnoteReference w:id="66"/>
      </w:r>
      <w:r>
        <w:rPr>
          <w:rFonts w:hint="eastAsia" w:ascii="宋体" w:hAnsi="宋体" w:cs="宋体"/>
          <w:bCs/>
          <w:sz w:val="21"/>
          <w:szCs w:val="21"/>
        </w:rPr>
        <w:t>在松下诉 OPPO案中，法院认定OPPO行为不符合FRAND原则的考量因素包括：OPPO在侵权警告函的回函中没有解释其就侵权通知持有的反对意见，而仅一再要求松下提供更多信息；OPPO拒绝提供侵权产品的直接销售数据，而仅提供由第三方IDC评估的数据，进而导致松下无法针对产品销量情况提供报价计算并形成具体许可协议。</w:t>
      </w:r>
      <w:r>
        <w:rPr>
          <w:rStyle w:val="17"/>
          <w:rFonts w:hint="eastAsia" w:ascii="宋体" w:hAnsi="宋体" w:cs="宋体"/>
          <w:sz w:val="21"/>
          <w:szCs w:val="21"/>
        </w:rPr>
        <w:footnoteReference w:id="67"/>
      </w:r>
      <w:r>
        <w:rPr>
          <w:rFonts w:hint="eastAsia" w:ascii="宋体" w:hAnsi="宋体" w:cs="宋体"/>
          <w:bCs/>
          <w:sz w:val="21"/>
          <w:szCs w:val="21"/>
          <w:lang w:val="en-US" w:eastAsia="zh-CN"/>
        </w:rPr>
        <w:t>整车许可模式下，谈判在SEP持有人与整车制造商之间进行，排除了首次实施者，易导致信息不对称。</w:t>
      </w:r>
      <w:r>
        <w:rPr>
          <w:rFonts w:hint="eastAsia" w:ascii="宋体" w:hAnsi="宋体" w:cs="宋体"/>
          <w:bCs/>
          <w:sz w:val="21"/>
          <w:szCs w:val="21"/>
        </w:rPr>
        <w:t>从国内情况看，二级供应商或更往上级别的供应商已有些被权利人收过专利许可费，</w:t>
      </w:r>
      <w:r>
        <w:rPr>
          <w:rFonts w:hint="eastAsia" w:ascii="宋体" w:hAnsi="宋体" w:cs="宋体"/>
          <w:bCs/>
          <w:sz w:val="21"/>
          <w:szCs w:val="21"/>
          <w:lang w:val="en-US" w:eastAsia="zh-CN"/>
        </w:rPr>
        <w:t>但专利权人仍</w:t>
      </w:r>
      <w:r>
        <w:rPr>
          <w:rFonts w:hint="eastAsia" w:ascii="宋体" w:hAnsi="宋体" w:cs="宋体"/>
          <w:bCs/>
          <w:sz w:val="21"/>
          <w:szCs w:val="21"/>
        </w:rPr>
        <w:t>向车企按照整车收取专利许可费，</w:t>
      </w:r>
      <w:r>
        <w:rPr>
          <w:rFonts w:hint="eastAsia" w:ascii="宋体" w:hAnsi="宋体" w:cs="宋体"/>
          <w:bCs/>
          <w:sz w:val="21"/>
          <w:szCs w:val="21"/>
          <w:lang w:val="en-US" w:eastAsia="zh-CN"/>
        </w:rPr>
        <w:t>出现</w:t>
      </w:r>
      <w:r>
        <w:rPr>
          <w:rFonts w:hint="eastAsia" w:ascii="宋体" w:hAnsi="宋体" w:cs="宋体"/>
          <w:bCs/>
          <w:sz w:val="21"/>
          <w:szCs w:val="21"/>
        </w:rPr>
        <w:t>重复收费。</w:t>
      </w:r>
      <w:r>
        <w:rPr>
          <w:rStyle w:val="17"/>
          <w:rFonts w:hint="eastAsia" w:ascii="宋体" w:hAnsi="宋体" w:cs="宋体"/>
          <w:bCs/>
          <w:sz w:val="21"/>
          <w:szCs w:val="21"/>
        </w:rPr>
        <w:footnoteReference w:id="68"/>
      </w:r>
    </w:p>
    <w:p w14:paraId="5704B849">
      <w:pPr>
        <w:numPr>
          <w:ilvl w:val="0"/>
          <w:numId w:val="0"/>
        </w:numPr>
        <w:spacing w:line="240" w:lineRule="auto"/>
        <w:ind w:firstLine="482" w:firstLineChars="0"/>
        <w:rPr>
          <w:rFonts w:hint="eastAsia" w:ascii="宋体" w:hAnsi="宋体" w:cs="宋体"/>
          <w:bCs/>
          <w:sz w:val="21"/>
          <w:szCs w:val="21"/>
        </w:rPr>
      </w:pPr>
      <w:r>
        <w:rPr>
          <w:rFonts w:hint="eastAsia" w:ascii="宋体" w:hAnsi="宋体" w:cs="宋体"/>
          <w:bCs/>
          <w:sz w:val="21"/>
          <w:szCs w:val="21"/>
        </w:rPr>
        <w:t>出现知识产权侵权问题时，零部件</w:t>
      </w:r>
      <w:r>
        <w:rPr>
          <w:rFonts w:hint="eastAsia" w:ascii="宋体" w:hAnsi="宋体" w:cs="宋体"/>
          <w:bCs/>
          <w:sz w:val="21"/>
          <w:szCs w:val="21"/>
          <w:lang w:val="en-US" w:eastAsia="zh-CN"/>
        </w:rPr>
        <w:t>供应</w:t>
      </w:r>
      <w:r>
        <w:rPr>
          <w:rFonts w:hint="eastAsia" w:ascii="宋体" w:hAnsi="宋体" w:cs="宋体"/>
          <w:bCs/>
          <w:sz w:val="21"/>
          <w:szCs w:val="21"/>
        </w:rPr>
        <w:t>商往往是整车制造商的首要追责对象。</w:t>
      </w:r>
      <w:r>
        <w:rPr>
          <w:rStyle w:val="17"/>
          <w:rFonts w:hint="eastAsia" w:ascii="宋体" w:hAnsi="宋体" w:cs="宋体"/>
          <w:bCs/>
          <w:sz w:val="21"/>
          <w:szCs w:val="21"/>
        </w:rPr>
        <w:footnoteReference w:id="69"/>
      </w:r>
      <w:r>
        <w:rPr>
          <w:rFonts w:hint="eastAsia" w:ascii="宋体" w:hAnsi="宋体" w:cs="宋体"/>
          <w:bCs/>
          <w:sz w:val="21"/>
          <w:szCs w:val="21"/>
        </w:rPr>
        <w:t>若整车制造商因组件所</w:t>
      </w:r>
      <w:r>
        <w:rPr>
          <w:rFonts w:hint="eastAsia" w:ascii="宋体" w:hAnsi="宋体" w:cs="宋体"/>
          <w:bCs/>
          <w:sz w:val="21"/>
          <w:szCs w:val="21"/>
          <w:lang w:val="en-US" w:eastAsia="zh-CN"/>
        </w:rPr>
        <w:t>涉标准必要专利</w:t>
      </w:r>
      <w:r>
        <w:rPr>
          <w:rFonts w:hint="eastAsia" w:ascii="宋体" w:hAnsi="宋体" w:cs="宋体"/>
          <w:bCs/>
          <w:sz w:val="21"/>
          <w:szCs w:val="21"/>
        </w:rPr>
        <w:t>而被迫取得许可，其额外承担的许可费有权向组件制造商追偿。当整车制造商接受了不符合FRAND原则的许可条件时，组件制造商将被迫连带承受该不利条件。因此，组件制造商直接向SEP权利人寻求许可是完全合理的。2020年，夏普公司作为Avanci专利池成员，在德国对戴姆勒提起</w:t>
      </w:r>
      <w:r>
        <w:rPr>
          <w:rFonts w:hint="eastAsia" w:ascii="宋体" w:hAnsi="宋体" w:cs="宋体"/>
          <w:bCs/>
          <w:sz w:val="21"/>
          <w:szCs w:val="21"/>
          <w:lang w:val="en-US" w:eastAsia="zh-CN"/>
        </w:rPr>
        <w:t>多起</w:t>
      </w:r>
      <w:r>
        <w:rPr>
          <w:rFonts w:hint="eastAsia" w:ascii="宋体" w:hAnsi="宋体" w:cs="宋体"/>
          <w:bCs/>
          <w:sz w:val="21"/>
          <w:szCs w:val="21"/>
        </w:rPr>
        <w:t>通信SEP侵权诉讼。</w:t>
      </w:r>
      <w:r>
        <w:rPr>
          <w:rStyle w:val="17"/>
          <w:rFonts w:hint="eastAsia" w:ascii="宋体" w:hAnsi="宋体" w:cs="宋体"/>
          <w:bCs/>
          <w:sz w:val="21"/>
          <w:szCs w:val="21"/>
        </w:rPr>
        <w:footnoteReference w:id="70"/>
      </w:r>
      <w:r>
        <w:rPr>
          <w:rFonts w:hint="eastAsia" w:ascii="宋体" w:hAnsi="宋体" w:cs="宋体"/>
          <w:bCs/>
          <w:sz w:val="21"/>
          <w:szCs w:val="21"/>
          <w:lang w:val="en-US" w:eastAsia="zh-CN"/>
        </w:rPr>
        <w:t>同年</w:t>
      </w:r>
      <w:r>
        <w:rPr>
          <w:rFonts w:hint="eastAsia" w:ascii="宋体" w:hAnsi="宋体" w:cs="宋体"/>
          <w:bCs/>
          <w:sz w:val="21"/>
          <w:szCs w:val="21"/>
        </w:rPr>
        <w:t>7月，华为与夏普宣布达成全球专利交叉许可协议。由于华为是戴姆勒的通信模组供应商，</w:t>
      </w:r>
      <w:r>
        <w:rPr>
          <w:rFonts w:hint="eastAsia" w:ascii="宋体" w:hAnsi="宋体" w:cs="宋体"/>
          <w:bCs/>
          <w:sz w:val="21"/>
          <w:szCs w:val="21"/>
          <w:lang w:val="en-US" w:eastAsia="zh-CN"/>
        </w:rPr>
        <w:t>这可能是</w:t>
      </w:r>
      <w:r>
        <w:rPr>
          <w:rFonts w:hint="eastAsia" w:ascii="宋体" w:hAnsi="宋体" w:cs="宋体"/>
          <w:bCs/>
          <w:sz w:val="21"/>
          <w:szCs w:val="21"/>
        </w:rPr>
        <w:t>后续推动</w:t>
      </w:r>
      <w:r>
        <w:rPr>
          <w:rFonts w:hint="eastAsia" w:ascii="宋体" w:hAnsi="宋体" w:cs="宋体"/>
          <w:bCs/>
          <w:sz w:val="21"/>
          <w:szCs w:val="21"/>
          <w:lang w:val="en-US" w:eastAsia="zh-CN"/>
        </w:rPr>
        <w:t>戴姆勒和夏普</w:t>
      </w:r>
      <w:r>
        <w:rPr>
          <w:rFonts w:hint="eastAsia" w:ascii="宋体" w:hAnsi="宋体" w:cs="宋体"/>
          <w:bCs/>
          <w:sz w:val="21"/>
          <w:szCs w:val="21"/>
        </w:rPr>
        <w:t>达成全球和解的因素之一。</w:t>
      </w:r>
      <w:r>
        <w:rPr>
          <w:rStyle w:val="17"/>
          <w:rFonts w:hint="eastAsia" w:ascii="宋体" w:hAnsi="宋体" w:cs="宋体"/>
          <w:bCs/>
          <w:sz w:val="21"/>
          <w:szCs w:val="21"/>
        </w:rPr>
        <w:footnoteReference w:id="71"/>
      </w:r>
    </w:p>
    <w:p w14:paraId="59717244">
      <w:pPr>
        <w:numPr>
          <w:ilvl w:val="-1"/>
          <w:numId w:val="0"/>
        </w:numPr>
        <w:spacing w:line="240" w:lineRule="auto"/>
        <w:ind w:firstLine="482" w:firstLineChars="0"/>
        <w:outlineLvl w:val="2"/>
        <w:rPr>
          <w:rFonts w:hint="eastAsia" w:ascii="宋体" w:hAnsi="宋体" w:cs="宋体"/>
          <w:bCs/>
          <w:sz w:val="21"/>
          <w:szCs w:val="21"/>
        </w:rPr>
      </w:pPr>
      <w:r>
        <w:rPr>
          <w:rFonts w:hint="eastAsia" w:ascii="宋体" w:hAnsi="宋体" w:cs="宋体"/>
          <w:b/>
          <w:bCs w:val="0"/>
          <w:sz w:val="21"/>
          <w:szCs w:val="21"/>
          <w:lang w:val="en-US" w:eastAsia="zh-CN"/>
        </w:rPr>
        <w:t>2.</w:t>
      </w:r>
      <w:r>
        <w:rPr>
          <w:rFonts w:hint="eastAsia" w:ascii="宋体" w:hAnsi="宋体" w:eastAsia="宋体" w:cs="宋体"/>
          <w:b/>
          <w:bCs w:val="0"/>
          <w:sz w:val="21"/>
          <w:szCs w:val="21"/>
          <w:lang w:val="en-US" w:eastAsia="zh-CN"/>
        </w:rPr>
        <w:t xml:space="preserve"> 许可费率与计算基</w:t>
      </w:r>
      <w:r>
        <w:rPr>
          <w:rFonts w:hint="eastAsia" w:ascii="宋体" w:hAnsi="宋体" w:cs="宋体"/>
          <w:b/>
          <w:bCs w:val="0"/>
          <w:sz w:val="21"/>
          <w:szCs w:val="21"/>
          <w:lang w:val="en-US" w:eastAsia="zh-CN"/>
        </w:rPr>
        <w:t>数</w:t>
      </w:r>
      <w:r>
        <w:rPr>
          <w:rFonts w:hint="eastAsia" w:ascii="宋体" w:hAnsi="宋体" w:eastAsia="宋体" w:cs="宋体"/>
          <w:b/>
          <w:bCs w:val="0"/>
          <w:sz w:val="21"/>
          <w:szCs w:val="21"/>
          <w:lang w:val="en-US" w:eastAsia="zh-CN"/>
        </w:rPr>
        <w:t>的合理性</w:t>
      </w:r>
    </w:p>
    <w:p w14:paraId="3DDC7528">
      <w:pPr>
        <w:numPr>
          <w:ilvl w:val="-1"/>
          <w:numId w:val="0"/>
        </w:numPr>
        <w:spacing w:line="240" w:lineRule="auto"/>
        <w:ind w:firstLine="482" w:firstLineChars="0"/>
        <w:rPr>
          <w:rFonts w:hint="eastAsia" w:ascii="宋体" w:hAnsi="宋体" w:cs="宋体"/>
          <w:bCs/>
          <w:sz w:val="21"/>
          <w:szCs w:val="21"/>
        </w:rPr>
      </w:pPr>
      <w:r>
        <w:rPr>
          <w:rFonts w:hint="eastAsia" w:ascii="宋体" w:hAnsi="宋体" w:cs="宋体"/>
          <w:bCs/>
          <w:sz w:val="21"/>
          <w:szCs w:val="21"/>
          <w:lang w:val="en-US" w:eastAsia="zh-CN"/>
        </w:rPr>
        <w:t>在</w:t>
      </w:r>
      <w:r>
        <w:rPr>
          <w:rFonts w:hint="eastAsia" w:ascii="宋体" w:hAnsi="宋体" w:cs="宋体"/>
          <w:bCs/>
          <w:sz w:val="21"/>
          <w:szCs w:val="21"/>
        </w:rPr>
        <w:t>FRAND</w:t>
      </w:r>
      <w:r>
        <w:rPr>
          <w:rFonts w:hint="eastAsia" w:ascii="宋体" w:hAnsi="宋体" w:eastAsia="宋体" w:cs="宋体"/>
          <w:bCs/>
          <w:sz w:val="21"/>
          <w:szCs w:val="21"/>
          <w:lang w:val="en-US" w:eastAsia="zh-CN"/>
        </w:rPr>
        <w:t>费率的确定上，法院遵循的是价格一致性逻辑。</w:t>
      </w:r>
      <w:r>
        <w:rPr>
          <w:rFonts w:hint="eastAsia" w:ascii="宋体" w:hAnsi="宋体" w:cs="宋体"/>
          <w:bCs/>
          <w:sz w:val="21"/>
          <w:szCs w:val="21"/>
        </w:rPr>
        <w:t>在华为诉IDC案中，法院认定IDC实施过高定价、歧视性定价的行为违反FRAND原则。</w:t>
      </w:r>
      <w:r>
        <w:rPr>
          <w:rStyle w:val="17"/>
          <w:rFonts w:hint="eastAsia" w:ascii="宋体" w:hAnsi="宋体" w:cs="宋体"/>
          <w:sz w:val="21"/>
          <w:szCs w:val="21"/>
        </w:rPr>
        <w:footnoteReference w:id="72"/>
      </w:r>
      <w:r>
        <w:rPr>
          <w:rFonts w:hint="eastAsia" w:ascii="宋体" w:hAnsi="宋体" w:cs="宋体"/>
          <w:bCs/>
          <w:sz w:val="21"/>
          <w:szCs w:val="21"/>
        </w:rPr>
        <w:t>在华为诉康文森案中，双方争议焦点在于许可费率的计算方法，法院采用“自上而下计算FRAND许可费率法”，确定了标准必要专利的中国费率的计算公式：单族专利的中国费率=标准在中国的行业累积费率×单族专利的贡献占比。</w:t>
      </w:r>
      <w:r>
        <w:rPr>
          <w:rStyle w:val="17"/>
          <w:rFonts w:hint="eastAsia" w:ascii="宋体" w:hAnsi="宋体" w:cs="宋体"/>
          <w:sz w:val="21"/>
          <w:szCs w:val="21"/>
        </w:rPr>
        <w:footnoteReference w:id="73"/>
      </w:r>
    </w:p>
    <w:p w14:paraId="62461B71">
      <w:pPr>
        <w:spacing w:line="240" w:lineRule="auto"/>
        <w:ind w:firstLine="482" w:firstLineChars="0"/>
        <w:jc w:val="left"/>
        <w:rPr>
          <w:rFonts w:hint="eastAsia" w:ascii="宋体" w:hAnsi="宋体" w:eastAsia="宋体" w:cs="宋体"/>
          <w:bCs/>
          <w:sz w:val="21"/>
          <w:szCs w:val="21"/>
          <w:lang w:val="en-US" w:eastAsia="zh-CN"/>
        </w:rPr>
      </w:pPr>
      <w:r>
        <w:rPr>
          <w:rFonts w:hint="eastAsia" w:ascii="宋体" w:hAnsi="宋体" w:cs="宋体"/>
          <w:bCs/>
          <w:sz w:val="21"/>
          <w:szCs w:val="21"/>
          <w:lang w:val="en-US" w:eastAsia="zh-CN"/>
        </w:rPr>
        <w:t>依照专利贡献计算许可费的逻辑对许可层级选择具有关键指引。若将整车视为计费基础，则面临两大问题：一是交易成本。</w:t>
      </w:r>
      <w:r>
        <w:rPr>
          <w:rFonts w:hint="eastAsia" w:ascii="宋体" w:hAnsi="宋体" w:cs="宋体"/>
          <w:bCs/>
          <w:sz w:val="21"/>
          <w:szCs w:val="21"/>
        </w:rPr>
        <w:t>相较于组件供应商，整车制造商需投入更多资源以核实专利状态并开展谈判，组件技术越复杂，其制造环节与整车装配的产业链距离越远，此类成本就越高。</w:t>
      </w:r>
      <w:r>
        <w:rPr>
          <w:rStyle w:val="17"/>
          <w:rFonts w:hint="eastAsia" w:ascii="宋体" w:hAnsi="宋体" w:cs="宋体"/>
          <w:bCs/>
          <w:sz w:val="21"/>
          <w:szCs w:val="21"/>
        </w:rPr>
        <w:footnoteReference w:id="74"/>
      </w:r>
      <w:r>
        <w:rPr>
          <w:rFonts w:hint="eastAsia" w:ascii="宋体" w:hAnsi="宋体" w:cs="宋体"/>
          <w:bCs/>
          <w:sz w:val="21"/>
          <w:szCs w:val="21"/>
          <w:lang w:val="en-US" w:eastAsia="zh-CN"/>
        </w:rPr>
        <w:t>二是价值归属。</w:t>
      </w:r>
      <w:r>
        <w:rPr>
          <w:rFonts w:hint="eastAsia" w:ascii="宋体" w:hAnsi="宋体" w:cs="宋体"/>
          <w:bCs/>
          <w:sz w:val="21"/>
          <w:szCs w:val="21"/>
        </w:rPr>
        <w:t>通信模块在整车中实现更大价值是一个正确的市场观察，但却是一个错误的法律归因。</w:t>
      </w:r>
      <w:r>
        <w:rPr>
          <w:rFonts w:hint="eastAsia" w:ascii="宋体" w:hAnsi="宋体" w:cs="宋体"/>
          <w:bCs/>
          <w:sz w:val="21"/>
          <w:szCs w:val="21"/>
          <w:lang w:val="en-US" w:eastAsia="zh-CN"/>
        </w:rPr>
        <w:t>在大陆集团诉诺基亚案中，大陆集团披露其生产的通信单元销售单价为75美元。</w:t>
      </w:r>
      <w:r>
        <w:rPr>
          <w:rStyle w:val="17"/>
          <w:rFonts w:hint="eastAsia" w:ascii="宋体" w:hAnsi="宋体" w:cs="宋体"/>
          <w:bCs/>
          <w:sz w:val="21"/>
          <w:szCs w:val="21"/>
          <w:lang w:val="en-US" w:eastAsia="zh-CN"/>
        </w:rPr>
        <w:footnoteReference w:id="75"/>
      </w:r>
      <w:r>
        <w:rPr>
          <w:rFonts w:hint="eastAsia" w:ascii="宋体" w:hAnsi="宋体" w:cs="宋体"/>
          <w:bCs/>
          <w:sz w:val="21"/>
          <w:szCs w:val="21"/>
          <w:lang w:val="en-US" w:eastAsia="zh-CN"/>
        </w:rPr>
        <w:t>以此价格为基础，按Avanci目前向车企收取的5G专利许可费32美元/辆计算</w:t>
      </w:r>
      <w:r>
        <w:rPr>
          <w:rStyle w:val="17"/>
          <w:rFonts w:hint="eastAsia" w:ascii="宋体" w:hAnsi="宋体" w:cs="宋体"/>
          <w:bCs/>
          <w:sz w:val="21"/>
          <w:szCs w:val="21"/>
          <w:lang w:val="en-US" w:eastAsia="zh-CN"/>
        </w:rPr>
        <w:footnoteReference w:id="76"/>
      </w:r>
      <w:r>
        <w:rPr>
          <w:rFonts w:hint="eastAsia" w:ascii="宋体" w:hAnsi="宋体" w:cs="宋体"/>
          <w:bCs/>
          <w:sz w:val="21"/>
          <w:szCs w:val="21"/>
          <w:lang w:val="en-US" w:eastAsia="zh-CN"/>
        </w:rPr>
        <w:t>，专利许可费占通信单元价格的42.7%。</w:t>
      </w:r>
      <w:r>
        <w:rPr>
          <w:rFonts w:hint="eastAsia" w:ascii="宋体" w:hAnsi="宋体" w:cs="宋体"/>
          <w:bCs/>
          <w:sz w:val="21"/>
          <w:szCs w:val="21"/>
        </w:rPr>
        <w:t>将许可费锚定在</w:t>
      </w:r>
      <w:r>
        <w:rPr>
          <w:rFonts w:hint="eastAsia" w:ascii="宋体" w:hAnsi="宋体" w:cs="宋体"/>
          <w:bCs/>
          <w:sz w:val="21"/>
          <w:szCs w:val="21"/>
          <w:lang w:val="en-US" w:eastAsia="zh-CN"/>
        </w:rPr>
        <w:t>组件级的</w:t>
      </w:r>
      <w:r>
        <w:rPr>
          <w:rFonts w:hint="eastAsia" w:ascii="宋体" w:hAnsi="宋体" w:cs="宋体"/>
          <w:bCs/>
          <w:sz w:val="21"/>
          <w:szCs w:val="21"/>
        </w:rPr>
        <w:t>通信模块，</w:t>
      </w:r>
      <w:r>
        <w:rPr>
          <w:rFonts w:hint="eastAsia" w:ascii="宋体" w:hAnsi="宋体" w:eastAsia="宋体" w:cs="宋体"/>
          <w:sz w:val="21"/>
          <w:szCs w:val="21"/>
          <w:vertAlign w:val="baseline"/>
          <w:lang w:val="en-US" w:eastAsia="zh-CN"/>
        </w:rPr>
        <w:t>避免将轮胎、车身等无关价值纳入计费基数</w:t>
      </w:r>
      <w:r>
        <w:rPr>
          <w:rFonts w:hint="eastAsia" w:ascii="宋体" w:hAnsi="宋体" w:cs="宋体"/>
          <w:bCs/>
          <w:sz w:val="21"/>
          <w:szCs w:val="21"/>
        </w:rPr>
        <w:t>，</w:t>
      </w:r>
      <w:r>
        <w:rPr>
          <w:rFonts w:hint="eastAsia" w:ascii="宋体" w:hAnsi="宋体" w:cs="宋体"/>
          <w:bCs/>
          <w:sz w:val="21"/>
          <w:szCs w:val="21"/>
          <w:lang w:val="en-US" w:eastAsia="zh-CN"/>
        </w:rPr>
        <w:t>能够</w:t>
      </w:r>
      <w:r>
        <w:rPr>
          <w:rFonts w:hint="eastAsia" w:ascii="宋体" w:hAnsi="宋体" w:cs="宋体"/>
          <w:bCs/>
          <w:sz w:val="21"/>
          <w:szCs w:val="21"/>
        </w:rPr>
        <w:t>防止</w:t>
      </w:r>
      <w:r>
        <w:rPr>
          <w:rFonts w:hint="eastAsia" w:ascii="宋体" w:hAnsi="宋体" w:cs="宋体"/>
          <w:bCs/>
          <w:sz w:val="21"/>
          <w:szCs w:val="21"/>
          <w:lang w:val="en-US" w:eastAsia="zh-CN"/>
        </w:rPr>
        <w:t>SEP持有人</w:t>
      </w:r>
      <w:r>
        <w:rPr>
          <w:rFonts w:hint="eastAsia" w:ascii="宋体" w:hAnsi="宋体" w:cs="宋体"/>
          <w:bCs/>
          <w:sz w:val="21"/>
          <w:szCs w:val="21"/>
        </w:rPr>
        <w:t>利用其</w:t>
      </w:r>
      <w:r>
        <w:rPr>
          <w:rFonts w:hint="eastAsia" w:ascii="宋体" w:hAnsi="宋体" w:cs="宋体"/>
          <w:bCs/>
          <w:sz w:val="21"/>
          <w:szCs w:val="21"/>
          <w:lang w:val="en-US" w:eastAsia="zh-CN"/>
        </w:rPr>
        <w:t>技术</w:t>
      </w:r>
      <w:r>
        <w:rPr>
          <w:rFonts w:hint="eastAsia" w:ascii="宋体" w:hAnsi="宋体" w:cs="宋体"/>
          <w:bCs/>
          <w:sz w:val="21"/>
          <w:szCs w:val="21"/>
        </w:rPr>
        <w:t>必然被使用的优势，无限制地攫取本不属于它的产业价值。</w:t>
      </w:r>
    </w:p>
    <w:p w14:paraId="6AF4003A">
      <w:pPr>
        <w:spacing w:line="240" w:lineRule="auto"/>
        <w:ind w:firstLine="482" w:firstLineChars="0"/>
        <w:outlineLvl w:val="2"/>
        <w:rPr>
          <w:rFonts w:hint="eastAsia" w:ascii="宋体" w:hAnsi="宋体" w:cs="宋体"/>
          <w:b/>
          <w:bCs w:val="0"/>
          <w:sz w:val="21"/>
          <w:szCs w:val="21"/>
          <w:lang w:val="en-US" w:eastAsia="zh-CN"/>
        </w:rPr>
      </w:pPr>
      <w:r>
        <w:rPr>
          <w:rFonts w:hint="eastAsia" w:ascii="宋体" w:hAnsi="宋体" w:cs="宋体"/>
          <w:b/>
          <w:bCs w:val="0"/>
          <w:sz w:val="21"/>
          <w:szCs w:val="21"/>
          <w:lang w:val="en-US" w:eastAsia="zh-CN"/>
        </w:rPr>
        <w:t>3.</w:t>
      </w:r>
      <w:r>
        <w:rPr>
          <w:rFonts w:hint="eastAsia" w:ascii="宋体" w:hAnsi="宋体" w:eastAsia="宋体" w:cs="宋体"/>
          <w:b/>
          <w:bCs w:val="0"/>
          <w:sz w:val="21"/>
          <w:szCs w:val="21"/>
          <w:lang w:val="en-US" w:eastAsia="zh-CN"/>
        </w:rPr>
        <w:t xml:space="preserve"> </w:t>
      </w:r>
      <w:r>
        <w:rPr>
          <w:rFonts w:hint="eastAsia" w:ascii="宋体" w:hAnsi="宋体" w:cs="宋体"/>
          <w:b/>
          <w:bCs w:val="0"/>
          <w:sz w:val="21"/>
          <w:szCs w:val="21"/>
        </w:rPr>
        <w:t>禁令救济</w:t>
      </w:r>
      <w:r>
        <w:rPr>
          <w:rFonts w:hint="eastAsia" w:ascii="宋体" w:hAnsi="宋体" w:cs="宋体"/>
          <w:b/>
          <w:bCs w:val="0"/>
          <w:sz w:val="21"/>
          <w:szCs w:val="21"/>
          <w:lang w:val="en-US" w:eastAsia="zh-CN"/>
        </w:rPr>
        <w:t>的正当性</w:t>
      </w:r>
    </w:p>
    <w:p w14:paraId="37492992">
      <w:pPr>
        <w:spacing w:line="240" w:lineRule="auto"/>
        <w:ind w:firstLine="482" w:firstLineChars="0"/>
        <w:rPr>
          <w:rFonts w:hint="eastAsia" w:ascii="宋体" w:hAnsi="宋体" w:eastAsia="宋体" w:cs="宋体"/>
          <w:bCs/>
          <w:sz w:val="21"/>
          <w:szCs w:val="21"/>
          <w:lang w:eastAsia="zh-CN"/>
        </w:rPr>
      </w:pPr>
      <w:r>
        <w:rPr>
          <w:rFonts w:hint="eastAsia" w:ascii="宋体" w:hAnsi="宋体" w:cs="宋体"/>
          <w:bCs/>
          <w:sz w:val="21"/>
          <w:szCs w:val="21"/>
        </w:rPr>
        <w:t>在华为诉中兴案中，</w:t>
      </w:r>
      <w:r>
        <w:rPr>
          <w:rFonts w:hint="eastAsia" w:ascii="宋体" w:hAnsi="宋体" w:cs="宋体"/>
          <w:bCs/>
          <w:sz w:val="21"/>
          <w:szCs w:val="21"/>
          <w:lang w:val="en-US" w:eastAsia="zh-CN"/>
        </w:rPr>
        <w:t>法院裁定</w:t>
      </w:r>
      <w:r>
        <w:rPr>
          <w:rFonts w:hint="eastAsia" w:ascii="宋体" w:hAnsi="宋体" w:cs="宋体"/>
          <w:bCs/>
          <w:sz w:val="21"/>
          <w:szCs w:val="21"/>
        </w:rPr>
        <w:t>SEP权利人</w:t>
      </w:r>
      <w:r>
        <w:rPr>
          <w:rFonts w:hint="eastAsia" w:ascii="宋体" w:hAnsi="宋体" w:cs="宋体"/>
          <w:bCs/>
          <w:sz w:val="21"/>
          <w:szCs w:val="21"/>
          <w:lang w:val="en-US" w:eastAsia="zh-CN"/>
        </w:rPr>
        <w:t>在申请禁令前</w:t>
      </w:r>
      <w:r>
        <w:rPr>
          <w:rFonts w:hint="eastAsia" w:ascii="宋体" w:hAnsi="宋体" w:cs="宋体"/>
          <w:bCs/>
          <w:sz w:val="21"/>
          <w:szCs w:val="21"/>
        </w:rPr>
        <w:t>必须履行善意谈判义务。</w:t>
      </w:r>
      <w:r>
        <w:rPr>
          <w:rStyle w:val="17"/>
          <w:rFonts w:hint="eastAsia" w:ascii="宋体" w:hAnsi="宋体" w:cs="宋体"/>
          <w:sz w:val="21"/>
          <w:szCs w:val="21"/>
        </w:rPr>
        <w:footnoteReference w:id="77"/>
      </w:r>
      <w:r>
        <w:rPr>
          <w:rFonts w:hint="eastAsia" w:ascii="宋体" w:hAnsi="宋体" w:cs="宋体"/>
          <w:bCs/>
          <w:sz w:val="21"/>
          <w:szCs w:val="21"/>
        </w:rPr>
        <w:t>在VoiceAge诉HMD案中，欧盟委员会认为德国法院过度倾向支持禁令，可能违反FRAND原则；但德国法院坚持</w:t>
      </w:r>
      <w:r>
        <w:rPr>
          <w:rFonts w:hint="eastAsia" w:ascii="宋体" w:hAnsi="宋体" w:cs="宋体"/>
          <w:bCs/>
          <w:sz w:val="21"/>
          <w:szCs w:val="21"/>
          <w:lang w:val="en-US" w:eastAsia="zh-CN"/>
        </w:rPr>
        <w:t>标准必要专利</w:t>
      </w:r>
      <w:r>
        <w:rPr>
          <w:rFonts w:hint="eastAsia" w:ascii="宋体" w:hAnsi="宋体" w:cs="宋体"/>
          <w:bCs/>
          <w:sz w:val="21"/>
          <w:szCs w:val="21"/>
        </w:rPr>
        <w:t>与</w:t>
      </w:r>
      <w:r>
        <w:rPr>
          <w:rFonts w:hint="eastAsia" w:ascii="宋体" w:hAnsi="宋体" w:cs="宋体"/>
          <w:bCs/>
          <w:sz w:val="21"/>
          <w:szCs w:val="21"/>
          <w:lang w:val="en-US" w:eastAsia="zh-CN"/>
        </w:rPr>
        <w:t>一般</w:t>
      </w:r>
      <w:r>
        <w:rPr>
          <w:rFonts w:hint="eastAsia" w:ascii="宋体" w:hAnsi="宋体" w:cs="宋体"/>
          <w:bCs/>
          <w:sz w:val="21"/>
          <w:szCs w:val="21"/>
        </w:rPr>
        <w:t>专利地位相同，禁令是合法救济。</w:t>
      </w:r>
      <w:r>
        <w:rPr>
          <w:rStyle w:val="17"/>
          <w:rFonts w:hint="eastAsia" w:ascii="宋体" w:hAnsi="宋体" w:cs="宋体"/>
          <w:sz w:val="21"/>
          <w:szCs w:val="21"/>
        </w:rPr>
        <w:footnoteReference w:id="78"/>
      </w:r>
    </w:p>
    <w:p w14:paraId="64608760">
      <w:pPr>
        <w:spacing w:line="240" w:lineRule="auto"/>
        <w:ind w:firstLine="482" w:firstLineChars="0"/>
        <w:rPr>
          <w:rFonts w:hint="eastAsia" w:ascii="宋体" w:hAnsi="宋体" w:cs="宋体"/>
          <w:bCs/>
          <w:sz w:val="21"/>
          <w:szCs w:val="21"/>
        </w:rPr>
      </w:pPr>
      <w:r>
        <w:rPr>
          <w:rFonts w:hint="eastAsia" w:ascii="宋体" w:hAnsi="宋体" w:cs="宋体"/>
          <w:bCs/>
          <w:sz w:val="21"/>
          <w:szCs w:val="21"/>
          <w:lang w:val="en-US" w:eastAsia="zh-CN"/>
        </w:rPr>
        <w:t xml:space="preserve"> 整车级许可模式下，禁令对象是成品整车，整条生产线可能因此停摆，面对禁售带来的商业损失，整车厂商往往会在谈判中接受不合理条件。福特公司在慕尼黑地区法院发布禁令后迅速加入Avanci专利池的“投诚”行为，印证了整车级禁令作为商业胁迫工具的现实效力。</w:t>
      </w:r>
      <w:r>
        <w:rPr>
          <w:rStyle w:val="17"/>
          <w:rFonts w:hint="eastAsia" w:ascii="宋体" w:hAnsi="宋体" w:cs="宋体"/>
          <w:bCs/>
          <w:sz w:val="21"/>
          <w:szCs w:val="21"/>
          <w:lang w:eastAsia="zh-CN"/>
        </w:rPr>
        <w:footnoteReference w:id="79"/>
      </w:r>
      <w:r>
        <w:rPr>
          <w:rFonts w:hint="eastAsia" w:ascii="宋体" w:hAnsi="宋体" w:cs="宋体"/>
          <w:bCs/>
          <w:sz w:val="21"/>
          <w:szCs w:val="21"/>
          <w:lang w:val="en-US" w:eastAsia="zh-CN"/>
        </w:rPr>
        <w:t>相比之下，组件级许可模式将禁令对象限定为通信模组，其影响被有效隔离于供应链特定环节，不会全面扼杀终端产品的生产与销售，</w:t>
      </w:r>
      <w:r>
        <w:rPr>
          <w:rFonts w:hint="eastAsia" w:ascii="宋体" w:hAnsi="宋体" w:cs="宋体"/>
          <w:bCs/>
          <w:sz w:val="21"/>
          <w:szCs w:val="21"/>
        </w:rPr>
        <w:t>更符合比例原则。</w:t>
      </w:r>
    </w:p>
    <w:p w14:paraId="42FBD520">
      <w:pPr>
        <w:spacing w:line="240" w:lineRule="auto"/>
        <w:ind w:firstLine="482" w:firstLineChars="0"/>
        <w:outlineLvl w:val="2"/>
        <w:rPr>
          <w:rFonts w:hint="eastAsia" w:ascii="宋体" w:hAnsi="宋体" w:cs="宋体"/>
          <w:bCs/>
          <w:sz w:val="21"/>
          <w:szCs w:val="21"/>
        </w:rPr>
      </w:pPr>
      <w:r>
        <w:rPr>
          <w:rFonts w:hint="eastAsia" w:ascii="宋体" w:hAnsi="宋体" w:cs="宋体"/>
          <w:b/>
          <w:bCs w:val="0"/>
          <w:sz w:val="21"/>
          <w:szCs w:val="21"/>
          <w:lang w:val="en-US" w:eastAsia="zh-CN"/>
        </w:rPr>
        <w:t>4.</w:t>
      </w:r>
      <w:r>
        <w:rPr>
          <w:rFonts w:hint="eastAsia" w:ascii="宋体" w:hAnsi="宋体" w:eastAsia="宋体" w:cs="宋体"/>
          <w:b/>
          <w:bCs w:val="0"/>
          <w:sz w:val="21"/>
          <w:szCs w:val="21"/>
          <w:lang w:val="en-US" w:eastAsia="zh-CN"/>
        </w:rPr>
        <w:t xml:space="preserve"> </w:t>
      </w:r>
      <w:r>
        <w:rPr>
          <w:rFonts w:hint="eastAsia" w:ascii="宋体" w:hAnsi="宋体" w:cs="宋体"/>
          <w:b/>
          <w:bCs w:val="0"/>
          <w:sz w:val="21"/>
          <w:szCs w:val="21"/>
        </w:rPr>
        <w:t>是否构成滥用市场支配地位</w:t>
      </w:r>
    </w:p>
    <w:p w14:paraId="04255924">
      <w:pPr>
        <w:spacing w:line="240" w:lineRule="auto"/>
        <w:ind w:firstLine="482" w:firstLineChars="0"/>
        <w:rPr>
          <w:rFonts w:hint="eastAsia" w:ascii="宋体" w:hAnsi="宋体" w:cs="宋体"/>
          <w:bCs/>
          <w:sz w:val="21"/>
          <w:szCs w:val="21"/>
        </w:rPr>
      </w:pPr>
      <w:r>
        <w:rPr>
          <w:rFonts w:hint="eastAsia" w:ascii="宋体" w:hAnsi="宋体" w:cs="宋体"/>
          <w:bCs/>
          <w:sz w:val="21"/>
          <w:szCs w:val="21"/>
        </w:rPr>
        <w:t>在华为诉IDC案中，法院在认定IDC违反FRAND原则时进一步指出，标准必要专利权利人在具有市场支配地位的情况下，要求被许可人支付高昂许可费的同时，还强迫被许可人向其免费交叉许可被许可人拥有的数量和价值高于权利人的全部专利，构成滥用市场支配</w:t>
      </w:r>
      <w:r>
        <w:rPr>
          <w:rFonts w:hint="eastAsia" w:ascii="宋体" w:hAnsi="宋体" w:cs="宋体"/>
          <w:bCs/>
          <w:sz w:val="21"/>
          <w:szCs w:val="21"/>
          <w:lang w:eastAsia="zh-CN"/>
        </w:rPr>
        <w:t>地位</w:t>
      </w:r>
      <w:r>
        <w:rPr>
          <w:rFonts w:hint="eastAsia" w:ascii="宋体" w:hAnsi="宋体" w:cs="宋体"/>
          <w:bCs/>
          <w:sz w:val="21"/>
          <w:szCs w:val="21"/>
        </w:rPr>
        <w:t>的附加不合理条件行为。</w:t>
      </w:r>
      <w:r>
        <w:rPr>
          <w:rStyle w:val="17"/>
          <w:rFonts w:hint="eastAsia" w:ascii="宋体" w:hAnsi="宋体" w:cs="宋体"/>
          <w:sz w:val="21"/>
          <w:szCs w:val="21"/>
        </w:rPr>
        <w:footnoteReference w:id="80"/>
      </w:r>
      <w:r>
        <w:rPr>
          <w:rFonts w:hint="eastAsia" w:ascii="宋体" w:hAnsi="宋体" w:cs="宋体"/>
          <w:bCs/>
          <w:sz w:val="21"/>
          <w:szCs w:val="21"/>
        </w:rPr>
        <w:t>在OPPO诉Sisvel案中，OPPO主张Sisvel在标准必要专利的许可协商中违反了FRAND原则，实施了收取不公平高价许可费等滥用市场支配地位行为。</w:t>
      </w:r>
      <w:r>
        <w:rPr>
          <w:rStyle w:val="17"/>
          <w:rFonts w:hint="eastAsia" w:ascii="宋体" w:hAnsi="宋体" w:cs="宋体"/>
          <w:sz w:val="21"/>
          <w:szCs w:val="21"/>
        </w:rPr>
        <w:footnoteReference w:id="81"/>
      </w:r>
      <w:r>
        <w:rPr>
          <w:rFonts w:hint="eastAsia" w:ascii="宋体" w:hAnsi="宋体" w:cs="宋体"/>
          <w:bCs/>
          <w:sz w:val="21"/>
          <w:szCs w:val="21"/>
        </w:rPr>
        <w:t>法律评价的核心并非在于支配地位本身，而是</w:t>
      </w:r>
      <w:r>
        <w:rPr>
          <w:rFonts w:hint="eastAsia" w:ascii="宋体" w:hAnsi="宋体" w:cs="宋体"/>
          <w:bCs/>
          <w:sz w:val="21"/>
          <w:szCs w:val="21"/>
          <w:lang w:val="en-US" w:eastAsia="zh-CN"/>
        </w:rPr>
        <w:t>SEP持有人的具体行为是否超越权利行使的正当边界。</w:t>
      </w:r>
    </w:p>
    <w:p w14:paraId="2469AA97">
      <w:pPr>
        <w:spacing w:line="240" w:lineRule="auto"/>
        <w:ind w:firstLine="482" w:firstLineChars="0"/>
        <w:jc w:val="left"/>
        <w:rPr>
          <w:rFonts w:hint="eastAsia" w:ascii="宋体" w:hAnsi="宋体" w:eastAsia="宋体" w:cs="宋体"/>
          <w:bCs/>
          <w:sz w:val="21"/>
          <w:szCs w:val="21"/>
          <w:lang w:eastAsia="zh-CN"/>
        </w:rPr>
      </w:pPr>
      <w:r>
        <w:rPr>
          <w:rFonts w:hint="eastAsia" w:ascii="宋体" w:hAnsi="宋体" w:cs="宋体"/>
          <w:bCs/>
          <w:sz w:val="21"/>
          <w:szCs w:val="21"/>
        </w:rPr>
        <w:t>2024年6月27日，国家市场监督管理总局</w:t>
      </w:r>
      <w:r>
        <w:rPr>
          <w:rFonts w:hint="eastAsia" w:ascii="宋体" w:hAnsi="宋体" w:cs="宋体"/>
          <w:bCs/>
          <w:sz w:val="21"/>
          <w:szCs w:val="21"/>
          <w:lang w:val="en-US" w:eastAsia="zh-CN"/>
        </w:rPr>
        <w:t>向</w:t>
      </w:r>
      <w:r>
        <w:rPr>
          <w:rFonts w:hint="eastAsia" w:ascii="宋体" w:hAnsi="宋体" w:cs="宋体"/>
          <w:bCs/>
          <w:sz w:val="21"/>
          <w:szCs w:val="21"/>
        </w:rPr>
        <w:t>Avanci专利池</w:t>
      </w:r>
      <w:r>
        <w:rPr>
          <w:rFonts w:hint="eastAsia" w:ascii="宋体" w:hAnsi="宋体" w:cs="宋体"/>
          <w:bCs/>
          <w:sz w:val="21"/>
          <w:szCs w:val="21"/>
          <w:lang w:val="en-US" w:eastAsia="zh-CN"/>
        </w:rPr>
        <w:t>下发</w:t>
      </w:r>
      <w:r>
        <w:rPr>
          <w:rFonts w:hint="eastAsia" w:ascii="宋体" w:hAnsi="宋体" w:cs="宋体"/>
          <w:bCs/>
          <w:sz w:val="21"/>
          <w:szCs w:val="21"/>
        </w:rPr>
        <w:t>《提醒敦促函》。对</w:t>
      </w:r>
      <w:r>
        <w:rPr>
          <w:rFonts w:hint="eastAsia" w:ascii="宋体" w:hAnsi="宋体" w:cs="宋体"/>
          <w:bCs/>
          <w:sz w:val="21"/>
          <w:szCs w:val="21"/>
          <w:lang w:val="en-US" w:eastAsia="zh-CN"/>
        </w:rPr>
        <w:t>Avanci专利池</w:t>
      </w:r>
      <w:r>
        <w:rPr>
          <w:rFonts w:hint="eastAsia" w:ascii="宋体" w:hAnsi="宋体" w:cs="宋体"/>
          <w:bCs/>
          <w:sz w:val="21"/>
          <w:szCs w:val="21"/>
        </w:rPr>
        <w:t>在汽车无线通信标准必要专利许可过程中存在的垄断风险进行提醒</w:t>
      </w:r>
      <w:r>
        <w:rPr>
          <w:rFonts w:hint="eastAsia" w:ascii="宋体" w:hAnsi="宋体" w:cs="宋体"/>
          <w:bCs/>
          <w:sz w:val="21"/>
          <w:szCs w:val="21"/>
          <w:lang w:eastAsia="zh-CN"/>
        </w:rPr>
        <w:t>。</w:t>
      </w:r>
      <w:r>
        <w:rPr>
          <w:rStyle w:val="17"/>
          <w:rFonts w:hint="eastAsia" w:ascii="宋体" w:hAnsi="宋体" w:cs="宋体"/>
          <w:bCs/>
          <w:sz w:val="21"/>
          <w:szCs w:val="21"/>
          <w:lang w:eastAsia="zh-CN"/>
        </w:rPr>
        <w:footnoteReference w:id="82"/>
      </w:r>
      <w:r>
        <w:rPr>
          <w:rFonts w:hint="eastAsia" w:ascii="宋体" w:hAnsi="宋体" w:cs="宋体"/>
          <w:bCs/>
          <w:sz w:val="21"/>
          <w:szCs w:val="21"/>
          <w:lang w:eastAsia="zh-CN"/>
        </w:rPr>
        <w:t>依据我国反垄断“三书一函”制度，</w:t>
      </w:r>
      <w:r>
        <w:rPr>
          <w:rFonts w:hint="eastAsia" w:ascii="宋体" w:hAnsi="宋体" w:cs="宋体"/>
          <w:bCs/>
          <w:sz w:val="21"/>
          <w:szCs w:val="21"/>
          <w:lang w:val="en-US" w:eastAsia="zh-CN"/>
        </w:rPr>
        <w:t>此举</w:t>
      </w:r>
      <w:r>
        <w:rPr>
          <w:rFonts w:hint="eastAsia" w:ascii="宋体" w:hAnsi="宋体" w:cs="宋体"/>
          <w:bCs/>
          <w:sz w:val="21"/>
          <w:szCs w:val="21"/>
          <w:lang w:eastAsia="zh-CN"/>
        </w:rPr>
        <w:t>旨在潜在竞争损害实际发生前进行干预和引导，监管部门已敏锐识别到以Avanci为代表的整车级一站式许可模式中，在定价透明度、许可条件公平性等方面可能存在的系统性风险。</w:t>
      </w:r>
    </w:p>
    <w:p w14:paraId="76654D6E">
      <w:pPr>
        <w:spacing w:line="240" w:lineRule="auto"/>
        <w:ind w:firstLine="482" w:firstLineChars="0"/>
        <w:jc w:val="left"/>
        <w:rPr>
          <w:rFonts w:hint="eastAsia" w:ascii="宋体" w:hAnsi="宋体" w:cs="宋体"/>
          <w:bCs/>
          <w:sz w:val="21"/>
          <w:szCs w:val="21"/>
        </w:rPr>
      </w:pPr>
      <w:r>
        <w:rPr>
          <w:rFonts w:hint="eastAsia" w:ascii="宋体" w:hAnsi="宋体" w:cs="宋体"/>
          <w:bCs/>
          <w:sz w:val="21"/>
          <w:szCs w:val="21"/>
        </w:rPr>
        <w:t>通过比较，整车级许可模式在</w:t>
      </w:r>
      <w:r>
        <w:rPr>
          <w:rFonts w:hint="eastAsia" w:ascii="宋体" w:hAnsi="宋体" w:cs="宋体"/>
          <w:bCs/>
          <w:sz w:val="21"/>
          <w:szCs w:val="21"/>
          <w:lang w:val="en-US" w:eastAsia="zh-CN"/>
        </w:rPr>
        <w:t>上述四个层面</w:t>
      </w:r>
      <w:r>
        <w:rPr>
          <w:rFonts w:hint="eastAsia" w:ascii="宋体" w:hAnsi="宋体" w:cs="宋体"/>
          <w:bCs/>
          <w:sz w:val="21"/>
          <w:szCs w:val="21"/>
        </w:rPr>
        <w:t>均暴露出显著缺陷：</w:t>
      </w:r>
      <w:r>
        <w:rPr>
          <w:rFonts w:hint="eastAsia" w:ascii="宋体" w:hAnsi="宋体" w:cs="宋体"/>
          <w:bCs/>
          <w:sz w:val="21"/>
          <w:szCs w:val="21"/>
          <w:lang w:val="en-US" w:eastAsia="zh-CN"/>
        </w:rPr>
        <w:t>整车级许可</w:t>
      </w:r>
      <w:r>
        <w:rPr>
          <w:rFonts w:hint="eastAsia" w:ascii="宋体" w:hAnsi="宋体" w:cs="宋体"/>
          <w:bCs/>
          <w:sz w:val="21"/>
          <w:szCs w:val="21"/>
        </w:rPr>
        <w:t>加剧了谈判复杂性，默许了不合理的计价基础，放大了禁令的胁迫效应，并蕴含着更高的垄断风险。反之，组件级许可模式虽在交易管理上要求更高，但能更直接地回应FRAND原则对技术贡献匹配、谈判程序公平及竞争保护的核心要求。优先履行零部件层级的许可合同，将通过专利权用尽原则合法覆盖下游的整车制造行为，从而一次性解决整个产业链的许可问题</w:t>
      </w:r>
      <w:r>
        <w:rPr>
          <w:rFonts w:hint="eastAsia" w:ascii="宋体" w:hAnsi="宋体" w:cs="宋体"/>
          <w:bCs/>
          <w:sz w:val="21"/>
          <w:szCs w:val="21"/>
          <w:lang w:eastAsia="zh-CN"/>
        </w:rPr>
        <w:t>。</w:t>
      </w:r>
    </w:p>
    <w:p w14:paraId="15F9C1E7">
      <w:pPr>
        <w:keepNext w:val="0"/>
        <w:keepLines w:val="0"/>
        <w:widowControl/>
        <w:spacing w:line="240" w:lineRule="auto"/>
        <w:ind w:firstLine="480"/>
        <w:jc w:val="left"/>
        <w:outlineLvl w:val="1"/>
        <w:rPr>
          <w:rFonts w:hint="eastAsia" w:ascii="华文楷体" w:hAnsi="华文楷体" w:eastAsia="华文楷体" w:cs="Times New Roman"/>
          <w:b w:val="0"/>
          <w:sz w:val="24"/>
          <w:szCs w:val="24"/>
        </w:rPr>
      </w:pPr>
      <w:bookmarkStart w:id="12" w:name="_Toc1326242885"/>
      <w:r>
        <w:rPr>
          <w:rFonts w:hint="eastAsia" w:ascii="华文楷体" w:hAnsi="华文楷体" w:eastAsia="华文楷体" w:cs="Times New Roman"/>
          <w:b w:val="0"/>
          <w:sz w:val="24"/>
          <w:szCs w:val="24"/>
        </w:rPr>
        <w:t>（三）</w:t>
      </w:r>
      <w:bookmarkEnd w:id="12"/>
      <w:r>
        <w:rPr>
          <w:rFonts w:hint="eastAsia" w:ascii="华文楷体" w:hAnsi="华文楷体" w:eastAsia="华文楷体" w:cs="Times New Roman"/>
          <w:b w:val="0"/>
          <w:sz w:val="24"/>
          <w:szCs w:val="24"/>
        </w:rPr>
        <w:t>规则构建的路径实现：合同优先与反垄断补充的双层架构</w:t>
      </w:r>
    </w:p>
    <w:p w14:paraId="4B4E7AFD">
      <w:pPr>
        <w:spacing w:line="240" w:lineRule="auto"/>
        <w:ind w:firstLine="482" w:firstLineChars="0"/>
        <w:jc w:val="left"/>
        <w:rPr>
          <w:rFonts w:hint="eastAsia" w:ascii="宋体" w:hAnsi="宋体" w:cs="宋体"/>
          <w:bCs/>
          <w:sz w:val="21"/>
          <w:szCs w:val="21"/>
        </w:rPr>
      </w:pPr>
      <w:r>
        <w:rPr>
          <w:rFonts w:hint="eastAsia" w:ascii="宋体" w:hAnsi="宋体" w:cs="宋体"/>
          <w:bCs/>
          <w:sz w:val="21"/>
          <w:szCs w:val="21"/>
          <w:lang w:val="en-US" w:eastAsia="zh-CN"/>
        </w:rPr>
        <w:t>在明确组件级许可为优先模式后</w:t>
      </w:r>
      <w:r>
        <w:rPr>
          <w:rFonts w:hint="eastAsia" w:ascii="宋体" w:hAnsi="宋体" w:cs="宋体"/>
          <w:bCs/>
          <w:sz w:val="21"/>
          <w:szCs w:val="21"/>
        </w:rPr>
        <w:t>，需进一步构建可行的法律实施路径</w:t>
      </w:r>
      <w:r>
        <w:rPr>
          <w:rFonts w:hint="eastAsia" w:ascii="宋体" w:hAnsi="宋体" w:cs="宋体"/>
          <w:bCs/>
          <w:sz w:val="21"/>
          <w:szCs w:val="21"/>
          <w:lang w:eastAsia="zh-CN"/>
        </w:rPr>
        <w:t>。</w:t>
      </w:r>
      <w:r>
        <w:rPr>
          <w:rFonts w:hint="eastAsia" w:ascii="宋体" w:hAnsi="宋体" w:cs="宋体"/>
          <w:bCs/>
          <w:sz w:val="21"/>
          <w:szCs w:val="21"/>
        </w:rPr>
        <w:t>在标准必要专利纠纷中，权利人可能同时拥有基于合同规则和反垄断规则的请求权。不同请求权体系的选择，直接决定了FRAND原则的适用逻辑。合同法路径聚焦“意思自治”，关注的是FRAND原则下许可合同的条款内容；反垄断法路径强调“竞争秩序”，关注的是违背FRAND原则的不公平市场竞争行为。当上述请求权竞合时，权利人可以选择最有利于自己的一种来行使，但这种选择并不意味着其他请求权就自动消灭，应当摒弃“择一行使、择一消灭”的诉讼模式，根据案件具体情况，采取最有利于纠纷解决的诉讼策略。</w:t>
      </w:r>
      <w:r>
        <w:rPr>
          <w:rStyle w:val="17"/>
          <w:rFonts w:hint="eastAsia" w:ascii="宋体" w:hAnsi="宋体" w:cs="宋体"/>
          <w:sz w:val="21"/>
          <w:szCs w:val="21"/>
        </w:rPr>
        <w:footnoteReference w:id="83"/>
      </w:r>
      <w:r>
        <w:rPr>
          <w:rFonts w:hint="eastAsia" w:ascii="宋体" w:hAnsi="宋体" w:cs="宋体"/>
          <w:bCs/>
          <w:sz w:val="21"/>
          <w:szCs w:val="21"/>
        </w:rPr>
        <w:t>基于合同主张的违约责任，需举证因一方未履行或不完全履行合同义务。针对垄断行为造成的损害赔偿责任，仅有个别法院对责任成立的构成要件进行了论证，其余绝大部分法院均未释明。</w:t>
      </w:r>
      <w:r>
        <w:rPr>
          <w:rStyle w:val="17"/>
          <w:rFonts w:hint="eastAsia" w:ascii="宋体" w:hAnsi="宋体" w:cs="宋体"/>
          <w:sz w:val="21"/>
          <w:szCs w:val="21"/>
        </w:rPr>
        <w:footnoteReference w:id="84"/>
      </w:r>
      <w:r>
        <w:rPr>
          <w:rFonts w:hint="eastAsia" w:ascii="宋体" w:hAnsi="宋体" w:cs="宋体"/>
          <w:bCs/>
          <w:sz w:val="21"/>
          <w:szCs w:val="21"/>
        </w:rPr>
        <w:t>在已有判决中，原告需举证证明被告实施了垄断行为，原告遭受了损害以及二者之间的因果关系。</w:t>
      </w:r>
      <w:r>
        <w:rPr>
          <w:rStyle w:val="17"/>
          <w:rFonts w:hint="eastAsia" w:ascii="宋体" w:hAnsi="宋体" w:cs="宋体"/>
          <w:sz w:val="21"/>
          <w:szCs w:val="21"/>
        </w:rPr>
        <w:footnoteReference w:id="85"/>
      </w:r>
      <w:r>
        <w:rPr>
          <w:rFonts w:hint="eastAsia" w:ascii="宋体" w:hAnsi="宋体" w:cs="宋体"/>
          <w:bCs/>
          <w:sz w:val="21"/>
          <w:szCs w:val="21"/>
        </w:rPr>
        <w:t>而垄断行为的判断，又需进一步拆解为市场支配地位与滥用行为的认定。故主张反垄断请求权时，标准实施者的举证责任负担更重。相对而言，主张合同请求权的当事人所承担的举证压力更小。</w:t>
      </w:r>
    </w:p>
    <w:p w14:paraId="01EEBCB2">
      <w:pPr>
        <w:pStyle w:val="4"/>
        <w:keepNext w:val="0"/>
        <w:keepLines w:val="0"/>
        <w:numPr>
          <w:ilvl w:val="-1"/>
          <w:numId w:val="0"/>
        </w:numPr>
        <w:spacing w:before="0" w:after="0" w:line="240" w:lineRule="auto"/>
        <w:ind w:left="482" w:firstLine="0"/>
        <w:rPr>
          <w:rFonts w:hint="eastAsia" w:ascii="宋体" w:hAnsi="宋体" w:eastAsia="宋体" w:cs="宋体"/>
          <w:b/>
          <w:bCs w:val="0"/>
          <w:sz w:val="21"/>
          <w:szCs w:val="21"/>
        </w:rPr>
      </w:pPr>
      <w:bookmarkStart w:id="13" w:name="_Toc1431395982"/>
      <w:r>
        <w:rPr>
          <w:rFonts w:hint="eastAsia" w:ascii="宋体" w:hAnsi="宋体" w:cs="宋体"/>
          <w:b/>
          <w:bCs w:val="0"/>
          <w:sz w:val="21"/>
          <w:szCs w:val="21"/>
          <w:lang w:val="en-US" w:eastAsia="zh-CN"/>
        </w:rPr>
        <w:t>1.</w:t>
      </w:r>
      <w:r>
        <w:rPr>
          <w:rFonts w:hint="eastAsia" w:ascii="宋体" w:hAnsi="宋体" w:eastAsia="宋体" w:cs="宋体"/>
          <w:b/>
          <w:bCs w:val="0"/>
          <w:sz w:val="21"/>
          <w:szCs w:val="21"/>
          <w:lang w:val="en-US" w:eastAsia="zh-CN"/>
        </w:rPr>
        <w:t xml:space="preserve"> </w:t>
      </w:r>
      <w:r>
        <w:rPr>
          <w:rFonts w:hint="eastAsia" w:ascii="宋体" w:hAnsi="宋体" w:eastAsia="宋体" w:cs="宋体"/>
          <w:b/>
          <w:bCs w:val="0"/>
          <w:sz w:val="21"/>
          <w:szCs w:val="21"/>
        </w:rPr>
        <w:t>合同优先救济的正当性</w:t>
      </w:r>
      <w:bookmarkEnd w:id="13"/>
    </w:p>
    <w:p w14:paraId="2F8758D2">
      <w:pPr>
        <w:spacing w:line="240" w:lineRule="auto"/>
        <w:ind w:firstLine="482" w:firstLineChars="0"/>
        <w:rPr>
          <w:rFonts w:hint="eastAsia" w:ascii="宋体" w:hAnsi="宋体" w:cs="宋体"/>
          <w:bCs/>
          <w:sz w:val="21"/>
          <w:szCs w:val="21"/>
        </w:rPr>
      </w:pPr>
      <w:r>
        <w:rPr>
          <w:rFonts w:hint="eastAsia" w:ascii="宋体" w:hAnsi="宋体" w:cs="宋体"/>
          <w:bCs/>
          <w:sz w:val="21"/>
          <w:szCs w:val="21"/>
        </w:rPr>
        <w:t>合同请求权是基于合同关系产生的权利，在FRAND原则被认定为利益第三人合同的前提下，合同请求权成为标准实施者主张权利的最直接选择。SEP持有人对标准制定组织的承诺具有法律约束力，作为标准实施者的零部件供应商，有权直接要求SEP持有人履行FRAND许可义务。最高人民法院在</w:t>
      </w:r>
      <w:r>
        <w:rPr>
          <w:rFonts w:hint="eastAsia" w:ascii="宋体" w:hAnsi="宋体" w:eastAsia="宋体" w:cs="宋体"/>
          <w:bCs/>
          <w:color w:val="191B1F"/>
          <w:kern w:val="0"/>
          <w:sz w:val="21"/>
          <w:szCs w:val="21"/>
          <w:shd w:val="clear" w:color="auto" w:fill="FFFFFF"/>
          <w:lang w:bidi="ar"/>
        </w:rPr>
        <w:t>OPPO诉诺基亚案</w:t>
      </w:r>
      <w:r>
        <w:rPr>
          <w:rFonts w:hint="eastAsia" w:ascii="宋体" w:hAnsi="宋体" w:cs="宋体"/>
          <w:bCs/>
          <w:sz w:val="21"/>
          <w:szCs w:val="21"/>
        </w:rPr>
        <w:t>中指出，标准必要专利的专利权人一旦作出FRAND承诺，其面临的许可使用选择，原则上已经不再是是否许可实施人使用的问题，而是具体以什么条件许可实施人使用的问题，由此产生的争议主要是标准必要专利许可使用合同协商订立问题即缔约争议，而缔约争议原则上属于合同纠纷。</w:t>
      </w:r>
      <w:r>
        <w:rPr>
          <w:rStyle w:val="17"/>
          <w:rFonts w:hint="eastAsia" w:ascii="宋体" w:hAnsi="宋体" w:cs="宋体"/>
          <w:sz w:val="21"/>
          <w:szCs w:val="21"/>
        </w:rPr>
        <w:footnoteReference w:id="86"/>
      </w:r>
      <w:r>
        <w:rPr>
          <w:rFonts w:hint="eastAsia" w:ascii="宋体" w:hAnsi="宋体" w:cs="宋体"/>
          <w:bCs/>
          <w:sz w:val="21"/>
          <w:szCs w:val="21"/>
        </w:rPr>
        <w:t>SEP持有人单方面拒绝组件级谈判的行为，可能构成对基于诚信原则产生的先合同义务的违反。一旦标准实施者以实施标准必要专利的意愿与SEP持有人进行磋商，双方成立事实上的专利许可合同关系。此时，合同义务对双方行为产生约束，有助于规范谈判过程，避免纠纷升级。在许可谈判阶段，争议主要集中在FRAND条款的设定上，这些问题通常可以在合同法的框架内得到有效解决。</w:t>
      </w:r>
      <w:r>
        <w:rPr>
          <w:rFonts w:hint="eastAsia" w:ascii="宋体" w:hAnsi="宋体" w:cs="宋体"/>
          <w:bCs/>
          <w:sz w:val="21"/>
          <w:szCs w:val="21"/>
          <w:lang w:val="en-US" w:eastAsia="zh-CN"/>
        </w:rPr>
        <w:t>善意</w:t>
      </w:r>
      <w:r>
        <w:rPr>
          <w:rFonts w:hint="eastAsia" w:ascii="宋体" w:hAnsi="宋体" w:cs="宋体"/>
          <w:bCs/>
          <w:sz w:val="21"/>
          <w:szCs w:val="21"/>
        </w:rPr>
        <w:t>谈判的义务还可进一步细化为披露义务、非歧视性义务、反劫持保护义务等。披露义务要求SEP持有人主动披露标准必要专利清单，非歧视性义务要求SEP持有人不得对类似条件的标准实施者采取歧视性条款，反劫持保护义务要求标准实施者及时回应谈判请求，不得采取拖延战术。同时，还可通过合同解释路径明确合理许可条件。除此之外，还可以引入谈判僵局下的“假想谈判”推定，假设双方在诚信谈判下可能达成的条款，以确定合理的许可条件。</w:t>
      </w:r>
      <w:r>
        <w:rPr>
          <w:rStyle w:val="17"/>
          <w:rFonts w:hint="eastAsia" w:ascii="宋体" w:hAnsi="宋体" w:cs="宋体"/>
          <w:sz w:val="21"/>
          <w:szCs w:val="21"/>
        </w:rPr>
        <w:footnoteReference w:id="87"/>
      </w:r>
    </w:p>
    <w:p w14:paraId="6B941798">
      <w:pPr>
        <w:spacing w:line="240" w:lineRule="auto"/>
        <w:ind w:firstLine="482" w:firstLineChars="0"/>
        <w:rPr>
          <w:rFonts w:hint="eastAsia" w:ascii="宋体" w:hAnsi="宋体" w:eastAsia="宋体" w:cs="宋体"/>
          <w:bCs/>
          <w:sz w:val="21"/>
          <w:szCs w:val="21"/>
          <w:highlight w:val="none"/>
          <w:lang w:val="en-US" w:eastAsia="zh-CN"/>
        </w:rPr>
      </w:pPr>
      <w:r>
        <w:rPr>
          <w:rFonts w:hint="eastAsia" w:ascii="宋体" w:hAnsi="宋体" w:cs="宋体"/>
          <w:bCs/>
          <w:sz w:val="21"/>
          <w:szCs w:val="21"/>
          <w:highlight w:val="none"/>
          <w:lang w:val="en-US" w:eastAsia="zh-CN"/>
        </w:rPr>
        <w:t>合同路径对于确定许可费率具有重要价值</w:t>
      </w:r>
      <w:r>
        <w:rPr>
          <w:rFonts w:hint="eastAsia" w:ascii="宋体" w:hAnsi="宋体" w:cs="宋体"/>
          <w:bCs/>
          <w:sz w:val="21"/>
          <w:szCs w:val="21"/>
          <w:highlight w:val="none"/>
        </w:rPr>
        <w:t>，常</w:t>
      </w:r>
      <w:r>
        <w:rPr>
          <w:rFonts w:hint="eastAsia" w:ascii="宋体" w:hAnsi="宋体" w:cs="宋体"/>
          <w:bCs/>
          <w:sz w:val="21"/>
          <w:szCs w:val="21"/>
          <w:highlight w:val="none"/>
          <w:lang w:val="en-US" w:eastAsia="zh-CN"/>
        </w:rPr>
        <w:t>见方法有</w:t>
      </w:r>
      <w:r>
        <w:rPr>
          <w:rFonts w:hint="eastAsia" w:ascii="宋体" w:hAnsi="宋体" w:cs="宋体"/>
          <w:bCs/>
          <w:sz w:val="21"/>
          <w:szCs w:val="21"/>
          <w:highlight w:val="none"/>
        </w:rPr>
        <w:t>可比协议法和自上而下法。前者通过优先参考行业已有的类似许可协议，结合个案情况确定可比费率，后者先确定标准必要专利的整体价值，再根据专利的数量和质量分配合理的许可费率。</w:t>
      </w:r>
      <w:r>
        <w:rPr>
          <w:rStyle w:val="17"/>
          <w:rFonts w:hint="eastAsia" w:ascii="宋体" w:hAnsi="宋体" w:cs="宋体"/>
          <w:sz w:val="21"/>
          <w:szCs w:val="21"/>
          <w:highlight w:val="none"/>
        </w:rPr>
        <w:footnoteReference w:id="88"/>
      </w:r>
      <w:r>
        <w:rPr>
          <w:rFonts w:hint="eastAsia" w:ascii="宋体" w:hAnsi="宋体" w:cs="宋体"/>
          <w:bCs/>
          <w:sz w:val="21"/>
          <w:szCs w:val="21"/>
          <w:highlight w:val="none"/>
          <w:lang w:val="en-US" w:eastAsia="zh-CN"/>
        </w:rPr>
        <w:t>若采纳可比协议法，通信领域以整机价格作为许可费基的模式迁移到智能汽车领域时，不应直接类比为整车价格，因联网功能集成于T-box组件，故应以T-box的终端售价为费基。根据行业调研，</w:t>
      </w:r>
      <w:r>
        <w:rPr>
          <w:rFonts w:hint="eastAsia" w:ascii="宋体" w:hAnsi="宋体" w:cs="宋体"/>
          <w:bCs/>
          <w:sz w:val="21"/>
          <w:szCs w:val="21"/>
          <w:highlight w:val="none"/>
        </w:rPr>
        <w:t>4</w:t>
      </w:r>
      <w:r>
        <w:rPr>
          <w:rFonts w:hint="eastAsia" w:ascii="宋体" w:hAnsi="宋体" w:cs="宋体"/>
          <w:bCs/>
          <w:sz w:val="21"/>
          <w:szCs w:val="21"/>
          <w:highlight w:val="none"/>
          <w:lang w:val="en-US" w:eastAsia="zh-CN"/>
        </w:rPr>
        <w:t>G</w:t>
      </w:r>
      <w:r>
        <w:rPr>
          <w:rFonts w:hint="eastAsia" w:ascii="宋体" w:hAnsi="宋体" w:cs="宋体"/>
          <w:bCs/>
          <w:sz w:val="21"/>
          <w:szCs w:val="21"/>
          <w:highlight w:val="none"/>
        </w:rPr>
        <w:t>多模</w:t>
      </w:r>
      <w:r>
        <w:rPr>
          <w:rFonts w:hint="eastAsia" w:ascii="宋体" w:hAnsi="宋体" w:cs="宋体"/>
          <w:bCs/>
          <w:sz w:val="21"/>
          <w:szCs w:val="21"/>
          <w:highlight w:val="none"/>
          <w:lang w:val="en-US" w:eastAsia="zh-CN"/>
        </w:rPr>
        <w:t>的合理许可费率为0.712%—0.909%</w:t>
      </w:r>
      <w:r>
        <w:rPr>
          <w:rFonts w:hint="eastAsia" w:ascii="宋体" w:hAnsi="宋体" w:cs="宋体"/>
          <w:bCs/>
          <w:sz w:val="21"/>
          <w:szCs w:val="21"/>
          <w:highlight w:val="none"/>
          <w:lang w:eastAsia="zh-CN"/>
        </w:rPr>
        <w:t>，</w:t>
      </w:r>
      <w:r>
        <w:rPr>
          <w:rFonts w:hint="eastAsia" w:ascii="宋体" w:hAnsi="宋体" w:cs="宋体"/>
          <w:bCs/>
          <w:sz w:val="21"/>
          <w:szCs w:val="21"/>
          <w:highlight w:val="none"/>
          <w:lang w:val="en-US" w:eastAsia="zh-CN"/>
        </w:rPr>
        <w:t>5G</w:t>
      </w:r>
      <w:r>
        <w:rPr>
          <w:rFonts w:hint="eastAsia" w:ascii="宋体" w:hAnsi="宋体" w:cs="宋体"/>
          <w:bCs/>
          <w:sz w:val="21"/>
          <w:szCs w:val="21"/>
          <w:highlight w:val="none"/>
        </w:rPr>
        <w:t>多模</w:t>
      </w:r>
      <w:r>
        <w:rPr>
          <w:rFonts w:hint="eastAsia" w:ascii="宋体" w:hAnsi="宋体" w:cs="宋体"/>
          <w:bCs/>
          <w:sz w:val="21"/>
          <w:szCs w:val="21"/>
          <w:highlight w:val="none"/>
          <w:lang w:val="en-US" w:eastAsia="zh-CN"/>
        </w:rPr>
        <w:t>的合理许可费率为0.889%—1.102%。</w:t>
      </w:r>
      <w:r>
        <w:rPr>
          <w:rStyle w:val="17"/>
          <w:rFonts w:hint="eastAsia" w:ascii="宋体" w:hAnsi="宋体" w:cs="宋体"/>
          <w:bCs/>
          <w:sz w:val="21"/>
          <w:szCs w:val="21"/>
          <w:highlight w:val="none"/>
          <w:lang w:val="en-US" w:eastAsia="zh-CN"/>
        </w:rPr>
        <w:footnoteReference w:id="89"/>
      </w:r>
      <w:r>
        <w:rPr>
          <w:rFonts w:hint="eastAsia" w:ascii="宋体" w:hAnsi="宋体" w:cs="宋体"/>
          <w:bCs/>
          <w:sz w:val="21"/>
          <w:szCs w:val="21"/>
          <w:highlight w:val="none"/>
          <w:lang w:val="en-US" w:eastAsia="zh-CN"/>
        </w:rPr>
        <w:t>费基乘以费率即可得到合理的许可价格。若采纳自上而下法，可以引入价格特征模型确定技术标准的增量价值，在</w:t>
      </w:r>
      <w:r>
        <w:rPr>
          <w:rFonts w:hint="eastAsia" w:ascii="宋体" w:hAnsi="宋体" w:cs="宋体"/>
          <w:bCs/>
          <w:sz w:val="21"/>
          <w:szCs w:val="21"/>
          <w:highlight w:val="none"/>
        </w:rPr>
        <w:t>ITC对Netlist调查案</w:t>
      </w:r>
      <w:r>
        <w:rPr>
          <w:rFonts w:hint="eastAsia" w:ascii="宋体" w:hAnsi="宋体" w:cs="宋体"/>
          <w:bCs/>
          <w:sz w:val="21"/>
          <w:szCs w:val="21"/>
          <w:highlight w:val="none"/>
          <w:lang w:val="en-US" w:eastAsia="zh-CN"/>
        </w:rPr>
        <w:t>的专家证词</w:t>
      </w:r>
      <w:r>
        <w:rPr>
          <w:rFonts w:hint="eastAsia" w:ascii="宋体" w:hAnsi="宋体" w:cs="宋体"/>
          <w:bCs/>
          <w:sz w:val="21"/>
          <w:szCs w:val="21"/>
          <w:highlight w:val="none"/>
        </w:rPr>
        <w:t>中，使用了特征价格模型</w:t>
      </w:r>
      <w:r>
        <w:rPr>
          <w:rFonts w:hint="eastAsia" w:ascii="宋体" w:hAnsi="宋体" w:cs="宋体"/>
          <w:bCs/>
          <w:sz w:val="21"/>
          <w:szCs w:val="21"/>
          <w:highlight w:val="none"/>
          <w:lang w:val="en-US" w:eastAsia="zh-CN"/>
        </w:rPr>
        <w:t>估算</w:t>
      </w:r>
      <w:r>
        <w:rPr>
          <w:rFonts w:hint="eastAsia" w:ascii="宋体" w:hAnsi="宋体" w:cs="宋体"/>
          <w:bCs/>
          <w:sz w:val="21"/>
          <w:szCs w:val="21"/>
          <w:highlight w:val="none"/>
        </w:rPr>
        <w:t>SEP组合的最高许可费率进行了估算</w:t>
      </w:r>
      <w:r>
        <w:rPr>
          <w:rFonts w:hint="eastAsia" w:ascii="宋体" w:hAnsi="宋体" w:cs="宋体"/>
          <w:bCs/>
          <w:sz w:val="21"/>
          <w:szCs w:val="21"/>
          <w:highlight w:val="none"/>
          <w:lang w:eastAsia="zh-CN"/>
        </w:rPr>
        <w:t>。</w:t>
      </w:r>
      <w:r>
        <w:rPr>
          <w:rStyle w:val="17"/>
          <w:rFonts w:hint="eastAsia" w:ascii="宋体" w:hAnsi="宋体" w:cs="宋体"/>
          <w:bCs/>
          <w:sz w:val="21"/>
          <w:szCs w:val="21"/>
          <w:highlight w:val="none"/>
        </w:rPr>
        <w:footnoteReference w:id="90"/>
      </w:r>
      <w:r>
        <w:rPr>
          <w:rFonts w:hint="eastAsia" w:ascii="宋体" w:hAnsi="宋体" w:cs="宋体"/>
          <w:bCs/>
          <w:sz w:val="21"/>
          <w:szCs w:val="21"/>
          <w:highlight w:val="none"/>
        </w:rPr>
        <w:t>在OPPO诉诺基亚案中，法院根据5G标准技术相对于4G标准技术为</w:t>
      </w:r>
      <w:r>
        <w:rPr>
          <w:rFonts w:hint="eastAsia" w:ascii="宋体" w:hAnsi="宋体" w:cs="宋体"/>
          <w:bCs/>
          <w:sz w:val="21"/>
          <w:szCs w:val="21"/>
          <w:highlight w:val="none"/>
          <w:lang w:val="en-US" w:eastAsia="zh-CN"/>
        </w:rPr>
        <w:t>产品</w:t>
      </w:r>
      <w:r>
        <w:rPr>
          <w:rFonts w:hint="eastAsia" w:ascii="宋体" w:hAnsi="宋体" w:cs="宋体"/>
          <w:bCs/>
          <w:sz w:val="21"/>
          <w:szCs w:val="21"/>
          <w:highlight w:val="none"/>
        </w:rPr>
        <w:t>带来的增值推算了行业累积许可费率</w:t>
      </w:r>
      <w:r>
        <w:rPr>
          <w:rFonts w:hint="eastAsia" w:ascii="宋体" w:hAnsi="宋体" w:cs="宋体"/>
          <w:bCs/>
          <w:sz w:val="21"/>
          <w:szCs w:val="21"/>
          <w:highlight w:val="none"/>
          <w:lang w:eastAsia="zh-CN"/>
        </w:rPr>
        <w:t>。</w:t>
      </w:r>
      <w:r>
        <w:rPr>
          <w:rStyle w:val="17"/>
          <w:rFonts w:hint="eastAsia" w:ascii="宋体" w:hAnsi="宋体" w:cs="宋体"/>
          <w:bCs/>
          <w:sz w:val="21"/>
          <w:szCs w:val="21"/>
          <w:highlight w:val="none"/>
        </w:rPr>
        <w:footnoteReference w:id="91"/>
      </w:r>
      <w:r>
        <w:rPr>
          <w:rFonts w:hint="eastAsia" w:ascii="宋体" w:hAnsi="宋体" w:cs="宋体"/>
          <w:bCs/>
          <w:sz w:val="21"/>
          <w:szCs w:val="21"/>
          <w:highlight w:val="none"/>
        </w:rPr>
        <w:t>在智能网联汽车的价值增量计算上同样可适用此方法</w:t>
      </w:r>
      <w:r>
        <w:rPr>
          <w:rFonts w:hint="eastAsia" w:ascii="宋体" w:hAnsi="宋体" w:cs="宋体"/>
          <w:bCs/>
          <w:sz w:val="21"/>
          <w:szCs w:val="21"/>
          <w:highlight w:val="none"/>
          <w:lang w:eastAsia="zh-CN"/>
        </w:rPr>
        <w:t>，</w:t>
      </w:r>
      <w:r>
        <w:rPr>
          <w:rFonts w:hint="eastAsia" w:ascii="宋体" w:hAnsi="宋体" w:cs="宋体"/>
          <w:bCs/>
          <w:sz w:val="21"/>
          <w:szCs w:val="21"/>
          <w:highlight w:val="none"/>
          <w:lang w:val="en-US" w:eastAsia="zh-CN"/>
        </w:rPr>
        <w:t>使技术价值</w:t>
      </w:r>
      <w:r>
        <w:rPr>
          <w:rFonts w:hint="eastAsia" w:ascii="宋体" w:hAnsi="宋体" w:cs="宋体"/>
          <w:bCs/>
          <w:sz w:val="21"/>
          <w:szCs w:val="21"/>
          <w:highlight w:val="none"/>
        </w:rPr>
        <w:t>与整车价值相分离，有效避免许可费堆叠问题。</w:t>
      </w:r>
    </w:p>
    <w:p w14:paraId="4A624DC2">
      <w:pPr>
        <w:spacing w:line="240" w:lineRule="auto"/>
        <w:ind w:firstLine="482" w:firstLineChars="0"/>
        <w:rPr>
          <w:rFonts w:hint="eastAsia" w:ascii="宋体" w:hAnsi="宋体" w:cs="宋体"/>
          <w:bCs/>
          <w:sz w:val="21"/>
          <w:szCs w:val="21"/>
        </w:rPr>
      </w:pPr>
      <w:r>
        <w:rPr>
          <w:rFonts w:hint="eastAsia" w:ascii="宋体" w:hAnsi="宋体" w:cs="宋体"/>
          <w:bCs/>
          <w:sz w:val="21"/>
          <w:szCs w:val="21"/>
        </w:rPr>
        <w:t>合同法中完善的合同变更与履行规则</w:t>
      </w:r>
      <w:r>
        <w:rPr>
          <w:rFonts w:hint="eastAsia" w:ascii="宋体" w:hAnsi="宋体" w:cs="宋体"/>
          <w:bCs/>
          <w:sz w:val="21"/>
          <w:szCs w:val="21"/>
          <w:lang w:val="en-US" w:eastAsia="zh-CN"/>
        </w:rPr>
        <w:t>也</w:t>
      </w:r>
      <w:r>
        <w:rPr>
          <w:rFonts w:hint="eastAsia" w:ascii="宋体" w:hAnsi="宋体" w:cs="宋体"/>
          <w:bCs/>
          <w:sz w:val="21"/>
          <w:szCs w:val="21"/>
        </w:rPr>
        <w:t>能良好应对技术市场复杂的经济环境，对当事人权利的救济更为细致。</w:t>
      </w:r>
      <w:r>
        <w:rPr>
          <w:rStyle w:val="17"/>
          <w:rFonts w:hint="eastAsia" w:ascii="宋体" w:hAnsi="宋体" w:cs="宋体"/>
          <w:sz w:val="21"/>
          <w:szCs w:val="21"/>
        </w:rPr>
        <w:footnoteReference w:id="92"/>
      </w:r>
      <w:r>
        <w:rPr>
          <w:rFonts w:hint="eastAsia" w:ascii="宋体" w:hAnsi="宋体" w:cs="宋体"/>
          <w:bCs/>
          <w:sz w:val="21"/>
          <w:szCs w:val="21"/>
        </w:rPr>
        <w:t>这一点在美国联邦贸易委员会（FTC）针对N-Data公司的反垄断调查</w:t>
      </w:r>
      <w:r>
        <w:rPr>
          <w:rStyle w:val="17"/>
          <w:rFonts w:hint="eastAsia" w:ascii="宋体" w:hAnsi="宋体" w:cs="宋体"/>
          <w:sz w:val="21"/>
          <w:szCs w:val="21"/>
        </w:rPr>
        <w:footnoteReference w:id="93"/>
      </w:r>
      <w:r>
        <w:rPr>
          <w:rFonts w:hint="eastAsia" w:ascii="宋体" w:hAnsi="宋体" w:cs="宋体"/>
          <w:bCs/>
          <w:sz w:val="21"/>
          <w:szCs w:val="21"/>
        </w:rPr>
        <w:t>中得到了体现。标准制定组织IEEE将一项名为N-Way的以太网自动协商技术纳入了行业标准，该技术最早由National公司持有，</w:t>
      </w:r>
      <w:r>
        <w:rPr>
          <w:rFonts w:hint="eastAsia" w:ascii="宋体" w:hAnsi="宋体" w:cs="宋体"/>
          <w:bCs/>
          <w:sz w:val="21"/>
          <w:szCs w:val="21"/>
          <w:lang w:val="en-US" w:eastAsia="zh-CN"/>
        </w:rPr>
        <w:t>先</w:t>
      </w:r>
      <w:r>
        <w:rPr>
          <w:rFonts w:hint="eastAsia" w:ascii="宋体" w:hAnsi="宋体" w:cs="宋体"/>
          <w:bCs/>
          <w:sz w:val="21"/>
          <w:szCs w:val="21"/>
        </w:rPr>
        <w:t>被转让给Vertical公司，</w:t>
      </w:r>
      <w:r>
        <w:rPr>
          <w:rFonts w:hint="eastAsia" w:ascii="宋体" w:hAnsi="宋体" w:cs="宋体"/>
          <w:bCs/>
          <w:sz w:val="21"/>
          <w:szCs w:val="21"/>
          <w:lang w:val="en-US" w:eastAsia="zh-CN"/>
        </w:rPr>
        <w:t>而</w:t>
      </w:r>
      <w:r>
        <w:rPr>
          <w:rFonts w:hint="eastAsia" w:ascii="宋体" w:hAnsi="宋体" w:cs="宋体"/>
          <w:bCs/>
          <w:sz w:val="21"/>
          <w:szCs w:val="21"/>
        </w:rPr>
        <w:t>后转至N-Data公司。第一次转让后Vertical公司变更了许可条件，将原先一次性1000美元的许可标准改为依照FRAND原则收取。第二次转让后N-Data公司沿用了FRAND许可条款，却被FTC认定为试图在标准被广泛采用后提高许可费，构成专利劫持。</w:t>
      </w:r>
      <w:r>
        <w:rPr>
          <w:rStyle w:val="17"/>
          <w:rFonts w:hint="eastAsia" w:ascii="宋体" w:hAnsi="宋体" w:cs="宋体"/>
          <w:sz w:val="21"/>
          <w:szCs w:val="21"/>
        </w:rPr>
        <w:footnoteReference w:id="94"/>
      </w:r>
      <w:r>
        <w:rPr>
          <w:rFonts w:hint="eastAsia" w:ascii="宋体" w:hAnsi="宋体" w:cs="宋体"/>
          <w:bCs/>
          <w:sz w:val="21"/>
          <w:szCs w:val="21"/>
        </w:rPr>
        <w:t>虽然N-Data公司最终与FTC达成了和解，但这一案件暴露出仅依赖反垄断路径处理相关问题的局限性。许多受到指控的专利劫持行为实际仅是SEP持有人与标准实施者就许可条件进行再协商，而非实质损害市场竞争的垄断行为。</w:t>
      </w:r>
      <w:r>
        <w:rPr>
          <w:rStyle w:val="17"/>
          <w:rFonts w:hint="eastAsia" w:ascii="宋体" w:hAnsi="宋体" w:cs="宋体"/>
          <w:sz w:val="21"/>
          <w:szCs w:val="21"/>
        </w:rPr>
        <w:footnoteReference w:id="95"/>
      </w:r>
      <w:r>
        <w:rPr>
          <w:rFonts w:hint="eastAsia" w:ascii="宋体" w:hAnsi="宋体" w:cs="宋体"/>
          <w:bCs/>
          <w:sz w:val="21"/>
          <w:szCs w:val="21"/>
        </w:rPr>
        <w:t>同时，SEP持有人的合同变更行为不一定能达到反垄断评估所设定的竞争损害阈值</w:t>
      </w:r>
      <w:r>
        <w:rPr>
          <w:rStyle w:val="17"/>
          <w:rFonts w:hint="eastAsia" w:ascii="宋体" w:hAnsi="宋体" w:cs="宋体"/>
          <w:sz w:val="21"/>
          <w:szCs w:val="21"/>
        </w:rPr>
        <w:footnoteReference w:id="96"/>
      </w:r>
      <w:r>
        <w:rPr>
          <w:rFonts w:hint="eastAsia" w:ascii="宋体" w:hAnsi="宋体" w:cs="宋体"/>
          <w:bCs/>
          <w:sz w:val="21"/>
          <w:szCs w:val="21"/>
        </w:rPr>
        <w:t>，合同法中规定的补救措施在制定时已充分预见到合同履行过程中可能出现的机会主义行为，即使出现偶发的专利劫持行为，违约救济路径足以提供充分的法律保障。</w:t>
      </w:r>
      <w:r>
        <w:rPr>
          <w:rFonts w:hint="eastAsia" w:ascii="宋体" w:hAnsi="宋体" w:cs="宋体"/>
          <w:bCs/>
          <w:sz w:val="21"/>
          <w:szCs w:val="21"/>
          <w:lang w:val="en-US" w:eastAsia="zh-CN"/>
        </w:rPr>
        <w:t>通信</w:t>
      </w:r>
      <w:r>
        <w:rPr>
          <w:rFonts w:hint="eastAsia" w:ascii="宋体" w:hAnsi="宋体" w:cs="宋体"/>
          <w:bCs/>
          <w:sz w:val="21"/>
          <w:szCs w:val="21"/>
        </w:rPr>
        <w:t>SEP持有人从</w:t>
      </w:r>
      <w:r>
        <w:rPr>
          <w:rFonts w:hint="eastAsia" w:ascii="宋体" w:hAnsi="宋体" w:cs="宋体"/>
          <w:bCs/>
          <w:sz w:val="21"/>
          <w:szCs w:val="21"/>
          <w:lang w:val="en-US" w:eastAsia="zh-CN"/>
        </w:rPr>
        <w:t>汽车</w:t>
      </w:r>
      <w:r>
        <w:rPr>
          <w:rFonts w:hint="eastAsia" w:ascii="宋体" w:hAnsi="宋体" w:cs="宋体"/>
          <w:bCs/>
          <w:sz w:val="21"/>
          <w:szCs w:val="21"/>
        </w:rPr>
        <w:t>行业常见的组件级许可转向整车级许可</w:t>
      </w:r>
      <w:r>
        <w:rPr>
          <w:rFonts w:hint="eastAsia" w:ascii="宋体" w:hAnsi="宋体" w:cs="宋体"/>
          <w:bCs/>
          <w:sz w:val="21"/>
          <w:szCs w:val="21"/>
          <w:lang w:val="en-US" w:eastAsia="zh-CN"/>
        </w:rPr>
        <w:t>，</w:t>
      </w:r>
      <w:r>
        <w:rPr>
          <w:rFonts w:hint="eastAsia" w:ascii="宋体" w:hAnsi="宋体" w:cs="宋体"/>
          <w:bCs/>
          <w:sz w:val="21"/>
          <w:szCs w:val="21"/>
        </w:rPr>
        <w:t>首先应被视为</w:t>
      </w:r>
      <w:r>
        <w:rPr>
          <w:rFonts w:hint="eastAsia" w:ascii="宋体" w:hAnsi="宋体" w:cs="宋体"/>
          <w:bCs/>
          <w:sz w:val="21"/>
          <w:szCs w:val="21"/>
          <w:lang w:val="en-US" w:eastAsia="zh-CN"/>
        </w:rPr>
        <w:t>对</w:t>
      </w:r>
      <w:r>
        <w:rPr>
          <w:rFonts w:hint="eastAsia" w:ascii="宋体" w:hAnsi="宋体" w:cs="宋体"/>
          <w:bCs/>
          <w:sz w:val="21"/>
          <w:szCs w:val="21"/>
        </w:rPr>
        <w:t>合同</w:t>
      </w:r>
      <w:r>
        <w:rPr>
          <w:rFonts w:hint="eastAsia" w:ascii="宋体" w:hAnsi="宋体" w:cs="宋体"/>
          <w:bCs/>
          <w:sz w:val="21"/>
          <w:szCs w:val="21"/>
          <w:lang w:val="en-US" w:eastAsia="zh-CN"/>
        </w:rPr>
        <w:t>内容</w:t>
      </w:r>
      <w:r>
        <w:rPr>
          <w:rFonts w:hint="eastAsia" w:ascii="宋体" w:hAnsi="宋体" w:cs="宋体"/>
          <w:bCs/>
          <w:sz w:val="21"/>
          <w:szCs w:val="21"/>
        </w:rPr>
        <w:t>的再协商，</w:t>
      </w:r>
      <w:r>
        <w:rPr>
          <w:rFonts w:hint="eastAsia" w:ascii="宋体" w:hAnsi="宋体" w:cs="宋体"/>
          <w:bCs/>
          <w:sz w:val="21"/>
          <w:szCs w:val="21"/>
          <w:lang w:val="en-US" w:eastAsia="zh-CN"/>
        </w:rPr>
        <w:t>再</w:t>
      </w:r>
      <w:r>
        <w:rPr>
          <w:rFonts w:hint="eastAsia" w:ascii="宋体" w:hAnsi="宋体" w:cs="宋体"/>
          <w:bCs/>
          <w:sz w:val="21"/>
          <w:szCs w:val="21"/>
        </w:rPr>
        <w:t>通过合同框架下的诚信原则和商业</w:t>
      </w:r>
      <w:r>
        <w:rPr>
          <w:rFonts w:hint="eastAsia" w:ascii="宋体" w:hAnsi="宋体" w:cs="宋体"/>
          <w:bCs/>
          <w:sz w:val="21"/>
          <w:szCs w:val="21"/>
          <w:lang w:val="en-US" w:eastAsia="zh-CN"/>
        </w:rPr>
        <w:t>惯例</w:t>
      </w:r>
      <w:r>
        <w:rPr>
          <w:rFonts w:hint="eastAsia" w:ascii="宋体" w:hAnsi="宋体" w:cs="宋体"/>
          <w:bCs/>
          <w:sz w:val="21"/>
          <w:szCs w:val="21"/>
        </w:rPr>
        <w:t>检验</w:t>
      </w:r>
      <w:r>
        <w:rPr>
          <w:rFonts w:hint="eastAsia" w:ascii="宋体" w:hAnsi="宋体" w:cs="宋体"/>
          <w:bCs/>
          <w:sz w:val="21"/>
          <w:szCs w:val="21"/>
          <w:lang w:val="en-US" w:eastAsia="zh-CN"/>
        </w:rPr>
        <w:t>其合理性</w:t>
      </w:r>
      <w:r>
        <w:rPr>
          <w:rFonts w:hint="eastAsia" w:ascii="宋体" w:hAnsi="宋体" w:cs="宋体"/>
          <w:bCs/>
          <w:sz w:val="21"/>
          <w:szCs w:val="21"/>
        </w:rPr>
        <w:t>，反垄断法的介入应当保持谦抑。</w:t>
      </w:r>
    </w:p>
    <w:p w14:paraId="35FFC018">
      <w:pPr>
        <w:spacing w:line="240" w:lineRule="auto"/>
        <w:ind w:firstLine="482" w:firstLineChars="0"/>
        <w:rPr>
          <w:rFonts w:hint="eastAsia" w:ascii="宋体" w:hAnsi="宋体" w:cs="宋体"/>
          <w:bCs/>
          <w:sz w:val="21"/>
          <w:szCs w:val="21"/>
        </w:rPr>
      </w:pPr>
      <w:r>
        <w:rPr>
          <w:rFonts w:hint="eastAsia" w:ascii="宋体" w:hAnsi="宋体" w:cs="宋体"/>
          <w:bCs/>
          <w:sz w:val="21"/>
          <w:szCs w:val="21"/>
        </w:rPr>
        <w:t>从诉讼经济角度，合同救济的效率优势十分明显。合同法允许当事人根据技术贡献度、行业惯例动态调整条款，法院也可在合同纠纷中直接裁定费率，使争议许可条件落实为具体合同条款得到执行。</w:t>
      </w:r>
      <w:r>
        <w:rPr>
          <w:rFonts w:hint="eastAsia" w:ascii="宋体" w:hAnsi="宋体" w:cs="宋体"/>
          <w:bCs/>
          <w:sz w:val="21"/>
          <w:szCs w:val="21"/>
          <w:lang w:val="en-US" w:eastAsia="zh-CN"/>
        </w:rPr>
        <w:t>在许可层级争议中，法院可直接就是否应提供组件级许可以及组件级许可的合理条件作出裁决。</w:t>
      </w:r>
      <w:r>
        <w:rPr>
          <w:rFonts w:hint="eastAsia" w:ascii="宋体" w:hAnsi="宋体" w:cs="宋体"/>
          <w:bCs/>
          <w:sz w:val="21"/>
          <w:szCs w:val="21"/>
        </w:rPr>
        <w:t>并且，合同救济路径与国际规制趋势一致。欧盟SEP法案要求成员国法院优先通过FRAND调解（合同机制）解决争议，若SEP权利人的行为涉及垄断，可适用成员国竞争法。</w:t>
      </w:r>
      <w:r>
        <w:rPr>
          <w:rStyle w:val="17"/>
          <w:rFonts w:hint="eastAsia" w:ascii="宋体" w:hAnsi="宋体" w:cs="宋体"/>
          <w:sz w:val="21"/>
          <w:szCs w:val="21"/>
        </w:rPr>
        <w:footnoteReference w:id="97"/>
      </w:r>
      <w:r>
        <w:rPr>
          <w:rFonts w:hint="eastAsia" w:ascii="宋体" w:hAnsi="宋体" w:cs="宋体"/>
          <w:bCs/>
          <w:sz w:val="21"/>
          <w:szCs w:val="21"/>
        </w:rPr>
        <w:t>虽然欧盟委员会在2025年工作计划中宣布拟在六个月内撤回该法案，但此项规定仍有很强的指引性。通过对已有案例的分析，主要司法辖区（如英国、德国、美国）在标准必要专利纠纷中普遍优先适用合同法确定许可条件，考虑到标准必要专利纠纷平行诉讼频发的趋势，采纳同样的认定标准有助于降低汽车产业链因</w:t>
      </w:r>
      <w:r>
        <w:rPr>
          <w:rFonts w:hint="eastAsia" w:ascii="宋体" w:hAnsi="宋体" w:cs="宋体"/>
          <w:bCs/>
          <w:sz w:val="21"/>
          <w:szCs w:val="21"/>
          <w:lang w:val="en-US" w:eastAsia="zh-CN"/>
        </w:rPr>
        <w:t>分工全球化产生的</w:t>
      </w:r>
      <w:r>
        <w:rPr>
          <w:rFonts w:hint="eastAsia" w:ascii="宋体" w:hAnsi="宋体" w:cs="宋体"/>
          <w:bCs/>
          <w:sz w:val="21"/>
          <w:szCs w:val="21"/>
        </w:rPr>
        <w:t>平行诉讼法律风险。在不同的专利权市场环境下，SEP持有人和标准实施者会有不同的行为表现，优先合同救济能够维护标准化系统的内在平衡。当标准实施者处于更有利的市场地位时，他们可能会利用FRAND原则的不确定性，通过故意拖延谈判、压低许可费用、质疑标准专利的必要性等手段，以尽量减少、延迟甚至完全不支付标准必要专利的使用费。反之，当SEP持有人拥有更优的市场地位时，他们可能会采取各种手段，试图攫取超过专利技术本身价值的收益。</w:t>
      </w:r>
      <w:r>
        <w:rPr>
          <w:rStyle w:val="17"/>
          <w:rFonts w:hint="eastAsia" w:ascii="宋体" w:hAnsi="宋体" w:cs="宋体"/>
          <w:sz w:val="21"/>
          <w:szCs w:val="21"/>
        </w:rPr>
        <w:footnoteReference w:id="98"/>
      </w:r>
      <w:r>
        <w:rPr>
          <w:rFonts w:hint="eastAsia" w:ascii="宋体" w:hAnsi="宋体" w:cs="宋体"/>
          <w:bCs/>
          <w:sz w:val="21"/>
          <w:szCs w:val="21"/>
        </w:rPr>
        <w:t>这种双向博弈困境恰恰反映出，单纯依赖FRAND原则的抽象指引难以应对动态市场中的谈判地位失衡。当双方都试图通过FRAND原则解释的弹性空间实施投机行为时，标准化系统就会出现权利义务的错配风险，此时，具有双向约束力的合同救济机制就显示出制度优势。</w:t>
      </w:r>
    </w:p>
    <w:p w14:paraId="23FA90EE">
      <w:pPr>
        <w:spacing w:line="240" w:lineRule="auto"/>
        <w:ind w:firstLine="482" w:firstLineChars="0"/>
        <w:jc w:val="left"/>
        <w:rPr>
          <w:rFonts w:hint="eastAsia" w:ascii="宋体" w:hAnsi="宋体" w:cs="宋体"/>
          <w:bCs/>
          <w:sz w:val="21"/>
          <w:szCs w:val="21"/>
        </w:rPr>
      </w:pPr>
      <w:r>
        <w:rPr>
          <w:rFonts w:hint="eastAsia" w:ascii="宋体" w:hAnsi="宋体" w:cs="宋体"/>
          <w:bCs/>
          <w:sz w:val="21"/>
          <w:szCs w:val="21"/>
          <w:lang w:val="en-US" w:eastAsia="zh-CN"/>
        </w:rPr>
        <w:t>从合同法视角看，</w:t>
      </w:r>
      <w:r>
        <w:rPr>
          <w:rFonts w:hint="eastAsia" w:ascii="宋体" w:hAnsi="宋体" w:cs="宋体"/>
          <w:bCs/>
          <w:sz w:val="21"/>
          <w:szCs w:val="21"/>
        </w:rPr>
        <w:t>无论采用整车级许可抑或组件级许可模式，</w:t>
      </w:r>
      <w:r>
        <w:rPr>
          <w:rFonts w:hint="eastAsia" w:ascii="宋体" w:hAnsi="宋体" w:cs="宋体"/>
          <w:bCs/>
          <w:sz w:val="21"/>
          <w:szCs w:val="21"/>
          <w:lang w:val="en-US" w:eastAsia="zh-CN"/>
        </w:rPr>
        <w:t>它们所面对的法律问题在性质上是同构的</w:t>
      </w:r>
      <w:r>
        <w:rPr>
          <w:rFonts w:hint="eastAsia" w:ascii="宋体" w:hAnsi="宋体" w:cs="宋体"/>
          <w:bCs/>
          <w:sz w:val="21"/>
          <w:szCs w:val="21"/>
          <w:lang w:eastAsia="zh-CN"/>
        </w:rPr>
        <w:t>，</w:t>
      </w:r>
      <w:r>
        <w:rPr>
          <w:rFonts w:hint="eastAsia" w:ascii="宋体" w:hAnsi="宋体" w:cs="宋体"/>
          <w:bCs/>
          <w:sz w:val="21"/>
          <w:szCs w:val="21"/>
          <w:lang w:val="en-US" w:eastAsia="zh-CN"/>
        </w:rPr>
        <w:t>并</w:t>
      </w:r>
      <w:r>
        <w:rPr>
          <w:rFonts w:hint="eastAsia" w:ascii="宋体" w:hAnsi="宋体" w:cs="宋体"/>
          <w:bCs/>
          <w:sz w:val="21"/>
          <w:szCs w:val="21"/>
        </w:rPr>
        <w:t>可以在合同法框架下</w:t>
      </w:r>
      <w:r>
        <w:rPr>
          <w:rFonts w:hint="eastAsia" w:ascii="宋体" w:hAnsi="宋体" w:cs="宋体"/>
          <w:bCs/>
          <w:sz w:val="21"/>
          <w:szCs w:val="21"/>
          <w:lang w:val="en-US" w:eastAsia="zh-CN"/>
        </w:rPr>
        <w:t>有效</w:t>
      </w:r>
      <w:r>
        <w:rPr>
          <w:rFonts w:hint="eastAsia" w:ascii="宋体" w:hAnsi="宋体" w:cs="宋体"/>
          <w:bCs/>
          <w:sz w:val="21"/>
          <w:szCs w:val="21"/>
        </w:rPr>
        <w:t>解决。例如，双方在谈判过程中是否遵循诚信原则、是否合理披露信息、是否拖延谈判等行为，可以依据合同法中的诚实信用原则、缔约过失责任等条款进行判断。同时，在确定许可费率时，也可参考合同法中关于合同条款解释的规定来确定合理费率。</w:t>
      </w:r>
      <w:r>
        <w:rPr>
          <w:rFonts w:hint="eastAsia" w:ascii="宋体" w:hAnsi="宋体" w:cs="宋体"/>
          <w:bCs/>
          <w:sz w:val="21"/>
          <w:szCs w:val="21"/>
          <w:lang w:val="en-US" w:eastAsia="zh-CN"/>
        </w:rPr>
        <w:t>当然</w:t>
      </w:r>
      <w:r>
        <w:rPr>
          <w:rFonts w:hint="eastAsia" w:ascii="宋体" w:hAnsi="宋体" w:cs="宋体"/>
          <w:bCs/>
          <w:sz w:val="21"/>
          <w:szCs w:val="21"/>
        </w:rPr>
        <w:t>，合同法视角的局限性亦不容忽视，当权利人的行为突破私法自治边界，实质构成滥用市场支配地位时，对该行为的法律评价已超出合同权利义务的辐射范围，需通过反垄断法中的禁止性规范进行二次规制。同时，仅依靠合同救济无法有效恢复市场竞争或防止进一步的市场垄断，需借助反垄断法的系统性干预机制。在获得超额经济利益和排除市场竞争的驱动下，SEP持有人很可能利用其通过标准必要专利形成的市场支配地位，索要不合理的许可高价，拒绝向特定实施方提供许可，对条件相同的意向实施方实行不同的交易条件，将标准必要专利与非标准必要专利捆绑许可，甚至滥用禁令救济迫使实施方接受不公平的交易条件，此时反垄断法的介入就显得十分必要。并且，司法裁决的专利赔偿以及在诉讼压力下达成的许可协议，往往倾向于对SEP持有人进行过度补偿，仅依赖合同法难以制约反竞争行为，需要通过反垄断法提高FRAND承诺的有效性。</w:t>
      </w:r>
      <w:r>
        <w:rPr>
          <w:rStyle w:val="17"/>
          <w:rFonts w:hint="eastAsia" w:ascii="宋体" w:hAnsi="宋体" w:cs="宋体"/>
          <w:sz w:val="21"/>
          <w:szCs w:val="21"/>
        </w:rPr>
        <w:footnoteReference w:id="99"/>
      </w:r>
    </w:p>
    <w:p w14:paraId="44C972A3">
      <w:pPr>
        <w:pStyle w:val="4"/>
        <w:keepNext w:val="0"/>
        <w:keepLines w:val="0"/>
        <w:spacing w:before="0" w:after="0" w:line="240" w:lineRule="auto"/>
        <w:ind w:left="0" w:firstLine="482"/>
        <w:rPr>
          <w:rFonts w:hint="eastAsia" w:ascii="宋体" w:hAnsi="宋体" w:eastAsia="宋体" w:cs="宋体"/>
          <w:b/>
          <w:bCs w:val="0"/>
          <w:sz w:val="21"/>
          <w:szCs w:val="21"/>
        </w:rPr>
      </w:pPr>
      <w:bookmarkStart w:id="14" w:name="_Toc1360455780"/>
      <w:r>
        <w:rPr>
          <w:rFonts w:hint="eastAsia" w:ascii="宋体" w:hAnsi="宋体" w:cs="宋体"/>
          <w:b/>
          <w:bCs w:val="0"/>
          <w:sz w:val="21"/>
          <w:szCs w:val="21"/>
        </w:rPr>
        <w:t>2</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 xml:space="preserve"> </w:t>
      </w:r>
      <w:r>
        <w:rPr>
          <w:rFonts w:hint="eastAsia" w:ascii="宋体" w:hAnsi="宋体" w:eastAsia="宋体" w:cs="宋体"/>
          <w:b/>
          <w:bCs w:val="0"/>
          <w:sz w:val="21"/>
          <w:szCs w:val="21"/>
        </w:rPr>
        <w:t>反垄断补充救济的合理性</w:t>
      </w:r>
      <w:bookmarkEnd w:id="14"/>
    </w:p>
    <w:p w14:paraId="0E111589">
      <w:pPr>
        <w:spacing w:line="240" w:lineRule="auto"/>
        <w:ind w:firstLine="482" w:firstLineChars="0"/>
        <w:rPr>
          <w:rFonts w:hint="eastAsia" w:ascii="宋体" w:hAnsi="宋体" w:cs="宋体"/>
          <w:bCs/>
          <w:sz w:val="21"/>
          <w:szCs w:val="21"/>
        </w:rPr>
      </w:pPr>
      <w:r>
        <w:rPr>
          <w:rFonts w:hint="eastAsia" w:ascii="宋体" w:hAnsi="宋体" w:cs="宋体"/>
          <w:bCs/>
          <w:sz w:val="21"/>
          <w:szCs w:val="21"/>
        </w:rPr>
        <w:t>标准必要专利排除了市场竞争并不意味着SEP持有人必然拥有市场支配地位，更不能直接得出其行权行为构成滥用市场支配地位。反垄断法的过度介入，会侵害私益保护与自由竞争之间的平衡。</w:t>
      </w:r>
      <w:r>
        <w:rPr>
          <w:rStyle w:val="17"/>
          <w:rFonts w:hint="eastAsia" w:ascii="宋体" w:hAnsi="宋体" w:cs="宋体"/>
          <w:sz w:val="21"/>
          <w:szCs w:val="21"/>
        </w:rPr>
        <w:footnoteReference w:id="100"/>
      </w:r>
      <w:r>
        <w:rPr>
          <w:rFonts w:hint="eastAsia" w:ascii="宋体" w:hAnsi="宋体" w:cs="宋体"/>
          <w:bCs/>
          <w:sz w:val="21"/>
          <w:szCs w:val="21"/>
        </w:rPr>
        <w:t>2024年底出台的《标准必要专利反垄断指南》在第二章——涉及标准必要专利的信息披露、许可承诺和善意谈判中明确：反垄断执法机构鼓励标准必要专利权人及时充分披露标准必要专利信息，作出公平、合理和无歧视的许可承诺，以及与标准实施方共同进行善意的许可谈判。上述良好行为有利于提高标准的制定和实施效率，维护公平竞争的市场秩序，促进技术创新与产业发展。若未遵循上述良好行为，并不必然导致违反反垄断法，但可能提高排除、限制竞争的风险。即是否符合FRAND原则与是否触犯反垄断法之间不能简单等价。判断某一行为是否违反反垄断法，需根据反垄断法的分析框架进行全面评估，而非仅以是否遵循FRAND原则为依据。SEP 持有人单纯违背FRAND声明义务并不必然构成反垄断法意义上的违法行为。具体而言，此类行为通常表现为向下游被许可方索取高额许可费，该行为扰乱的是专利许可市场的正常定价秩序，而非直接破坏市场竞争机制。</w:t>
      </w:r>
      <w:r>
        <w:rPr>
          <w:rStyle w:val="17"/>
          <w:rFonts w:hint="eastAsia" w:ascii="宋体" w:hAnsi="宋体" w:cs="宋体"/>
          <w:sz w:val="21"/>
          <w:szCs w:val="21"/>
        </w:rPr>
        <w:footnoteReference w:id="101"/>
      </w:r>
      <w:r>
        <w:rPr>
          <w:rFonts w:hint="eastAsia" w:ascii="宋体" w:hAnsi="宋体" w:cs="宋体"/>
          <w:bCs/>
          <w:sz w:val="21"/>
          <w:szCs w:val="21"/>
        </w:rPr>
        <w:t>然而，这并不意味着将专利许可相关行为完全剥离出反垄断法的适用之外，只是当存在其他更直接的法律依据时，反垄断法并非首选。</w:t>
      </w:r>
      <w:r>
        <w:rPr>
          <w:rStyle w:val="17"/>
          <w:rFonts w:hint="eastAsia" w:ascii="宋体" w:hAnsi="宋体" w:cs="宋体"/>
          <w:sz w:val="21"/>
          <w:szCs w:val="21"/>
        </w:rPr>
        <w:footnoteReference w:id="102"/>
      </w:r>
      <w:r>
        <w:rPr>
          <w:rFonts w:hint="eastAsia" w:ascii="宋体" w:hAnsi="宋体" w:cs="宋体"/>
          <w:bCs/>
          <w:sz w:val="21"/>
          <w:szCs w:val="21"/>
        </w:rPr>
        <w:t>面临专利劫持时，合同</w:t>
      </w:r>
      <w:r>
        <w:rPr>
          <w:rFonts w:hint="eastAsia" w:ascii="宋体" w:hAnsi="宋体" w:cs="宋体"/>
          <w:bCs/>
          <w:sz w:val="21"/>
          <w:szCs w:val="21"/>
          <w:lang w:val="en-US" w:eastAsia="zh-CN"/>
        </w:rPr>
        <w:t>救济</w:t>
      </w:r>
      <w:r>
        <w:rPr>
          <w:rFonts w:hint="eastAsia" w:ascii="宋体" w:hAnsi="宋体" w:cs="宋体"/>
          <w:bCs/>
          <w:sz w:val="21"/>
          <w:szCs w:val="21"/>
        </w:rPr>
        <w:t>是主要方法，反垄断救济可作为补充性手段加以运用。</w:t>
      </w:r>
      <w:r>
        <w:rPr>
          <w:rStyle w:val="17"/>
          <w:rFonts w:hint="eastAsia" w:ascii="宋体" w:hAnsi="宋体" w:cs="宋体"/>
          <w:sz w:val="21"/>
          <w:szCs w:val="21"/>
        </w:rPr>
        <w:footnoteReference w:id="103"/>
      </w:r>
    </w:p>
    <w:p w14:paraId="2974B869">
      <w:pPr>
        <w:spacing w:line="240" w:lineRule="auto"/>
        <w:ind w:firstLine="482" w:firstLineChars="0"/>
        <w:rPr>
          <w:rFonts w:hint="eastAsia" w:ascii="宋体" w:hAnsi="宋体" w:cs="宋体"/>
          <w:bCs/>
          <w:sz w:val="21"/>
          <w:szCs w:val="21"/>
        </w:rPr>
      </w:pPr>
      <w:r>
        <w:rPr>
          <w:rFonts w:hint="eastAsia" w:ascii="宋体" w:hAnsi="宋体" w:cs="宋体"/>
          <w:bCs/>
          <w:sz w:val="21"/>
          <w:szCs w:val="21"/>
          <w:lang w:val="en-US" w:eastAsia="zh-CN"/>
        </w:rPr>
        <w:t>对拒绝向零部件供应商许可的行为进行反垄断评价，其关键前提在于界定相关市场。若</w:t>
      </w:r>
      <w:r>
        <w:rPr>
          <w:rFonts w:hint="eastAsia" w:ascii="宋体" w:hAnsi="宋体" w:cs="宋体"/>
          <w:bCs/>
          <w:sz w:val="21"/>
          <w:szCs w:val="21"/>
        </w:rPr>
        <w:t>将相关市场界定为整车市场</w:t>
      </w:r>
      <w:r>
        <w:rPr>
          <w:rFonts w:hint="eastAsia" w:ascii="宋体" w:hAnsi="宋体" w:cs="宋体"/>
          <w:bCs/>
          <w:sz w:val="21"/>
          <w:szCs w:val="21"/>
          <w:lang w:eastAsia="zh-CN"/>
        </w:rPr>
        <w:t>，</w:t>
      </w:r>
      <w:r>
        <w:rPr>
          <w:rFonts w:hint="eastAsia" w:ascii="宋体" w:hAnsi="宋体" w:cs="宋体"/>
          <w:bCs/>
          <w:sz w:val="21"/>
          <w:szCs w:val="21"/>
        </w:rPr>
        <w:t>SEP持有人与零部件供应商不是直接竞争者</w:t>
      </w:r>
      <w:r>
        <w:rPr>
          <w:rFonts w:hint="eastAsia" w:ascii="宋体" w:hAnsi="宋体" w:cs="宋体"/>
          <w:bCs/>
          <w:sz w:val="21"/>
          <w:szCs w:val="21"/>
          <w:lang w:eastAsia="zh-CN"/>
        </w:rPr>
        <w:t>，</w:t>
      </w:r>
      <w:r>
        <w:rPr>
          <w:rFonts w:hint="eastAsia" w:ascii="宋体" w:hAnsi="宋体" w:cs="宋体"/>
          <w:bCs/>
          <w:sz w:val="21"/>
          <w:szCs w:val="21"/>
        </w:rPr>
        <w:t>拒绝许可的行为</w:t>
      </w:r>
      <w:r>
        <w:rPr>
          <w:rFonts w:hint="eastAsia" w:ascii="宋体" w:hAnsi="宋体" w:cs="宋体"/>
          <w:bCs/>
          <w:sz w:val="21"/>
          <w:szCs w:val="21"/>
          <w:lang w:val="en-US" w:eastAsia="zh-CN"/>
        </w:rPr>
        <w:t>可被归为</w:t>
      </w:r>
      <w:r>
        <w:rPr>
          <w:rFonts w:hint="eastAsia" w:ascii="宋体" w:hAnsi="宋体" w:cs="宋体"/>
          <w:bCs/>
          <w:sz w:val="21"/>
          <w:szCs w:val="21"/>
        </w:rPr>
        <w:t>上下游之间的商业纠纷。</w:t>
      </w:r>
      <w:r>
        <w:rPr>
          <w:rFonts w:hint="eastAsia" w:ascii="宋体" w:hAnsi="宋体" w:cs="宋体"/>
          <w:bCs/>
          <w:sz w:val="21"/>
          <w:szCs w:val="21"/>
          <w:lang w:val="en-US" w:eastAsia="zh-CN"/>
        </w:rPr>
        <w:t>若</w:t>
      </w:r>
      <w:r>
        <w:rPr>
          <w:rFonts w:hint="eastAsia" w:ascii="宋体" w:hAnsi="宋体" w:cs="宋体"/>
          <w:bCs/>
          <w:sz w:val="21"/>
          <w:szCs w:val="21"/>
        </w:rPr>
        <w:t>将相关市场界定为技术市场</w:t>
      </w:r>
      <w:r>
        <w:rPr>
          <w:rFonts w:hint="eastAsia" w:ascii="宋体" w:hAnsi="宋体" w:cs="宋体"/>
          <w:bCs/>
          <w:sz w:val="21"/>
          <w:szCs w:val="21"/>
          <w:lang w:eastAsia="zh-CN"/>
        </w:rPr>
        <w:t>，</w:t>
      </w:r>
      <w:r>
        <w:rPr>
          <w:rFonts w:hint="eastAsia" w:ascii="宋体" w:hAnsi="宋体" w:cs="宋体"/>
          <w:bCs/>
          <w:sz w:val="21"/>
          <w:szCs w:val="21"/>
        </w:rPr>
        <w:t>SEP持有人是技术的许可方，任何需要实施该标准的生产者</w:t>
      </w:r>
      <w:r>
        <w:rPr>
          <w:rFonts w:hint="eastAsia" w:ascii="宋体" w:hAnsi="宋体" w:cs="宋体"/>
          <w:bCs/>
          <w:sz w:val="21"/>
          <w:szCs w:val="21"/>
          <w:lang w:eastAsia="zh-CN"/>
        </w:rPr>
        <w:t>，</w:t>
      </w:r>
      <w:r>
        <w:rPr>
          <w:rFonts w:hint="eastAsia" w:ascii="宋体" w:hAnsi="宋体" w:cs="宋体"/>
          <w:bCs/>
          <w:sz w:val="21"/>
          <w:szCs w:val="21"/>
        </w:rPr>
        <w:t>无论是整车</w:t>
      </w:r>
      <w:r>
        <w:rPr>
          <w:rFonts w:hint="eastAsia" w:ascii="宋体" w:hAnsi="宋体" w:cs="宋体"/>
          <w:bCs/>
          <w:sz w:val="21"/>
          <w:szCs w:val="21"/>
          <w:lang w:val="en-US" w:eastAsia="zh-CN"/>
        </w:rPr>
        <w:t>制造商</w:t>
      </w:r>
      <w:r>
        <w:rPr>
          <w:rFonts w:hint="eastAsia" w:ascii="宋体" w:hAnsi="宋体" w:cs="宋体"/>
          <w:bCs/>
          <w:sz w:val="21"/>
          <w:szCs w:val="21"/>
        </w:rPr>
        <w:t>还是零部件</w:t>
      </w:r>
      <w:r>
        <w:rPr>
          <w:rFonts w:hint="eastAsia" w:ascii="宋体" w:hAnsi="宋体" w:cs="宋体"/>
          <w:bCs/>
          <w:sz w:val="21"/>
          <w:szCs w:val="21"/>
          <w:lang w:val="en-US" w:eastAsia="zh-CN"/>
        </w:rPr>
        <w:t>供应</w:t>
      </w:r>
      <w:r>
        <w:rPr>
          <w:rFonts w:hint="eastAsia" w:ascii="宋体" w:hAnsi="宋体" w:cs="宋体"/>
          <w:bCs/>
          <w:sz w:val="21"/>
          <w:szCs w:val="21"/>
        </w:rPr>
        <w:t>商</w:t>
      </w:r>
      <w:r>
        <w:rPr>
          <w:rFonts w:hint="eastAsia" w:ascii="宋体" w:hAnsi="宋体" w:cs="宋体"/>
          <w:bCs/>
          <w:sz w:val="21"/>
          <w:szCs w:val="21"/>
          <w:lang w:eastAsia="zh-CN"/>
        </w:rPr>
        <w:t>，</w:t>
      </w:r>
      <w:r>
        <w:rPr>
          <w:rFonts w:hint="eastAsia" w:ascii="宋体" w:hAnsi="宋体" w:cs="宋体"/>
          <w:bCs/>
          <w:sz w:val="21"/>
          <w:szCs w:val="21"/>
          <w:lang w:val="en-US" w:eastAsia="zh-CN"/>
        </w:rPr>
        <w:t>均为</w:t>
      </w:r>
      <w:r>
        <w:rPr>
          <w:rFonts w:hint="eastAsia" w:ascii="宋体" w:hAnsi="宋体" w:cs="宋体"/>
          <w:bCs/>
          <w:sz w:val="21"/>
          <w:szCs w:val="21"/>
        </w:rPr>
        <w:t>潜在的、平等的被许可方。在</w:t>
      </w:r>
      <w:r>
        <w:rPr>
          <w:rFonts w:hint="eastAsia" w:ascii="宋体" w:hAnsi="宋体" w:cs="宋体"/>
          <w:bCs/>
          <w:sz w:val="21"/>
          <w:szCs w:val="21"/>
          <w:lang w:val="en-US" w:eastAsia="zh-CN"/>
        </w:rPr>
        <w:t>技术</w:t>
      </w:r>
      <w:r>
        <w:rPr>
          <w:rFonts w:hint="eastAsia" w:ascii="宋体" w:hAnsi="宋体" w:cs="宋体"/>
          <w:bCs/>
          <w:sz w:val="21"/>
          <w:szCs w:val="21"/>
        </w:rPr>
        <w:t>市场中，SEP持有人拥有支配地位，拒绝向特定层级的实施者许可，可被视为对下游交易相对方的不公平对待，或人为分割、限制许可市场的行为。</w:t>
      </w:r>
    </w:p>
    <w:p w14:paraId="3E7DF20A">
      <w:pPr>
        <w:spacing w:line="240" w:lineRule="auto"/>
        <w:ind w:firstLine="482" w:firstLineChars="0"/>
        <w:rPr>
          <w:rFonts w:hint="eastAsia" w:ascii="宋体" w:hAnsi="宋体" w:cs="宋体"/>
          <w:bCs/>
          <w:sz w:val="21"/>
          <w:szCs w:val="21"/>
        </w:rPr>
      </w:pPr>
      <w:r>
        <w:rPr>
          <w:rFonts w:hint="eastAsia" w:ascii="宋体" w:hAnsi="宋体" w:cs="宋体"/>
          <w:bCs/>
          <w:sz w:val="21"/>
          <w:szCs w:val="21"/>
        </w:rPr>
        <w:t>反垄断法的补充救济与合同法适用相互配合</w:t>
      </w:r>
      <w:r>
        <w:rPr>
          <w:rFonts w:hint="eastAsia" w:ascii="宋体" w:hAnsi="宋体" w:cs="宋体"/>
          <w:bCs/>
          <w:sz w:val="21"/>
          <w:szCs w:val="21"/>
          <w:lang w:eastAsia="zh-CN"/>
        </w:rPr>
        <w:t>，形成多层次规制体系。</w:t>
      </w:r>
      <w:r>
        <w:rPr>
          <w:rFonts w:hint="eastAsia" w:ascii="宋体" w:hAnsi="宋体" w:cs="宋体"/>
          <w:bCs/>
          <w:sz w:val="21"/>
          <w:szCs w:val="21"/>
        </w:rPr>
        <w:t>首先，合同救济的力度有限。利益第三人合同仅赋予标准实施者履行请求权，无法涵盖竞争秩序等公共利益。FRAND原则的适用范围不应局限于单个标准实施者的许可条件，当SEP持有人通过不合理条件对</w:t>
      </w:r>
      <w:r>
        <w:rPr>
          <w:rFonts w:hint="eastAsia" w:ascii="宋体" w:hAnsi="宋体" w:cs="宋体"/>
          <w:bCs/>
          <w:sz w:val="21"/>
          <w:szCs w:val="21"/>
          <w:lang w:val="en-US" w:eastAsia="zh-CN"/>
        </w:rPr>
        <w:t>汽车产业链</w:t>
      </w:r>
      <w:r>
        <w:rPr>
          <w:rFonts w:hint="eastAsia" w:ascii="宋体" w:hAnsi="宋体" w:cs="宋体"/>
          <w:bCs/>
          <w:sz w:val="21"/>
          <w:szCs w:val="21"/>
        </w:rPr>
        <w:t>施加限制时，合同法框架下的个体救济模式已无法满足公共利益维护的需要，反垄断法能够提供更有效的规制工具。相比于违约责任中的实际损失填补原则，反垄断法在基准罚款数额的二倍以上五倍以下确定具体罚款数额的惩罚赔偿机制</w:t>
      </w:r>
      <w:r>
        <w:rPr>
          <w:rStyle w:val="17"/>
          <w:rFonts w:hint="eastAsia" w:ascii="宋体" w:hAnsi="宋体" w:cs="宋体"/>
          <w:sz w:val="21"/>
          <w:szCs w:val="21"/>
        </w:rPr>
        <w:footnoteReference w:id="104"/>
      </w:r>
      <w:r>
        <w:rPr>
          <w:rFonts w:hint="eastAsia" w:ascii="宋体" w:hAnsi="宋体" w:cs="宋体"/>
          <w:bCs/>
          <w:sz w:val="21"/>
          <w:szCs w:val="21"/>
        </w:rPr>
        <w:t>具有更强威慑力。SEP 持有人可能因技术标准的不可替代性形成市场支配地位，高通作为通信行业的领导企业占据了绝大部分市场份额，其“无许可——无芯片”的商业模式引发世界范围内的反垄断调查</w:t>
      </w:r>
      <w:r>
        <w:rPr>
          <w:rStyle w:val="17"/>
          <w:rFonts w:hint="eastAsia" w:ascii="宋体" w:hAnsi="宋体" w:cs="宋体"/>
          <w:sz w:val="21"/>
          <w:szCs w:val="21"/>
        </w:rPr>
        <w:footnoteReference w:id="105"/>
      </w:r>
      <w:r>
        <w:rPr>
          <w:rFonts w:hint="eastAsia" w:ascii="宋体" w:hAnsi="宋体" w:cs="宋体"/>
          <w:bCs/>
          <w:sz w:val="21"/>
          <w:szCs w:val="21"/>
        </w:rPr>
        <w:t>。因高通在标准必要专利许可中附加不合理交易条件，中国多家企业向国家发改委举报，国家发改委调查后认定高通违反《反垄断法》第17条，对其专利许可条件进行限制并罚款60.88亿。</w:t>
      </w:r>
      <w:r>
        <w:rPr>
          <w:rStyle w:val="17"/>
          <w:rFonts w:hint="eastAsia" w:ascii="宋体" w:hAnsi="宋体" w:cs="宋体"/>
          <w:sz w:val="21"/>
          <w:szCs w:val="21"/>
        </w:rPr>
        <w:footnoteReference w:id="106"/>
      </w:r>
      <w:r>
        <w:rPr>
          <w:rFonts w:hint="eastAsia" w:ascii="宋体" w:hAnsi="宋体" w:cs="宋体"/>
          <w:bCs/>
          <w:sz w:val="21"/>
          <w:szCs w:val="21"/>
        </w:rPr>
        <w:t>在反垄断行政执法决定的基础上，司法机关可以通过调取相关证据，构建反垄断民事后继诉讼赔偿额度认定的举证链条。其次，反垄断法更适于处理复杂的市场行为。针对“专利池打包许可”“捆绑非标准必要专利”等违反FRAND原则的隐性滥用行为，反垄断法的解释空间更大，能更灵活应对技术创新中的竞争损害。在CD-R专利池案中，飞利浦联合汤姆逊、索尼等公司组建了整合CD-R技术的标准必要专利池，但该专利池通过强制纳入非标准必要专利CD-RW技术并设置搭售许可条件，被美国国际贸易委员会认定为违反垄断法。</w:t>
      </w:r>
      <w:r>
        <w:rPr>
          <w:rStyle w:val="17"/>
          <w:rFonts w:hint="eastAsia" w:ascii="宋体" w:hAnsi="宋体" w:cs="宋体"/>
          <w:sz w:val="21"/>
          <w:szCs w:val="21"/>
        </w:rPr>
        <w:footnoteReference w:id="107"/>
      </w:r>
      <w:r>
        <w:rPr>
          <w:rFonts w:hint="eastAsia" w:ascii="宋体" w:hAnsi="宋体" w:cs="宋体"/>
          <w:bCs/>
          <w:sz w:val="21"/>
          <w:szCs w:val="21"/>
          <w:lang w:val="en-US" w:eastAsia="zh-CN"/>
        </w:rPr>
        <w:t>对于Avanci专利池未公开许可清单以及整池许可涉嫌搭售无关专利等可能引发公平性质疑的行为，</w:t>
      </w:r>
      <w:r>
        <w:rPr>
          <w:rFonts w:hint="eastAsia" w:ascii="宋体" w:hAnsi="宋体" w:cs="宋体"/>
          <w:bCs/>
          <w:sz w:val="21"/>
          <w:szCs w:val="21"/>
        </w:rPr>
        <w:t>反垄断法可通过合理原则、综合市场分析及竞争效应评估进行精准规制，既遏制滥用市场支配地位的反竞争行为，又保留促进效率与创新的合法搭售空间。</w:t>
      </w:r>
      <w:r>
        <w:rPr>
          <w:rStyle w:val="17"/>
          <w:rFonts w:hint="eastAsia" w:ascii="宋体" w:hAnsi="宋体" w:cs="宋体"/>
          <w:sz w:val="21"/>
          <w:szCs w:val="21"/>
        </w:rPr>
        <w:footnoteReference w:id="108"/>
      </w:r>
      <w:r>
        <w:rPr>
          <w:rFonts w:hint="eastAsia" w:ascii="宋体" w:hAnsi="宋体" w:cs="宋体"/>
          <w:bCs/>
          <w:sz w:val="21"/>
          <w:szCs w:val="21"/>
        </w:rPr>
        <w:t>最后，反垄断法能够实现专利权保护与市场竞争之间的动态平衡。当专利许可谈判陷入僵局，SEP持有人倾向于寻求禁令救济，通过限制标准实施者的专利实施行为构建谈判压力，以期胁迫标准实施者接受超出FRAND限度的条款。</w:t>
      </w:r>
      <w:r>
        <w:rPr>
          <w:rStyle w:val="17"/>
          <w:rFonts w:hint="eastAsia" w:ascii="宋体" w:hAnsi="宋体" w:cs="宋体"/>
          <w:sz w:val="21"/>
          <w:szCs w:val="21"/>
        </w:rPr>
        <w:footnoteReference w:id="109"/>
      </w:r>
      <w:r>
        <w:rPr>
          <w:rFonts w:hint="eastAsia" w:ascii="宋体" w:hAnsi="宋体" w:cs="宋体"/>
          <w:bCs/>
          <w:sz w:val="21"/>
          <w:szCs w:val="21"/>
        </w:rPr>
        <w:t>绝大多数情况下，禁令的申请不是孤立的，它常作为具有市场支配地位的SEP持有人排除、限制竞争的配套措施出现，因此需要反垄断法予以规制。</w:t>
      </w:r>
      <w:r>
        <w:rPr>
          <w:rStyle w:val="17"/>
          <w:rFonts w:hint="eastAsia" w:ascii="宋体" w:hAnsi="宋体" w:cs="宋体"/>
          <w:sz w:val="21"/>
          <w:szCs w:val="21"/>
        </w:rPr>
        <w:footnoteReference w:id="110"/>
      </w:r>
    </w:p>
    <w:p w14:paraId="02681B0A">
      <w:pPr>
        <w:spacing w:line="240" w:lineRule="auto"/>
        <w:ind w:firstLine="482" w:firstLineChars="0"/>
        <w:rPr>
          <w:rFonts w:hint="eastAsia" w:ascii="宋体" w:hAnsi="宋体" w:cs="宋体"/>
          <w:bCs/>
          <w:sz w:val="21"/>
          <w:szCs w:val="21"/>
        </w:rPr>
      </w:pPr>
      <w:r>
        <w:rPr>
          <w:rFonts w:hint="eastAsia" w:ascii="宋体" w:hAnsi="宋体" w:cs="宋体"/>
          <w:bCs/>
          <w:sz w:val="21"/>
          <w:szCs w:val="21"/>
        </w:rPr>
        <w:t>合同救济优先与反垄断救济补充的双轨制，既尊重了FRAND承诺的合同属性，又通过反垄断法加强约束，防止技术标准的私人垄断化。合同法主要关注当事人之间的意思自治和公平交易，可以解决具体条款争议，而反垄断法则着眼于维护市场竞争秩序和公共利益，能</w:t>
      </w:r>
      <w:r>
        <w:rPr>
          <w:rFonts w:hint="eastAsia" w:ascii="宋体" w:hAnsi="宋体" w:cs="宋体"/>
          <w:bCs/>
          <w:sz w:val="21"/>
          <w:szCs w:val="21"/>
          <w:shd w:val="clear" w:color="auto" w:fill="FFFFFF"/>
        </w:rPr>
        <w:t>处理系统性损害</w:t>
      </w:r>
      <w:r>
        <w:rPr>
          <w:rFonts w:hint="eastAsia" w:ascii="宋体" w:hAnsi="宋体" w:cs="宋体"/>
          <w:bCs/>
          <w:sz w:val="21"/>
          <w:szCs w:val="21"/>
        </w:rPr>
        <w:t>。两者相结合，能够更全面地保障</w:t>
      </w:r>
      <w:r>
        <w:rPr>
          <w:rFonts w:hint="eastAsia" w:ascii="宋体" w:hAnsi="宋体" w:cs="宋体"/>
          <w:bCs/>
          <w:sz w:val="21"/>
          <w:szCs w:val="21"/>
          <w:lang w:val="en-US" w:eastAsia="zh-CN"/>
        </w:rPr>
        <w:t>智能网联汽车</w:t>
      </w:r>
      <w:r>
        <w:rPr>
          <w:rFonts w:hint="eastAsia" w:ascii="宋体" w:hAnsi="宋体" w:cs="宋体"/>
          <w:bCs/>
          <w:sz w:val="21"/>
          <w:szCs w:val="21"/>
        </w:rPr>
        <w:t>标准必要专利许可市场的健康发展。</w:t>
      </w:r>
    </w:p>
    <w:p w14:paraId="386C478D">
      <w:pPr>
        <w:spacing w:line="240" w:lineRule="auto"/>
        <w:ind w:firstLine="482" w:firstLineChars="0"/>
        <w:rPr>
          <w:rFonts w:hint="eastAsia" w:ascii="宋体" w:hAnsi="宋体" w:cs="宋体"/>
          <w:bCs/>
          <w:sz w:val="21"/>
          <w:szCs w:val="21"/>
        </w:rPr>
      </w:pPr>
    </w:p>
    <w:p w14:paraId="4AE13698">
      <w:pPr>
        <w:keepNext w:val="0"/>
        <w:keepLines w:val="0"/>
        <w:widowControl w:val="0"/>
        <w:ind w:firstLine="0" w:firstLineChars="0"/>
        <w:outlineLvl w:val="0"/>
        <w:rPr>
          <w:rFonts w:hint="eastAsia" w:ascii="黑体" w:hAnsi="黑体" w:eastAsia="黑体" w:cstheme="minorBidi"/>
          <w:b w:val="0"/>
          <w:bCs w:val="0"/>
          <w:sz w:val="28"/>
          <w:szCs w:val="28"/>
        </w:rPr>
      </w:pPr>
      <w:r>
        <w:rPr>
          <w:rFonts w:hint="eastAsia" w:ascii="黑体" w:hAnsi="黑体" w:eastAsia="黑体" w:cstheme="minorBidi"/>
          <w:b w:val="0"/>
          <w:bCs w:val="0"/>
          <w:sz w:val="28"/>
          <w:szCs w:val="28"/>
        </w:rPr>
        <w:t>结论</w:t>
      </w:r>
    </w:p>
    <w:p w14:paraId="4699A705">
      <w:pPr>
        <w:spacing w:line="240" w:lineRule="auto"/>
        <w:ind w:firstLine="482" w:firstLineChars="0"/>
        <w:rPr>
          <w:rFonts w:hint="eastAsia" w:ascii="宋体" w:hAnsi="宋体" w:eastAsia="宋体" w:cs="宋体"/>
          <w:bCs/>
          <w:sz w:val="21"/>
          <w:szCs w:val="21"/>
          <w:lang w:val="en-US" w:eastAsia="zh-CN"/>
        </w:rPr>
      </w:pPr>
      <w:r>
        <w:rPr>
          <w:rFonts w:hint="eastAsia" w:ascii="宋体" w:hAnsi="宋体" w:cs="宋体"/>
          <w:bCs/>
          <w:sz w:val="21"/>
          <w:szCs w:val="21"/>
          <w:lang w:val="en-US" w:eastAsia="zh-CN"/>
        </w:rPr>
        <w:t>在万物互联的背景下，通信SEP跨领域许可已成为常态。智能网联汽车联网功能的实现必须集成通信模组，通信技术的应用贯穿汽车产业链全端，进而在SEP持有人与标准实施者之间产生SEP许可层级争议。许可层级纠纷引发的跨国平行诉讼，导致创新成本攀升，客观上延缓了车企在国际产业链中的发展进程。因此，重视并有效应对SEP许可纠纷，对于车企的国际化发展至关重要。</w:t>
      </w:r>
    </w:p>
    <w:p w14:paraId="2FFDB07D">
      <w:pPr>
        <w:spacing w:line="240" w:lineRule="auto"/>
        <w:ind w:firstLine="482" w:firstLineChars="0"/>
        <w:rPr>
          <w:bCs/>
        </w:rPr>
      </w:pPr>
      <w:r>
        <w:rPr>
          <w:rFonts w:hint="eastAsia" w:ascii="宋体" w:hAnsi="宋体" w:cs="宋体"/>
          <w:bCs/>
          <w:sz w:val="21"/>
          <w:szCs w:val="21"/>
        </w:rPr>
        <w:t>FRAND原则“公平、合理、无歧视”的抽象性，导致</w:t>
      </w:r>
      <w:r>
        <w:rPr>
          <w:rFonts w:hint="eastAsia" w:ascii="宋体" w:hAnsi="宋体" w:cs="宋体"/>
          <w:bCs/>
          <w:sz w:val="21"/>
          <w:szCs w:val="21"/>
          <w:lang w:val="en-US" w:eastAsia="zh-CN"/>
        </w:rPr>
        <w:t>标准</w:t>
      </w:r>
      <w:r>
        <w:rPr>
          <w:rFonts w:hint="eastAsia" w:ascii="宋体" w:hAnsi="宋体" w:cs="宋体"/>
          <w:bCs/>
          <w:sz w:val="21"/>
          <w:szCs w:val="21"/>
        </w:rPr>
        <w:t>实施者</w:t>
      </w:r>
      <w:r>
        <w:rPr>
          <w:rFonts w:hint="eastAsia" w:ascii="宋体" w:hAnsi="宋体" w:cs="宋体"/>
          <w:bCs/>
          <w:sz w:val="21"/>
          <w:szCs w:val="21"/>
          <w:lang w:val="en-US" w:eastAsia="zh-CN"/>
        </w:rPr>
        <w:t>与SEP持有人</w:t>
      </w:r>
      <w:r>
        <w:rPr>
          <w:rFonts w:hint="eastAsia" w:ascii="宋体" w:hAnsi="宋体" w:cs="宋体"/>
          <w:bCs/>
          <w:sz w:val="21"/>
          <w:szCs w:val="21"/>
        </w:rPr>
        <w:t>间的</w:t>
      </w:r>
      <w:r>
        <w:rPr>
          <w:rFonts w:hint="eastAsia" w:ascii="宋体" w:hAnsi="宋体" w:cs="宋体"/>
          <w:bCs/>
          <w:sz w:val="21"/>
          <w:szCs w:val="21"/>
          <w:lang w:val="en-US" w:eastAsia="zh-CN"/>
        </w:rPr>
        <w:t>法律</w:t>
      </w:r>
      <w:r>
        <w:rPr>
          <w:rFonts w:hint="eastAsia" w:ascii="宋体" w:hAnsi="宋体" w:cs="宋体"/>
          <w:bCs/>
          <w:sz w:val="21"/>
          <w:szCs w:val="21"/>
        </w:rPr>
        <w:t>关系长期处于模糊状态</w:t>
      </w:r>
      <w:r>
        <w:rPr>
          <w:rFonts w:hint="eastAsia" w:ascii="宋体" w:hAnsi="宋体" w:cs="宋体"/>
          <w:bCs/>
          <w:sz w:val="21"/>
          <w:szCs w:val="21"/>
          <w:lang w:eastAsia="zh-CN"/>
        </w:rPr>
        <w:t>，</w:t>
      </w:r>
      <w:r>
        <w:rPr>
          <w:rFonts w:hint="eastAsia" w:ascii="宋体" w:hAnsi="宋体" w:cs="宋体"/>
          <w:bCs/>
          <w:sz w:val="21"/>
          <w:szCs w:val="21"/>
          <w:lang w:val="en-US" w:eastAsia="zh-CN"/>
        </w:rPr>
        <w:t>进而引发智能网联汽车领域</w:t>
      </w:r>
      <w:r>
        <w:rPr>
          <w:rFonts w:hint="eastAsia" w:ascii="宋体" w:hAnsi="宋体" w:cs="宋体"/>
          <w:bCs/>
          <w:sz w:val="21"/>
          <w:szCs w:val="21"/>
        </w:rPr>
        <w:t>围绕整车级</w:t>
      </w:r>
      <w:r>
        <w:rPr>
          <w:rFonts w:hint="eastAsia" w:ascii="宋体" w:hAnsi="宋体" w:cs="宋体"/>
          <w:bCs/>
          <w:sz w:val="21"/>
          <w:szCs w:val="21"/>
          <w:lang w:val="en-US" w:eastAsia="zh-CN"/>
        </w:rPr>
        <w:t>许可</w:t>
      </w:r>
      <w:r>
        <w:rPr>
          <w:rFonts w:hint="eastAsia" w:ascii="宋体" w:hAnsi="宋体" w:cs="宋体"/>
          <w:bCs/>
          <w:sz w:val="21"/>
          <w:szCs w:val="21"/>
        </w:rPr>
        <w:t>与组件级许可</w:t>
      </w:r>
      <w:r>
        <w:rPr>
          <w:rFonts w:hint="eastAsia" w:ascii="宋体" w:hAnsi="宋体" w:cs="宋体"/>
          <w:bCs/>
          <w:sz w:val="21"/>
          <w:szCs w:val="21"/>
          <w:lang w:val="en-US" w:eastAsia="zh-CN"/>
        </w:rPr>
        <w:t>展开</w:t>
      </w:r>
      <w:r>
        <w:rPr>
          <w:rFonts w:hint="eastAsia" w:ascii="宋体" w:hAnsi="宋体" w:cs="宋体"/>
          <w:bCs/>
          <w:sz w:val="21"/>
          <w:szCs w:val="21"/>
        </w:rPr>
        <w:t>的模式之争</w:t>
      </w:r>
      <w:r>
        <w:rPr>
          <w:rFonts w:hint="eastAsia" w:ascii="宋体" w:hAnsi="宋体" w:cs="宋体"/>
          <w:bCs/>
          <w:sz w:val="21"/>
          <w:szCs w:val="21"/>
          <w:lang w:eastAsia="zh-CN"/>
        </w:rPr>
        <w:t>。</w:t>
      </w:r>
      <w:r>
        <w:rPr>
          <w:rFonts w:hint="eastAsia" w:ascii="宋体" w:hAnsi="宋体" w:cs="宋体"/>
          <w:bCs/>
          <w:sz w:val="21"/>
          <w:szCs w:val="21"/>
          <w:lang w:val="en-US" w:eastAsia="zh-CN"/>
        </w:rPr>
        <w:t>因此，有必要回归请求权基础理论，深入剖析FRAND原则下各方应承担的权利义务。通过系统梳理FRAND承诺作出的标准化场景，</w:t>
      </w:r>
      <w:r>
        <w:rPr>
          <w:rFonts w:hint="eastAsia" w:ascii="宋体" w:hAnsi="宋体" w:cs="宋体"/>
          <w:bCs/>
          <w:sz w:val="21"/>
          <w:szCs w:val="21"/>
        </w:rPr>
        <w:t>FRAND原则</w:t>
      </w:r>
      <w:r>
        <w:rPr>
          <w:rFonts w:hint="eastAsia" w:ascii="宋体" w:hAnsi="宋体" w:cs="宋体"/>
          <w:bCs/>
          <w:sz w:val="21"/>
          <w:szCs w:val="21"/>
          <w:lang w:val="en-US" w:eastAsia="zh-CN"/>
        </w:rPr>
        <w:t>应定性为标准制定组织与SEP持有人之间的利益第三人合同。据此，SEP持有人负有善意谈判与开放许可的核心义务，而作为第三方受益人的标准实施者，无论是零部件供应商还是整车制造商，均享有直接的许可请求权。尽管SEP持有人享有选择许可层级的自由，但应充分认识整车级许可模式在许可费率计算与垄断风险上存在的显著缺陷。为保障许可谈判的实质公平，并使许可费率真实反映技术贡献，应在</w:t>
      </w:r>
      <w:r>
        <w:rPr>
          <w:rFonts w:hint="eastAsia" w:ascii="宋体" w:hAnsi="宋体" w:cs="宋体"/>
          <w:bCs/>
          <w:sz w:val="21"/>
          <w:szCs w:val="21"/>
        </w:rPr>
        <w:t>“合同－反垄断”</w:t>
      </w:r>
      <w:r>
        <w:rPr>
          <w:rFonts w:hint="eastAsia" w:ascii="宋体" w:hAnsi="宋体" w:cs="宋体"/>
          <w:bCs/>
          <w:sz w:val="21"/>
          <w:szCs w:val="21"/>
          <w:lang w:val="en-US" w:eastAsia="zh-CN"/>
        </w:rPr>
        <w:t>的</w:t>
      </w:r>
      <w:r>
        <w:rPr>
          <w:rFonts w:hint="eastAsia" w:ascii="宋体" w:hAnsi="宋体" w:cs="宋体"/>
          <w:bCs/>
          <w:sz w:val="21"/>
          <w:szCs w:val="21"/>
        </w:rPr>
        <w:t>二元</w:t>
      </w:r>
      <w:r>
        <w:rPr>
          <w:rFonts w:hint="eastAsia" w:ascii="宋体" w:hAnsi="宋体" w:cs="宋体"/>
          <w:bCs/>
          <w:sz w:val="21"/>
          <w:szCs w:val="21"/>
          <w:lang w:val="en-US" w:eastAsia="zh-CN"/>
        </w:rPr>
        <w:t>视角检视个案FRAND许可，一方面，通过合同机制确保SEP持有人获得公平合理的回报，以补偿研发投入并激励持续创新；另一方面，借助反垄断法规制，防止其滥用因标准必要专利形成的市场支配地位，索取超额许可费或拒绝授权，从而保障标准实施者能够以合理条件获得技术实施许可，最终推动不同许可层级下公平与效率的平衡。</w:t>
      </w:r>
    </w:p>
    <w:p w14:paraId="5521B3C6">
      <w:pPr>
        <w:ind w:firstLine="0" w:firstLineChars="0"/>
        <w:rPr>
          <w:rFonts w:ascii="宋体" w:hAnsi="宋体" w:cs="宋体"/>
          <w:bCs/>
        </w:rPr>
      </w:pPr>
    </w:p>
    <w:sectPr>
      <w:headerReference r:id="rId5" w:type="default"/>
      <w:footerReference r:id="rId6" w:type="default"/>
      <w:footnotePr>
        <w:numFmt w:val="decimalEnclosedCircleChinese"/>
        <w:numRestart w:val="eachPage"/>
      </w:footnotePr>
      <w:pgSz w:w="11906" w:h="16838"/>
      <w:pgMar w:top="1474" w:right="1701" w:bottom="1474" w:left="1701" w:header="1021" w:footer="1021"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楷体">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000001FF" w:csb1="00000000"/>
  </w:font>
  <w:font w:name="PingFang SC">
    <w:panose1 w:val="020B0400000000000000"/>
    <w:charset w:val="86"/>
    <w:family w:val="swiss"/>
    <w:pitch w:val="default"/>
    <w:sig w:usb0="A00002FF" w:usb1="7ACFFDFB" w:usb2="00000017" w:usb3="00000000" w:csb0="00040001" w:csb1="00000000"/>
  </w:font>
  <w:font w:name="华文仿宋">
    <w:altName w:val="方正仿宋_GBK"/>
    <w:panose1 w:val="02010600040101010101"/>
    <w:charset w:val="86"/>
    <w:family w:val="auto"/>
    <w:pitch w:val="default"/>
    <w:sig w:usb0="00000000" w:usb1="00000000" w:usb2="00000010" w:usb3="00000000" w:csb0="0004009F" w:csb1="00000000"/>
  </w:font>
  <w:font w:name="方正仿宋_GBK">
    <w:panose1 w:val="02000000000000000000"/>
    <w:charset w:val="86"/>
    <w:family w:val="auto"/>
    <w:pitch w:val="default"/>
    <w:sig w:usb0="A00002BF" w:usb1="38CF7CFA" w:usb2="00082016" w:usb3="00000000" w:csb0="00040001" w:csb1="00000000"/>
  </w:font>
  <w:font w:name="仿宋">
    <w:altName w:val="方正仿宋_GBK"/>
    <w:panose1 w:val="00000000000000000000"/>
    <w:charset w:val="00"/>
    <w:family w:val="auto"/>
    <w:pitch w:val="default"/>
    <w:sig w:usb0="00000000" w:usb1="00000000" w:usb2="00000000" w:usb3="00000000" w:csb0="00000000" w:csb1="00000000"/>
  </w:font>
  <w:font w:name="华文楷体">
    <w:altName w:val="汉仪楷体简"/>
    <w:panose1 w:val="02010600040101010101"/>
    <w:charset w:val="86"/>
    <w:family w:val="auto"/>
    <w:pitch w:val="default"/>
    <w:sig w:usb0="00000000" w:usb1="00000000" w:usb2="00000010" w:usb3="00000000" w:csb0="0004009F" w:csb1="00000000"/>
  </w:font>
  <w:font w:name="汉仪楷体简">
    <w:panose1 w:val="02010600000101010101"/>
    <w:charset w:val="86"/>
    <w:family w:val="auto"/>
    <w:pitch w:val="default"/>
    <w:sig w:usb0="00000001" w:usb1="080E0800" w:usb2="00000002" w:usb3="00000000" w:csb0="00040000" w:csb1="00000000"/>
  </w:font>
  <w:font w:name="幼圆字体">
    <w:altName w:val="苹方-简"/>
    <w:panose1 w:val="020B0604020202020204"/>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B66DBB">
    <w:pPr>
      <w:pStyle w:val="7"/>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4975A3">
                          <w:pPr>
                            <w:pStyle w:val="7"/>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484975A3">
                    <w:pPr>
                      <w:pStyle w:val="7"/>
                      <w:ind w:firstLine="36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22">
    <w:p>
      <w:pPr>
        <w:spacing w:line="240" w:lineRule="auto"/>
        <w:ind w:firstLine="480"/>
      </w:pPr>
      <w:r>
        <w:separator/>
      </w:r>
    </w:p>
  </w:footnote>
  <w:footnote w:type="continuationSeparator" w:id="223">
    <w:p>
      <w:pPr>
        <w:spacing w:line="240" w:lineRule="auto"/>
        <w:ind w:firstLine="480"/>
      </w:pPr>
      <w:r>
        <w:continuationSeparator/>
      </w:r>
    </w:p>
  </w:footnote>
  <w:footnote w:id="0">
    <w:p w14:paraId="2381F23F">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p8wCm1JT","properties":{"formattedCitation":"\\uc0\\u40858{}\\uc0\\u28847{}\\uc0\\u12289{}\\uc0\\u39532{}\\uc0\\u26195{}\\uc0\\u20521{}\\uc0\\u12289{}\\uc0\\u29066{}\\uc0\\u20975{}\\uc0\\u20891{}\\uc0\\u65306{}\\uc0\\u12298{}\\uc0\\u27773{}\\uc0\\u36710{}\\uc0\\u34892{}\\uc0\\u19994{}\\uc0\\u34562{}\\uc0\\u31389{}\\uc0\\u36890{}\\uc0\\u20449{}\\uc0\\u26631{}\\uc0\\u20934{}\\uc0\\u24517{}\\uc0\\u35201{}\\uc0\\u19987{}\\uc0\\u21033{}\\uc0\\u35768{}\\uc0\\u21487{}\\uc0\\u36153{}\\uc0\\u29702{}\\uc0\\u35770{}\\uc0\\u20307{}\\uc0\\u31995{}\\uc0\\u30740{}\\uc0\\u31350{}\\uc0\\u12299{}\\uc0\\u65292{}\\uc0\\u36733{}\\uc0\\u12298{}\\uc0\\u20215{}\\uc0\\u26684{}\\uc0\\u29702{}\\uc0\\u35770{}\\uc0\\u19982{}\\uc0\\u23454{}\\uc0\\u36341{}\\uc0\\u12299{}2025\\uc0\\u24180{}\\uc0\\u12290{}","plainCitation":"龚炯、马晓倩、熊凯军：《汽车行业蜂窝通信标准必要专利许可费理论体系研究》，载《价格理论与实践》2025年。","noteIndex":1},"citationItems":[{"id":200,"uris":["http://zotero.org/users/local/qPYDcRL9/items/ZWZ2R5ZF"],"itemData":{"id":200,"type":"article-journal","abstract":"随着智能网联汽车产业不断发展，标准必要专利（SEP）的收费问题日益突出，以Avanci专利池为代表的许可费收费模式在中国车企中引发了广泛关注与争议。Avanci的收费模式缺乏充分的理论支持，特别是在如何确定收费标准及其合理性方面，存在诸多不明确之处，因此建立合理的许可费分析框架，是当前亟待解决的核心议题。为此，本文尝试构建合理的许可费基数和许可费率模型。在许可费基数方面，本文探讨了蜂窝通信标准必要专利参与创造经济价值的合理边界，主要从T-Box作为费基的合理性基础、特征价格模型以及消费者调研模型三方面展开论述；在许可费率方面，通过对比蜂窝通信使用流量、使用时长等数据在汽车与手机行业中的具体情况，并借鉴手机行业的许可模式，构建了汽车行业合理的许可费率理论模型。本文所构建的汽车行业蜂窝通信标准必要专利许可框架，具有一定的合理性和可操作性，可供中国市场的车企参考。","container-title":"价格理论与实践","DOI":"10.19851/j.cnki.CN11-1010/F.2025.01.004","ISSN":"1003-3971","language":"zh-CN","note":"status: advance online publication\ndownload: 235\nalbum: 工程科技Ⅱ辑;信息科技;经济与管理科学\nCLC: TN929.5;F426.471;F204\ndbcode: CAPJ\ndbname: CAPJLAST\nfilename: JGLS20250214001","page":"1-8","source":"CNKI","title":"汽车行业蜂窝通信标准必要专利许可费理论体系研究","URL":"https://link.cnki.net/doi/10.19851/j.cnki.CN11-1010/F.2025.01.004","author":[{"literal":"龚炯"},{"literal":"马晓倩"},{"literal":"熊凯军"}],"accessed":{"date-parts":[["2025",3,28]]},"issued":{"date-parts":[["2025",2,17]]}}}],"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龚炯、马晓倩、熊凯军：《汽车行业蜂窝通信标准必要专利许可费理论体系研究》，载《价格理论与实践》2025年。</w:t>
      </w:r>
      <w:r>
        <w:rPr>
          <w:rFonts w:hint="eastAsia" w:ascii="仿宋" w:hAnsi="仿宋" w:eastAsia="仿宋" w:cs="仿宋"/>
          <w:szCs w:val="18"/>
        </w:rPr>
        <w:fldChar w:fldCharType="end"/>
      </w:r>
    </w:p>
  </w:footnote>
  <w:footnote w:id="1">
    <w:p w14:paraId="71B48E0A">
      <w:pPr>
        <w:pStyle w:val="9"/>
        <w:keepLines/>
        <w:wordWrap w:val="0"/>
        <w:spacing w:line="240" w:lineRule="auto"/>
        <w:ind w:firstLine="360"/>
        <w:jc w:val="both"/>
        <w:rPr>
          <w:rFonts w:hint="eastAsia" w:ascii="仿宋" w:hAnsi="仿宋" w:eastAsia="仿宋" w:cs="仿宋"/>
          <w:szCs w:val="18"/>
          <w:lang w:val="en-US" w:eastAsia="zh-CN"/>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Florian Mueller</w:t>
      </w:r>
      <w:r>
        <w:rPr>
          <w:rFonts w:hint="eastAsia" w:ascii="仿宋" w:hAnsi="仿宋" w:eastAsia="仿宋" w:cs="仿宋"/>
          <w:szCs w:val="18"/>
          <w:lang w:val="en-US" w:eastAsia="zh-CN"/>
        </w:rPr>
        <w:t xml:space="preserve">, </w:t>
      </w:r>
      <w:r>
        <w:rPr>
          <w:rFonts w:hint="eastAsia" w:ascii="仿宋" w:hAnsi="仿宋" w:eastAsia="仿宋" w:cs="仿宋"/>
          <w:i/>
          <w:iCs/>
          <w:szCs w:val="18"/>
        </w:rPr>
        <w:t>Another Avanci licensor sues China’s BYD in Germany over cellular standard-essential patents: Japan’s IP Bridge</w:t>
      </w:r>
      <w:r>
        <w:rPr>
          <w:rFonts w:hint="eastAsia" w:ascii="仿宋" w:hAnsi="仿宋" w:eastAsia="仿宋" w:cs="仿宋"/>
          <w:szCs w:val="18"/>
        </w:rPr>
        <w:t>,</w:t>
      </w:r>
      <w:r>
        <w:rPr>
          <w:rFonts w:hint="eastAsia" w:ascii="仿宋" w:hAnsi="仿宋" w:eastAsia="仿宋" w:cs="仿宋"/>
          <w:szCs w:val="18"/>
          <w:lang w:val="en-US" w:eastAsia="zh-CN"/>
        </w:rPr>
        <w:t xml:space="preserve"> </w:t>
      </w:r>
      <w:r>
        <w:rPr>
          <w:rFonts w:hint="eastAsia" w:ascii="仿宋" w:hAnsi="仿宋" w:eastAsia="仿宋" w:cs="仿宋"/>
          <w:szCs w:val="18"/>
        </w:rPr>
        <w:t>Ip</w:t>
      </w:r>
      <w:r>
        <w:rPr>
          <w:rFonts w:hint="eastAsia" w:ascii="仿宋" w:hAnsi="仿宋" w:eastAsia="仿宋" w:cs="仿宋"/>
          <w:szCs w:val="18"/>
          <w:lang w:val="en-US" w:eastAsia="zh-CN"/>
        </w:rPr>
        <w:t>f</w:t>
      </w:r>
      <w:r>
        <w:rPr>
          <w:rFonts w:hint="eastAsia" w:ascii="仿宋" w:hAnsi="仿宋" w:eastAsia="仿宋" w:cs="仿宋"/>
          <w:szCs w:val="18"/>
        </w:rPr>
        <w:t>ray</w:t>
      </w:r>
      <w:r>
        <w:rPr>
          <w:rFonts w:hint="eastAsia" w:ascii="仿宋" w:hAnsi="仿宋" w:eastAsia="仿宋" w:cs="仿宋"/>
          <w:szCs w:val="18"/>
          <w:lang w:val="en-US" w:eastAsia="zh-CN"/>
        </w:rPr>
        <w:t xml:space="preserve"> March 11 2025</w:t>
      </w:r>
      <w:r>
        <w:rPr>
          <w:rFonts w:hint="eastAsia" w:ascii="仿宋" w:hAnsi="仿宋" w:eastAsia="仿宋" w:cs="仿宋"/>
          <w:szCs w:val="18"/>
        </w:rPr>
        <w:t>,</w:t>
      </w:r>
      <w:r>
        <w:rPr>
          <w:rFonts w:hint="eastAsia" w:ascii="仿宋" w:hAnsi="仿宋" w:eastAsia="仿宋" w:cs="仿宋"/>
          <w:szCs w:val="18"/>
          <w:lang w:val="en-US" w:eastAsia="zh-CN"/>
        </w:rPr>
        <w:t xml:space="preserve"> </w:t>
      </w:r>
      <w:r>
        <w:rPr>
          <w:rFonts w:hint="eastAsia" w:ascii="仿宋" w:hAnsi="仿宋" w:eastAsia="仿宋" w:cs="仿宋"/>
          <w:szCs w:val="18"/>
        </w:rPr>
        <w:t>https://ipfray.com/another-avanci-licensor-sues-chinas-byd-in-germany-over-cellular-standard-essential-patents-japans-ip-bridge/</w:t>
      </w:r>
      <w:r>
        <w:rPr>
          <w:rFonts w:hint="eastAsia" w:ascii="仿宋" w:hAnsi="仿宋" w:eastAsia="仿宋" w:cs="仿宋"/>
          <w:szCs w:val="18"/>
          <w:lang w:val="en-US" w:eastAsia="zh-CN"/>
        </w:rPr>
        <w:t>.</w:t>
      </w:r>
    </w:p>
  </w:footnote>
  <w:footnote w:id="2">
    <w:p w14:paraId="70C263F2">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丁文严：</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qenVMBz7","properties":{"formattedCitation":"\\uc0\\u12298{}\\uc0\\u21019{}\\uc0\\u26032{}\\uc0\\u35270{}\\uc0\\u35282{}\\uc0\\u19979{}\\uc0\\u26631{}\\uc0\\u20934{}\\uc0\\u24517{}\\uc0\\u35201{}\\uc0\\u19987{}\\uc0\\u21033{}\\uc0\\u32416{}\\uc0\\u32439{}\\uc0\\u30340{}\\uc0\\u21457{}\\uc0\\u23637{}\\uc0\\u36235{}\\uc0\\u21183{}\\uc0\\u21644{}\\uc0\\u20013{}\\uc0\\u22269{}\\uc0\\u24212{}\\uc0\\u23545{}\\uc0\\u12299{}\\uc0\\u65292{}\\uc0\\u36733{}\\uc0\\u12298{}\\uc0\\u20013{}\\uc0\\u22269{}\\uc0\\u26631{}\\uc0\\u20934{}\\uc0\\u21270{}\\uc0\\u12299{}2024\\uc0\\u24180{}\\uc0\\u31532{}24\\uc0\\u26399{}\\uc0\\u12290{}","plainCitation":"《创新视角下标准必要专利纠纷的发展趋势和中国应对》，载《中国标准化》2024年第24期。","noteIndex":3},"citationItems":[{"id":196,"uris":["http://zotero.org/users/local/qPYDcRL9/items/76C3CHBG"],"itemData":{"id":196,"type":"article-journal","abstract":"&lt;正&gt;标准必要专利是专利与标准融合发展的产物，是新质生产力的代表。由于标准必要专利蕴含着巨大的商业利益和价值，所以近些年各大企业，尤其是跨国公司之间因标准必要专利许可谈判发生纠纷诉到法院的案件连绵不断。","container-title":"中国标准化","ISSN":"1002-5944","issue":"24","language":"zh-CN","note":"download: 71\nalbum: 工程科技Ⅱ辑;社会科学Ⅰ辑\nCLC: D923.42;D997.1\ndbcode: CJFQ\ndbname: CJFDLAST2025\nfilename: ZGBZ202424008","page":"17","source":"CNKI","title":"创新视角下标准必要专利纠纷的发展趋势和中国应对","URL":"https://kns.cnki.net/KCMS/detail/detail.aspx?dbcode=CJFQ&amp;dbname=CJFDLAST2025&amp;filename=ZGBZ202424008","accessed":{"date-parts":[["2025",3,28]]},"issued":{"date-parts":[["2024"]]}}}],"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《创新视角下标准必要专利纠纷的发展趋势和中国应对》，载《中国标准化》2024年第24期。</w:t>
      </w:r>
      <w:r>
        <w:rPr>
          <w:rFonts w:hint="eastAsia" w:ascii="仿宋" w:hAnsi="仿宋" w:eastAsia="仿宋" w:cs="仿宋"/>
          <w:szCs w:val="18"/>
        </w:rPr>
        <w:fldChar w:fldCharType="end"/>
      </w:r>
    </w:p>
  </w:footnote>
  <w:footnote w:id="3">
    <w:p w14:paraId="2D4C61E8">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Isybadi7","properties":{"formattedCitation":"\\uc0\\u26446{}\\uc0\\u20806{}\\uc0\\u36713{}\\uc0\\u65306{}\\uc0\\u12298{}\\uc0\\u26631{}\\uc0\\u20934{}\\uc0\\u24517{}\\uc0\\u35201{}\\uc0\\u19987{}\\uc0\\u21033{}\\uc0\\u35768{}\\uc0\\u21487{}\\uc0\\u32416{}\\uc0\\u32439{}\\uc0\\u35299{}\\uc0\\u20915{}\\uc0\\u30340{}\\uc0\\u21496{}\\uc0\\u27861{}\\uc0\\u36923{}\\uc0\\u36753{}\\uc0\\u12299{}\\uc0\\u65292{}\\uc0\\u36733{}\\uc0\\u12298{}\\uc0\\u20013{}\\uc0\\u22806{}\\uc0\\u27861{}\\uc0\\u23398{}\\uc0\\u12299{}2025\\uc0\\u24180{}\\uc0\\u31532{}1\\uc0\\u26399{}\\uc0\\u12290{}","plainCitation":"李兆轩：《标准必要专利许可纠纷解决的司法逻辑》，载《中外法学》2025年第1期。","noteIndex":4},"citationItems":[{"id":63,"uris":["http://zotero.org/users/local/qPYDcRL9/items/3ZUAUCAH"],"itemData":{"id":63,"type":"article-journal","abstract":"技术标准化在推动产业升级和提升市场竞争力方面发挥了重要作用，已成为国家经济发展的关键驱动力。随着各行业对技术标准依赖的加深，标准必要专利作为技术创新的重要成果，其数量迅速增加，推动了产业的快速发展和技术的广泛应用。然而，标准必要专利的快速增长也带来了一系列复杂问题，尤其是在许可交易中，定价问题成为争议的核心，导致了交易困境。在现有司法逻辑框架下，这一问题难以得到有效解决，进而引发了市场失灵问题，影响了市场效率。解决这一问题的关键是确定合理的许可费率。然而，费率问题不仅仅是单纯的价格计算，更涉及市场行为与司法干预之间的动态关系。因此，合理的许可费率不仅要在个案中进行精准的评估，也需要从宏观角度综合考虑市场行为与司法判决之间的相互作用。通过这种动态分析，能够更准确地确定费率，从而有效解决标准必要专利许可交易中的难题。","container-title":"中外法学","ISSN":"1002-4875","issue":"1","language":"zh-CN","note":"download: 309\nalbum: 社会科学Ⅰ辑\nCLC: D923.42\ndbcode: CJFQ\ndbname: CJFDAUTO\nfilename: WFXZ202501014","page":"261-279","source":"CNKI","title":"标准必要专利许可纠纷解决的司法逻辑","URL":"https://link.cnki.net/urlid/11.2447.D.20250114.1133.020","volume":"37","author":[{"literal":"李兆轩"}],"accessed":{"date-parts":[["2025",2,27]]},"issued":{"date-parts":[["2025"]]}}}],"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李兆轩：《标准必要专利许可纠纷解决的司法逻辑》，载《中外法学》2025年第1期。</w:t>
      </w:r>
      <w:r>
        <w:rPr>
          <w:rFonts w:hint="eastAsia" w:ascii="仿宋" w:hAnsi="仿宋" w:eastAsia="仿宋" w:cs="仿宋"/>
          <w:szCs w:val="18"/>
        </w:rPr>
        <w:fldChar w:fldCharType="end"/>
      </w:r>
    </w:p>
  </w:footnote>
  <w:footnote w:id="4">
    <w:p w14:paraId="11C32127">
      <w:pPr>
        <w:pStyle w:val="9"/>
        <w:wordWrap w:val="0"/>
        <w:spacing w:line="240" w:lineRule="auto"/>
        <w:ind w:firstLine="360"/>
        <w:rPr>
          <w:rFonts w:hint="eastAsia" w:ascii="仿宋" w:hAnsi="仿宋" w:eastAsia="仿宋" w:cs="仿宋"/>
          <w:lang w:val="en-US" w:eastAsia="zh-CN"/>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 xml:space="preserve">See </w:t>
      </w:r>
      <w:r>
        <w:rPr>
          <w:rFonts w:hint="eastAsia" w:ascii="仿宋" w:hAnsi="仿宋" w:eastAsia="仿宋" w:cs="仿宋"/>
          <w:lang w:val="en-US"/>
        </w:rPr>
        <w:t>Group of Experts on Licensing and Valuation of Standard Essential Patents,</w:t>
      </w:r>
      <w:r>
        <w:rPr>
          <w:rFonts w:hint="eastAsia" w:ascii="仿宋" w:hAnsi="仿宋" w:eastAsia="仿宋" w:cs="仿宋"/>
          <w:i/>
          <w:iCs/>
          <w:lang w:val="en-US"/>
        </w:rPr>
        <w:t>Contribution to the Debate on SEPs</w:t>
      </w:r>
      <w:r>
        <w:rPr>
          <w:rFonts w:hint="eastAsia" w:ascii="仿宋" w:hAnsi="仿宋" w:eastAsia="仿宋" w:cs="仿宋"/>
          <w:lang w:val="en-US"/>
        </w:rPr>
        <w:t>,</w:t>
      </w:r>
      <w:r>
        <w:rPr>
          <w:rFonts w:hint="eastAsia" w:ascii="仿宋" w:hAnsi="仿宋" w:eastAsia="仿宋" w:cs="仿宋"/>
          <w:lang w:val="en-US" w:eastAsia="zh-CN"/>
        </w:rPr>
        <w:t xml:space="preserve"> </w:t>
      </w:r>
      <w:r>
        <w:rPr>
          <w:rFonts w:hint="eastAsia" w:ascii="仿宋" w:hAnsi="仿宋" w:eastAsia="仿宋" w:cs="仿宋"/>
          <w:lang w:val="en-US"/>
        </w:rPr>
        <w:t>European Commission</w:t>
      </w:r>
      <w:r>
        <w:rPr>
          <w:rFonts w:hint="eastAsia" w:ascii="仿宋" w:hAnsi="仿宋" w:eastAsia="仿宋" w:cs="仿宋"/>
          <w:lang w:val="en-US" w:eastAsia="zh-CN"/>
        </w:rPr>
        <w:t xml:space="preserve"> </w:t>
      </w:r>
      <w:r>
        <w:rPr>
          <w:rFonts w:hint="eastAsia" w:ascii="仿宋" w:hAnsi="仿宋" w:eastAsia="仿宋" w:cs="仿宋"/>
          <w:lang w:val="en-US"/>
        </w:rPr>
        <w:t>January</w:t>
      </w:r>
      <w:r>
        <w:rPr>
          <w:rFonts w:hint="eastAsia" w:ascii="仿宋" w:hAnsi="仿宋" w:eastAsia="仿宋" w:cs="仿宋"/>
          <w:lang w:val="en-US" w:eastAsia="zh-CN"/>
        </w:rPr>
        <w:t xml:space="preserve"> 23 </w:t>
      </w:r>
      <w:r>
        <w:rPr>
          <w:rFonts w:hint="eastAsia" w:ascii="仿宋" w:hAnsi="仿宋" w:eastAsia="仿宋" w:cs="仿宋"/>
          <w:lang w:val="en-US"/>
        </w:rPr>
        <w:t>2021,</w:t>
      </w:r>
      <w:r>
        <w:rPr>
          <w:rFonts w:hint="eastAsia" w:ascii="仿宋" w:hAnsi="仿宋" w:eastAsia="仿宋" w:cs="仿宋"/>
          <w:lang w:val="en-US" w:eastAsia="zh-CN"/>
        </w:rPr>
        <w:t xml:space="preserve"> </w:t>
      </w:r>
      <w:r>
        <w:rPr>
          <w:rFonts w:hint="eastAsia" w:ascii="仿宋" w:hAnsi="仿宋" w:eastAsia="仿宋" w:cs="仿宋"/>
          <w:lang w:val="en-US"/>
        </w:rPr>
        <w:t>p. 82</w:t>
      </w:r>
      <w:r>
        <w:rPr>
          <w:rFonts w:hint="eastAsia" w:ascii="仿宋" w:hAnsi="仿宋" w:eastAsia="仿宋" w:cs="仿宋"/>
          <w:lang w:val="en-US" w:eastAsia="zh-CN"/>
        </w:rPr>
        <w:t>, https://ec.europa.eu/docsroom/documents/45217</w:t>
      </w:r>
      <w:r>
        <w:rPr>
          <w:rFonts w:hint="eastAsia" w:ascii="仿宋" w:hAnsi="仿宋" w:eastAsia="仿宋" w:cs="仿宋"/>
          <w:lang w:val="en-US"/>
        </w:rPr>
        <w:t>.</w:t>
      </w:r>
    </w:p>
  </w:footnote>
  <w:footnote w:id="5">
    <w:p w14:paraId="32AB0A61">
      <w:pPr>
        <w:pStyle w:val="9"/>
        <w:wordWrap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bCs/>
        </w:rPr>
        <w:t>中国汽车技术研究中心、中国信通院：《汽车标准必要专利许可指引》，载国家市场监督管理总局反垄断执法一司2022年9月16日</w:t>
      </w:r>
      <w:r>
        <w:rPr>
          <w:rFonts w:hint="eastAsia" w:ascii="仿宋" w:hAnsi="仿宋" w:eastAsia="仿宋" w:cs="仿宋"/>
          <w:bCs/>
          <w:lang w:eastAsia="zh-CN"/>
        </w:rPr>
        <w:t>，</w:t>
      </w:r>
      <w:r>
        <w:rPr>
          <w:rFonts w:hint="eastAsia" w:ascii="仿宋" w:hAnsi="仿宋" w:eastAsia="仿宋" w:cs="仿宋"/>
          <w:bCs/>
        </w:rPr>
        <w:t>https://www.samr.gov.cn/fldys/jzzc/art/2023/art_5ef8036086d347da8fbc7526d70237be.html。</w:t>
      </w:r>
    </w:p>
  </w:footnote>
  <w:footnote w:id="6">
    <w:p w14:paraId="7C8687E9">
      <w:pPr>
        <w:pStyle w:val="9"/>
        <w:wordWrap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fldChar w:fldCharType="begin"/>
      </w:r>
      <w:r>
        <w:rPr>
          <w:rFonts w:hint="eastAsia" w:ascii="仿宋" w:hAnsi="仿宋" w:eastAsia="仿宋" w:cs="仿宋"/>
        </w:rPr>
        <w:instrText xml:space="preserve"> ADDIN ZOTERO_ITEM CSL_CITATION {"citationID":"00h3MDZT","properties":{"formattedCitation":"\\uc0\\u23828{}\\uc0\\u22269{}\\uc0\\u25996{}\\uc0\\u65306{}\\uc0\\u12298{}\\uc0\\u26631{}\\uc0\\u20934{}\\uc0\\u24517{}\\uc0\\u35201{}\\uc0\\u19987{}\\uc0\\u21033{}\\uc0\\u26435{}\\uc0\\u20154{}\\uc0\\u36873{}\\uc0\\u25321{}\\uc0\\u35768{}\\uc0\\u21487{}\\uc0\\u29615{}\\uc0\\u33410{}\\uc0\\u30340{}\\uc0\\u33258{}\\uc0\\u30001{}\\uc0\\u12299{}\\uc0\\u65292{}\\uc0\\u36733{}\\uc0\\u12298{}\\uc0\\u30693{}\\uc0\\u35782{}\\uc0\\u20135{}\\uc0\\u26435{}\\uc0\\u12299{}2024\\uc0\\u24180{}\\uc0\\u31532{}7\\uc0\\u26399{}\\uc0\\u12290{}","plainCitation":"崔国斌：《标准必要专利权人选择许可环节的自由》，载《知识产权》2024年第7期。","noteIndex":6},"citationItems":[{"id":505,"uris":["http://zotero.org/users/local/qPYDcRL9/items/EHTUBE4H"],"itemData":{"id":505,"type":"article-journal","abstract":"拥有标准必要专利的权利人，通常会依据标准组织的专利政策，承诺按照公平、合理和非歧视（FRAND）条件向标准实施者发放专利许可。标准实施者可能是符合该标准的产品零件或组件的供应者，也可能是更大的系统和终端产品的制造商。在收到请求后，专利权人是否有义务向任意环节的标准实施者发放专利许可，是物联网时代的重要问题。在个案中，法院要综合考虑标准组织专利政策的字面含义、标准实施者的现实需求、专利权人的管理成本、相关行业的交易习惯等因素，对专利权人在特定标准组织的专利政策下的许可义务的范围作出合理的解释。原则上，如果标准组织并未明确限定许可层级，专利权人无须承担全面许可义务，可以合理选择许可对象，此所谓专利权人“不告就无须许可”的原则。如果专利权人主动针对上游厂商维权，则会触发许可义务，即有义务向其发出许可。在专利权人独立对外许可不受影响时，作为替代选项的专利池，可以在其与专利权人之间的授权合同约定的范围内，自由选择专利许可的层级。专利权人坚持终端许可的策略，通常不会实质影响上游组件或终端产品的市场竞争，反垄断法并无直接干预的必要。上述解释思路能够避免技术标准被专利挟持，同时确保专利权人获得合理回报，符合社会的整体利益。","container-title":"知识产权","ISSN":"1003-0476","issue":"7","language":"zh-CN","note":"original-container-title: Intellectual Property\ndownload: 1482\nalbum: 社会科学Ⅰ辑\nCLC: D923.42;D997.1\ndbcode: CJFQ\ndbname: CJFDLAST2024\nfilename: ZSCQ202407004\npublicationTag: 北大核心, AMI核心, CSSCI\nCIF: 7.653\nAIF: 3.707","page":"58-84","source":"CNKI","title":"标准必要专利权人选择许可环节的自由","URL":"https://kns.cnki.net/KCMS/detail/detail.aspx?dbcode=CJFQ&amp;dbname=CJFDLAST2024&amp;filename=ZSCQ202407004","author":[{"literal":"崔国斌"}],"accessed":{"date-parts":[["2026",1,13]]},"issued":{"date-parts":[["2024"]]}}}],"schema":"https://github.com/citation-style-language/schema/raw/master/csl-citation.json"} </w:instrText>
      </w:r>
      <w:r>
        <w:rPr>
          <w:rFonts w:hint="eastAsia" w:ascii="仿宋" w:hAnsi="仿宋" w:eastAsia="仿宋" w:cs="仿宋"/>
        </w:rPr>
        <w:fldChar w:fldCharType="separate"/>
      </w:r>
      <w:r>
        <w:rPr>
          <w:rFonts w:hint="eastAsia" w:ascii="仿宋" w:hAnsi="仿宋" w:eastAsia="仿宋" w:cs="仿宋"/>
          <w:kern w:val="0"/>
        </w:rPr>
        <w:t>崔国斌：《标准必要专利权人选择许可环节的自由》，载《知识产权》2024年第7期。</w:t>
      </w:r>
      <w:r>
        <w:rPr>
          <w:rFonts w:hint="eastAsia" w:ascii="仿宋" w:hAnsi="仿宋" w:eastAsia="仿宋" w:cs="仿宋"/>
        </w:rPr>
        <w:fldChar w:fldCharType="end"/>
      </w:r>
    </w:p>
  </w:footnote>
  <w:footnote w:id="7">
    <w:p w14:paraId="59311FAE">
      <w:pPr>
        <w:pStyle w:val="9"/>
        <w:wordWrap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《戴姆勒向欧盟反垄断机构投诉诺基亚》，载环球网2019年4月1日，https://auto.huanqiu.com/article/9CaKrnKjsba</w:t>
      </w:r>
      <w:r>
        <w:rPr>
          <w:rFonts w:hint="eastAsia" w:ascii="仿宋" w:hAnsi="仿宋" w:eastAsia="仿宋" w:cs="仿宋"/>
          <w:lang w:eastAsia="zh-CN"/>
        </w:rPr>
        <w:t>。</w:t>
      </w:r>
    </w:p>
  </w:footnote>
  <w:footnote w:id="8">
    <w:p w14:paraId="192613AF">
      <w:pPr>
        <w:pStyle w:val="9"/>
        <w:wordWrap w:val="0"/>
        <w:spacing w:line="240" w:lineRule="auto"/>
        <w:ind w:firstLine="360"/>
        <w:rPr>
          <w:rFonts w:hint="default" w:ascii="仿宋" w:hAnsi="仿宋" w:eastAsia="仿宋" w:cs="仿宋"/>
          <w:lang w:val="en-US"/>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 xml:space="preserve">See </w:t>
      </w:r>
      <w:r>
        <w:rPr>
          <w:rFonts w:hint="eastAsia" w:ascii="仿宋" w:hAnsi="仿宋" w:eastAsia="仿宋" w:cs="仿宋"/>
        </w:rPr>
        <w:t>Nokia v. Daimler</w:t>
      </w:r>
      <w:r>
        <w:rPr>
          <w:rFonts w:hint="eastAsia" w:ascii="仿宋" w:hAnsi="仿宋" w:eastAsia="仿宋" w:cs="仿宋"/>
          <w:lang w:val="en-US" w:eastAsia="zh-CN"/>
        </w:rPr>
        <w:t xml:space="preserve">, </w:t>
      </w:r>
      <w:r>
        <w:rPr>
          <w:rFonts w:hint="eastAsia" w:ascii="仿宋" w:hAnsi="仿宋" w:eastAsia="仿宋" w:cs="仿宋"/>
        </w:rPr>
        <w:t>No.2 O 34/19</w:t>
      </w:r>
      <w:r>
        <w:rPr>
          <w:rFonts w:hint="eastAsia" w:ascii="仿宋" w:hAnsi="仿宋" w:eastAsia="仿宋" w:cs="仿宋"/>
          <w:lang w:val="en-US" w:eastAsia="zh-CN"/>
        </w:rPr>
        <w:t>(</w:t>
      </w:r>
      <w:r>
        <w:rPr>
          <w:rFonts w:hint="eastAsia" w:ascii="仿宋" w:hAnsi="仿宋" w:eastAsia="仿宋" w:cs="仿宋"/>
        </w:rPr>
        <w:t xml:space="preserve">Landgericht Mannheim </w:t>
      </w:r>
      <w:r>
        <w:rPr>
          <w:rFonts w:hint="eastAsia" w:ascii="仿宋" w:hAnsi="仿宋" w:eastAsia="仿宋" w:cs="仿宋"/>
          <w:lang w:val="en-US" w:eastAsia="zh-CN"/>
        </w:rPr>
        <w:t>2020).</w:t>
      </w:r>
    </w:p>
  </w:footnote>
  <w:footnote w:id="9">
    <w:p w14:paraId="3D2B2B7F">
      <w:pPr>
        <w:pStyle w:val="9"/>
        <w:wordWrap w:val="0"/>
        <w:spacing w:line="240" w:lineRule="auto"/>
        <w:ind w:firstLine="360"/>
        <w:rPr>
          <w:rFonts w:hint="default" w:ascii="仿宋" w:hAnsi="仿宋" w:eastAsia="仿宋" w:cs="仿宋"/>
          <w:lang w:val="en-US"/>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 xml:space="preserve">See </w:t>
      </w:r>
      <w:r>
        <w:rPr>
          <w:rFonts w:hint="eastAsia" w:ascii="仿宋" w:hAnsi="仿宋" w:eastAsia="仿宋" w:cs="仿宋"/>
        </w:rPr>
        <w:t>Nokia v. Daimler</w:t>
      </w:r>
      <w:r>
        <w:rPr>
          <w:rFonts w:hint="eastAsia" w:ascii="仿宋" w:hAnsi="仿宋" w:eastAsia="仿宋" w:cs="仿宋"/>
          <w:lang w:val="en-US" w:eastAsia="zh-CN"/>
        </w:rPr>
        <w:t xml:space="preserve">, </w:t>
      </w:r>
      <w:r>
        <w:rPr>
          <w:rFonts w:hint="eastAsia" w:ascii="仿宋" w:hAnsi="仿宋" w:eastAsia="仿宋" w:cs="仿宋"/>
        </w:rPr>
        <w:t>4c O 17/19</w:t>
      </w:r>
      <w:r>
        <w:rPr>
          <w:rFonts w:hint="eastAsia" w:ascii="仿宋" w:hAnsi="仿宋" w:eastAsia="仿宋" w:cs="仿宋"/>
          <w:lang w:val="en-US" w:eastAsia="zh-CN"/>
        </w:rPr>
        <w:t>(Düsseldorf District Court 2020).</w:t>
      </w:r>
    </w:p>
  </w:footnote>
  <w:footnote w:id="10">
    <w:p w14:paraId="24212A5E">
      <w:pPr>
        <w:pStyle w:val="9"/>
        <w:wordWrap w:val="0"/>
        <w:spacing w:line="240" w:lineRule="auto"/>
        <w:ind w:firstLine="360"/>
        <w:rPr>
          <w:rFonts w:hint="eastAsia" w:ascii="仿宋" w:hAnsi="仿宋" w:eastAsia="仿宋" w:cs="仿宋"/>
          <w:lang w:val="en-US" w:eastAsia="zh-CN"/>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 xml:space="preserve">See </w:t>
      </w:r>
      <w:r>
        <w:rPr>
          <w:rFonts w:hint="eastAsia" w:ascii="仿宋" w:hAnsi="仿宋" w:eastAsia="仿宋" w:cs="仿宋"/>
          <w:i/>
          <w:iCs/>
        </w:rPr>
        <w:t>Daimler and Nokia sign patent licensing agreement</w:t>
      </w:r>
      <w:r>
        <w:rPr>
          <w:rFonts w:hint="eastAsia" w:ascii="仿宋" w:hAnsi="仿宋" w:eastAsia="仿宋" w:cs="仿宋"/>
          <w:lang w:val="en-US" w:eastAsia="zh-CN"/>
        </w:rPr>
        <w:t xml:space="preserve">, </w:t>
      </w:r>
      <w:r>
        <w:rPr>
          <w:rFonts w:hint="eastAsia" w:ascii="仿宋" w:hAnsi="仿宋" w:eastAsia="仿宋" w:cs="仿宋"/>
        </w:rPr>
        <w:t>NOKIA</w:t>
      </w:r>
      <w:r>
        <w:rPr>
          <w:rFonts w:hint="eastAsia" w:ascii="仿宋" w:hAnsi="仿宋" w:eastAsia="仿宋" w:cs="仿宋"/>
          <w:lang w:val="en-US" w:eastAsia="zh-CN"/>
        </w:rPr>
        <w:t xml:space="preserve"> </w:t>
      </w:r>
      <w:r>
        <w:rPr>
          <w:rFonts w:hint="eastAsia" w:ascii="仿宋" w:hAnsi="仿宋" w:eastAsia="仿宋" w:cs="仿宋"/>
        </w:rPr>
        <w:t>June</w:t>
      </w:r>
      <w:r>
        <w:rPr>
          <w:rFonts w:hint="eastAsia" w:ascii="仿宋" w:hAnsi="仿宋" w:eastAsia="仿宋" w:cs="仿宋"/>
          <w:lang w:val="en-US" w:eastAsia="zh-CN"/>
        </w:rPr>
        <w:t xml:space="preserve"> </w:t>
      </w:r>
      <w:r>
        <w:rPr>
          <w:rFonts w:hint="eastAsia" w:ascii="仿宋" w:hAnsi="仿宋" w:eastAsia="仿宋" w:cs="仿宋"/>
        </w:rPr>
        <w:t>1</w:t>
      </w:r>
      <w:r>
        <w:rPr>
          <w:rFonts w:hint="eastAsia" w:ascii="仿宋" w:hAnsi="仿宋" w:eastAsia="仿宋" w:cs="仿宋"/>
          <w:lang w:val="en-US" w:eastAsia="zh-CN"/>
        </w:rPr>
        <w:t xml:space="preserve"> </w:t>
      </w:r>
      <w:r>
        <w:rPr>
          <w:rFonts w:hint="eastAsia" w:ascii="仿宋" w:hAnsi="仿宋" w:eastAsia="仿宋" w:cs="仿宋"/>
        </w:rPr>
        <w:t>2021,</w:t>
      </w:r>
      <w:r>
        <w:rPr>
          <w:rFonts w:hint="eastAsia" w:ascii="仿宋" w:hAnsi="仿宋" w:eastAsia="仿宋" w:cs="仿宋"/>
          <w:lang w:val="en-US" w:eastAsia="zh-CN"/>
        </w:rPr>
        <w:t xml:space="preserve"> </w:t>
      </w:r>
      <w:r>
        <w:rPr>
          <w:rFonts w:hint="eastAsia" w:ascii="仿宋" w:hAnsi="仿宋" w:eastAsia="仿宋" w:cs="仿宋"/>
        </w:rPr>
        <w:t>https://www.nokia.com/newsroom/daimler-and-nokia-sign-patent-licensing-agreement/</w:t>
      </w:r>
      <w:r>
        <w:rPr>
          <w:rFonts w:hint="eastAsia" w:ascii="仿宋" w:hAnsi="仿宋" w:eastAsia="仿宋" w:cs="仿宋"/>
          <w:lang w:val="en-US" w:eastAsia="zh-CN"/>
        </w:rPr>
        <w:t>.</w:t>
      </w:r>
    </w:p>
  </w:footnote>
  <w:footnote w:id="11">
    <w:p w14:paraId="48BC6C36">
      <w:pPr>
        <w:pStyle w:val="9"/>
        <w:wordWrap w:val="0"/>
        <w:snapToGrid w:val="0"/>
        <w:spacing w:line="240" w:lineRule="auto"/>
        <w:rPr>
          <w:rFonts w:hint="eastAsia" w:eastAsia="仿宋"/>
          <w:lang w:val="en-US" w:eastAsia="zh-CN"/>
        </w:rPr>
      </w:pPr>
      <w:r>
        <w:rPr>
          <w:rStyle w:val="17"/>
        </w:rPr>
        <w:footnoteRef/>
      </w:r>
      <w:r>
        <w:t xml:space="preserve"> </w:t>
      </w:r>
      <w:r>
        <w:rPr>
          <w:rFonts w:hint="eastAsia" w:ascii="仿宋" w:hAnsi="仿宋" w:eastAsia="仿宋" w:cs="仿宋"/>
          <w:lang w:val="en-US" w:eastAsia="zh-CN"/>
        </w:rPr>
        <w:t xml:space="preserve">See </w:t>
      </w:r>
      <w:r>
        <w:rPr>
          <w:rFonts w:hint="eastAsia" w:ascii="仿宋" w:hAnsi="仿宋" w:eastAsia="仿宋" w:cs="仿宋"/>
        </w:rPr>
        <w:t>Continental Automotive Systems, Inc. v. Avanci, LLC, No. 20-11032 (5th Cir. 2022)</w:t>
      </w:r>
      <w:r>
        <w:rPr>
          <w:rFonts w:hint="eastAsia" w:ascii="仿宋" w:hAnsi="仿宋" w:eastAsia="仿宋" w:cs="仿宋"/>
          <w:lang w:val="en-US" w:eastAsia="zh-CN"/>
        </w:rPr>
        <w:t>.</w:t>
      </w:r>
    </w:p>
  </w:footnote>
  <w:footnote w:id="12">
    <w:p w14:paraId="001384D3">
      <w:pPr>
        <w:pStyle w:val="9"/>
        <w:wordWrap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 xml:space="preserve">See </w:t>
      </w:r>
      <w:r>
        <w:rPr>
          <w:rFonts w:hint="eastAsia" w:ascii="仿宋" w:hAnsi="仿宋" w:eastAsia="仿宋" w:cs="仿宋"/>
        </w:rPr>
        <w:t>CEN/CENELEC,</w:t>
      </w:r>
      <w:r>
        <w:rPr>
          <w:rFonts w:hint="eastAsia" w:ascii="仿宋" w:hAnsi="仿宋" w:eastAsia="仿宋" w:cs="仿宋"/>
          <w:lang w:val="en-US" w:eastAsia="zh-CN"/>
        </w:rPr>
        <w:t xml:space="preserve"> </w:t>
      </w:r>
      <w:r>
        <w:rPr>
          <w:rFonts w:hint="eastAsia" w:ascii="仿宋" w:hAnsi="仿宋" w:eastAsia="仿宋" w:cs="仿宋"/>
          <w:i/>
          <w:iCs/>
        </w:rPr>
        <w:t>Principles and Guidance for Licensing Standard Essential Patents in 5G and the Internet of Things (IoT),including the Industrial Internet</w:t>
      </w:r>
      <w:r>
        <w:rPr>
          <w:rFonts w:hint="eastAsia" w:ascii="仿宋" w:hAnsi="仿宋" w:eastAsia="仿宋" w:cs="仿宋"/>
        </w:rPr>
        <w:t>,</w:t>
      </w:r>
      <w:r>
        <w:rPr>
          <w:rFonts w:hint="eastAsia" w:ascii="仿宋" w:hAnsi="仿宋" w:eastAsia="仿宋" w:cs="仿宋"/>
          <w:lang w:val="en-US" w:eastAsia="zh-CN"/>
        </w:rPr>
        <w:t xml:space="preserve"> </w:t>
      </w:r>
      <w:r>
        <w:rPr>
          <w:rFonts w:hint="eastAsia" w:ascii="仿宋" w:hAnsi="仿宋" w:eastAsia="仿宋" w:cs="仿宋"/>
        </w:rPr>
        <w:t>CWA17431,</w:t>
      </w:r>
      <w:r>
        <w:rPr>
          <w:rFonts w:hint="eastAsia" w:ascii="仿宋" w:hAnsi="仿宋" w:eastAsia="仿宋" w:cs="仿宋"/>
          <w:lang w:val="en-US" w:eastAsia="zh-CN"/>
        </w:rPr>
        <w:t xml:space="preserve"> </w:t>
      </w:r>
      <w:r>
        <w:rPr>
          <w:rFonts w:hint="eastAsia" w:ascii="仿宋" w:hAnsi="仿宋" w:eastAsia="仿宋" w:cs="仿宋"/>
        </w:rPr>
        <w:t>June 2019,</w:t>
      </w:r>
      <w:r>
        <w:rPr>
          <w:rFonts w:hint="eastAsia" w:ascii="仿宋" w:hAnsi="仿宋" w:eastAsia="仿宋" w:cs="仿宋"/>
          <w:lang w:val="en-US" w:eastAsia="zh-CN"/>
        </w:rPr>
        <w:t xml:space="preserve"> </w:t>
      </w:r>
      <w:r>
        <w:rPr>
          <w:rFonts w:hint="eastAsia" w:ascii="仿宋" w:hAnsi="仿宋" w:eastAsia="仿宋" w:cs="仿宋"/>
        </w:rPr>
        <w:t>p.7,19</w:t>
      </w:r>
      <w:r>
        <w:rPr>
          <w:rFonts w:hint="eastAsia" w:ascii="仿宋" w:hAnsi="仿宋" w:eastAsia="仿宋" w:cs="仿宋"/>
          <w:lang w:val="en-US" w:eastAsia="zh-CN"/>
        </w:rPr>
        <w:t xml:space="preserve">, </w:t>
      </w:r>
      <w:r>
        <w:rPr>
          <w:rFonts w:hint="eastAsia" w:ascii="仿宋" w:hAnsi="仿宋" w:eastAsia="仿宋" w:cs="仿宋"/>
        </w:rPr>
        <w:t>https://www.cencenelec.eu/media/CEN-CENELEC/CWAs/ICT/cwa17431.pdf.</w:t>
      </w:r>
    </w:p>
  </w:footnote>
  <w:footnote w:id="13">
    <w:p w14:paraId="30340EEA">
      <w:pPr>
        <w:pStyle w:val="9"/>
        <w:wordWrap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 xml:space="preserve">See </w:t>
      </w:r>
      <w:r>
        <w:rPr>
          <w:rFonts w:hint="eastAsia" w:ascii="仿宋" w:hAnsi="仿宋" w:eastAsia="仿宋" w:cs="仿宋"/>
        </w:rPr>
        <w:t>Mossoff A</w:t>
      </w:r>
      <w:r>
        <w:rPr>
          <w:rFonts w:hint="eastAsia" w:ascii="仿宋" w:hAnsi="仿宋" w:eastAsia="仿宋" w:cs="仿宋"/>
          <w:lang w:val="en-US" w:eastAsia="zh-CN"/>
        </w:rPr>
        <w:t xml:space="preserve"> </w:t>
      </w:r>
      <w:r>
        <w:rPr>
          <w:rFonts w:hint="eastAsia" w:ascii="仿宋" w:hAnsi="仿宋" w:eastAsia="仿宋" w:cs="仿宋"/>
        </w:rPr>
        <w:t>&amp;</w:t>
      </w:r>
      <w:r>
        <w:rPr>
          <w:rFonts w:hint="eastAsia" w:ascii="仿宋" w:hAnsi="仿宋" w:eastAsia="仿宋" w:cs="仿宋"/>
          <w:lang w:val="en-US" w:eastAsia="zh-CN"/>
        </w:rPr>
        <w:t xml:space="preserve"> </w:t>
      </w:r>
      <w:r>
        <w:rPr>
          <w:rFonts w:hint="eastAsia" w:ascii="仿宋" w:hAnsi="仿宋" w:eastAsia="仿宋" w:cs="仿宋"/>
        </w:rPr>
        <w:t>Petrovcic U</w:t>
      </w:r>
      <w:r>
        <w:rPr>
          <w:rFonts w:hint="eastAsia" w:ascii="仿宋" w:hAnsi="仿宋" w:eastAsia="仿宋" w:cs="仿宋"/>
          <w:lang w:val="en-US" w:eastAsia="zh-CN"/>
        </w:rPr>
        <w:t>,</w:t>
      </w:r>
      <w:r>
        <w:rPr>
          <w:rFonts w:hint="eastAsia" w:ascii="仿宋" w:hAnsi="仿宋" w:eastAsia="仿宋" w:cs="仿宋"/>
        </w:rPr>
        <w:t xml:space="preserve"> </w:t>
      </w:r>
      <w:r>
        <w:rPr>
          <w:rFonts w:hint="eastAsia" w:ascii="仿宋" w:hAnsi="仿宋" w:eastAsia="仿宋" w:cs="仿宋"/>
          <w:i/>
          <w:iCs/>
          <w:u w:val="none"/>
        </w:rPr>
        <w:t>Connected Cars and Technological Innovation: The Right Policy for the EuropeanUnion and the United States</w:t>
      </w:r>
      <w:r>
        <w:rPr>
          <w:rFonts w:hint="eastAsia" w:ascii="仿宋" w:hAnsi="仿宋" w:eastAsia="仿宋" w:cs="仿宋"/>
          <w:lang w:val="en-US" w:eastAsia="zh-CN"/>
        </w:rPr>
        <w:t xml:space="preserve">, </w:t>
      </w:r>
      <w:r>
        <w:rPr>
          <w:rFonts w:hint="eastAsia" w:ascii="仿宋" w:hAnsi="仿宋" w:eastAsia="仿宋" w:cs="仿宋"/>
        </w:rPr>
        <w:t>Les Nouvelles</w:t>
      </w:r>
      <w:r>
        <w:rPr>
          <w:rFonts w:hint="eastAsia" w:ascii="仿宋" w:hAnsi="仿宋" w:eastAsia="仿宋" w:cs="仿宋"/>
          <w:lang w:val="en-US" w:eastAsia="zh-CN"/>
        </w:rPr>
        <w:t xml:space="preserve">, </w:t>
      </w:r>
      <w:r>
        <w:rPr>
          <w:rFonts w:hint="eastAsia" w:ascii="仿宋" w:hAnsi="仿宋" w:eastAsia="仿宋" w:cs="仿宋"/>
        </w:rPr>
        <w:t>Vol.56</w:t>
      </w:r>
      <w:r>
        <w:rPr>
          <w:rFonts w:hint="eastAsia" w:ascii="仿宋" w:hAnsi="仿宋" w:eastAsia="仿宋" w:cs="仿宋"/>
          <w:lang w:val="en-US" w:eastAsia="zh-CN"/>
        </w:rPr>
        <w:t xml:space="preserve">, </w:t>
      </w:r>
      <w:r>
        <w:rPr>
          <w:rFonts w:hint="eastAsia" w:ascii="仿宋" w:hAnsi="仿宋" w:eastAsia="仿宋" w:cs="仿宋"/>
        </w:rPr>
        <w:t>p.</w:t>
      </w:r>
      <w:r>
        <w:rPr>
          <w:rFonts w:hint="eastAsia" w:ascii="仿宋" w:hAnsi="仿宋" w:eastAsia="仿宋" w:cs="仿宋"/>
          <w:lang w:eastAsia="zh-CN"/>
        </w:rPr>
        <w:t>2</w:t>
      </w:r>
      <w:r>
        <w:rPr>
          <w:rFonts w:hint="eastAsia" w:ascii="仿宋" w:hAnsi="仿宋" w:eastAsia="仿宋" w:cs="仿宋"/>
          <w:lang w:val="en-US" w:eastAsia="zh-CN"/>
        </w:rPr>
        <w:t>06</w:t>
      </w:r>
      <w:r>
        <w:rPr>
          <w:rFonts w:hint="eastAsia" w:ascii="仿宋" w:hAnsi="仿宋" w:eastAsia="仿宋" w:cs="仿宋"/>
        </w:rPr>
        <w:t>(20</w:t>
      </w:r>
      <w:r>
        <w:rPr>
          <w:rFonts w:hint="eastAsia" w:ascii="仿宋" w:hAnsi="仿宋" w:eastAsia="仿宋" w:cs="仿宋"/>
          <w:lang w:val="en-US" w:eastAsia="zh-CN"/>
        </w:rPr>
        <w:t>21</w:t>
      </w:r>
      <w:r>
        <w:rPr>
          <w:rFonts w:hint="eastAsia" w:ascii="仿宋" w:hAnsi="仿宋" w:eastAsia="仿宋" w:cs="仿宋"/>
        </w:rPr>
        <w:t>).</w:t>
      </w:r>
    </w:p>
  </w:footnote>
  <w:footnote w:id="14">
    <w:p w14:paraId="421E37D8">
      <w:pPr>
        <w:pStyle w:val="9"/>
        <w:wordWrap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 xml:space="preserve">See </w:t>
      </w:r>
      <w:r>
        <w:rPr>
          <w:rFonts w:hint="eastAsia" w:ascii="仿宋" w:hAnsi="仿宋" w:eastAsia="仿宋" w:cs="仿宋"/>
        </w:rPr>
        <w:t>Continental Automotive Systems, Inc</w:t>
      </w:r>
      <w:r>
        <w:rPr>
          <w:rFonts w:hint="eastAsia" w:ascii="仿宋" w:hAnsi="仿宋" w:eastAsia="仿宋" w:cs="仿宋"/>
          <w:lang w:val="en-US" w:eastAsia="zh-CN"/>
        </w:rPr>
        <w:t xml:space="preserve">, </w:t>
      </w:r>
      <w:r>
        <w:rPr>
          <w:rFonts w:hint="eastAsia" w:ascii="仿宋" w:hAnsi="仿宋" w:eastAsia="仿宋" w:cs="仿宋"/>
          <w:i/>
          <w:iCs/>
        </w:rPr>
        <w:t>Comments of Continental Automotive on Draft Policy Statement on Licensing Negotiations and Remedies for Standards-Essential Patents Subject to Voluntary F/RAND Commitments</w:t>
      </w:r>
      <w:r>
        <w:rPr>
          <w:rFonts w:hint="eastAsia" w:ascii="仿宋" w:hAnsi="仿宋" w:eastAsia="仿宋" w:cs="仿宋"/>
        </w:rPr>
        <w:t>,</w:t>
      </w:r>
      <w:r>
        <w:rPr>
          <w:rFonts w:hint="eastAsia" w:ascii="仿宋" w:hAnsi="仿宋" w:eastAsia="仿宋" w:cs="仿宋"/>
          <w:lang w:val="en-US" w:eastAsia="zh-CN"/>
        </w:rPr>
        <w:t xml:space="preserve"> </w:t>
      </w:r>
      <w:r>
        <w:rPr>
          <w:rFonts w:hint="eastAsia" w:ascii="仿宋" w:hAnsi="仿宋" w:eastAsia="仿宋" w:cs="仿宋"/>
        </w:rPr>
        <w:t>February 20</w:t>
      </w:r>
      <w:r>
        <w:rPr>
          <w:rFonts w:hint="eastAsia" w:ascii="仿宋" w:hAnsi="仿宋" w:eastAsia="仿宋" w:cs="仿宋"/>
          <w:lang w:val="en-US" w:eastAsia="zh-CN"/>
        </w:rPr>
        <w:t xml:space="preserve">22, </w:t>
      </w:r>
      <w:r>
        <w:rPr>
          <w:rFonts w:hint="eastAsia" w:ascii="仿宋" w:hAnsi="仿宋" w:eastAsia="仿宋" w:cs="仿宋"/>
        </w:rPr>
        <w:t>p.5</w:t>
      </w:r>
      <w:r>
        <w:rPr>
          <w:rFonts w:hint="eastAsia" w:ascii="仿宋" w:hAnsi="仿宋" w:eastAsia="仿宋" w:cs="仿宋"/>
          <w:lang w:val="en-US" w:eastAsia="zh-CN"/>
        </w:rPr>
        <w:t xml:space="preserve">, </w:t>
      </w:r>
      <w:r>
        <w:rPr>
          <w:rFonts w:hint="eastAsia" w:ascii="仿宋" w:hAnsi="仿宋" w:eastAsia="仿宋" w:cs="仿宋"/>
        </w:rPr>
        <w:t>https://www.regulations.gov/comment/ATR-2021-0001-0137.</w:t>
      </w:r>
    </w:p>
  </w:footnote>
  <w:footnote w:id="15">
    <w:p w14:paraId="3F2CED19">
      <w:pPr>
        <w:pStyle w:val="9"/>
        <w:wordWrap w:val="0"/>
        <w:snapToGrid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 xml:space="preserve">See </w:t>
      </w:r>
      <w:r>
        <w:rPr>
          <w:rFonts w:hint="eastAsia" w:ascii="仿宋" w:hAnsi="仿宋" w:eastAsia="仿宋" w:cs="仿宋"/>
        </w:rPr>
        <w:t>CEN/CENELEC</w:t>
      </w:r>
      <w:r>
        <w:rPr>
          <w:rFonts w:hint="eastAsia" w:ascii="仿宋" w:hAnsi="仿宋" w:eastAsia="仿宋" w:cs="仿宋"/>
          <w:lang w:val="en-US" w:eastAsia="zh-CN"/>
        </w:rPr>
        <w:t xml:space="preserve">, </w:t>
      </w:r>
      <w:r>
        <w:rPr>
          <w:rFonts w:hint="eastAsia" w:ascii="仿宋" w:hAnsi="仿宋" w:eastAsia="仿宋" w:cs="仿宋"/>
          <w:i/>
          <w:iCs/>
        </w:rPr>
        <w:t>Core Principles and Approaches for Licensing of Standard Essential Patents</w:t>
      </w:r>
      <w:r>
        <w:rPr>
          <w:rFonts w:hint="eastAsia" w:ascii="仿宋" w:hAnsi="仿宋" w:eastAsia="仿宋" w:cs="仿宋"/>
        </w:rPr>
        <w:t>,CWA95000,</w:t>
      </w:r>
      <w:r>
        <w:rPr>
          <w:rFonts w:hint="eastAsia" w:ascii="仿宋" w:hAnsi="仿宋" w:eastAsia="仿宋" w:cs="仿宋"/>
          <w:lang w:val="en-US" w:eastAsia="zh-CN"/>
        </w:rPr>
        <w:t xml:space="preserve"> </w:t>
      </w:r>
      <w:r>
        <w:rPr>
          <w:rFonts w:hint="eastAsia" w:ascii="仿宋" w:hAnsi="仿宋" w:eastAsia="仿宋" w:cs="仿宋"/>
        </w:rPr>
        <w:t>June 2019,</w:t>
      </w:r>
      <w:r>
        <w:rPr>
          <w:rFonts w:hint="eastAsia" w:ascii="仿宋" w:hAnsi="仿宋" w:eastAsia="仿宋" w:cs="仿宋"/>
          <w:lang w:val="en-US" w:eastAsia="zh-CN"/>
        </w:rPr>
        <w:t xml:space="preserve"> </w:t>
      </w:r>
      <w:r>
        <w:rPr>
          <w:rFonts w:hint="eastAsia" w:ascii="仿宋" w:hAnsi="仿宋" w:eastAsia="仿宋" w:cs="仿宋"/>
        </w:rPr>
        <w:t>p.16</w:t>
      </w:r>
      <w:r>
        <w:rPr>
          <w:rFonts w:hint="eastAsia" w:ascii="仿宋" w:hAnsi="仿宋" w:eastAsia="仿宋" w:cs="仿宋"/>
          <w:lang w:val="en-US" w:eastAsia="zh-CN"/>
        </w:rPr>
        <w:t>, https://www.cencenelec.eu/media/CEN-CENELEC/CWAs/ICT/cwa95000.pdf</w:t>
      </w:r>
      <w:r>
        <w:rPr>
          <w:rFonts w:hint="eastAsia" w:ascii="仿宋" w:hAnsi="仿宋" w:eastAsia="仿宋" w:cs="仿宋"/>
        </w:rPr>
        <w:t xml:space="preserve">. </w:t>
      </w:r>
    </w:p>
  </w:footnote>
  <w:footnote w:id="16">
    <w:p w14:paraId="1002A1A1">
      <w:pPr>
        <w:pStyle w:val="9"/>
        <w:wordWrap w:val="0"/>
        <w:snapToGrid/>
        <w:spacing w:line="240" w:lineRule="auto"/>
        <w:ind w:firstLine="360"/>
        <w:rPr>
          <w:rFonts w:hint="default" w:ascii="仿宋" w:hAnsi="仿宋" w:eastAsia="仿宋" w:cs="仿宋"/>
          <w:lang w:val="en-US" w:eastAsia="zh-CN"/>
        </w:rPr>
      </w:pPr>
      <w:r>
        <w:rPr>
          <w:rStyle w:val="13"/>
          <w:rFonts w:hint="eastAsia" w:ascii="仿宋" w:hAnsi="仿宋" w:eastAsia="仿宋" w:cs="仿宋"/>
          <w:vertAlign w:val="superscript"/>
        </w:rPr>
        <w:footnoteRef/>
      </w:r>
      <w:r>
        <w:rPr>
          <w:rFonts w:hint="eastAsia" w:ascii="仿宋" w:hAnsi="仿宋" w:eastAsia="仿宋" w:cs="仿宋"/>
        </w:rPr>
        <w:t xml:space="preserve"> </w:t>
      </w:r>
      <w:r>
        <w:rPr>
          <w:rFonts w:hint="eastAsia" w:ascii="仿宋" w:hAnsi="仿宋" w:eastAsia="仿宋" w:cs="仿宋"/>
          <w:lang w:val="en-US" w:eastAsia="zh-CN"/>
        </w:rPr>
        <w:t xml:space="preserve">See </w:t>
      </w:r>
      <w:r>
        <w:rPr>
          <w:rFonts w:hint="eastAsia" w:ascii="仿宋" w:hAnsi="仿宋" w:eastAsia="仿宋" w:cs="仿宋"/>
        </w:rPr>
        <w:t>Mark A.</w:t>
      </w:r>
      <w:r>
        <w:rPr>
          <w:rFonts w:hint="eastAsia" w:ascii="仿宋" w:hAnsi="仿宋" w:eastAsia="仿宋" w:cs="仿宋"/>
          <w:lang w:val="en-US" w:eastAsia="zh-CN"/>
        </w:rPr>
        <w:t xml:space="preserve"> </w:t>
      </w:r>
      <w:r>
        <w:rPr>
          <w:rFonts w:hint="eastAsia" w:ascii="仿宋" w:hAnsi="仿宋" w:eastAsia="仿宋" w:cs="仿宋"/>
        </w:rPr>
        <w:t>Lemley</w:t>
      </w:r>
      <w:r>
        <w:rPr>
          <w:rFonts w:hint="eastAsia" w:ascii="仿宋" w:hAnsi="仿宋" w:eastAsia="仿宋" w:cs="仿宋"/>
          <w:lang w:val="en-US" w:eastAsia="zh-CN"/>
        </w:rPr>
        <w:t xml:space="preserve"> </w:t>
      </w:r>
      <w:r>
        <w:rPr>
          <w:rFonts w:hint="eastAsia" w:ascii="仿宋" w:hAnsi="仿宋" w:eastAsia="仿宋" w:cs="仿宋"/>
        </w:rPr>
        <w:t>&amp;</w:t>
      </w:r>
      <w:r>
        <w:rPr>
          <w:rFonts w:hint="eastAsia" w:ascii="仿宋" w:hAnsi="仿宋" w:eastAsia="仿宋" w:cs="仿宋"/>
          <w:lang w:val="en-US" w:eastAsia="zh-CN"/>
        </w:rPr>
        <w:t xml:space="preserve"> </w:t>
      </w:r>
      <w:r>
        <w:rPr>
          <w:rFonts w:hint="eastAsia" w:ascii="仿宋" w:hAnsi="仿宋" w:eastAsia="仿宋" w:cs="仿宋"/>
        </w:rPr>
        <w:t>Carl S</w:t>
      </w:r>
      <w:r>
        <w:rPr>
          <w:rFonts w:hint="eastAsia" w:ascii="仿宋" w:hAnsi="仿宋" w:eastAsia="仿宋" w:cs="仿宋"/>
          <w:lang w:val="en-US" w:eastAsia="zh-CN"/>
        </w:rPr>
        <w:t xml:space="preserve">. </w:t>
      </w:r>
      <w:r>
        <w:rPr>
          <w:rFonts w:hint="eastAsia" w:ascii="仿宋" w:hAnsi="仿宋" w:eastAsia="仿宋" w:cs="仿宋"/>
        </w:rPr>
        <w:t>hapiro,</w:t>
      </w:r>
      <w:r>
        <w:rPr>
          <w:rFonts w:hint="eastAsia" w:ascii="仿宋" w:hAnsi="仿宋" w:eastAsia="仿宋" w:cs="仿宋"/>
          <w:i/>
          <w:iCs/>
        </w:rPr>
        <w:t>A Simple Approach to Setting Reasonable Royalties for Standard-Essential Patents</w:t>
      </w:r>
      <w:r>
        <w:rPr>
          <w:rFonts w:hint="eastAsia" w:ascii="仿宋" w:hAnsi="仿宋" w:eastAsia="仿宋" w:cs="仿宋"/>
        </w:rPr>
        <w:t>, Berkeley Technology Law Journal,</w:t>
      </w:r>
      <w:r>
        <w:rPr>
          <w:rFonts w:hint="eastAsia" w:ascii="仿宋" w:hAnsi="仿宋" w:eastAsia="仿宋" w:cs="仿宋"/>
          <w:lang w:val="en-US" w:eastAsia="zh-CN"/>
        </w:rPr>
        <w:t xml:space="preserve"> </w:t>
      </w:r>
      <w:r>
        <w:rPr>
          <w:rFonts w:hint="eastAsia" w:ascii="仿宋" w:hAnsi="仿宋" w:eastAsia="仿宋" w:cs="仿宋"/>
        </w:rPr>
        <w:t>Vol.28</w:t>
      </w:r>
      <w:r>
        <w:rPr>
          <w:rFonts w:hint="eastAsia" w:ascii="仿宋" w:hAnsi="仿宋" w:eastAsia="仿宋" w:cs="仿宋"/>
          <w:lang w:val="en-US" w:eastAsia="zh-CN"/>
        </w:rPr>
        <w:t>:</w:t>
      </w:r>
      <w:r>
        <w:rPr>
          <w:rFonts w:hint="eastAsia" w:ascii="仿宋" w:hAnsi="仿宋" w:eastAsia="仿宋" w:cs="仿宋"/>
        </w:rPr>
        <w:t>2,</w:t>
      </w:r>
      <w:r>
        <w:rPr>
          <w:rFonts w:hint="eastAsia" w:ascii="仿宋" w:hAnsi="仿宋" w:eastAsia="仿宋" w:cs="仿宋"/>
          <w:lang w:val="en-US" w:eastAsia="zh-CN"/>
        </w:rPr>
        <w:t xml:space="preserve"> </w:t>
      </w:r>
      <w:r>
        <w:rPr>
          <w:rFonts w:hint="eastAsia" w:ascii="仿宋" w:hAnsi="仿宋" w:eastAsia="仿宋" w:cs="仿宋"/>
        </w:rPr>
        <w:t>p.1135</w:t>
      </w:r>
      <w:r>
        <w:rPr>
          <w:rFonts w:hint="eastAsia" w:ascii="仿宋" w:hAnsi="仿宋" w:eastAsia="仿宋" w:cs="仿宋"/>
          <w:lang w:val="en-US" w:eastAsia="zh-CN"/>
        </w:rPr>
        <w:t>(</w:t>
      </w:r>
      <w:r>
        <w:rPr>
          <w:rFonts w:hint="eastAsia" w:ascii="仿宋" w:hAnsi="仿宋" w:eastAsia="仿宋" w:cs="仿宋"/>
        </w:rPr>
        <w:t>2013</w:t>
      </w:r>
      <w:r>
        <w:rPr>
          <w:rFonts w:hint="eastAsia" w:ascii="仿宋" w:hAnsi="仿宋" w:eastAsia="仿宋" w:cs="仿宋"/>
          <w:lang w:val="en-US" w:eastAsia="zh-CN"/>
        </w:rPr>
        <w:t>).</w:t>
      </w:r>
    </w:p>
  </w:footnote>
  <w:footnote w:id="17">
    <w:p w14:paraId="7BA5A87A">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宁立志、覃仪:《论标准必要专利中FRAND承诺的法律性质》，载《私法》2019年第2期。</w:t>
      </w:r>
    </w:p>
  </w:footnote>
  <w:footnote w:id="18">
    <w:p w14:paraId="47D18FEB">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lang w:val="en-US" w:eastAsia="zh-CN"/>
        </w:rPr>
        <w:t xml:space="preserve">See </w:t>
      </w:r>
      <w:r>
        <w:rPr>
          <w:rFonts w:hint="eastAsia" w:ascii="仿宋" w:hAnsi="仿宋" w:eastAsia="仿宋" w:cs="仿宋"/>
          <w:szCs w:val="18"/>
        </w:rPr>
        <w:t>Microsoft Corp v. Motorola, Inc.,854 F.Supp.2d 993,999(W.D.Wash.2012).</w:t>
      </w:r>
    </w:p>
  </w:footnote>
  <w:footnote w:id="19">
    <w:p w14:paraId="05EAAF2A">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lang w:val="en-US" w:eastAsia="zh-CN"/>
        </w:rPr>
        <w:t xml:space="preserve">See </w:t>
      </w:r>
      <w:r>
        <w:rPr>
          <w:rFonts w:hint="eastAsia" w:ascii="仿宋" w:hAnsi="仿宋" w:eastAsia="仿宋" w:cs="仿宋"/>
          <w:szCs w:val="18"/>
        </w:rPr>
        <w:t xml:space="preserve">Apple, Inc. v. Samsung Elec.Co., Ltd.,No.12-1105(Fed. Cir. 2012). </w:t>
      </w:r>
    </w:p>
  </w:footnote>
  <w:footnote w:id="20">
    <w:p w14:paraId="5020069E">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lang w:val="en-US" w:eastAsia="zh-CN"/>
        </w:rPr>
        <w:t xml:space="preserve">See </w:t>
      </w:r>
      <w:r>
        <w:rPr>
          <w:rFonts w:hint="eastAsia" w:ascii="仿宋" w:hAnsi="仿宋" w:eastAsia="仿宋" w:cs="仿宋"/>
          <w:szCs w:val="18"/>
        </w:rPr>
        <w:t>Unwired Planet International Ltd v. Huawei Technologies,EWHC 711(Pat),5 Apr.2017.</w:t>
      </w:r>
    </w:p>
  </w:footnote>
  <w:footnote w:id="21">
    <w:p w14:paraId="628897CE">
      <w:pPr>
        <w:pStyle w:val="9"/>
        <w:keepLines/>
        <w:wordWrap w:val="0"/>
        <w:spacing w:line="240" w:lineRule="auto"/>
        <w:ind w:firstLine="360"/>
        <w:jc w:val="both"/>
        <w:rPr>
          <w:rFonts w:hint="eastAsia" w:ascii="仿宋" w:hAnsi="仿宋" w:eastAsia="仿宋" w:cs="仿宋"/>
          <w:szCs w:val="18"/>
          <w:lang w:val="en-US" w:eastAsia="zh-CN"/>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lang w:val="en-US" w:eastAsia="zh-CN"/>
        </w:rPr>
        <w:t xml:space="preserve">See </w:t>
      </w:r>
      <w:r>
        <w:rPr>
          <w:rFonts w:hint="eastAsia" w:ascii="仿宋" w:hAnsi="仿宋" w:eastAsia="仿宋" w:cs="仿宋"/>
          <w:szCs w:val="18"/>
        </w:rPr>
        <w:t>Motorola Mobility LLC v. Microsoft Corporation,Landgericht Mannheim[LG][Regional Court] May 2,2012,2 O 240/11</w:t>
      </w:r>
      <w:r>
        <w:rPr>
          <w:rFonts w:hint="eastAsia" w:ascii="仿宋" w:hAnsi="仿宋" w:eastAsia="仿宋" w:cs="仿宋"/>
          <w:szCs w:val="18"/>
          <w:lang w:val="en-US" w:eastAsia="zh-CN"/>
        </w:rPr>
        <w:t>.</w:t>
      </w:r>
    </w:p>
  </w:footnote>
  <w:footnote w:id="22">
    <w:p w14:paraId="1E130B7E">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参见日本知识产权高等法院平成25年（ネ）第10043号民事判决书。</w:t>
      </w:r>
    </w:p>
  </w:footnote>
  <w:footnote w:id="23">
    <w:p w14:paraId="31EF8670">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kGeCzPGV","properties":{"formattedCitation":"\\uc0\\u26361{}\\uc0\\u26032{}\\uc0\\u26126{}\\uc0\\u65306{}\\uc0\\u12298{}\\uc0\\u19987{}\\uc0\\u21033{}\\uc0\\u20405{}\\uc0\\u26435{}\\uc0\\u31561{}\\uc0\\u21516{}\\uc0\\u21407{}\\uc0\\u21017{}\\uc0\\u36866{}\\uc0\\u29992{}\\uc0\\u30740{}\\uc0\\u31350{}\\uc0\\u12299{}\\uc0\\u65292{}\\uc0\\u36733{}\\uc0\\u12298{}\\uc0\\u30693{}\\uc0\\u35782{}\\uc0\\u20135{}\\uc0\\u26435{}\\uc0\\u12299{}2023\\uc0\\u24180{}\\uc0\\u31532{}2\\uc0\\u26399{}\\uc0\\u12290{}","plainCitation":"曹新明：《专利侵权等同原则适用研究》，载《知识产权》2023年第2期。","noteIndex":21},"citationItems":[{"id":51,"uris":["http://zotero.org/users/local/qPYDcRL9/items/Z2Z24X25","http://zotero.org/users/local/qPYDcRL9/items/RQ45M632"],"itemData":{"id":51,"type":"article-journal","abstract":"在专利领域判断专利侵权是一项非常重要的法律行为，直接关系专利权的利益保护。在专利侵权纠纷审判实践中，为了有效保护专利权，防止被控侵权人搭便车窃取专利权人的利益，法院通过判例形式确立了专利侵权判断的等同原则。比较法上来看，适用等同原则判断专利侵权大体有德国的“三要件”、中国、美国的“四要件”和日本的“五要件”等标准，这几种要件标准形式上有所不同，但实质内容基本一致，都是以“发明的技术思想”为核心，以保护专利权人合法利益为基础，以协调专利权人利益和社会公共利益为目的，让专利制度发挥更好的作用。然而，有学者对适用等同原则判断专利侵权存在扩大专利权保护范围，并导致专利权边界模糊难以确定之弊端，建议废除之。结合经典判例和审判实践研究，就适用该原则判定专利侵权的必要性和重要性达成共识。","container-title":"知识产权","ISSN":"1003-0476","issue":"2","language":"zh-CN","note":"foundation: 教育部人文社会科学重点研究基地项目“建立科学高效的专利无效抗辩制度研究”（项目编号：22JJD820028）；\ndownload: 1967\nalbum: 社会科学Ⅰ辑\nCLC: D913\ndbcode: CJFQ\ndbname: CJFDLAST2023\nfilename: ZSCQ202302003","page":"24-40","source":"CNKI","title":"专利侵权等同原则适用研究","URL":"https://kns.cnki.net/KCMS/detail/detail.aspx?dbcode=CJFQ&amp;dbname=CJFDLAST2023&amp;filename=ZSCQ202302003","author":[{"literal":"曹新明"}],"accessed":{"date-parts":[["2025",2,25]]},"issued":{"date-parts":[["2023"]]}}}],"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rPr>
        <w:t>曹新明：《专利侵权等同原则适用研究》，载《知识产权》2023年第2期。</w:t>
      </w:r>
      <w:r>
        <w:rPr>
          <w:rFonts w:hint="eastAsia" w:ascii="仿宋" w:hAnsi="仿宋" w:eastAsia="仿宋" w:cs="仿宋"/>
          <w:szCs w:val="18"/>
        </w:rPr>
        <w:fldChar w:fldCharType="end"/>
      </w:r>
    </w:p>
  </w:footnote>
  <w:footnote w:id="24">
    <w:p w14:paraId="574A7259">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华为技术有限公司诉InterDigital Technology Corporation等标准必要专利使用费纠纷案</w:t>
      </w:r>
      <w:r>
        <w:rPr>
          <w:rFonts w:hint="eastAsia" w:ascii="仿宋" w:hAnsi="仿宋" w:eastAsia="仿宋" w:cs="仿宋"/>
          <w:szCs w:val="18"/>
          <w:lang w:eastAsia="zh-CN"/>
        </w:rPr>
        <w:t>，</w:t>
      </w:r>
      <w:r>
        <w:rPr>
          <w:rFonts w:hint="eastAsia" w:ascii="仿宋" w:hAnsi="仿宋" w:eastAsia="仿宋" w:cs="仿宋"/>
          <w:szCs w:val="18"/>
        </w:rPr>
        <w:t>深圳市中级人民法院（2011）深中法知民初字第858号民事判决书。</w:t>
      </w:r>
    </w:p>
  </w:footnote>
  <w:footnote w:id="25">
    <w:p w14:paraId="09627CDC">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华为技术有限公司诉InterDigital Technology Corporation等标准必要专利使用费纠纷案</w:t>
      </w:r>
      <w:r>
        <w:rPr>
          <w:rFonts w:hint="eastAsia" w:ascii="仿宋" w:hAnsi="仿宋" w:eastAsia="仿宋" w:cs="仿宋"/>
          <w:szCs w:val="18"/>
          <w:lang w:eastAsia="zh-CN"/>
        </w:rPr>
        <w:t>，</w:t>
      </w:r>
      <w:r>
        <w:rPr>
          <w:rFonts w:hint="eastAsia" w:ascii="仿宋" w:hAnsi="仿宋" w:eastAsia="仿宋" w:cs="仿宋"/>
          <w:szCs w:val="18"/>
        </w:rPr>
        <w:t>广东省高级人民法院（2013）粤高法民三终字第305号民事判决书。</w:t>
      </w:r>
    </w:p>
  </w:footnote>
  <w:footnote w:id="26">
    <w:p w14:paraId="7E25F60D">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lang w:val="en-US" w:eastAsia="zh-CN"/>
        </w:rPr>
        <w:t xml:space="preserve">See </w:t>
      </w:r>
      <w:r>
        <w:rPr>
          <w:rFonts w:hint="eastAsia" w:ascii="仿宋" w:hAnsi="仿宋" w:eastAsia="仿宋" w:cs="仿宋"/>
          <w:szCs w:val="18"/>
        </w:rPr>
        <w:t>FTC v. Qualcomm Inc.,411 F. Supp. 3d 658(N.D. Cal. 2019).</w:t>
      </w:r>
    </w:p>
  </w:footnote>
  <w:footnote w:id="27">
    <w:p w14:paraId="60AFF957">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华为诉三星标准必要专利侵权纠纷案</w:t>
      </w:r>
      <w:r>
        <w:rPr>
          <w:rFonts w:hint="eastAsia" w:ascii="仿宋" w:hAnsi="仿宋" w:eastAsia="仿宋" w:cs="仿宋"/>
          <w:szCs w:val="18"/>
          <w:lang w:eastAsia="zh-CN"/>
        </w:rPr>
        <w:t>，</w:t>
      </w:r>
      <w:r>
        <w:rPr>
          <w:rFonts w:hint="eastAsia" w:ascii="仿宋" w:hAnsi="仿宋" w:eastAsia="仿宋" w:cs="仿宋"/>
          <w:szCs w:val="18"/>
        </w:rPr>
        <w:t>深圳市中级人民法院 (2016) 粤03民初816、840号民事判决书。</w:t>
      </w:r>
    </w:p>
  </w:footnote>
  <w:footnote w:id="28">
    <w:p w14:paraId="448C76D5">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西电捷通公司诉索尼中国公司侵害发明专利权纠纷案</w:t>
      </w:r>
      <w:r>
        <w:rPr>
          <w:rFonts w:hint="eastAsia" w:ascii="仿宋" w:hAnsi="仿宋" w:eastAsia="仿宋" w:cs="仿宋"/>
          <w:szCs w:val="18"/>
          <w:lang w:eastAsia="zh-CN"/>
        </w:rPr>
        <w:t>，</w:t>
      </w:r>
      <w:r>
        <w:rPr>
          <w:rFonts w:hint="eastAsia" w:ascii="仿宋" w:hAnsi="仿宋" w:eastAsia="仿宋" w:cs="仿宋"/>
          <w:szCs w:val="18"/>
        </w:rPr>
        <w:t>北京市知识产权法院（2015）京知民初字第1194号民事判决书。</w:t>
      </w:r>
    </w:p>
  </w:footnote>
  <w:footnote w:id="29">
    <w:p w14:paraId="3833C9C6">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西电捷通公司诉索尼中国公司侵害发明专利权纠纷案</w:t>
      </w:r>
      <w:r>
        <w:rPr>
          <w:rFonts w:hint="eastAsia" w:ascii="仿宋" w:hAnsi="仿宋" w:eastAsia="仿宋" w:cs="仿宋"/>
          <w:szCs w:val="18"/>
          <w:lang w:eastAsia="zh-CN"/>
        </w:rPr>
        <w:t>，</w:t>
      </w:r>
      <w:r>
        <w:rPr>
          <w:rFonts w:hint="eastAsia" w:ascii="仿宋" w:hAnsi="仿宋" w:eastAsia="仿宋" w:cs="仿宋"/>
          <w:szCs w:val="18"/>
        </w:rPr>
        <w:t>北京市高级人民法院（2017）京民终454号民事判决书。</w:t>
      </w:r>
    </w:p>
  </w:footnote>
  <w:footnote w:id="30">
    <w:p w14:paraId="4BDF0E92">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lXCdeAA0","properties":{"formattedCitation":"\\uc0\\u26361{}\\uc0\\u27719{}\\uc0\\u65306{}\\uc0\\u12298{}\\uc0\\u35770{}\\uc0\\u19987{}\\uc0\\u21033{}\\uc0\\u20027{}\\uc0\\u24352{}\\uc0\\u23454{}\\uc0\\u20307{}\\uc0\\u65288{}PAE\\uc0\\u65289{}\\uc0\\u26435{}\\uc0\\u21033{}\\uc0\\u28389{}\\uc0\\u29992{}\\uc0\\u30340{}\\uc0\\u21453{}\\uc0\\u22404{}\\uc0\\u26029{}\\uc0\\u27861{}\\uc0\\u35268{}\\uc0\\u21046{}\\uc0\\u8212{}\\uc0\\u8212{}\\uc0\\u20197{}\\uc0\\u19987{}\\uc0\\u21033{}\\uc0\\u31169{}\\uc0\\u25504{}\\uc0\\u20026{}\\uc0\\u26680{}\\uc0\\u24515{}\\uc0\\u12299{}\\uc0\\u65292{}\\uc0\\u36733{}\\uc0\\u12298{}\\uc0\\u30693{}\\uc0\\u35782{}\\uc0\\u20135{}\\uc0\\u26435{}\\uc0\\u12299{}2022\\uc0\\u24180{}\\uc0\\u31532{}1\\uc0\\u26399{}\\uc0\\u12290{}","plainCitation":"曹汇：《论专利主张实体（PAE）权利滥用的反垄断法规制——以专利私掠为核心》，载《知识产权》2022年第1期。","noteIndex":34},"citationItems":[{"id":146,"uris":["http://zotero.org/users/local/qPYDcRL9/items/SH5928U4"],"itemData":{"id":146,"type":"article-journal","abstract":"专利主张实体(PAE)在促进专利二级市场流通、保护知识产权的同时逐渐呈现出反竞争的苗头,有必要以反垄断法进行规制。反垄断法规制PAE的难点在于规制专利私掠行为。现行法下,认定为共同市场支配地位滥用及纵向垄断协议均存在困境。理想的方案是在《国务院反垄断委员会关于知识产权领域的反垄断指南》中细化纵向非价格垄断协议的认定要件,同时将特定对赌性协议界定为转售价格维持。","container-title":"知识产权","ISSN":"1003-0476","issue":"1","language":"zh-CN","note":"foundation: 国家社科基金重点项目“强化反垄断促进平台经济健康发展研究”（21AZD017）；\ndownload: 953\nalbum: 社会科学Ⅰ辑\nCLC: D923.42;D922.294\ndbcode: CJFQ\ndbname: CJFDLAST2022\nfilename: ZSCQ202201005","page":"63-79","source":"CNKI","title":"论专利主张实体（PAE）权利滥用的反垄断法规制——以专利私掠为核心","URL":"https://kns.cnki.net/KCMS/detail/detail.aspx?dbcode=CJFQ&amp;dbname=CJFDLAST2022&amp;filename=ZSCQ202201005","author":[{"literal":"曹汇"}],"accessed":{"date-parts":[["2025",3,16]]},"issued":{"date-parts":[["2022"]]}}}],"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曹汇：《论专利主张实体（PAE）权利滥用的反垄断法规制——以专利私掠为核心》，载《知识产权》2022年第1期。</w:t>
      </w:r>
      <w:r>
        <w:rPr>
          <w:rFonts w:hint="eastAsia" w:ascii="仿宋" w:hAnsi="仿宋" w:eastAsia="仿宋" w:cs="仿宋"/>
          <w:szCs w:val="18"/>
        </w:rPr>
        <w:fldChar w:fldCharType="end"/>
      </w:r>
    </w:p>
  </w:footnote>
  <w:footnote w:id="31">
    <w:p w14:paraId="6C99E5D7">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vgDwP5Hu","properties":{"formattedCitation":"\\uc0\\u23828{}\\uc0\\u22269{}\\uc0\\u25996{}\\uc0\\u65306{}\\uc0\\u12298{}\\uc0\\u26631{}\\uc0\\u20934{}\\uc0\\u24517{}\\uc0\\u35201{}\\uc0\\u19987{}\\uc0\\u21033{}\\uc0\\u26435{}\\uc0\\u20154{}\\uc0\\u36873{}\\uc0\\u25321{}\\uc0\\u35768{}\\uc0\\u21487{}\\uc0\\u29615{}\\uc0\\u33410{}\\uc0\\u30340{}\\uc0\\u33258{}\\uc0\\u30001{}\\uc0\\u12299{}\\uc0\\u65292{}\\uc0\\u36733{}\\uc0\\u12298{}\\uc0\\u30693{}\\uc0\\u35782{}\\uc0\\u20135{}\\uc0\\u26435{}\\uc0\\u12299{}2024\\uc0\\u24180{}\\uc0\\u31532{}7\\uc0\\u26399{}\\uc0\\u12290{}","plainCitation":"崔国斌：《标准必要专利权人选择许可环节的自由》，载《知识产权》2024年第7期。","noteIndex":35},"citationItems":[{"id":144,"uris":["http://zotero.org/users/local/qPYDcRL9/items/66KY6VTM"],"itemData":{"id":144,"type":"article-journal","abstract":"拥有标准必要专利的权利人，通常会依据标准组织的专利政策，承诺按照公平、合理和非歧视（FRAND）条件向标准实施者发放专利许可。标准实施者可能是符合该标准的产品零件或组件的供应者，也可能是更大的系统和终端产品的制造商。在收到请求后，专利权人是否有义务向任意环节的标准实施者发放专利许可，是物联网时代的重要问题。在个案中，法院要综合考虑标准组织专利政策的字面含义、标准实施者的现实需求、专利权人的管理成本、相关行业的交易习惯等因素，对专利权人在特定标准组织的专利政策下的许可义务的范围作出合理的解释。原则上，如果标准组织并未明确限定许可层级，专利权人无须承担全面许可义务，可以合理选择许可对象，此所谓专利权人“不告就无须许可”的原则。如果专利权人主动针对上游厂商维权，则会触发许可义务，即有义务向其发出许可。在专利权人独立对外许可不受影响时，作为替代选项的专利池，可以在其与专利权人之间的授权合同约定的范围内，自由选择专利许可的层级。专利权人坚持终端许可的策略，通常不会实质影响上游组件或终端产品的市场竞争，反垄断法并无直接干预的必要。上述解释思路能够避免技术标准被专利挟持，同时确保专利权人获得合理回报，符合社会的整体利益。","container-title":"知识产权","ISSN":"1003-0476","issue":"7","language":"zh-CN","note":"download: 890\nalbum: 社会科学Ⅰ辑\nCLC: D923.42;D997.1\ndbcode: CJFQ\ndbname: CJFDLAST2024\nfilename: ZSCQ202407004","page":"58-84","source":"CNKI","title":"标准必要专利权人选择许可环节的自由","URL":"https://kns.cnki.net/KCMS/detail/detail.aspx?dbcode=CJFQ&amp;dbname=CJFDLAST2024&amp;filename=ZSCQ202407004","author":[{"literal":"崔国斌"}],"accessed":{"date-parts":[["2025",3,16]]},"issued":{"date-parts":[["2024"]]}}}],"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崔国斌：《标准必要专利权人选择许可环节的自由》，载《知识产权》2024年第7期。</w:t>
      </w:r>
      <w:r>
        <w:rPr>
          <w:rFonts w:hint="eastAsia" w:ascii="仿宋" w:hAnsi="仿宋" w:eastAsia="仿宋" w:cs="仿宋"/>
          <w:szCs w:val="18"/>
        </w:rPr>
        <w:fldChar w:fldCharType="end"/>
      </w:r>
    </w:p>
  </w:footnote>
  <w:footnote w:id="32">
    <w:p w14:paraId="7CA7AE42">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QCXkMgAi","properties":{"formattedCitation":"\\uc0\\u33931{}\\uc0\\u21326{}\\uc0\\u32988{}\\uc0\\u65306{}\\uc0\\u12298{}\\uc0\\u26631{}\\uc0\\u20934{}\\uc0\\u24517{}\\uc0\\u35201{}\\uc0\\u19987{}\\uc0\\u21033{}FRAND\\uc0\\u21407{}\\uc0\\u21017{}\\uc0\\u30340{}\\uc0\\u35268{}\\uc0\\u33539{}\\uc0\\u35299{}\\uc0\\u37322{}\\uc0\\u19982{}\\uc0\\u21496{}\\uc0\\u27861{}\\uc0\\u35009{}\\uc0\\u21028{}\\uc0\\u30740{}\\uc0\\u31350{}\\uc0\\u12299{}\\uc0\\u65292{}\\uc0\\u36733{}\\uc0\\u12298{}\\uc0\\u27861{}\\uc0\\u24459{}\\uc0\\u36866{}\\uc0\\u29992{}\\uc0\\u12299{}2023\\uc0\\u24180{}\\uc0\\u31532{}7\\uc0\\u26399{}\\uc0\\u12290{}","plainCitation":"蒋华胜：《标准必要专利FRAND原则的规范解释与司法裁判研究》，载《法律适用》2023年第7期。","noteIndex":36},"citationItems":[{"id":128,"uris":["http://zotero.org/users/local/qPYDcRL9/items/QSGB8ZK8"],"itemData":{"id":128,"type":"article-journal","abstract":"FRAND原则在标准必要专利制度中具有重要法律地位。民法学理、专利法学理对FRAND原则的法律属性进行规范解释，但这不能揭示其法律本质。法律经济学对FRAND原则进行合同解释，虽能够揭示标准必要专利许可交易的效率需求，但难以规制标准必要专利许可行为。英美法系国家司法将FRAND原则解释为利益第三人合同，虽契合法律经济学解释路径，但难以厘清专利权人与实施者承担的许可合同义务。大陆法系国家司法认定FRAND原则的法律属性为善意谈判义务，这符合FRAND原则的规范解释，但未能明确其具有双边义务属性。FRAND原则的规范属性应当为双边善意谈判义务，法律可构建谈判框架来督促专利权人与实施者履行双边善意谈判义务。专利权人或者实施者中的任何一方违反双边善意谈判义务则要承担法律责任，未经许可实施标准必要专利的行为本身属于侵权行为。司法可根据专利权人或者实施者违反双边善意谈判义务情况，对是否准许颁发禁令以及支付许可费进行裁判以实现FRAND原则的制度价值。","container-title":"法律适用","ISSN":"1004-7883","issue":"7","language":"zh-CN","note":"download: 1445\nalbum: 社会科学Ⅰ辑\nCLC: D913\ndbcode: CJFQ\ndbname: CJFDLAST2023\nfilename: FLSY202307012","page":"123-137","source":"CNKI","title":"标准必要专利FRAND原则的规范解释与司法裁判研究","URL":"https://kns.cnki.net/KCMS/detail/detail.aspx?dbcode=CJFQ&amp;dbname=CJFDLAST2023&amp;filename=FLSY202307012","author":[{"literal":"蒋华胜"}],"accessed":{"date-parts":[["2025",3,13]]},"issued":{"date-parts":[["2023"]]}}}],"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蒋华胜：《标准必要专利FRAND原则的规范解释与司法裁判研究》，载《法律适用》2023年第7期。</w:t>
      </w:r>
      <w:r>
        <w:rPr>
          <w:rFonts w:hint="eastAsia" w:ascii="仿宋" w:hAnsi="仿宋" w:eastAsia="仿宋" w:cs="仿宋"/>
          <w:szCs w:val="18"/>
        </w:rPr>
        <w:fldChar w:fldCharType="end"/>
      </w:r>
    </w:p>
  </w:footnote>
  <w:footnote w:id="33">
    <w:p w14:paraId="468629D4">
      <w:pPr>
        <w:pStyle w:val="9"/>
        <w:keepLines/>
        <w:wordWrap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fldChar w:fldCharType="begin"/>
      </w:r>
      <w:r>
        <w:rPr>
          <w:rFonts w:hint="eastAsia" w:ascii="仿宋" w:hAnsi="仿宋" w:eastAsia="仿宋" w:cs="仿宋"/>
        </w:rPr>
        <w:instrText xml:space="preserve"> ADDIN ZOTERO_ITEM CSL_CITATION {"citationID":"7hBuPMGL","properties":{"formattedCitation":"\\uc0\\u26753{}\\uc0\\u24535{}\\uc0\\u25991{}\\uc0\\u65306{}\\uc0\\u12298{}\\uc0\\u26631{}\\uc0\\u20934{}\\uc0\\u21270{}\\uc0\\u32452{}\\uc0\\u32455{}\\uc0\\u30693{}\\uc0\\u35782{}\\uc0\\u20135{}\\uc0\\u26435{}\\uc0\\u25919{}\\uc0\\u31574{}\\uc0\\u23454{}\\uc0\\u35777{}\\uc0\\u30740{}\\uc0\\u31350{}\\uc0\\u12299{}\\uc0\\u65292{}\\uc0\\u36733{}\\uc0\\u12298{}\\uc0\\u29702{}\\uc0\\u35770{}\\uc0\\u19982{}\\uc0\\u25913{}\\uc0\\u38761{}\\uc0\\u12299{}2003\\uc0\\u24180{}\\uc0\\u31532{}6\\uc0\\u26399{}\\uc0\\u12290{}","plainCitation":"梁志文：《标准化组织知识产权政策实证研究》，载《理论与改革》2003年第6期。","noteIndex":39},"citationItems":[{"id":238,"uris":["http://zotero.org/users/local/qPYDcRL9/items/FJXV4LJM"],"itemData":{"id":238,"type":"article-journal","abstract":"现代经济中标准无处不在,私人标准化组织是产业标准的主要制定者,而知识产权是私人标准化组织面临的主要问题。绝大部分标准化组织都有其知识产权政策,其所规范的知识产权主要是专利,在一些软件产业等领域中,版权也是其主要的管理对象。在其政策制定过程中,一般均规定了知识产权人的信息披露义务,除极少数标准化组织外,均允许成员拥有标准所包含的知识产权,但一般要求知识产权人将其权利以合理和非歧视性原则许可给标准的使用者。研究标准化组织的知识产权政策,有助于我国企业在标准战略包围下应对策略的正确执行。","container-title":"理论与改革","ISSN":"1006-7426","issue":"6","language":"zh-CN","note":"download: 300\nalbum: 经济与管理科学;社会科学Ⅰ辑\nCLC: G306\ndbcode: CJFQ\ndbname: CJFD2003\nfilename: LLGG200306026","page":"91-94","source":"CNKI","title":"标准化组织知识产权政策实证研究","URL":"https://kns.cnki.net/KCMS/detail/detail.aspx?dbcode=CJFQ&amp;dbname=CJFD2003&amp;filename=LLGG200306026","author":[{"literal":"梁志文"}],"accessed":{"date-parts":[["2025",3,31]]},"issued":{"date-parts":[["2003"]]}}}],"schema":"https://github.com/citation-style-language/schema/raw/master/csl-citation.json"} </w:instrText>
      </w:r>
      <w:r>
        <w:rPr>
          <w:rFonts w:hint="eastAsia" w:ascii="仿宋" w:hAnsi="仿宋" w:eastAsia="仿宋" w:cs="仿宋"/>
        </w:rPr>
        <w:fldChar w:fldCharType="separate"/>
      </w:r>
      <w:r>
        <w:rPr>
          <w:rFonts w:hint="eastAsia" w:ascii="仿宋" w:hAnsi="仿宋" w:eastAsia="仿宋" w:cs="仿宋"/>
          <w:kern w:val="0"/>
        </w:rPr>
        <w:t>梁志文：《标准化组织知识产权政策实证研究》，载《理论与改革》2003年第6期。</w:t>
      </w:r>
      <w:r>
        <w:rPr>
          <w:rFonts w:hint="eastAsia" w:ascii="仿宋" w:hAnsi="仿宋" w:eastAsia="仿宋" w:cs="仿宋"/>
        </w:rPr>
        <w:fldChar w:fldCharType="end"/>
      </w:r>
    </w:p>
  </w:footnote>
  <w:footnote w:id="34">
    <w:p w14:paraId="4A2EEBD6">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bXm25IsG","properties":{"formattedCitation":"\\uc0\\u24464{}\\uc0\\u39062{}\\uc0\\u39062{}\\uc0\\u65306{}\\uc0\\u12298{}\\uc0\\u26631{}\\uc0\\u20934{}\\uc0\\u24517{}\\uc0\\u35201{}\\uc0\\u19987{}\\uc0\\u21033{}\\uc0\\u26435{}\\uc0\\u20154{}FRAND\\uc0\\u35768{}\\uc0\\u21487{}\\uc0\\u22768{}\\uc0\\u26126{}\\uc0\\u30340{}\\uc0\\u27861{}\\uc0\\u24459{}\\uc0\\u20851{}\\uc0\\u31995{}\\uc0\\u30740{}\\uc0\\u31350{}\\uc0\\u8212{}\\uc0\\u8212{}\\uc0\\u20197{}\\uc0\\u27431{}\\uc0\\u27954{}\\uc0\\u36890{}\\uc0\\u20449{}\\uc0\\u26631{}\\uc0\\u20934{}\\uc0\\u21327{}\\uc0\\u20250{}\\uc0\\u30340{}\\uc0\\u35268{}\\uc0\\u23450{}\\uc0\\u20026{}\\uc0\\u20363{}\\uc0\\u12299{}\\uc0\\u65292{}\\uc0\\u36733{}\\uc0\\u12298{}\\uc0\\u30005{}\\uc0\\u23376{}\\uc0\\u30693{}\\uc0\\u35782{}\\uc0\\u20135{}\\uc0\\u26435{}\\uc0\\u12299{}2017\\uc0\\u24180{}\\uc0\\u31532{}11\\uc0\\u26399{}\\uc0\\u12290{}","plainCitation":"徐颖颖：《标准必要专利权人FRAND许可声明的法律关系研究——以欧洲通信标准协会的规定为例》，载《电子知识产权》2017年第11期。","noteIndex":40},"citationItems":[{"id":150,"uris":["http://zotero.org/users/local/qPYDcRL9/items/4H9D9FEX"],"itemData":{"id":150,"type":"article-journal","abstract":"FRAND原则是调和标准与知识产权之间冲突的重要制度。FRAND许可声明的作出是标准制定组织将技术纳入标准的前提条件。通过对《法国民法典》中规定的利他合同制度的分析,以及与标准制定组织、标准必要专利权人、标准使用人之间法律关系的对照,可以认定从法律性质上来说FRAND许可声明构成利他合同。标准必要专利权人通过FRAND许可声明发出订立FRAND许可合同的要约,当特定标准使用者表达使用标准的意愿时许可合同即告成立,而不论具体许可费率是否确定。","container-title":"电子知识产权","ISSN":"1004-9517","issue":"11","language":"zh-CN","note":"download: 490\nalbum: 社会科学Ⅰ辑\nCLC: D95;DD913\ndbcode: CJFQ\ndbname: CJFDLAST2018\nfilename: DZZS201711005","page":"22-31","source":"CNKI","title":"标准必要专利权人FRAND许可声明的法律关系研究——以欧洲通信标准协会的规定为例","URL":"https://kns.cnki.net/KCMS/detail/detail.aspx?dbcode=CJFQ&amp;dbname=CJFDLAST2018&amp;filename=DZZS201711005","author":[{"literal":"徐颖颖"}],"accessed":{"date-parts":[["2025",3,17]]},"issued":{"date-parts":[["2017"]]}}}],"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徐颖颖：《标准必要专利权人FRAND许可声明的法律关系研究——以欧洲通信标准协会的规定为例》，载《电子知识产权》2017年第11期。</w:t>
      </w:r>
      <w:r>
        <w:rPr>
          <w:rFonts w:hint="eastAsia" w:ascii="仿宋" w:hAnsi="仿宋" w:eastAsia="仿宋" w:cs="仿宋"/>
          <w:szCs w:val="18"/>
        </w:rPr>
        <w:fldChar w:fldCharType="end"/>
      </w:r>
    </w:p>
  </w:footnote>
  <w:footnote w:id="35">
    <w:p w14:paraId="5F25B856">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LM0VD763","properties":{"formattedCitation":"\\uc0\\u26446{}\\uc0\\u27704{}\\uc0\\u20891{}\\uc0\\u65306{}\\uc0\\u12298{}\\uc0\\u35770{}\\uc0\\u25105{}\\uc0\\u22269{}\\uc0\\u27665{}\\uc0\\u27861{}\\uc0\\u19978{}\\uc0\\u30340{}\\uc0\\u21512{}\\uc0\\u21516{}\\uc0\\u31532{}\\uc0\\u19977{}\\uc0\\u20154{}\\uc0\\u25928{}\\uc0\\u21147{}\\uc0\\u12299{}\\uc0\\u65292{}\\uc0\\u36733{}\\uc0\\u12298{}\\uc0\\u27861{}\\uc0\\u23398{}\\uc0\\u35780{}\\uc0\\u35770{}\\uc0\\u12299{}2023\\uc0\\u24180{}\\uc0\\u31532{}6\\uc0\\u26399{}\\uc0\\u12290{}","plainCitation":"李永军：《论我国民法上的合同第三人效力》，载《法学评论》2023年第6期。","noteIndex":41},"citationItems":[{"id":152,"uris":["http://zotero.org/users/local/qPYDcRL9/items/TRQPWU67"],"itemData":{"id":152,"type":"article-journal","abstract":"合同相对性虽仍是我国债法和合同的基本原则，但《民法典》立法和司法实践对于合同第三人的利益问题已经明确予以承认。本文研究的主要理论问题是：(1)《民法典》第149条及第150条规定中，受到第三人欺诈或者胁迫的合同当事人一方对第三人的请求权基础是什么?是侵权请求权还是独立的请求权基础?本文认为是独立请求权基础。(2)《民法典》第522条规定中，利益第三人获得利益的法律途径和基础是什么?是否存在赠与规则适用的余地?本文认为，如果是赠与的话，可以适用关于赠与的规则——任意撤销权。(3)《民法典》第524条规定中的“合法利益第三人”代为履行后的法律地位是什么?从债法体系上看，“合法利益第三人”代为履行后的可能的法律地位有三种，但从《最高人民法院关于适用中华人民共和国〈民法典〉合同编通则部分的解释》(征求意见稿)来看，采取“当然取得”的模式，排除了不当得利的存在。从司法的视角看，是有进步意义的。(4)《最高人民法院关于适用中华人民共和国〈民法典〉合同编通则部分的解释》(征求意见稿)第39条中将债务人列为第三人，那么，他是具有独立请求权的第三人还是没有独立请求权的第三人?诉讼法学界对此有很多观点，本文认为，一概否认债务人作为有独立请求权的第三人并不妥当。","container-title":"法学评论","DOI":"10.13415/j.cnki.fxpl.2023.06.007","ISSN":"1004-1303","issue":"6","language":"zh-CN","note":"foundation: 国家社科基金重大项目“民法典编纂的内部与外部体系研究”(项目编号：18ZDA141)的阶段性成果；\ndownload: 2534\nalbum: 社会科学Ⅰ辑\nCLC: D923.6\ndbcode: CJFQ\ndbname: CJFDLAST2023\nfilename: FXPL202306007","page":"70-84","source":"CNKI","title":"论我国民法上的合同第三人效力","URL":"https://link.cnki.net/doi/10.13415/j.cnki.fxpl.2023.06.007","volume":"41","author":[{"literal":"李永军"}],"accessed":{"date-parts":[["2025",3,17]]},"issued":{"date-parts":[["2023"]]}}}],"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李永军：《论我国民法上的合同第三人效力》，载《法学评论》2023年第6期。</w:t>
      </w:r>
      <w:r>
        <w:rPr>
          <w:rFonts w:hint="eastAsia" w:ascii="仿宋" w:hAnsi="仿宋" w:eastAsia="仿宋" w:cs="仿宋"/>
          <w:szCs w:val="18"/>
        </w:rPr>
        <w:fldChar w:fldCharType="end"/>
      </w:r>
    </w:p>
  </w:footnote>
  <w:footnote w:id="36">
    <w:p w14:paraId="473A53D2">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Sisvel v. Haier (KZR 36/17) BGH, May 5 2020</w:t>
      </w:r>
      <w:r>
        <w:rPr>
          <w:rFonts w:hint="eastAsia" w:ascii="仿宋" w:hAnsi="仿宋" w:eastAsia="仿宋" w:cs="仿宋"/>
          <w:szCs w:val="18"/>
          <w:lang w:val="en-US" w:eastAsia="zh-CN"/>
        </w:rPr>
        <w:t>.</w:t>
      </w:r>
    </w:p>
  </w:footnote>
  <w:footnote w:id="37">
    <w:p w14:paraId="697F8863">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YrbQkYg1","properties":{"formattedCitation":"\\uc0\\u32993{}\\uc0\\u23567{}\\uc0\\u20255{}\\uc0\\u65306{}\\uc0\\u12298{}NPE\\uc0\\u35785{}\\uc0\\u35772{}\\uc0\\u30340{}\\uc0\\u20215{}\\uc0\\u20540{}\\uc0\\u23457{}\\uc0\\u35270{}\\uc0\\u19982{}\\uc0\\u35268{}\\uc0\\u21046{}\\uc0\\u36873{}\\uc0\\u25321{}\\uc0\\u12299{}\\uc0\\u65292{}\\uc0\\u36733{}\\uc0\\u12298{}\\uc0\\u30693{}\\uc0\\u35782{}\\uc0\\u20135{}\\uc0\\u26435{}\\uc0\\u12299{}2021\\uc0\\u24180{}\\uc0\\u31532{}1\\uc0\\u26399{}\\uc0\\u12290{}","plainCitation":"胡小伟：《NPE诉讼的价值审视与规制选择》，载《知识产权》2021年第1期。","noteIndex":43},"citationItems":[{"id":154,"uris":["http://zotero.org/users/local/qPYDcRL9/items/2VN7WFCP"],"itemData":{"id":154,"type":"article-journal","abstract":"专利非实施主体(NPE)从产生之初便备受争议。NPE诉讼作为NPE存在的行为逻辑,游离于专利投机与专利运营、权利滥用与正当维权、谋取私利与损害救济、抑制创新与价值实现之间。立足于NPE诉讼具有利弊互见的基本定位,对NPE诉讼的行政规制,须对专利聚合状态加以合理限制,对涉及标准必要专利的NPE经营者集中审查及NPE禁令救济的反垄断执法亦应保持行政介入的谦抑性;对NPE诉讼的司法规制,应结合具体案情,综合利用法院在专利侵权赔偿数额、损害赔偿与停止侵权的替代适用、诉讼费用的转移等方面所具有的司法裁量空间,在保障专利诉权正当行使的同时,亦应防止司法工具化趋向,防止NPE诉讼异化为谋取不当利益、进行禁令劫持的手段。","container-title":"知识产权","ISSN":"1003-0476","issue":"1","language":"zh-CN","note":"foundation: 江西省社会科学规划项目“人工智能时代算法风险的法律规制研究”（项目批准号：20FX07）；\ndownload: 1033\nalbum: 社会科学Ⅰ辑\nCLC: D913\ndbcode: CJFQ\ndbname: CJFDLAST2021\nfilename: ZSCQ202101007","page":"77-85","source":"CNKI","title":"NPE诉讼的价值审视与规制选择","URL":"https://kns.cnki.net/KCMS/detail/detail.aspx?dbcode=CJFQ&amp;dbname=CJFDLAST2021&amp;filename=ZSCQ202101007","author":[{"literal":"胡小伟"}],"accessed":{"date-parts":[["2025",3,17]]},"issued":{"date-parts":[["2021"]]}}}],"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胡小伟：《NPE诉讼的价值审视与规制选择》，载《知识产权》2021年第1期。</w:t>
      </w:r>
      <w:r>
        <w:rPr>
          <w:rFonts w:hint="eastAsia" w:ascii="仿宋" w:hAnsi="仿宋" w:eastAsia="仿宋" w:cs="仿宋"/>
          <w:szCs w:val="18"/>
        </w:rPr>
        <w:fldChar w:fldCharType="end"/>
      </w:r>
    </w:p>
  </w:footnote>
  <w:footnote w:id="38">
    <w:p w14:paraId="4850A72E">
      <w:pPr>
        <w:pStyle w:val="9"/>
        <w:keepLines/>
        <w:wordWrap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《最高人民法院关于审理侵犯专利权纠纷案件应用法律若干问题的解释（二）》（法释〔2016〕号）,第24条第二款。</w:t>
      </w:r>
    </w:p>
  </w:footnote>
  <w:footnote w:id="39">
    <w:p w14:paraId="62D84B9C">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kGeCzPGV","properties":{"formattedCitation":"\\uc0\\u26361{}\\uc0\\u26032{}\\uc0\\u26126{}\\uc0\\u65306{}\\uc0\\u12298{}\\uc0\\u19987{}\\uc0\\u21033{}\\uc0\\u20405{}\\uc0\\u26435{}\\uc0\\u31561{}\\uc0\\u21516{}\\uc0\\u21407{}\\uc0\\u21017{}\\uc0\\u36866{}\\uc0\\u29992{}\\uc0\\u30740{}\\uc0\\u31350{}\\uc0\\u12299{}\\uc0\\u65292{}\\uc0\\u36733{}\\uc0\\u12298{}\\uc0\\u30693{}\\uc0\\u35782{}\\uc0\\u20135{}\\uc0\\u26435{}\\uc0\\u12299{}2023\\uc0\\u24180{}\\uc0\\u31532{}2\\uc0\\u26399{}\\uc0\\u12290{}","plainCitation":"曹新明：《专利侵权等同原则适用研究》，载《知识产权》2023年第2期。","noteIndex":21},"citationItems":[{"id":51,"uris":["http://zotero.org/users/local/qPYDcRL9/items/Z2Z24X25","http://zotero.org/users/local/qPYDcRL9/items/RQ45M632"],"itemData":{"id":51,"type":"article-journal","abstract":"在专利领域判断专利侵权是一项非常重要的法律行为，直接关系专利权的利益保护。在专利侵权纠纷审判实践中，为了有效保护专利权，防止被控侵权人搭便车窃取专利权人的利益，法院通过判例形式确立了专利侵权判断的等同原则。比较法上来看，适用等同原则判断专利侵权大体有德国的“三要件”、中国、美国的“四要件”和日本的“五要件”等标准，这几种要件标准形式上有所不同，但实质内容基本一致，都是以“发明的技术思想”为核心，以保护专利权人合法利益为基础，以协调专利权人利益和社会公共利益为目的，让专利制度发挥更好的作用。然而，有学者对适用等同原则判断专利侵权存在扩大专利权保护范围，并导致专利权边界模糊难以确定之弊端，建议废除之。结合经典判例和审判实践研究，就适用该原则判定专利侵权的必要性和重要性达成共识。","container-title":"知识产权","ISSN":"1003-0476","issue":"2","language":"zh-CN","note":"foundation: 教育部人文社会科学重点研究基地项目“建立科学高效的专利无效抗辩制度研究”（项目编号：22JJD820028）；\ndownload: 1967\nalbum: 社会科学Ⅰ辑\nCLC: D913\ndbcode: CJFQ\ndbname: CJFDLAST2023\nfilename: ZSCQ202302003","page":"24-40","source":"CNKI","title":"专利侵权等同原则适用研究","URL":"https://kns.cnki.net/KCMS/detail/detail.aspx?dbcode=CJFQ&amp;dbname=CJFDLAST2023&amp;filename=ZSCQ202302003","author":[{"literal":"曹新明"}],"accessed":{"date-parts":[["2025",2,25]]},"issued":{"date-parts":[["2023"]]}}}],"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rPr>
        <w:t>曹新明：《专利侵权等同原则适用研究》，载《知识产权》2023年第2期。</w:t>
      </w:r>
      <w:r>
        <w:rPr>
          <w:rFonts w:hint="eastAsia" w:ascii="仿宋" w:hAnsi="仿宋" w:eastAsia="仿宋" w:cs="仿宋"/>
          <w:szCs w:val="18"/>
        </w:rPr>
        <w:fldChar w:fldCharType="end"/>
      </w:r>
    </w:p>
  </w:footnote>
  <w:footnote w:id="40">
    <w:p w14:paraId="507664E2">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NsfJj9bB","properties":{"formattedCitation":"\\uc0\\u29579{}\\uc0\\u27901{}\\uc0\\u37492{}\\uc0\\u65306{}\\uc0\\u12298{}\\uc0\\u19981{}\\uc0\\u24403{}\\uc0\\u24471{}\\uc0\\u21033{}\\uc0\\u27861{}\\uc0\\u37322{}\\uc0\\u20041{}\\uc0\\u23398{}\\uc0\\u30340{}\\uc0\\u24314{}\\uc0\\u26500{}\\uc0\\u12299{}\\uc0\\u65292{}\\uc0\\u36733{}\\uc0\\u12298{}\\uc0\\u20132{}\\uc0\\u22823{}\\uc0\\u27861{}\\uc0\\u23398{}\\uc0\\u12299{}2024\\uc0\\u24180{}\\uc0\\u31532{}4\\uc0\\u26399{}\\uc0\\u12290{}","plainCitation":"王泽鉴：《不当得利法释义学的建构》，载《交大法学》2024年第4期。","noteIndex":46},"citationItems":[{"id":158,"uris":["http://zotero.org/users/local/qPYDcRL9/items/U687WDFQ"],"itemData":{"id":158,"type":"article-journal","abstract":"不当得利法始于罗马法，集大成于德国民法，旨在调整私法上无法律上原因的财产变动，涉及整个私法关系。中国台湾地区不当得利法继受于德国，其法释义学的建构亦主要依靠学说继受。在不当得利法的体系建构上，类型化区分非常关键。当前台湾地区通说采类型说，将不当得利区分为给付型不当得利和非给付型不当得利两大类型。前者旨在调整失败法律交易的财产变动、物权行为无因性理论，与市场私法自治密切相关。后者尤其是权益侵害型不当得利旨在强化对权益的保护，有较广阔的适用领域。通过比较法学说继受、本土判例积累以及学说发展深化，建构不当得利的理论体系并使之精细化，亦是大陆不当得利法发展的重要课题。","container-title":"交大法学","DOI":"10.19375/j.cnki.31-2075/d.2024.04.005","ISSN":"2095-3925","issue":"4","language":"zh-CN","note":"download: 2263\nalbum: 社会科学Ⅰ辑\nCLC: D913\ndbcode: CJFQ\ndbname: CJFDLAST2024\nfilename: JDFX202404001","page":"5-30","source":"CNKI","title":"不当得利法释义学的建构","URL":"https://link.cnki.net/doi/10.19375/j.cnki.31-2075/d.2024.04.005","author":[{"literal":"王泽鉴"}],"accessed":{"date-parts":[["2025",3,17]]},"issued":{"date-parts":[["2024"]]}}}],"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王泽鉴：《不当得利法释义学的建构》，载《交大法学》2024年第4期。</w:t>
      </w:r>
      <w:r>
        <w:rPr>
          <w:rFonts w:hint="eastAsia" w:ascii="仿宋" w:hAnsi="仿宋" w:eastAsia="仿宋" w:cs="仿宋"/>
          <w:szCs w:val="18"/>
        </w:rPr>
        <w:fldChar w:fldCharType="end"/>
      </w:r>
    </w:p>
  </w:footnote>
  <w:footnote w:id="41">
    <w:p w14:paraId="1514558B">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PrNSCpwF","properties":{"formattedCitation":"\\uc0\\u33454{}\\uc0\\u26494{}\\uc0\\u33395{}\\uc0\\u65306{}\\uc0\\u12298{}\\uc0\\u26631{}\\uc0\\u20934{}\\uc0\\u24517{}\\uc0\\u35201{}\\uc0\\u19987{}\\uc0\\u21033{}\\uc0\\u26696{}\\uc0\\u20214{}\\uc0\\u20013{}FRAND\\uc0\\u36153{}\\uc0\\u29575{}\\uc0\\u30340{}\\uc0\\u30830{}\\uc0\\u23450{}\\uc0\\u12299{}\\uc0\\u65292{}\\uc0\\u36733{}\\uc0\\u12298{}\\uc0\\u25919{}\\uc0\\u27861{}\\uc0\\u35770{}\\uc0\\u22363{}\\uc0\\u12299{}2024\\uc0\\u24180{}\\uc0\\u31532{}6\\uc0\\u26399{}\\uc0\\u12290{}","plainCitation":"芮松艳：《标准必要专利案件中FRAND费率的确定》，载《政法论坛》2024年第6期。","noteIndex":47},"citationItems":[{"id":160,"uris":["http://zotero.org/users/local/qPYDcRL9/items/AK469XHS"],"itemData":{"id":160,"type":"article-journal","abstract":"FRAND原则中的“公平、合理”与“无歧视”从不同角度对于专利权人和实施者进行了限制，其中“公平、合理”强调个体与整体的关系，而“无歧视”则强调个体与个体的关系。虽然FRAND费率在标准必要专利所涉三类案件中均是审理重点之一，但不同类型的案件对于FRAND费率的证明程度要求有所不同。FRAND费率的确定通常采用两种方法：自上而下（Top-Down）法与可比费率法，二者可以相互验证。上述方法中所使用的参数，不仅与产品相关，亦需要与专利相关。在使用的参数及计算逻辑均具有合理性的情况下，据此推算的费率至少在个案中可被认定符合FRAND要求。","container-title":"政法论坛","ISSN":"1000-0208","issue":"6","language":"zh-CN","note":"download: 542\nalbum: 社会科学Ⅰ辑\nCLC: D997.1\ndbcode: CJFQ\ndbname: CJFDLAST2024\nfilename: ZFLT202406007","page":"108-117","source":"CNKI","title":"标准必要专利案件中FRAND费率的确定","URL":"https://link.cnki.net/urlid/11.5608.D.20241105.1502.002","volume":"42","author":[{"literal":"芮松艳"}],"accessed":{"date-parts":[["2025",3,17]]},"issued":{"date-parts":[["2024"]]}}}],"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芮松艳：《标准必要专利案件中FRAND费率的确定》，载《政法论坛》2024年第6期。</w:t>
      </w:r>
      <w:r>
        <w:rPr>
          <w:rFonts w:hint="eastAsia" w:ascii="仿宋" w:hAnsi="仿宋" w:eastAsia="仿宋" w:cs="仿宋"/>
          <w:szCs w:val="18"/>
        </w:rPr>
        <w:fldChar w:fldCharType="end"/>
      </w:r>
    </w:p>
  </w:footnote>
  <w:footnote w:id="42">
    <w:p w14:paraId="429766F7">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中华人民共和国</w:t>
      </w:r>
      <w:r>
        <w:rPr>
          <w:rFonts w:hint="eastAsia" w:ascii="仿宋" w:hAnsi="仿宋" w:eastAsia="仿宋" w:cs="仿宋"/>
          <w:szCs w:val="18"/>
        </w:rPr>
        <w:t>民法典》第985条。</w:t>
      </w:r>
    </w:p>
  </w:footnote>
  <w:footnote w:id="43">
    <w:p w14:paraId="0014B19B">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中华人民共和国</w:t>
      </w:r>
      <w:r>
        <w:rPr>
          <w:rFonts w:hint="eastAsia" w:ascii="仿宋" w:hAnsi="仿宋" w:eastAsia="仿宋" w:cs="仿宋"/>
          <w:szCs w:val="18"/>
        </w:rPr>
        <w:t>民法典》第987条。</w:t>
      </w:r>
    </w:p>
  </w:footnote>
  <w:footnote w:id="44">
    <w:p w14:paraId="67089F09">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Joseph Kattan</w:t>
      </w:r>
      <w:r>
        <w:rPr>
          <w:rFonts w:hint="eastAsia" w:ascii="仿宋" w:hAnsi="仿宋" w:eastAsia="仿宋" w:cs="仿宋"/>
          <w:szCs w:val="18"/>
          <w:lang w:val="en-US" w:eastAsia="zh-CN"/>
        </w:rPr>
        <w:t xml:space="preserve">, </w:t>
      </w:r>
      <w:r>
        <w:rPr>
          <w:rFonts w:hint="eastAsia" w:ascii="仿宋" w:hAnsi="仿宋" w:eastAsia="仿宋" w:cs="仿宋"/>
          <w:i/>
          <w:iCs/>
          <w:szCs w:val="18"/>
        </w:rPr>
        <w:t>FRAND Wars and Section 2</w:t>
      </w:r>
      <w:r>
        <w:rPr>
          <w:rFonts w:hint="eastAsia" w:ascii="仿宋" w:hAnsi="仿宋" w:eastAsia="仿宋" w:cs="仿宋"/>
          <w:i/>
          <w:iCs/>
          <w:szCs w:val="18"/>
          <w:lang w:val="en-US" w:eastAsia="zh-CN"/>
        </w:rPr>
        <w:t>,</w:t>
      </w:r>
      <w:r>
        <w:rPr>
          <w:rFonts w:hint="eastAsia" w:ascii="仿宋" w:hAnsi="仿宋" w:eastAsia="仿宋" w:cs="仿宋"/>
          <w:szCs w:val="18"/>
          <w:lang w:val="en-US" w:eastAsia="zh-CN"/>
        </w:rPr>
        <w:t xml:space="preserve"> </w:t>
      </w:r>
      <w:r>
        <w:rPr>
          <w:rFonts w:hint="eastAsia" w:ascii="仿宋" w:hAnsi="仿宋" w:eastAsia="仿宋" w:cs="仿宋"/>
          <w:szCs w:val="18"/>
        </w:rPr>
        <w:t>Antitrust Magazine,</w:t>
      </w:r>
      <w:r>
        <w:rPr>
          <w:rFonts w:hint="eastAsia" w:ascii="仿宋" w:hAnsi="仿宋" w:eastAsia="仿宋" w:cs="仿宋"/>
          <w:szCs w:val="18"/>
          <w:lang w:val="en-US" w:eastAsia="zh-CN"/>
        </w:rPr>
        <w:t xml:space="preserve"> </w:t>
      </w:r>
      <w:r>
        <w:rPr>
          <w:rFonts w:hint="eastAsia" w:ascii="仿宋" w:hAnsi="仿宋" w:eastAsia="仿宋" w:cs="仿宋"/>
          <w:szCs w:val="18"/>
        </w:rPr>
        <w:t>Vol.27:30,</w:t>
      </w:r>
      <w:r>
        <w:rPr>
          <w:rFonts w:hint="eastAsia" w:ascii="仿宋" w:hAnsi="仿宋" w:eastAsia="仿宋" w:cs="仿宋"/>
          <w:szCs w:val="18"/>
          <w:lang w:val="en-US" w:eastAsia="zh-CN"/>
        </w:rPr>
        <w:t xml:space="preserve"> </w:t>
      </w:r>
      <w:r>
        <w:rPr>
          <w:rFonts w:ascii="仿宋" w:hAnsi="仿宋" w:eastAsia="仿宋" w:cs="Times New Roman"/>
          <w:sz w:val="18"/>
          <w:szCs w:val="18"/>
        </w:rPr>
        <w:t>p.3</w:t>
      </w:r>
      <w:r>
        <w:rPr>
          <w:rFonts w:hint="eastAsia" w:ascii="仿宋" w:hAnsi="仿宋" w:eastAsia="仿宋" w:cs="Times New Roman"/>
          <w:sz w:val="18"/>
          <w:szCs w:val="18"/>
          <w:lang w:val="en-US" w:eastAsia="zh-CN"/>
        </w:rPr>
        <w:t>0</w:t>
      </w:r>
      <w:r>
        <w:rPr>
          <w:rFonts w:ascii="仿宋" w:hAnsi="仿宋" w:eastAsia="仿宋" w:cs="Times New Roman"/>
          <w:sz w:val="18"/>
          <w:szCs w:val="18"/>
        </w:rPr>
        <w:t>-</w:t>
      </w:r>
      <w:r>
        <w:rPr>
          <w:rFonts w:hint="eastAsia" w:ascii="仿宋" w:hAnsi="仿宋" w:eastAsia="仿宋" w:cs="Times New Roman"/>
          <w:sz w:val="18"/>
          <w:szCs w:val="18"/>
          <w:lang w:val="en-US" w:eastAsia="zh-CN"/>
        </w:rPr>
        <w:t>3</w:t>
      </w:r>
      <w:r>
        <w:rPr>
          <w:rFonts w:ascii="仿宋" w:hAnsi="仿宋" w:eastAsia="仿宋" w:cs="Times New Roman"/>
          <w:sz w:val="18"/>
          <w:szCs w:val="18"/>
        </w:rPr>
        <w:t>5</w:t>
      </w:r>
      <w:r>
        <w:rPr>
          <w:rFonts w:hint="eastAsia" w:ascii="仿宋" w:hAnsi="仿宋" w:eastAsia="仿宋" w:cs="仿宋"/>
          <w:szCs w:val="18"/>
        </w:rPr>
        <w:t>(2013).</w:t>
      </w:r>
    </w:p>
  </w:footnote>
  <w:footnote w:id="45">
    <w:p w14:paraId="0A53847C">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kGeCzPGV","properties":{"formattedCitation":"\\uc0\\u26361{}\\uc0\\u26032{}\\uc0\\u26126{}\\uc0\\u65306{}\\uc0\\u12298{}\\uc0\\u19987{}\\uc0\\u21033{}\\uc0\\u20405{}\\uc0\\u26435{}\\uc0\\u31561{}\\uc0\\u21516{}\\uc0\\u21407{}\\uc0\\u21017{}\\uc0\\u36866{}\\uc0\\u29992{}\\uc0\\u30740{}\\uc0\\u31350{}\\uc0\\u12299{}\\uc0\\u65292{}\\uc0\\u36733{}\\uc0\\u12298{}\\uc0\\u30693{}\\uc0\\u35782{}\\uc0\\u20135{}\\uc0\\u26435{}\\uc0\\u12299{}2023\\uc0\\u24180{}\\uc0\\u31532{}2\\uc0\\u26399{}\\uc0\\u12290{}","plainCitation":"曹新明：《专利侵权等同原则适用研究》，载《知识产权》2023年第2期。","noteIndex":21},"citationItems":[{"id":51,"uris":["http://zotero.org/users/local/qPYDcRL9/items/Z2Z24X25","http://zotero.org/users/local/qPYDcRL9/items/RQ45M632"],"itemData":{"id":51,"type":"article-journal","abstract":"在专利领域判断专利侵权是一项非常重要的法律行为，直接关系专利权的利益保护。在专利侵权纠纷审判实践中，为了有效保护专利权，防止被控侵权人搭便车窃取专利权人的利益，法院通过判例形式确立了专利侵权判断的等同原则。比较法上来看，适用等同原则判断专利侵权大体有德国的“三要件”、中国、美国的“四要件”和日本的“五要件”等标准，这几种要件标准形式上有所不同，但实质内容基本一致，都是以“发明的技术思想”为核心，以保护专利权人合法利益为基础，以协调专利权人利益和社会公共利益为目的，让专利制度发挥更好的作用。然而，有学者对适用等同原则判断专利侵权存在扩大专利权保护范围，并导致专利权边界模糊难以确定之弊端，建议废除之。结合经典判例和审判实践研究，就适用该原则判定专利侵权的必要性和重要性达成共识。","container-title":"知识产权","ISSN":"1003-0476","issue":"2","language":"zh-CN","note":"foundation: 教育部人文社会科学重点研究基地项目“建立科学高效的专利无效抗辩制度研究”（项目编号：22JJD820028）；\ndownload: 1967\nalbum: 社会科学Ⅰ辑\nCLC: D913\ndbcode: CJFQ\ndbname: CJFDLAST2023\nfilename: ZSCQ202302003","page":"24-40","source":"CNKI","title":"专利侵权等同原则适用研究","URL":"https://kns.cnki.net/KCMS/detail/detail.aspx?dbcode=CJFQ&amp;dbname=CJFDLAST2023&amp;filename=ZSCQ202302003","author":[{"literal":"曹新明"}],"accessed":{"date-parts":[["2025",2,25]]},"issued":{"date-parts":[["2023"]]}}}],"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rPr>
        <w:t>曹新明：《专利侵权等同原则适用研究》，载《知识产权》2023年第2期。</w:t>
      </w:r>
      <w:r>
        <w:rPr>
          <w:rFonts w:hint="eastAsia" w:ascii="仿宋" w:hAnsi="仿宋" w:eastAsia="仿宋" w:cs="仿宋"/>
          <w:szCs w:val="18"/>
        </w:rPr>
        <w:fldChar w:fldCharType="end"/>
      </w:r>
    </w:p>
  </w:footnote>
  <w:footnote w:id="46">
    <w:p w14:paraId="11A69E00">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MKV0QEUl","properties":{"formattedCitation":"\\uc0\\u37101{}\\uc0\\u22764{}\\uc0\\u30328{}\\uc0\\u65306{}\\uc0\\u12298{}\\uc0\\u26631{}\\uc0\\u20934{}\\uc0\\u24517{}\\uc0\\u35201{}\\uc0\\u19987{}\\uc0\\u21033{}\\uc0\\u31105{}\\uc0\\u20196{}\\uc0\\u25937{}\\uc0\\u27982{}\\uc0\\u30340{}\\uc0\\u27861{}\\uc0\\u24459{}\\uc0\\u36793{}\\uc0\\u30028{}\\uc0\\u65306{}\\uc0\\u26412{}\\uc0\\u20307{}\\uc0\\u12289{}\\uc0\\u31867{}\\uc0\\u22411{}\\uc0\\u21270{}\\uc0\\u21450{}\\uc0\\u35268{}\\uc0\\u33539{}\\uc0\\u30028{}\\uc0\\u23450{}\\uc0\\u12299{}\\uc0\\u65292{}\\uc0\\u36733{}\\uc0\\u12298{}\\uc0\\u33606{}\\uc0\\u26970{}\\uc0\\u27861{}\\uc0\\u23398{}\\uc0\\u12299{}2022\\uc0\\u24180{}\\uc0\\u31532{}6\\uc0\\u26399{}\\uc0\\u12290{}","plainCitation":"郭壬癸：《标准必要专利禁令救济的法律边界：本体、类型化及规范界定》，载《荆楚法学》2022年第6期。","noteIndex":52},"citationItems":[{"id":164,"uris":["http://zotero.org/users/local/qPYDcRL9/items/3374W6WL"],"itemData":{"id":164,"type":"article-journal","abstract":"标准必要专利禁令救济行为可能是以合法行权手段掩盖非法目的的行为，对其进行规制时需要廓清其法律边界。本体维度上，标准必要专利禁令救济的法律边界由意思中心主义规则、权利构成理论以及权利滥用理论共同作用下形成。实践中，标准必要专利禁令救济的法律边界确定方法与判断因素，则会由于其与不同行为的组合类型而有所差异。我国目前标准必要专利禁令救济法律边界界定的相关规范尚不健全，需要立足于禁令救济权设立的目的、宗旨、行权手段以及FRAND承诺等本体维度的内外限制，结合其与专利拒绝许可、专利搭售等行为形成的不同类型所导致的判断差异，从专利法与反垄断法等法律相衔接、明确FRAND原则内涵以及具体化专利授权谈判全流程的善意勤勉判断因素等方面，以三维立体式限制形成边界从而对标准必要专利禁令救济的法律边界予以完善。","container-title":"荆楚法学","ISSN":"2097-0404","issue":"6","language":"zh-CN","note":"original-container-title: Jingchu Law Review\ndownload: 351\nalbum: 社会科学Ⅰ辑\nCLC: D913\ndbcode: CJFQ\ndbname: CJFDLAST2023\nfilename: FXJC202206008\npublicationTag: AMI新刊入库\nCIF: 1.763\nAIF: 1.452","page":"89-99","source":"CNKI","title":"标准必要专利禁令救济的法律边界：本体、类型化及规范界定","URL":"https://kns.cnki.net/KCMS/detail/detail.aspx?dbcode=CJFQ&amp;dbname=CJFDLAST2023&amp;filename=FXJC202206008","author":[{"literal":"郭壬癸"}],"accessed":{"date-parts":[["2025",3,17]]},"issued":{"date-parts":[["2022"]]}}}],"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郭壬癸：《标准必要专利禁令救济的法律边界：本体、类型化及规范界定》，载《荆楚法学》2022年第6期。</w:t>
      </w:r>
      <w:r>
        <w:rPr>
          <w:rFonts w:hint="eastAsia" w:ascii="仿宋" w:hAnsi="仿宋" w:eastAsia="仿宋" w:cs="仿宋"/>
          <w:szCs w:val="18"/>
        </w:rPr>
        <w:fldChar w:fldCharType="end"/>
      </w:r>
    </w:p>
  </w:footnote>
  <w:footnote w:id="47">
    <w:p w14:paraId="0A2F2BF0">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VtNdOpVm","properties":{"formattedCitation":"\\uc0\\u29579{}\\uc0\\u26195{}\\uc0\\u26196{}\\uc0\\u65306{}\\uc0\\u12298{}\\uc0\\u26631{}\\uc0\\u20934{}\\uc0\\u24517{}\\uc0\\u35201{}\\uc0\\u19987{}\\uc0\\u21033{}\\uc0\\u21453{}\\uc0\\u22404{}\\uc0\\u26029{}\\uc0\\u35785{}\\uc0\\u35772{}\\uc0\\u38382{}\\uc0\\u39064{}\\uc0\\u30740{}\\uc0\\u31350{}\\uc0\\u12299{}\\uc0\\u65292{}\\uc0\\u36733{}\\uc0\\u12298{}\\uc0\\u20013{}\\uc0\\u22269{}\\uc0\\u27861{}\\uc0\\u23398{}\\uc0\\u12299{}2015\\uc0\\u24180{}\\uc0\\u31532{}6\\uc0\\u26399{}\\uc0\\u12290{}","plainCitation":"王晓晔：《标准必要专利反垄断诉讼问题研究》，载《中国法学》2015年第6期。","noteIndex":53},"citationItems":[{"id":166,"uris":["http://zotero.org/users/local/qPYDcRL9/items/5K649VTY"],"itemData":{"id":166,"type":"article-journal","abstract":"专利一旦成为广泛应用的标准必要专利,权利人一般得向标准化组织承诺以公平、合理和无歧视的FRAND条件实施许可。尽管FRAND许可条件是对专利权人的约束,但因这个承诺没有可操作性,现在有越来越多涉及标准必要专利的案件进入了反垄断执法机构和法院。华为诉IDC一案说明,标准必要专利与一般专利相比具有特殊性,必要专利权人在其专利许可市场占支配地位,权利人收取过高的专利许可费或者请求法院制止专利侵权的行为可能被视为滥用市场支配地位。涉及标准必要专利许可的案件凸显知识产权法和反垄断法交叉领域的很多热点问题,从而也带给了我们很多思考,例如我国《反垄断法》第55条第1句的规定是否具有合理性。","container-title":"中国法学","DOI":"10.14111/j.cnki.zgfx.2015.06.012","ISSN":"1003-1707","issue":"6","language":"zh-CN","note":"foundation: 作者主持国家社会科学基金重大招标项目“垄断认定过程中的相关市场边界划分原则与技术研究”(项目批准号:12&amp;2D200)的阶段性成果；\ndownload: 11522\nalbum: 社会科学Ⅰ辑\nCLC: D922.294\ndbcode: CJFQ\ndbname: CJFDLAST2016\nfilename: ZGFX201506014","page":"217-238","source":"CNKI","title":"标准必要专利反垄断诉讼问题研究","URL":"https://link.cnki.net/doi/10.14111/j.cnki.zgfx.2015.06.012","author":[{"literal":"王晓晔"}],"accessed":{"date-parts":[["2025",3,17]]},"issued":{"date-parts":[["2015"]]}}}],"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王晓晔：《标准必要专利反垄断诉讼问题研究》，载《中国法学》2015年第6期。</w:t>
      </w:r>
      <w:r>
        <w:rPr>
          <w:rFonts w:hint="eastAsia" w:ascii="仿宋" w:hAnsi="仿宋" w:eastAsia="仿宋" w:cs="仿宋"/>
          <w:szCs w:val="18"/>
        </w:rPr>
        <w:fldChar w:fldCharType="end"/>
      </w:r>
    </w:p>
  </w:footnote>
  <w:footnote w:id="48">
    <w:p w14:paraId="2CCF59A8">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顾萍、杨晨：《域外技术标准化中的标准必要专利权人承诺研究——合同法、专利法和竞争法视角》，知识产权出版社2016 年版，第14-23页。</w:t>
      </w:r>
    </w:p>
  </w:footnote>
  <w:footnote w:id="49">
    <w:p w14:paraId="4D11F2CA">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fVa0LmfQ","properties":{"formattedCitation":"\\uc0\\u21608{}\\uc0\\u23431{}\\uc0\\u65306{}\\uc0\\u12298{}\\uc0\\u26631{}\\uc0\\u20934{}\\uc0\\u24517{}\\uc0\\u35201{}\\uc0\\u19987{}\\uc0\\u21033{}\\uc0\\u20013{}FRAND\\uc0\\u25215{}\\uc0\\u35834{}\\uc0\\u30340{}\\uc0\\u27861{}\\uc0\\u24459{}\\uc0\\u24615{}\\uc0\\u36136{}\\uc0\\u12299{}\\uc0\\u65292{}\\uc0\\u36733{}\\uc0\\u12298{}\\uc0\\u30005{}\\uc0\\u23376{}\\uc0\\u30693{}\\uc0\\u35782{}\\uc0\\u20135{}\\uc0\\u26435{}\\uc0\\u12299{}2019\\uc0\\u24180{}\\uc0\\u31532{}6\\uc0\\u26399{}\\uc0\\u12290{}","plainCitation":"周宇：《标准必要专利中FRAND承诺的法律性质》，载《电子知识产权》2019年第6期。","noteIndex":55},"citationItems":[{"id":71,"uris":["http://zotero.org/users/local/qPYDcRL9/items/U6BN2LN3"],"itemData":{"id":71,"type":"article-journal","abstract":"FRAND承诺可谓是法学上的发现。通过解构FRAND承诺,发现其核心要素与意思表示要素相契合,应是意思表示。目前学界认为FRAND承诺的法律性质为利益第三人合同或单方法律行为,但细究起来,这两种学说都有与传统民法理论相冲突的地方,故无法将其法律性质定义为利益第三人合同或单方法律行为。FRAND承诺并不会产生法律关系变动的法律效果,故FRAND承诺非为法律行为,仅仅是一个意思表示。FRAND承诺的法律本质是以\"公平、合理、无歧视\"为条件与标准实施者签订专利许可合同的要约,标准实施者承诺后,标准必要专利权人与标准实施者之间产生预约合同关系。若标准必要专利权人违约,其应当承担违约责任,即赔偿标准实施者的信赖利益损失。","container-title":"电子知识产权","ISSN":"1004-9517","issue":"6","language":"zh-CN","note":"foundation: 国家标准化管理委员会委托课题《团体标准中知识产权处置》(项目编号:23318076)的研究成果；\ndownload: 1030\nalbum: 社会科学Ⅰ辑\nCLC: D913\ndbcode: CJFQ\ndbname: CJFDLAST2019\nfilename: DZZS201906006","page":"48-57","source":"CNKI","title":"标准必要专利中FRAND承诺的法律性质","URL":"https://kns.cnki.net/KCMS/detail/detail.aspx?dbcode=CJFQ&amp;dbname=CJFDLAST2019&amp;filename=DZZS201906006","author":[{"literal":"周宇"}],"accessed":{"date-parts":[["2025",3,9]]},"issued":{"date-parts":[["2019"]]}}}],"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周宇：《标准必要专利中FRAND承诺的法律性质》，载《电子知识产权》2019年第6期。</w:t>
      </w:r>
      <w:r>
        <w:rPr>
          <w:rFonts w:hint="eastAsia" w:ascii="仿宋" w:hAnsi="仿宋" w:eastAsia="仿宋" w:cs="仿宋"/>
          <w:szCs w:val="18"/>
        </w:rPr>
        <w:fldChar w:fldCharType="end"/>
      </w:r>
    </w:p>
  </w:footnote>
  <w:footnote w:id="50">
    <w:p w14:paraId="1F96CD4B">
      <w:pPr>
        <w:pStyle w:val="9"/>
        <w:keepLines/>
        <w:wordWrap w:val="0"/>
        <w:spacing w:line="240" w:lineRule="auto"/>
        <w:ind w:firstLine="360"/>
        <w:jc w:val="both"/>
        <w:rPr>
          <w:rFonts w:hint="eastAsia" w:ascii="仿宋" w:hAnsi="仿宋" w:eastAsia="仿宋" w:cs="仿宋"/>
          <w:szCs w:val="18"/>
          <w:lang w:val="en-US" w:eastAsia="zh-CN"/>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ETSI Intellectual Property Rights Policy</w:t>
      </w:r>
      <w:r>
        <w:rPr>
          <w:rFonts w:hint="eastAsia" w:ascii="仿宋" w:hAnsi="仿宋" w:eastAsia="仿宋" w:cs="仿宋"/>
          <w:szCs w:val="18"/>
          <w:lang w:val="en-US" w:eastAsia="zh-CN"/>
        </w:rPr>
        <w:t xml:space="preserve"> </w:t>
      </w:r>
      <w:r>
        <w:rPr>
          <w:rFonts w:hint="eastAsia" w:ascii="仿宋" w:hAnsi="仿宋" w:eastAsia="仿宋" w:cs="仿宋"/>
          <w:szCs w:val="18"/>
        </w:rPr>
        <w:t xml:space="preserve">15.9, </w:t>
      </w:r>
      <w:r>
        <w:rPr>
          <w:rFonts w:hint="eastAsia" w:ascii="仿宋" w:hAnsi="仿宋" w:eastAsia="仿宋" w:cs="仿宋"/>
          <w:i/>
          <w:iCs/>
          <w:szCs w:val="18"/>
        </w:rPr>
        <w:t>"MEMBER" shall mean a member or Associate member of ETSI. References to a MEMBER shall wherever the context permits be interpreted as references to that MEMBER and its AFFILIATES</w:t>
      </w:r>
      <w:r>
        <w:rPr>
          <w:rFonts w:hint="eastAsia" w:ascii="仿宋" w:hAnsi="仿宋" w:eastAsia="仿宋" w:cs="仿宋"/>
          <w:szCs w:val="18"/>
          <w:lang w:val="en-US" w:eastAsia="zh-CN"/>
        </w:rPr>
        <w:t xml:space="preserve">, </w:t>
      </w:r>
      <w:r>
        <w:rPr>
          <w:rFonts w:hint="eastAsia" w:ascii="仿宋" w:hAnsi="仿宋" w:eastAsia="仿宋" w:cs="仿宋"/>
          <w:szCs w:val="18"/>
        </w:rPr>
        <w:t>12 December 2022</w:t>
      </w:r>
      <w:r>
        <w:rPr>
          <w:rFonts w:hint="eastAsia" w:ascii="仿宋" w:hAnsi="仿宋" w:eastAsia="仿宋" w:cs="仿宋"/>
          <w:szCs w:val="18"/>
          <w:lang w:val="en-US" w:eastAsia="zh-CN"/>
        </w:rPr>
        <w:t xml:space="preserve">, </w:t>
      </w:r>
      <w:r>
        <w:rPr>
          <w:rFonts w:hint="eastAsia" w:ascii="仿宋" w:hAnsi="仿宋" w:eastAsia="仿宋" w:cs="仿宋"/>
          <w:szCs w:val="18"/>
        </w:rPr>
        <w:t>https://www.etsi.org/images/files/IPR/etsi-ipr-policy.pdf</w:t>
      </w:r>
      <w:r>
        <w:rPr>
          <w:rFonts w:hint="eastAsia" w:ascii="仿宋" w:hAnsi="仿宋" w:eastAsia="仿宋" w:cs="仿宋"/>
          <w:szCs w:val="18"/>
          <w:lang w:val="en-US" w:eastAsia="zh-CN"/>
        </w:rPr>
        <w:t>.</w:t>
      </w:r>
    </w:p>
  </w:footnote>
  <w:footnote w:id="51">
    <w:p w14:paraId="7542C2B0">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dLOgzwIU","properties":{"formattedCitation":"\\uc0\\u21608{}\\uc0\\u23431{}\\uc0\\u12289{}\\uc0\\u26446{}\\uc0\\u20094{}\\uc0\\u23453{}\\uc0\\u65306{}\\uc0\\u12298{}\\uc0\\u12298{}\\uc0\\u27665{}\\uc0\\u27861{}\\uc0\\u20856{}\\uc0\\u12299{}\\uc0\\u21033{}\\uc0\\u20182{}\\uc0\\u21512{}\\uc0\\u21516{}\\uc0\\u21046{}\\uc0\\u24230{}\\uc0\\u35780{}\\uc0\\u26512{}\\uc0\\u19982{}\\uc0\\u35299{}\\uc0\\u37322{}\\uc0\\u36827{}\\uc0\\u36335{}\\uc0\\u12299{}\\uc0\\u65292{}\\uc0\\u36733{}\\uc0\\u12298{}\\uc0\\u19996{}\\uc0\\u21335{}\\uc0\\u23398{}\\uc0\\u26415{}\\uc0\\u12299{}2020\\uc0\\u24180{}\\uc0\\u31532{}4\\uc0\\u26399{}\\uc0\\u12290{}","plainCitation":"周宇、李乾宝：《《民法典》利他合同制度评析与解释进路》，载《东南学术》2020年第4期。","noteIndex":57},"citationItems":[{"id":178,"uris":["http://zotero.org/users/local/qPYDcRL9/items/XL6G5378"],"itemData":{"id":178,"type":"article-journal","abstract":"《民法典》第522条利他合同条款应受科学性与合理性检视。利他合同不是有名合同,其适用范围及于所有债之类型,故利他合同条款应置于合同编通则部分。不真正利他合同本质属性是指示交付,属于物权法调整,在我国已确认\"债物二分\"的民法典体系中不宜将其规定在债法中,故该条应仅规定真正利他合同。该条所规定的第三人权利取得方式为推定取得说,这体现了《民法典》的赋权品格并符合了我国民间习惯,该说消弭了\"接受说\"法律负担之弊端以及\"自动取得说\"对交易稳定的潜在威胁。第三人拒绝权利的,若不违反合同目的或法律规定,由债权人享有合同权利,若违反合同目的或法律规定的,则合同无效。","container-title":"东南学术","DOI":"10.13658/j.cnki.sar.2020.04.023","ISSN":"1008-1569","issue":"4","language":"zh-CN","note":"foundation: 国家社会科学基金重大项目“民法典编纂的内部与外部体系研究”(项目编号:18ZDA141)；\ndownload: 2473\nalbum: 社会科学Ⅱ辑;社会科学Ⅰ辑\nCLC: D923.6\ndbcode: CJFQ\ndbname: CJFDLAST2020\nfilename: DLXS202004023","page":"226-231","source":"CNKI","title":"《民法典》利他合同制度评析与解释进路","URL":"https://link.cnki.net/doi/10.13658/j.cnki.sar.2020.04.023","author":[{"literal":"周宇"},{"literal":"李乾宝"}],"accessed":{"date-parts":[["2025",3,19]]},"issued":{"date-parts":[["2020"]]}}}],"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周宇、李乾宝：《《民法典》利他合同制度评析与解释进路》，载《东南学术》2020年第4期。</w:t>
      </w:r>
      <w:r>
        <w:rPr>
          <w:rFonts w:hint="eastAsia" w:ascii="仿宋" w:hAnsi="仿宋" w:eastAsia="仿宋" w:cs="仿宋"/>
          <w:szCs w:val="18"/>
        </w:rPr>
        <w:fldChar w:fldCharType="end"/>
      </w:r>
    </w:p>
  </w:footnote>
  <w:footnote w:id="52">
    <w:p w14:paraId="7D28CA96">
      <w:pPr>
        <w:pStyle w:val="9"/>
        <w:keepLines/>
        <w:wordWrap w:val="0"/>
        <w:spacing w:line="240" w:lineRule="auto"/>
        <w:ind w:firstLine="360"/>
        <w:jc w:val="both"/>
        <w:rPr>
          <w:rFonts w:hint="eastAsia" w:ascii="仿宋" w:hAnsi="仿宋" w:eastAsia="仿宋" w:cs="仿宋"/>
          <w:szCs w:val="18"/>
          <w:lang w:val="en-US" w:eastAsia="zh-CN"/>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IEEE-SA Standards Board Operations Manual 5.1.2.4</w:t>
      </w:r>
      <w:r>
        <w:rPr>
          <w:rFonts w:hint="eastAsia" w:ascii="仿宋" w:hAnsi="仿宋" w:eastAsia="仿宋" w:cs="仿宋"/>
          <w:szCs w:val="18"/>
          <w:lang w:eastAsia="zh-CN"/>
        </w:rPr>
        <w:t>，</w:t>
      </w:r>
      <w:r>
        <w:rPr>
          <w:rFonts w:hint="eastAsia" w:ascii="仿宋" w:hAnsi="仿宋" w:eastAsia="仿宋" w:cs="仿宋"/>
          <w:i/>
          <w:iCs/>
          <w:szCs w:val="18"/>
        </w:rPr>
        <w:t>The Working Group should review the adequacy of disclosures. If a Working Group Chair becomes aware of a participant who provides potentially false or misleading disclosure, the participant shall be notified and requested to clarify the disputed affiliation. If the participant continues to provide potentially false or misleading disclosure, or fails to provide the requested clarification, the Working Group Chair shall notify the Standards Committee</w:t>
      </w:r>
      <w:r>
        <w:rPr>
          <w:rFonts w:hint="eastAsia" w:ascii="仿宋" w:hAnsi="仿宋" w:eastAsia="仿宋" w:cs="仿宋"/>
          <w:i/>
          <w:iCs/>
          <w:szCs w:val="18"/>
          <w:lang w:val="en-US" w:eastAsia="zh-CN"/>
        </w:rPr>
        <w:t>, January 2026,</w:t>
      </w:r>
      <w:r>
        <w:rPr>
          <w:rFonts w:hint="eastAsia" w:ascii="仿宋" w:hAnsi="仿宋" w:eastAsia="仿宋" w:cs="仿宋"/>
          <w:szCs w:val="18"/>
        </w:rPr>
        <w:t xml:space="preserve"> https://standards.ieee.org/wp-content/uploads/import/documents/other/sb_om.pdf</w:t>
      </w:r>
      <w:r>
        <w:rPr>
          <w:rFonts w:hint="eastAsia" w:ascii="仿宋" w:hAnsi="仿宋" w:eastAsia="仿宋" w:cs="仿宋"/>
          <w:szCs w:val="18"/>
          <w:lang w:val="en-US" w:eastAsia="zh-CN"/>
        </w:rPr>
        <w:t>.</w:t>
      </w:r>
    </w:p>
  </w:footnote>
  <w:footnote w:id="53">
    <w:p w14:paraId="06D5A0B6">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VsIrpamE","properties":{"formattedCitation":"\\uc0\\u23828{}\\uc0\\u24314{}\\uc0\\u36828{}\\uc0\\u65306{}\\uc0\\u12298{}\\uc0\\u35770{}\\uc0\\u21512{}\\uc0\\u21516{}\\uc0\\u30456{}\\uc0\\u23545{}\\uc0\\u24615{}\\uc0\\u21407{}\\uc0\\u21017{}\\uc0\\u12299{}\\uc0\\u65292{}\\uc0\\u36733{}\\uc0\\u12298{}\\uc0\\u28165{}\\uc0\\u21326{}\\uc0\\u27861{}\\uc0\\u23398{}\\uc0\\u12299{}2022\\uc0\\u24180{}\\uc0\\u31532{}2\\uc0\\u26399{}\\uc0\\u12290{}","plainCitation":"崔建远：《论合同相对性原则》，载《清华法学》2022年第2期。","noteIndex":59},"citationItems":[{"id":182,"uris":["http://zotero.org/users/local/qPYDcRL9/items/CMKR8Q34"],"itemData":{"id":182,"type":"article-journal","abstract":"合同相对性原则，系债权区别于物权、人格权、知识产权的标志性品格，决定了众多的债权及其发生原因之一的合同的规则是这样的，而非那样的，从而形成具有特色的合同法乃至债法。合同的相对性原则并非不受限制地适用，而是在不同的地方被突破了。法律就某些案型突破合同的相对性，其依据和机理不尽相同，有些确有必要和道理，有的则值得商榷。合同具有相对性，并不意味着在任何情况下第三人都不可以就合同的约定主张什么。不要说在合同为第三人约定了权利甚至义务的情况下，该第三人可以援用或拒绝此类约定，就是某合同及其项下的权利义务是一种客观事实，也可被第三人作为证据来举出并引出自己所需要的结论，如澄清法律关系，或证明系争的债权已被转让，或系争债务已由他人承担，对抗合同当事人；但第三人无权援用其以拒绝履行自己本应给付的义务，除非该合同属于《中华人民共和国民法典》第523条规定的类型。","container-title":"清华法学","ISSN":"1673-9280","issue":"2","language":"zh-CN","note":"download: 7065\nalbum: 社会科学Ⅰ辑\nCLC: D923.6\ndbcode: CJFQ\ndbname: CJFDLAST2022\nfilename: QHFX202202009","page":"125-138","source":"CNKI","title":"论合同相对性原则","URL":"https://kns.cnki.net/KCMS/detail/detail.aspx?dbcode=CJFQ&amp;dbname=CJFDLAST2022&amp;filename=QHFX202202009","volume":"16","author":[{"literal":"崔建远"}],"accessed":{"date-parts":[["2025",3,19]]},"issued":{"date-parts":[["2022"]]}}}],"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崔建远：《论合同相对性原则》，载《清华法学》2022年第2期。</w:t>
      </w:r>
      <w:r>
        <w:rPr>
          <w:rFonts w:hint="eastAsia" w:ascii="仿宋" w:hAnsi="仿宋" w:eastAsia="仿宋" w:cs="仿宋"/>
          <w:szCs w:val="18"/>
        </w:rPr>
        <w:fldChar w:fldCharType="end"/>
      </w:r>
    </w:p>
  </w:footnote>
  <w:footnote w:id="54">
    <w:p w14:paraId="29D5D2A2">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BGH, 06.05.2009-KZR 39/06,关于此案的中文介绍参见张怀印:《橙皮书标准案:基于反垄断法的强制许可的辩护》,载于单晓光、江青云主编:《欧洲知识产权典型案例》，知识产权出版社2011年版，第54页。</w:t>
      </w:r>
    </w:p>
  </w:footnote>
  <w:footnote w:id="55">
    <w:p w14:paraId="73AD19FB">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TCL Commc'n Tech. Holdings Ltd. v. Telefonaktiebolaget LM Ericsson,2017 WL 6611635(C.D. Cal. Dec.21,2017).</w:t>
      </w:r>
    </w:p>
  </w:footnote>
  <w:footnote w:id="56">
    <w:p w14:paraId="7F5A84D1">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CLdR35nZ","properties":{"formattedCitation":"\\uc0\\u39532{}\\uc0\\u36229{}\\uc0\\u12289{}\\uc0\\u37045{}\\uc0\\u21644{}\\uc0\\u24179{}\\uc0\\u65306{}\\uc0\\u12298{}\\uc0\\u35770{}\\uc0\\u21512{}\\uc0\\u21516{}\\uc0\\u30456{}\\uc0\\u23545{}\\uc0\\u24615{}\\uc0\\u21407{}\\uc0\\u21017{}\\uc0\\u31361{}\\uc0\\u30772{}\\uc0\\u30340{}\\uc0\\u21407{}\\uc0\\u22240{}\\uc0\\u12289{}\\uc0\\u20869{}\\uc0\\u28085{}\\uc0\\u19982{}\\uc0\\u20215{}\\uc0\\u20540{}\\uc0\\u12299{}\\uc0\\u65292{}\\uc0\\u36733{}\\uc0\\u12298{}\\uc0\\u27827{}\\uc0\\u21271{}\\uc0\\u27861{}\\uc0\\u23398{}\\uc0\\u12299{}2013\\uc0\\u24180{}\\uc0\\u31532{}7\\uc0\\u26399{}\\uc0\\u12290{}","plainCitation":"马超、邵和平：《论合同相对性原则突破的原因、内涵与价值》，载《河北法学》2013年第7期。","noteIndex":62},"citationItems":[{"id":174,"uris":["http://zotero.org/users/local/qPYDcRL9/items/FYNKJ7AK"],"itemData":{"id":174,"type":"article-journal","abstract":"通过分析面对传统契约理论的衰落,合同相对性原则出现若干例外规则这一现象,分析其产生的社会原因及其理论依据,进而明确学术界较为模糊的合同相对性突破的内涵,提出判断合同相对性突破的深层次标准,并对合同相对性原则的现实价值和功能加以阐释。","container-title":"河北法学","DOI":"10.16494/j.cnki.1002-3933.2013.07.023","ISSN":"1002-3933","issue":"7","language":"zh-CN","note":"download: 4906\nalbum: 社会科学Ⅰ辑\nCLC: D913\ndbcode: CJFQ\ndbname: CJFD2013\nfilename: HBFX201307027","page":"194-198","source":"CNKI","title":"论合同相对性原则突破的原因、内涵与价值","URL":"https://link.cnki.net/doi/10.16494/j.cnki.1002-3933.2013.07.023","volume":"31","author":[{"literal":"马超"},{"literal":"邵和平"}],"accessed":{"date-parts":[["2025",3,19]]},"issued":{"date-parts":[["2013"]]}}}],"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马超、邵和平：《论合同相对性原则突破的原因、内涵与价值》，载《河北法学》2013年第7期。</w:t>
      </w:r>
      <w:r>
        <w:rPr>
          <w:rFonts w:hint="eastAsia" w:ascii="仿宋" w:hAnsi="仿宋" w:eastAsia="仿宋" w:cs="仿宋"/>
          <w:szCs w:val="18"/>
        </w:rPr>
        <w:fldChar w:fldCharType="end"/>
      </w:r>
    </w:p>
  </w:footnote>
  <w:footnote w:id="57">
    <w:p w14:paraId="66737C93">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wN1hBUeA","properties":{"formattedCitation":"\\uc0\\u26446{}\\uc0\\u25196{}\\uc0\\u65306{}\\uc0\\u12298{}FRAND\\uc0\\u25215{}\\uc0\\u35834{}\\uc0\\u30340{}\\uc0\\u27861{}\\uc0\\u24459{}\\uc0\\u24615{}\\uc0\\u36136{}\\uc0\\u21450{}\\uc0\\u20854{}\\uc0\\u27861{}\\uc0\\u24459{}\\uc0\\u25928{}\\uc0\\u26524{}\\uc0\\u12299{}\\uc0\\u65292{}\\uc0\\u36733{}\\uc0\\u12298{}\\uc0\\u30693{}\\uc0\\u35782{}\\uc0\\u20135{}\\uc0\\u26435{}\\uc0\\u12299{}2018\\uc0\\u24180{}\\uc0\\u31532{}11\\uc0\\u26399{}\\uc0\\u12290{}","plainCitation":"李扬：《FRAND承诺的法律性质及其法律效果》，载《知识产权》2018年第11期。","noteIndex":63},"citationItems":[{"id":170,"uris":["http://zotero.org/users/local/qPYDcRL9/items/2FUKTD5Q"],"itemData":{"id":170,"type":"article-journal","abstract":"FRAND承诺只不过是标准必要专利权人给其标准必要专利设定负担的单方法律行为;FRAND承诺产生如下两个方面的法律效果。一是在标准必要专利实施许可进行的谈判过程中,标准实施者有权获得标准必要专利权人的FRAND许可(权利),但应当以符合FRAND承诺的条件与标准必要专利权人进行善意谈判(义务)。相应地,标准必要专利权人有权获得标准实施者支付的FRAND许可费率(权利),但应当以符合FRAND承诺的条件与标准实施者进行善意谈判(义务);二是标准必要专利权人拒绝以FRAND承诺的条件给予标准实施者实施许可时,其禁令救济请求以及超过FRAND承诺部分的许可使用费请求,不应当被支持,同时其行为可能构成滥用市场支配地位,面临反垄断法上的不利后果。相应地,标准实施者拒绝以FRAND承诺的条件与标准必要专利权人进行谈判,或者虽然口头上表示愿意以FRAND承诺的条件与标准必要专利权人进行谈判,但谈判过程中的行为却违背诚信原则,未尽到善意谈判义务,则可能面临禁令的不利结果。","container-title":"知识产权","issue":"11","language":"zh-CN","note":"foundation: 作者主持的国家社科基金一般项目“知识产权反公地悲剧的法经济学分析及其治理研究”(项目编号18BFX163)的阶段性成果；\ndownload: 1695\nalbum: 社会科学Ⅰ辑\nCLC: D923.42\ndbcode: CJFQ\ndbname: CJFDLAST2018\nfilename: ZSCQ201811001","page":"3-9","source":"CNKI","title":"FRAND承诺的法律性质及其法律效果","URL":"https://kns.cnki.net/KCMS/detail/detail.aspx?dbcode=CJFQ&amp;dbname=CJFDLAST2018&amp;filename=ZSCQ201811001","author":[{"literal":"李扬"}],"accessed":{"date-parts":[["2025",3,18]]},"issued":{"date-parts":[["2018"]]}}}],"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李扬：《FRAND承诺的法律性质及其法律效果》，载《知识产权》2018年第11期。</w:t>
      </w:r>
      <w:r>
        <w:rPr>
          <w:rFonts w:hint="eastAsia" w:ascii="仿宋" w:hAnsi="仿宋" w:eastAsia="仿宋" w:cs="仿宋"/>
          <w:szCs w:val="18"/>
        </w:rPr>
        <w:fldChar w:fldCharType="end"/>
      </w:r>
    </w:p>
  </w:footnote>
  <w:footnote w:id="58">
    <w:p w14:paraId="0519159E">
      <w:pPr>
        <w:pStyle w:val="9"/>
        <w:keepLines/>
        <w:wordWrap w:val="0"/>
        <w:spacing w:line="240" w:lineRule="auto"/>
        <w:ind w:firstLine="360"/>
        <w:jc w:val="both"/>
        <w:rPr>
          <w:rFonts w:hint="eastAsia" w:ascii="仿宋" w:hAnsi="仿宋" w:eastAsia="仿宋" w:cs="仿宋"/>
          <w:szCs w:val="18"/>
          <w:lang w:val="en-US" w:eastAsia="zh-CN"/>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ETSI Intellectual Property Rights Policy</w:t>
      </w:r>
      <w:r>
        <w:rPr>
          <w:rFonts w:hint="eastAsia" w:ascii="仿宋" w:hAnsi="仿宋" w:eastAsia="仿宋" w:cs="仿宋"/>
          <w:szCs w:val="18"/>
          <w:lang w:val="en-US" w:eastAsia="zh-CN"/>
        </w:rPr>
        <w:t xml:space="preserve"> </w:t>
      </w:r>
      <w:r>
        <w:rPr>
          <w:rFonts w:hint="eastAsia" w:ascii="仿宋" w:hAnsi="仿宋" w:eastAsia="仿宋" w:cs="仿宋"/>
          <w:szCs w:val="18"/>
        </w:rPr>
        <w:t>6.1</w:t>
      </w:r>
      <w:r>
        <w:rPr>
          <w:rFonts w:hint="eastAsia" w:ascii="仿宋" w:hAnsi="仿宋" w:eastAsia="仿宋" w:cs="仿宋"/>
          <w:szCs w:val="18"/>
          <w:lang w:val="en-US" w:eastAsia="zh-CN"/>
        </w:rPr>
        <w:t xml:space="preserve">, </w:t>
      </w:r>
      <w:r>
        <w:rPr>
          <w:rFonts w:hint="eastAsia" w:ascii="仿宋" w:hAnsi="仿宋" w:eastAsia="仿宋" w:cs="仿宋"/>
          <w:i/>
          <w:iCs/>
          <w:szCs w:val="18"/>
        </w:rPr>
        <w:t>When an ESSENTIAL IPR relating to a particular STANDARD or TECHNICAL SPECIFICATION is brought to the attention of ETSI, the Director-General of ETSI shall immediately request the owner to give within three months an irrevocable undertaking in writing that it is prepared to grant irrevocable licences on fair, reasonable and non-discriminatory ("FRAND") terms and conditions under such IPR to at least the following extent</w:t>
      </w:r>
      <w:r>
        <w:rPr>
          <w:rFonts w:hint="eastAsia" w:ascii="仿宋" w:hAnsi="仿宋" w:eastAsia="仿宋" w:cs="仿宋"/>
          <w:i/>
          <w:iCs/>
          <w:szCs w:val="18"/>
          <w:lang w:val="en-US" w:eastAsia="zh-CN"/>
        </w:rPr>
        <w:t xml:space="preserve">, </w:t>
      </w:r>
      <w:r>
        <w:rPr>
          <w:rFonts w:hint="eastAsia" w:ascii="仿宋" w:hAnsi="仿宋" w:eastAsia="仿宋" w:cs="仿宋"/>
          <w:szCs w:val="18"/>
        </w:rPr>
        <w:t>12 December 2022</w:t>
      </w:r>
      <w:r>
        <w:rPr>
          <w:rFonts w:hint="eastAsia" w:ascii="仿宋" w:hAnsi="仿宋" w:eastAsia="仿宋" w:cs="仿宋"/>
          <w:szCs w:val="18"/>
          <w:lang w:val="en-US" w:eastAsia="zh-CN"/>
        </w:rPr>
        <w:t>,</w:t>
      </w:r>
      <w:r>
        <w:rPr>
          <w:rFonts w:hint="eastAsia" w:ascii="仿宋" w:hAnsi="仿宋" w:eastAsia="仿宋" w:cs="仿宋"/>
          <w:szCs w:val="18"/>
        </w:rPr>
        <w:t>https://www.etsi.org/images/files/IPR/etsi-ipr-policy.pdf</w:t>
      </w:r>
      <w:r>
        <w:rPr>
          <w:rFonts w:hint="eastAsia" w:ascii="仿宋" w:hAnsi="仿宋" w:eastAsia="仿宋" w:cs="仿宋"/>
          <w:szCs w:val="18"/>
          <w:lang w:val="en-US" w:eastAsia="zh-CN"/>
        </w:rPr>
        <w:t>.</w:t>
      </w:r>
    </w:p>
  </w:footnote>
  <w:footnote w:id="59">
    <w:p w14:paraId="078F7ED8">
      <w:pPr>
        <w:pStyle w:val="9"/>
        <w:wordWrap w:val="0"/>
        <w:snapToGrid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bCs/>
        </w:rPr>
        <w:t>《最高人民法院关于审理侵犯专利权纠纷案件应用法律若干问题的解释（二）》（法释〔2016〕号）,第24条第二款。</w:t>
      </w:r>
    </w:p>
  </w:footnote>
  <w:footnote w:id="60">
    <w:p w14:paraId="31B9135C">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USPTO, DOJ, NIST.</w:t>
      </w:r>
      <w:r>
        <w:rPr>
          <w:rFonts w:hint="eastAsia" w:ascii="仿宋" w:hAnsi="仿宋" w:eastAsia="仿宋" w:cs="仿宋"/>
          <w:szCs w:val="18"/>
          <w:lang w:val="en-US" w:eastAsia="zh-CN"/>
        </w:rPr>
        <w:t xml:space="preserve"> </w:t>
      </w:r>
      <w:r>
        <w:rPr>
          <w:rFonts w:hint="eastAsia" w:ascii="仿宋" w:hAnsi="仿宋" w:eastAsia="仿宋" w:cs="仿宋"/>
          <w:i/>
          <w:iCs/>
          <w:szCs w:val="18"/>
        </w:rPr>
        <w:t>Draft policy statement on licensing negotiations and remedies for standards-essential patents subject to voluntary f/rand commitments</w:t>
      </w:r>
      <w:r>
        <w:rPr>
          <w:rFonts w:hint="eastAsia" w:ascii="仿宋" w:hAnsi="仿宋" w:eastAsia="仿宋" w:cs="仿宋"/>
          <w:i/>
          <w:iCs/>
          <w:szCs w:val="18"/>
          <w:lang w:val="en-US" w:eastAsia="zh-CN"/>
        </w:rPr>
        <w:t xml:space="preserve">, </w:t>
      </w:r>
      <w:r>
        <w:rPr>
          <w:rFonts w:hint="eastAsia" w:ascii="仿宋" w:hAnsi="仿宋" w:eastAsia="仿宋" w:cs="仿宋"/>
          <w:szCs w:val="18"/>
        </w:rPr>
        <w:t>December</w:t>
      </w:r>
      <w:r>
        <w:rPr>
          <w:rFonts w:hint="eastAsia" w:ascii="仿宋" w:hAnsi="仿宋" w:eastAsia="仿宋" w:cs="仿宋"/>
          <w:szCs w:val="18"/>
          <w:lang w:val="en-US" w:eastAsia="zh-CN"/>
        </w:rPr>
        <w:t xml:space="preserve"> </w:t>
      </w:r>
      <w:r>
        <w:rPr>
          <w:rFonts w:hint="eastAsia" w:ascii="仿宋" w:hAnsi="仿宋" w:eastAsia="仿宋" w:cs="仿宋"/>
          <w:szCs w:val="18"/>
        </w:rPr>
        <w:t>6</w:t>
      </w:r>
      <w:r>
        <w:rPr>
          <w:rFonts w:hint="eastAsia" w:ascii="仿宋" w:hAnsi="仿宋" w:eastAsia="仿宋" w:cs="仿宋"/>
          <w:szCs w:val="18"/>
          <w:lang w:val="en-US" w:eastAsia="zh-CN"/>
        </w:rPr>
        <w:t xml:space="preserve"> </w:t>
      </w:r>
      <w:r>
        <w:rPr>
          <w:rFonts w:hint="eastAsia" w:ascii="仿宋" w:hAnsi="仿宋" w:eastAsia="仿宋" w:cs="仿宋"/>
          <w:szCs w:val="18"/>
        </w:rPr>
        <w:t>2021</w:t>
      </w:r>
      <w:r>
        <w:rPr>
          <w:rFonts w:hint="eastAsia" w:ascii="仿宋" w:hAnsi="仿宋" w:eastAsia="仿宋" w:cs="仿宋"/>
          <w:szCs w:val="18"/>
          <w:lang w:val="en-US" w:eastAsia="zh-CN"/>
        </w:rPr>
        <w:t>,</w:t>
      </w:r>
      <w:r>
        <w:rPr>
          <w:rFonts w:hint="eastAsia" w:ascii="仿宋" w:hAnsi="仿宋" w:eastAsia="仿宋" w:cs="仿宋"/>
          <w:szCs w:val="18"/>
        </w:rPr>
        <w:t xml:space="preserve"> https://www.justice.gov/atr/page/file/1453471/download.</w:t>
      </w:r>
    </w:p>
  </w:footnote>
  <w:footnote w:id="61">
    <w:p w14:paraId="529B6810">
      <w:pPr>
        <w:pStyle w:val="9"/>
        <w:snapToGrid w:val="0"/>
        <w:spacing w:line="240" w:lineRule="auto"/>
        <w:rPr>
          <w:rFonts w:hint="eastAsia" w:eastAsia="宋体"/>
          <w:lang w:val="en-US" w:eastAsia="zh-CN"/>
        </w:rPr>
      </w:pPr>
      <w:r>
        <w:rPr>
          <w:rStyle w:val="17"/>
        </w:rPr>
        <w:footnoteRef/>
      </w:r>
      <w:r>
        <w:t xml:space="preserve"> </w:t>
      </w:r>
      <w:r>
        <w:rPr>
          <w:rFonts w:hint="eastAsia" w:ascii="仿宋" w:hAnsi="仿宋" w:eastAsia="仿宋" w:cs="仿宋"/>
          <w:szCs w:val="18"/>
          <w:lang w:val="en-US" w:eastAsia="zh-CN"/>
        </w:rPr>
        <w:t>参见</w:t>
      </w:r>
      <w:r>
        <w:rPr>
          <w:rFonts w:hint="eastAsia" w:ascii="仿宋" w:hAnsi="仿宋" w:eastAsia="仿宋" w:cs="仿宋"/>
          <w:szCs w:val="18"/>
        </w:rPr>
        <w:t>厉潇逸：《核心设施理论在标准必要专利案中的适用困境及解决》，载《法大研究生》2015年第2期</w:t>
      </w:r>
      <w:r>
        <w:rPr>
          <w:rFonts w:hint="eastAsia" w:ascii="仿宋" w:hAnsi="仿宋" w:eastAsia="仿宋" w:cs="仿宋"/>
          <w:szCs w:val="18"/>
          <w:lang w:eastAsia="zh-CN"/>
        </w:rPr>
        <w:t>。</w:t>
      </w:r>
    </w:p>
  </w:footnote>
  <w:footnote w:id="62">
    <w:p w14:paraId="2CFAA262">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6tE8n9Be","properties":{"formattedCitation":"\\uc0\\u26446{}\\uc0\\u21073{}\\uc0\\u65306{}\\uc0\\u12298{}\\uc0\\u35770{}\\uc0\\u21453{}\\uc0\\u22404{}\\uc0\\u26029{}\\uc0\\u27861{}\\uc0\\u23545{}\\uc0\\u26631{}\\uc0\\u20934{}\\uc0\\u24517{}\\uc0\\u35201{}\\uc0\\u19987{}\\uc0\\u21033{}\\uc0\\u22404{}\\uc0\\u26029{}\\uc0\\u30340{}\\uc0\\u35268{}\\uc0\\u21046{}\\uc0\\u12299{}\\uc0\\u65292{}\\uc0\\u36733{}\\uc0\\u12298{}\\uc0\\u27861{}\\uc0\\u21830{}\\uc0\\u30740{}\\uc0\\u31350{}\\uc0\\u12299{}2018\\uc0\\u24180{}\\uc0\\u31532{}1\\uc0\\u26399{}\\uc0\\u12290{}","plainCitation":"李剑：《论反垄断法对标准必要专利垄断的规制》，载《法商研究》2018年第1期。","noteIndex":68},"citationItems":[{"id":234,"uris":["http://zotero.org/users/local/qPYDcRL9/items/LHWV4V9J"],"itemData":{"id":234,"type":"article-journal","abstract":"标准必要专利垄断包括标准制定中的欺骗行为和标准实施中的限制竞争行为。反垄断法规制标准必要专利垄断的基本思路如下:首先,规制欺骗行为需将该行为与此后的滥用市场支配地位行为结合起来,将欺骗行为作为滥用市场支配地位行为的从重情节加以规制。其次,运用\"关键设施理论\"建构拒绝许可行为的分析模式。再次,评估标准必要专利授权价格尚未形成统一的方法,因此需要结合案件的具体情况,选择合适的方法。最后,基于专利授权谈判的动态过程,需要综合考虑专利权人和标准实施者的行为,以界定专利权人滥用禁令救济的条件。","container-title":"法商研究","DOI":"10.16390/j.cnki.issn1672-0393.2018.01.008","ISSN":"1672-0393","issue":"1","language":"zh-CN","note":"foundation: 司法部国家法治与法学理论研究项目(14SFB50036)； 吉林省社会科学基金项目(2017B83)； 吉林大学基本科研费项目(2015ZZ031)；\ndownload: 2947\nalbum: 社会科学Ⅰ辑\nCLC: D922.294\ndbcode: CJFQ\ndbname: CJFDLAST2018\nfilename: FSYJ201801008","page":"73-82","source":"CNKI","title":"论反垄断法对标准必要专利垄断的规制","URL":"https://link.cnki.net/doi/10.16390/j.cnki.issn1672-0393.2018.01.008","volume":"35","author":[{"literal":"李剑"}],"accessed":{"date-parts":[["2025",3,30]]},"issued":{"date-parts":[["2018"]]}}}],"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李剑：《论反垄断法对标准必要专利垄断的规制》，载《法商研究》2018年第1期。</w:t>
      </w:r>
      <w:r>
        <w:rPr>
          <w:rFonts w:hint="eastAsia" w:ascii="仿宋" w:hAnsi="仿宋" w:eastAsia="仿宋" w:cs="仿宋"/>
          <w:szCs w:val="18"/>
        </w:rPr>
        <w:fldChar w:fldCharType="end"/>
      </w:r>
    </w:p>
  </w:footnote>
  <w:footnote w:id="63">
    <w:p w14:paraId="7DC86CB0">
      <w:pPr>
        <w:pStyle w:val="9"/>
        <w:wordWrap w:val="0"/>
        <w:snapToGrid w:val="0"/>
        <w:spacing w:line="240" w:lineRule="auto"/>
        <w:ind w:firstLine="360"/>
        <w:rPr>
          <w:rFonts w:hint="eastAsia" w:ascii="仿宋" w:hAnsi="仿宋" w:eastAsia="仿宋" w:cs="仿宋"/>
          <w:lang w:val="en-US" w:eastAsia="zh-CN"/>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张建肖：《关于汽车行业标准必要专利许可层级的若干思考》，载中国法院网2023年3月16日，https://www.chinacourt.cn/article/detail/2023/03/id/7195667.shtml</w:t>
      </w:r>
      <w:r>
        <w:rPr>
          <w:rFonts w:hint="eastAsia" w:ascii="仿宋" w:hAnsi="仿宋" w:eastAsia="仿宋" w:cs="仿宋"/>
          <w:lang w:eastAsia="zh-CN"/>
        </w:rPr>
        <w:t>。</w:t>
      </w:r>
    </w:p>
  </w:footnote>
  <w:footnote w:id="64">
    <w:p w14:paraId="55B9660F">
      <w:pPr>
        <w:pStyle w:val="9"/>
        <w:wordWrap w:val="0"/>
        <w:snapToGrid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仲春</w:t>
      </w:r>
      <w:r>
        <w:rPr>
          <w:rFonts w:hint="eastAsia" w:ascii="仿宋" w:hAnsi="仿宋" w:eastAsia="仿宋" w:cs="仿宋"/>
          <w:lang w:eastAsia="zh-CN"/>
        </w:rPr>
        <w:t>：《万物互联背景下标准必要专利许可层级的确定》，</w:t>
      </w:r>
      <w:r>
        <w:rPr>
          <w:rFonts w:hint="eastAsia" w:ascii="仿宋" w:hAnsi="仿宋" w:eastAsia="仿宋" w:cs="仿宋"/>
        </w:rPr>
        <w:t>载《知识产权》2022年第</w:t>
      </w:r>
      <w:r>
        <w:rPr>
          <w:rFonts w:hint="eastAsia" w:ascii="仿宋" w:hAnsi="仿宋" w:eastAsia="仿宋" w:cs="仿宋"/>
          <w:lang w:val="en-US" w:eastAsia="zh-CN"/>
        </w:rPr>
        <w:t>12</w:t>
      </w:r>
      <w:r>
        <w:rPr>
          <w:rFonts w:hint="eastAsia" w:ascii="仿宋" w:hAnsi="仿宋" w:eastAsia="仿宋" w:cs="仿宋"/>
        </w:rPr>
        <w:t>期</w:t>
      </w:r>
      <w:r>
        <w:rPr>
          <w:rFonts w:hint="eastAsia" w:ascii="仿宋" w:hAnsi="仿宋" w:eastAsia="仿宋" w:cs="仿宋"/>
          <w:lang w:eastAsia="zh-CN"/>
        </w:rPr>
        <w:t>。</w:t>
      </w:r>
    </w:p>
  </w:footnote>
  <w:footnote w:id="65">
    <w:p w14:paraId="6BED4D18">
      <w:pPr>
        <w:pStyle w:val="9"/>
        <w:wordWrap w:val="0"/>
        <w:snapToGrid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黄武双、谭宇航：《物联网背景下标准必要专利许可层级的选择》，载《知识产权》2022年第9期</w:t>
      </w:r>
      <w:r>
        <w:rPr>
          <w:rFonts w:hint="eastAsia" w:ascii="仿宋" w:hAnsi="仿宋" w:eastAsia="仿宋" w:cs="仿宋"/>
          <w:lang w:eastAsia="zh-CN"/>
        </w:rPr>
        <w:t>。</w:t>
      </w:r>
    </w:p>
  </w:footnote>
  <w:footnote w:id="66">
    <w:p w14:paraId="01D021EA">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华为诉三星标准必要专利侵权纠纷案，深圳市中级人民法院 (2016) 粤03民初816、840号民事判决书。</w:t>
      </w:r>
    </w:p>
  </w:footnote>
  <w:footnote w:id="67">
    <w:p w14:paraId="69401CF9">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Panasonic Holdings Corp. v. Guangdong OPPO Mobile Telecommunications Corp., Ltd. &amp; OPPO Deutschland GmbH, Unified Patent Court-Mannheim Local Division, ACT_545551/2023 UPC_CFI_210/2023.</w:t>
      </w:r>
    </w:p>
  </w:footnote>
  <w:footnote w:id="68">
    <w:p w14:paraId="77D2D75A">
      <w:pPr>
        <w:pStyle w:val="9"/>
        <w:wordWrap w:val="0"/>
        <w:snapToGrid w:val="0"/>
        <w:spacing w:line="240" w:lineRule="auto"/>
        <w:ind w:firstLine="360"/>
        <w:rPr>
          <w:rFonts w:hint="eastAsia" w:ascii="仿宋" w:hAnsi="仿宋" w:eastAsia="仿宋" w:cs="仿宋"/>
          <w:lang w:eastAsia="zh-CN"/>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郑栩彤：《专利风云|暗流涌动，通信巨头瞄向5G汽车专利》，载第一财经2024年1月24日，https://www.yicai.com/news/101969366.html</w:t>
      </w:r>
      <w:r>
        <w:rPr>
          <w:rFonts w:hint="eastAsia" w:ascii="仿宋" w:hAnsi="仿宋" w:eastAsia="仿宋" w:cs="仿宋"/>
          <w:lang w:eastAsia="zh-CN"/>
        </w:rPr>
        <w:t>。</w:t>
      </w:r>
    </w:p>
  </w:footnote>
  <w:footnote w:id="69">
    <w:p w14:paraId="476CD902">
      <w:pPr>
        <w:pStyle w:val="9"/>
        <w:wordWrap w:val="0"/>
        <w:snapToGrid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 xml:space="preserve">See </w:t>
      </w:r>
      <w:r>
        <w:rPr>
          <w:rFonts w:hint="eastAsia" w:ascii="仿宋" w:hAnsi="仿宋" w:eastAsia="仿宋" w:cs="仿宋"/>
        </w:rPr>
        <w:t>David Long</w:t>
      </w:r>
      <w:r>
        <w:rPr>
          <w:rFonts w:hint="eastAsia" w:ascii="仿宋" w:hAnsi="仿宋" w:eastAsia="仿宋" w:cs="仿宋"/>
          <w:lang w:val="en-US" w:eastAsia="zh-CN"/>
        </w:rPr>
        <w:t>,</w:t>
      </w:r>
      <w:r>
        <w:rPr>
          <w:rFonts w:hint="eastAsia" w:ascii="仿宋" w:hAnsi="仿宋" w:eastAsia="仿宋" w:cs="仿宋"/>
        </w:rPr>
        <w:t xml:space="preserve"> DOJ Issues Business Review Letter on Avanci SEP Pool Licensing</w:t>
      </w:r>
      <w:r>
        <w:rPr>
          <w:rFonts w:hint="eastAsia" w:ascii="仿宋" w:hAnsi="仿宋" w:eastAsia="仿宋" w:cs="仿宋"/>
          <w:lang w:val="en-US" w:eastAsia="zh-CN"/>
        </w:rPr>
        <w:t xml:space="preserve">, </w:t>
      </w:r>
      <w:r>
        <w:rPr>
          <w:rFonts w:hint="eastAsia" w:ascii="仿宋" w:hAnsi="仿宋" w:eastAsia="仿宋" w:cs="仿宋"/>
        </w:rPr>
        <w:t>Essential Patent Blog</w:t>
      </w:r>
      <w:r>
        <w:rPr>
          <w:rFonts w:hint="eastAsia" w:ascii="仿宋" w:hAnsi="仿宋" w:eastAsia="仿宋" w:cs="仿宋"/>
          <w:lang w:val="en-US" w:eastAsia="zh-CN"/>
        </w:rPr>
        <w:t xml:space="preserve"> August 4</w:t>
      </w:r>
      <w:r>
        <w:rPr>
          <w:rFonts w:hint="eastAsia" w:ascii="仿宋" w:hAnsi="仿宋" w:eastAsia="仿宋" w:cs="仿宋"/>
        </w:rPr>
        <w:t xml:space="preserve"> 202</w:t>
      </w:r>
      <w:r>
        <w:rPr>
          <w:rFonts w:hint="eastAsia" w:ascii="仿宋" w:hAnsi="仿宋" w:eastAsia="仿宋" w:cs="仿宋"/>
          <w:lang w:val="en-US" w:eastAsia="zh-CN"/>
        </w:rPr>
        <w:t>0，https://www.essentialpatentblog.com/2020/08/doj-issues-business-review-letter-on-avanci-sep-pool-licensing/.</w:t>
      </w:r>
    </w:p>
  </w:footnote>
  <w:footnote w:id="70">
    <w:p w14:paraId="43C17417">
      <w:pPr>
        <w:pStyle w:val="9"/>
        <w:wordWrap w:val="0"/>
        <w:snapToGrid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参见中国通信学会：《车联网知识产权白皮书 （2020年）》，2020年11月，载https://px.china-cic.cn/upload/202012/09/94a3f7d29a674344af0b52a7c7436c61.pdf。</w:t>
      </w:r>
    </w:p>
  </w:footnote>
  <w:footnote w:id="71">
    <w:p w14:paraId="36C7C5B3">
      <w:pPr>
        <w:pStyle w:val="9"/>
        <w:wordWrap w:val="0"/>
        <w:snapToGrid w:val="0"/>
        <w:spacing w:line="240" w:lineRule="auto"/>
        <w:ind w:firstLine="360"/>
        <w:rPr>
          <w:rFonts w:hint="eastAsia" w:ascii="仿宋" w:hAnsi="仿宋" w:eastAsia="仿宋" w:cs="仿宋"/>
        </w:rPr>
      </w:pPr>
      <w:r>
        <w:rPr>
          <w:rStyle w:val="17"/>
          <w:rFonts w:hint="eastAsia" w:ascii="仿宋" w:hAnsi="仿宋" w:eastAsia="仿宋" w:cs="仿宋"/>
        </w:rPr>
        <w:footnoteRef/>
      </w:r>
      <w:r>
        <w:rPr>
          <w:rFonts w:hint="eastAsia" w:ascii="仿宋" w:hAnsi="仿宋" w:eastAsia="仿宋" w:cs="仿宋"/>
        </w:rPr>
        <w:t xml:space="preserve"> See Group of Experts on Licensing and Valuation of Standard Essential Patents,Contribution to the Debate on SEPs, European Commission January 23 2021,</w:t>
      </w:r>
      <w:r>
        <w:rPr>
          <w:rFonts w:hint="eastAsia" w:ascii="仿宋" w:hAnsi="仿宋" w:eastAsia="仿宋" w:cs="仿宋"/>
          <w:lang w:val="en-US" w:eastAsia="zh-CN"/>
        </w:rPr>
        <w:t xml:space="preserve"> </w:t>
      </w:r>
      <w:r>
        <w:rPr>
          <w:rFonts w:hint="eastAsia" w:ascii="仿宋" w:hAnsi="仿宋" w:eastAsia="仿宋" w:cs="仿宋"/>
        </w:rPr>
        <w:t>p.</w:t>
      </w:r>
      <w:r>
        <w:rPr>
          <w:rFonts w:hint="eastAsia" w:ascii="仿宋" w:hAnsi="仿宋" w:eastAsia="仿宋" w:cs="仿宋"/>
          <w:lang w:val="en-US" w:eastAsia="zh-CN"/>
        </w:rPr>
        <w:t>78-79</w:t>
      </w:r>
      <w:r>
        <w:rPr>
          <w:rFonts w:hint="eastAsia" w:ascii="仿宋" w:hAnsi="仿宋" w:eastAsia="仿宋" w:cs="仿宋"/>
        </w:rPr>
        <w:t>, https://ec.europa.eu/docsroom/documents/45217.</w:t>
      </w:r>
    </w:p>
  </w:footnote>
  <w:footnote w:id="72">
    <w:p w14:paraId="7E541D5B">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华为技术有限公司诉InterDigital Technology Corporation等滥用市场支配地位纠纷案</w:t>
      </w:r>
      <w:r>
        <w:rPr>
          <w:rFonts w:hint="eastAsia" w:ascii="仿宋" w:hAnsi="仿宋" w:eastAsia="仿宋" w:cs="仿宋"/>
          <w:szCs w:val="18"/>
          <w:lang w:eastAsia="zh-CN"/>
        </w:rPr>
        <w:t>，</w:t>
      </w:r>
      <w:r>
        <w:rPr>
          <w:rFonts w:hint="eastAsia" w:ascii="仿宋" w:hAnsi="仿宋" w:eastAsia="仿宋" w:cs="仿宋"/>
          <w:szCs w:val="18"/>
        </w:rPr>
        <w:t>广东省高级人民法院（2013）粤高法民三终字第306号民事判决书。</w:t>
      </w:r>
    </w:p>
  </w:footnote>
  <w:footnote w:id="73">
    <w:p w14:paraId="27AA4200">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华为公司诉康文森公司确认不侵害专利权及标准必要专利使用费纠纷三案</w:t>
      </w:r>
      <w:r>
        <w:rPr>
          <w:rFonts w:hint="eastAsia" w:ascii="仿宋" w:hAnsi="仿宋" w:eastAsia="仿宋" w:cs="仿宋"/>
          <w:szCs w:val="18"/>
          <w:lang w:eastAsia="zh-CN"/>
        </w:rPr>
        <w:t>，</w:t>
      </w:r>
      <w:r>
        <w:rPr>
          <w:rFonts w:hint="eastAsia" w:ascii="仿宋" w:hAnsi="仿宋" w:eastAsia="仿宋" w:cs="仿宋"/>
          <w:szCs w:val="18"/>
        </w:rPr>
        <w:t>南京市中级人民法院（2018）苏01民初232、233、234号判决书。</w:t>
      </w:r>
    </w:p>
  </w:footnote>
  <w:footnote w:id="74">
    <w:p w14:paraId="2C19E17A">
      <w:pPr>
        <w:pStyle w:val="9"/>
        <w:wordWrap w:val="0"/>
        <w:snapToGrid w:val="0"/>
        <w:spacing w:line="240" w:lineRule="auto"/>
        <w:ind w:firstLine="360"/>
        <w:rPr>
          <w:rFonts w:hint="eastAsia" w:ascii="仿宋" w:hAnsi="仿宋" w:eastAsia="仿宋" w:cs="仿宋"/>
          <w:lang w:val="en-US" w:eastAsia="zh-CN"/>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参见张扬欢：《通信标准必要专利跨领域许可FRAND义务研究》，载《交大法学》2024年第1期。</w:t>
      </w:r>
    </w:p>
  </w:footnote>
  <w:footnote w:id="75">
    <w:p w14:paraId="18F97CB6">
      <w:pPr>
        <w:pStyle w:val="9"/>
        <w:wordWrap w:val="0"/>
        <w:snapToGrid w:val="0"/>
        <w:spacing w:line="240" w:lineRule="auto"/>
        <w:ind w:firstLine="360"/>
        <w:rPr>
          <w:rFonts w:hint="eastAsia" w:ascii="仿宋" w:hAnsi="仿宋" w:eastAsia="仿宋" w:cs="仿宋"/>
          <w:lang w:val="en-US" w:eastAsia="zh-CN"/>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See Cont'l Auto. Sys., Inc. v. Avanci, LLC, 485 F. Supp. 3d 712 (N.D. Tex. 2020).</w:t>
      </w:r>
    </w:p>
  </w:footnote>
  <w:footnote w:id="76">
    <w:p w14:paraId="5F79A7A5">
      <w:pPr>
        <w:pStyle w:val="9"/>
        <w:wordWrap w:val="0"/>
        <w:snapToGrid w:val="0"/>
        <w:spacing w:line="240" w:lineRule="auto"/>
        <w:ind w:firstLine="360"/>
        <w:rPr>
          <w:rFonts w:hint="eastAsia" w:ascii="仿宋" w:hAnsi="仿宋" w:eastAsia="仿宋" w:cs="仿宋"/>
          <w:lang w:val="en-US" w:eastAsia="zh-CN"/>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参见Avanci官方网站,https://www.avanci.com/cn/avanci-车辆/avanci车辆5g, 2026年1月15日访问。</w:t>
      </w:r>
    </w:p>
  </w:footnote>
  <w:footnote w:id="77">
    <w:p w14:paraId="57D92935">
      <w:pPr>
        <w:pStyle w:val="9"/>
        <w:keepLines/>
        <w:wordWrap w:val="0"/>
        <w:spacing w:line="240" w:lineRule="auto"/>
        <w:ind w:firstLine="360"/>
        <w:jc w:val="both"/>
        <w:rPr>
          <w:rFonts w:hint="eastAsia" w:ascii="仿宋" w:hAnsi="仿宋" w:eastAsia="仿宋" w:cs="仿宋"/>
          <w:szCs w:val="18"/>
          <w:lang w:val="en-US" w:eastAsia="zh-CN"/>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Huawei v. ZTE, Case C-170/13, EU:C:2015:477</w:t>
      </w:r>
      <w:r>
        <w:rPr>
          <w:rFonts w:hint="eastAsia" w:ascii="仿宋" w:hAnsi="仿宋" w:eastAsia="仿宋" w:cs="仿宋"/>
          <w:szCs w:val="18"/>
          <w:lang w:val="en-US" w:eastAsia="zh-CN"/>
        </w:rPr>
        <w:t>.</w:t>
      </w:r>
    </w:p>
  </w:footnote>
  <w:footnote w:id="78">
    <w:p w14:paraId="1E372601">
      <w:pPr>
        <w:pStyle w:val="9"/>
        <w:keepLines/>
        <w:wordWrap w:val="0"/>
        <w:spacing w:line="240" w:lineRule="auto"/>
        <w:ind w:firstLine="360"/>
        <w:jc w:val="both"/>
        <w:rPr>
          <w:rFonts w:hint="eastAsia" w:ascii="仿宋" w:hAnsi="仿宋" w:eastAsia="仿宋" w:cs="仿宋"/>
          <w:szCs w:val="18"/>
          <w:lang w:val="en-US" w:eastAsia="zh-CN"/>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Directorate-General for Competition,</w:t>
      </w:r>
      <w:r>
        <w:rPr>
          <w:rFonts w:hint="eastAsia" w:ascii="仿宋" w:hAnsi="仿宋" w:eastAsia="仿宋" w:cs="仿宋"/>
          <w:i/>
          <w:iCs/>
          <w:szCs w:val="18"/>
        </w:rPr>
        <w:t>Commission Amicus Curiae Brief–Case 6 U 3824/22 Kart</w:t>
      </w:r>
      <w:r>
        <w:rPr>
          <w:rFonts w:hint="eastAsia" w:ascii="仿宋" w:hAnsi="仿宋" w:eastAsia="仿宋" w:cs="仿宋"/>
          <w:szCs w:val="18"/>
        </w:rPr>
        <w:t>,</w:t>
      </w:r>
      <w:r>
        <w:rPr>
          <w:rFonts w:hint="eastAsia" w:ascii="仿宋" w:hAnsi="仿宋" w:eastAsia="仿宋" w:cs="仿宋"/>
          <w:szCs w:val="18"/>
          <w:lang w:val="en-US" w:eastAsia="zh-CN"/>
        </w:rPr>
        <w:t xml:space="preserve"> </w:t>
      </w:r>
      <w:r>
        <w:rPr>
          <w:rFonts w:hint="eastAsia" w:ascii="仿宋" w:hAnsi="仿宋" w:eastAsia="仿宋" w:cs="仿宋"/>
          <w:szCs w:val="18"/>
        </w:rPr>
        <w:t>April 15</w:t>
      </w:r>
      <w:r>
        <w:rPr>
          <w:rFonts w:hint="eastAsia" w:ascii="仿宋" w:hAnsi="仿宋" w:eastAsia="仿宋" w:cs="仿宋"/>
          <w:szCs w:val="18"/>
          <w:lang w:val="en-US" w:eastAsia="zh-CN"/>
        </w:rPr>
        <w:t xml:space="preserve"> </w:t>
      </w:r>
      <w:r>
        <w:rPr>
          <w:rFonts w:hint="eastAsia" w:ascii="仿宋" w:hAnsi="仿宋" w:eastAsia="仿宋" w:cs="仿宋"/>
          <w:szCs w:val="18"/>
        </w:rPr>
        <w:t>2024,</w:t>
      </w:r>
      <w:r>
        <w:rPr>
          <w:rFonts w:hint="eastAsia" w:ascii="仿宋" w:hAnsi="仿宋" w:eastAsia="仿宋" w:cs="仿宋"/>
          <w:szCs w:val="18"/>
          <w:lang w:val="en-US" w:eastAsia="zh-CN"/>
        </w:rPr>
        <w:t xml:space="preserve"> </w:t>
      </w:r>
      <w:r>
        <w:rPr>
          <w:rFonts w:hint="eastAsia" w:ascii="仿宋" w:hAnsi="仿宋" w:eastAsia="仿宋" w:cs="仿宋"/>
          <w:szCs w:val="18"/>
        </w:rPr>
        <w:t>https://competition-policy.ec.europa.eu/document/download/66e0bd63-36da-4b27-9eef-70602a8c7be2_en?filename=2024_Amicus_Curiae_6U3824_22Kart_de.pdf</w:t>
      </w:r>
      <w:r>
        <w:rPr>
          <w:rFonts w:hint="eastAsia" w:ascii="仿宋" w:hAnsi="仿宋" w:eastAsia="仿宋" w:cs="仿宋"/>
          <w:szCs w:val="18"/>
          <w:lang w:val="en-US" w:eastAsia="zh-CN"/>
        </w:rPr>
        <w:t>.</w:t>
      </w:r>
    </w:p>
  </w:footnote>
  <w:footnote w:id="79">
    <w:p w14:paraId="2BB4759F">
      <w:pPr>
        <w:pStyle w:val="9"/>
        <w:wordWrap w:val="0"/>
        <w:snapToGrid w:val="0"/>
        <w:spacing w:line="240" w:lineRule="auto"/>
        <w:ind w:firstLine="360"/>
        <w:rPr>
          <w:rFonts w:hint="eastAsia" w:ascii="仿宋" w:hAnsi="仿宋" w:eastAsia="仿宋" w:cs="仿宋"/>
          <w:lang w:val="en-US" w:eastAsia="zh-CN"/>
        </w:rPr>
      </w:pPr>
      <w:r>
        <w:rPr>
          <w:rStyle w:val="17"/>
          <w:rFonts w:hint="eastAsia" w:ascii="仿宋" w:hAnsi="仿宋" w:eastAsia="仿宋" w:cs="仿宋"/>
        </w:rPr>
        <w:footnoteRef/>
      </w:r>
      <w:r>
        <w:rPr>
          <w:rFonts w:hint="eastAsia" w:ascii="仿宋" w:hAnsi="仿宋" w:eastAsia="仿宋" w:cs="仿宋"/>
        </w:rPr>
        <w:t xml:space="preserve"> Amy Sandys,</w:t>
      </w:r>
      <w:r>
        <w:rPr>
          <w:rFonts w:hint="eastAsia" w:ascii="仿宋" w:hAnsi="仿宋" w:eastAsia="仿宋" w:cs="仿宋"/>
          <w:lang w:val="en-US" w:eastAsia="zh-CN"/>
        </w:rPr>
        <w:t xml:space="preserve"> </w:t>
      </w:r>
      <w:r>
        <w:rPr>
          <w:rFonts w:hint="eastAsia" w:ascii="仿宋" w:hAnsi="仿宋" w:eastAsia="仿宋" w:cs="仿宋"/>
          <w:i/>
          <w:iCs/>
        </w:rPr>
        <w:t>Ford takes Avanci licence in wake of Munich judgment</w:t>
      </w:r>
      <w:r>
        <w:rPr>
          <w:rFonts w:hint="eastAsia" w:ascii="仿宋" w:hAnsi="仿宋" w:eastAsia="仿宋" w:cs="仿宋"/>
        </w:rPr>
        <w:t>,</w:t>
      </w:r>
      <w:r>
        <w:rPr>
          <w:rFonts w:hint="eastAsia" w:ascii="仿宋" w:hAnsi="仿宋" w:eastAsia="仿宋" w:cs="仿宋"/>
          <w:lang w:val="en-US" w:eastAsia="zh-CN"/>
        </w:rPr>
        <w:t xml:space="preserve"> </w:t>
      </w:r>
      <w:r>
        <w:rPr>
          <w:rFonts w:hint="eastAsia" w:ascii="仿宋" w:hAnsi="仿宋" w:eastAsia="仿宋" w:cs="仿宋"/>
        </w:rPr>
        <w:t>JUVE Patent</w:t>
      </w:r>
      <w:r>
        <w:rPr>
          <w:rFonts w:hint="eastAsia" w:ascii="仿宋" w:hAnsi="仿宋" w:eastAsia="仿宋" w:cs="仿宋"/>
          <w:lang w:val="en-US" w:eastAsia="zh-CN"/>
        </w:rPr>
        <w:t xml:space="preserve"> </w:t>
      </w:r>
      <w:r>
        <w:rPr>
          <w:rFonts w:hint="eastAsia" w:ascii="仿宋" w:hAnsi="仿宋" w:eastAsia="仿宋" w:cs="仿宋"/>
        </w:rPr>
        <w:t>May 31</w:t>
      </w:r>
      <w:r>
        <w:rPr>
          <w:rFonts w:hint="eastAsia" w:ascii="仿宋" w:hAnsi="仿宋" w:eastAsia="仿宋" w:cs="仿宋"/>
          <w:lang w:val="en-US" w:eastAsia="zh-CN"/>
        </w:rPr>
        <w:t xml:space="preserve"> </w:t>
      </w:r>
      <w:r>
        <w:rPr>
          <w:rFonts w:hint="eastAsia" w:ascii="仿宋" w:hAnsi="仿宋" w:eastAsia="仿宋" w:cs="仿宋"/>
        </w:rPr>
        <w:t>2022,</w:t>
      </w:r>
      <w:r>
        <w:rPr>
          <w:rFonts w:hint="eastAsia" w:ascii="仿宋" w:hAnsi="仿宋" w:eastAsia="仿宋" w:cs="仿宋"/>
          <w:lang w:val="en-US" w:eastAsia="zh-CN"/>
        </w:rPr>
        <w:t xml:space="preserve"> </w:t>
      </w:r>
      <w:r>
        <w:rPr>
          <w:rFonts w:hint="eastAsia" w:ascii="仿宋" w:hAnsi="仿宋" w:eastAsia="仿宋" w:cs="仿宋"/>
        </w:rPr>
        <w:t>https://www.juve-patent.com/people-and-business/ford-takes-avanci-licence-in-wake-of-munich-judgment/</w:t>
      </w:r>
      <w:r>
        <w:rPr>
          <w:rFonts w:hint="eastAsia" w:ascii="仿宋" w:hAnsi="仿宋" w:eastAsia="仿宋" w:cs="仿宋"/>
          <w:lang w:val="en-US" w:eastAsia="zh-CN"/>
        </w:rPr>
        <w:t>.</w:t>
      </w:r>
    </w:p>
  </w:footnote>
  <w:footnote w:id="80">
    <w:p w14:paraId="651F8383">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华为技术有限公司诉InterDigital Technology Corporation等滥用市场支配地位纠纷案</w:t>
      </w:r>
      <w:r>
        <w:rPr>
          <w:rFonts w:hint="eastAsia" w:ascii="仿宋" w:hAnsi="仿宋" w:eastAsia="仿宋" w:cs="仿宋"/>
          <w:szCs w:val="18"/>
          <w:lang w:val="en-US" w:eastAsia="zh-CN"/>
        </w:rPr>
        <w:t>,</w:t>
      </w:r>
      <w:r>
        <w:rPr>
          <w:rFonts w:hint="eastAsia" w:ascii="仿宋" w:hAnsi="仿宋" w:eastAsia="仿宋" w:cs="仿宋"/>
          <w:szCs w:val="18"/>
        </w:rPr>
        <w:t>广东省高级人民法院（2013）粤高法民三终字第306号民事判决书。</w:t>
      </w:r>
    </w:p>
  </w:footnote>
  <w:footnote w:id="81">
    <w:p w14:paraId="6238D774">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OPPO公司等诉西斯威尔香港公司滥用市场支配地位纠纷案</w:t>
      </w:r>
      <w:r>
        <w:rPr>
          <w:rFonts w:hint="eastAsia" w:ascii="仿宋" w:hAnsi="仿宋" w:eastAsia="仿宋" w:cs="仿宋"/>
          <w:szCs w:val="18"/>
          <w:lang w:eastAsia="zh-CN"/>
        </w:rPr>
        <w:t>，</w:t>
      </w:r>
      <w:r>
        <w:rPr>
          <w:rFonts w:hint="eastAsia" w:ascii="仿宋" w:hAnsi="仿宋" w:eastAsia="仿宋" w:cs="仿宋"/>
          <w:szCs w:val="18"/>
        </w:rPr>
        <w:t>最高人民法院（2020）最高法知民辖终392号民事裁定书。</w:t>
      </w:r>
    </w:p>
  </w:footnote>
  <w:footnote w:id="82">
    <w:p w14:paraId="5CF07ACA">
      <w:pPr>
        <w:pStyle w:val="9"/>
        <w:wordWrap w:val="0"/>
        <w:snapToGrid w:val="0"/>
        <w:spacing w:line="240" w:lineRule="auto"/>
        <w:ind w:firstLine="360"/>
        <w:rPr>
          <w:rFonts w:hint="eastAsia" w:ascii="仿宋" w:hAnsi="仿宋" w:eastAsia="仿宋" w:cs="仿宋"/>
          <w:lang w:val="en-US" w:eastAsia="zh-CN"/>
        </w:rPr>
      </w:pPr>
      <w:r>
        <w:rPr>
          <w:rStyle w:val="17"/>
          <w:rFonts w:hint="eastAsia" w:ascii="仿宋" w:hAnsi="仿宋" w:eastAsia="仿宋" w:cs="仿宋"/>
        </w:rPr>
        <w:footnoteRef/>
      </w:r>
      <w:r>
        <w:rPr>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rPr>
        <w:t>《市场监管总局依法对Avanci专利池垄断风险进行提醒敦促》，</w:t>
      </w:r>
      <w:r>
        <w:rPr>
          <w:rFonts w:hint="eastAsia" w:ascii="仿宋" w:hAnsi="仿宋" w:eastAsia="仿宋" w:cs="仿宋"/>
          <w:lang w:val="en-US" w:eastAsia="zh-CN"/>
        </w:rPr>
        <w:t>载</w:t>
      </w:r>
      <w:r>
        <w:rPr>
          <w:rFonts w:hint="eastAsia" w:ascii="仿宋" w:hAnsi="仿宋" w:eastAsia="仿宋" w:cs="仿宋"/>
        </w:rPr>
        <w:t>国家市场监督管理总局</w:t>
      </w:r>
      <w:r>
        <w:rPr>
          <w:rFonts w:hint="eastAsia" w:ascii="仿宋" w:hAnsi="仿宋" w:eastAsia="仿宋" w:cs="仿宋"/>
          <w:lang w:val="en-US" w:eastAsia="zh-CN"/>
        </w:rPr>
        <w:t xml:space="preserve"> </w:t>
      </w:r>
      <w:r>
        <w:rPr>
          <w:rFonts w:hint="eastAsia" w:ascii="仿宋" w:hAnsi="仿宋" w:eastAsia="仿宋" w:cs="仿宋"/>
        </w:rPr>
        <w:t>2024年06月27日</w:t>
      </w:r>
      <w:r>
        <w:rPr>
          <w:rFonts w:hint="eastAsia" w:ascii="仿宋" w:hAnsi="仿宋" w:eastAsia="仿宋" w:cs="仿宋"/>
          <w:lang w:eastAsia="zh-CN"/>
        </w:rPr>
        <w:t>，</w:t>
      </w:r>
      <w:r>
        <w:rPr>
          <w:rFonts w:hint="eastAsia" w:ascii="仿宋" w:hAnsi="仿宋" w:eastAsia="仿宋" w:cs="仿宋"/>
        </w:rPr>
        <w:t>https://www.samr.gov.cn:8890/xw/zj/art/2024/art_ec1c9ce3d71a4a5baf853d430a3b5667.html</w:t>
      </w:r>
      <w:r>
        <w:rPr>
          <w:rFonts w:hint="eastAsia" w:ascii="仿宋" w:hAnsi="仿宋" w:eastAsia="仿宋" w:cs="仿宋"/>
          <w:lang w:eastAsia="zh-CN"/>
        </w:rPr>
        <w:t>。</w:t>
      </w:r>
    </w:p>
  </w:footnote>
  <w:footnote w:id="83">
    <w:p w14:paraId="5DAE3E4F">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moCPXR0e","properties":{"formattedCitation":"\\uc0\\u29579{}\\uc0\\u24503{}\\uc0\\u26032{}\\uc0\\u65306{}\\uc0\\u12298{}\\uc0\\u12298{}\\uc0\\u27665{}\\uc0\\u27861{}\\uc0\\u20856{}\\uc0\\u12299{}\\uc0\\u20013{}\\uc0\\u35831{}\\uc0\\u27714{}\\uc0\\u26435{}\\uc0\\u31454{}\\uc0\\u21512{}\\uc0\\u26465{}\\uc0\\u27454{}\\uc0\\u23454{}\\uc0\\u26045{}\\uc0\\u30740{}\\uc0\\u31350{}\\uc0\\u12299{}\\uc0\\u65292{}\\uc0\\u36733{}\\uc0\\u12298{}\\uc0\\u27861{}\\uc0\\u23398{}\\uc0\\u26434{}\\uc0\\u24535{}\\uc0\\u12299{}2021\\uc0\\u24180{}\\uc0\\u31532{}5\\uc0\\u26399{}\\uc0\\u12290{}","plainCitation":"王德新：《《民法典》中请求权竞合条款实施研究》，载《法学杂志》2021年第5期。","noteIndex":79},"citationItems":[{"id":184,"uris":["http://zotero.org/users/local/qPYDcRL9/items/GB5AXTCL"],"itemData":{"id":184,"type":"article-journal","abstract":"我国《民法典》遵循了基础权利与请求权一一对应关系原理,采取了对物权、人格权和身份权等对应的请求权\"分类保护\"的立法政策,使得请求权竞合现象愈加多样和复杂。《民法典》对请求权竞合现象作了有限的回应,其中总则编第186条是核心条款,总体延续了原《合同法》第122条的立法表述。但理论界和实务界对该条款的理解存在严重分歧,如果继续根据\"择一行使、择一消灭\"等传统民法理论解读,将在审判实务中遭遇侵害诉权、重复起诉、无法实现一次性纠纷解决等多重诉讼困境。从实体法与程序法交互的视角,即坚持实体法说的诉讼标的理论,同时以诉的客观预备合并理论对《民法典》第186条重新解读,能够更加有效地解决请求权人权益保护不充分、诉讼法理违反等多重困境,是一种既符合立法精神也便于审判实务操作的请求权竞合解决策略。","container-title":"法学杂志","DOI":"10.16092/j.cnki.1001-618x.2021.05.005","ISSN":"1001-618X","issue":"5","language":"zh-CN","note":"foundation: 国家社会科学基金项目“新兴权利的民事诉权保障”(项目编号:18BFX062)的阶段性研究成果； “山东省高等学校青年创新团队发展计划”资助；\ndownload: 4150\nalbum: 社会科学Ⅰ辑\nCLC: D923\ndbcode: CJFQ\ndbname: CJFDLAST2021\nfilename: FXAS202105006","page":"43-55","source":"CNKI","title":"《民法典》中请求权竞合条款实施研究","URL":"https://link.cnki.net/doi/10.16092/j.cnki.1001-618x.2021.05.005","volume":"42","author":[{"literal":"王德新"}],"accessed":{"date-parts":[["2025",3,20]]},"issued":{"date-parts":[["2021"]]}}}],"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王德新：《《民法典》中请求权竞合条款实施研究》，载《法学杂志》2021年第5期。</w:t>
      </w:r>
      <w:r>
        <w:rPr>
          <w:rFonts w:hint="eastAsia" w:ascii="仿宋" w:hAnsi="仿宋" w:eastAsia="仿宋" w:cs="仿宋"/>
          <w:szCs w:val="18"/>
        </w:rPr>
        <w:fldChar w:fldCharType="end"/>
      </w:r>
    </w:p>
  </w:footnote>
  <w:footnote w:id="84">
    <w:p w14:paraId="18DD8FE0">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SuNPe0ie","properties":{"formattedCitation":"\\uc0\\u26472{}\\uc0\\u19968{}\\uc0\\u65306{}\\uc0\\u12298{}\\uc0\\u21453{}\\uc0\\u22404{}\\uc0\\u26029{}\\uc0\\u25439{}\\uc0\\u23475{}\\uc0\\u36180{}\\uc0\\u20607{}\\uc0\\u36131{}\\uc0\\u20219{}\\uc0\\u35748{}\\uc0\\u23450{}\\uc0\\u30340{}\\uc0\\u21453{}\\uc0\\u24605{}\\uc0\\u19982{}\\uc0\\u23436{}\\uc0\\u21892{}\\uc0\\u8212{}\\uc0\\u8212{}\\uc0\\u22522{}\\uc0\\u20110{}\\uc0\\u23545{}93\\uc0\\u20221{}\\uc0\\u27665{}\\uc0\\u20107{}\\uc0\\u21028{}\\uc0\\u20915{}\\uc0\\u20070{}\\uc0\\u30340{}\\uc0\\u23454{}\\uc0\\u35777{}\\uc0\\u20998{}\\uc0\\u26512{}\\uc0\\u12299{}\\uc0\\u65292{}\\uc0\\u36733{}\\uc0\\u12298{}\\uc0\\u27827{}\\uc0\\u21271{}\\uc0\\u27861{}\\uc0\\u23398{}\\uc0\\u12299{}2025\\uc0\\u24180{}\\uc0\\u31532{}1\\uc0\\u26399{}\\uc0\\u12290{}","plainCitation":"杨一：《反垄断损害赔偿责任认定的反思与完善——基于对93份民事判决书的实证分析》，载《河北法学》2025年第1期。","noteIndex":80},"citationItems":[{"id":186,"uris":["http://zotero.org/users/local/qPYDcRL9/items/C8V8WDKV"],"itemData":{"id":186,"type":"article-journal","abstract":"反垄断损害赔偿责任的认定问题关乎反垄断民事救济的有效性，但我国反垄断立法和实践尚未建立起损害赔偿责任认定的体系化规范框架。鉴于反垄断立法规范的缺失，有必要引入侵权法领域所提供的规范技术以充实反垄断损害赔偿责任认定的工具库，同时适用适当的法技术工具使其更为契合反垄断法的政策取向。具体而言，适用“规范损害说”以损害事实的认定作为反垄断损害赔偿责任认定的起点要素；引入相当因果关系以判断损害是否是垄断行为的通常后果，同时辅以规范目的说以确定反垄断法旨在防止的损害；考虑到垄断案件的复杂性以及原被告双方力量失衡的现实情况，反垄断损害赔偿责任的认定应当采用过错推定的方式，当事人可自行主张不存在过错以免责。在此基础上，同步优化赔偿数额的计算方法，以推动反垄断损害赔偿责任的落实。","container-title":"河北法学","DOI":"10.16494/j.cnki.1002-3933.2025.01.009","ISSN":"1002-3933","issue":"1","language":"zh-CN","note":"foundation: 国家社会科学基金项目“新发展阶段资本规范健康发展的经济法保障研究”(22CFX037)；\ndownload: 542\nalbum: 社会科学Ⅰ辑\nCLC: D922.294;D925.1\ndbcode: CJFQ\ndbname: CJFDLAST2025\nfilename: HBFX202501009","page":"163-186","source":"CNKI","title":"反垄断损害赔偿责任认定的反思与完善——基于对93份民事判决书的实证分析","URL":"https://link.cnki.net/doi/10.16494/j.cnki.1002-3933.2025.01.009","volume":"43","author":[{"literal":"杨一"}],"accessed":{"date-parts":[["2025",3,20]]},"issued":{"date-parts":[["2025"]]}}}],"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杨一：《反垄断损害赔偿责任认定的反思与完善——基于对93份民事判决书的实证分析》，载《河北法学》2025年第1期。</w:t>
      </w:r>
      <w:r>
        <w:rPr>
          <w:rFonts w:hint="eastAsia" w:ascii="仿宋" w:hAnsi="仿宋" w:eastAsia="仿宋" w:cs="仿宋"/>
          <w:szCs w:val="18"/>
        </w:rPr>
        <w:fldChar w:fldCharType="end"/>
      </w:r>
    </w:p>
  </w:footnote>
  <w:footnote w:id="85">
    <w:p w14:paraId="5471D18A">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北京锐邦涌和科贸有限公司诉强生公司纵向垄断协议纠纷案</w:t>
      </w:r>
      <w:r>
        <w:rPr>
          <w:rFonts w:hint="eastAsia" w:ascii="仿宋" w:hAnsi="仿宋" w:eastAsia="仿宋" w:cs="仿宋"/>
          <w:szCs w:val="18"/>
          <w:lang w:eastAsia="zh-CN"/>
        </w:rPr>
        <w:t>，</w:t>
      </w:r>
      <w:r>
        <w:rPr>
          <w:rFonts w:hint="eastAsia" w:ascii="仿宋" w:hAnsi="仿宋" w:eastAsia="仿宋" w:cs="仿宋"/>
          <w:szCs w:val="18"/>
        </w:rPr>
        <w:t>上海市第一中级人民法院(2010)沪一中民五(知)初字第169号民事判决书;刘大华诉湖南华源公司、东风日产乘用车公司垄断纠纷案</w:t>
      </w:r>
      <w:r>
        <w:rPr>
          <w:rFonts w:hint="eastAsia" w:ascii="仿宋" w:hAnsi="仿宋" w:eastAsia="仿宋" w:cs="仿宋"/>
          <w:szCs w:val="18"/>
          <w:lang w:eastAsia="zh-CN"/>
        </w:rPr>
        <w:t>，</w:t>
      </w:r>
      <w:r>
        <w:rPr>
          <w:rFonts w:hint="eastAsia" w:ascii="仿宋" w:hAnsi="仿宋" w:eastAsia="仿宋" w:cs="仿宋"/>
          <w:szCs w:val="18"/>
        </w:rPr>
        <w:t>湖南省高级人民法院(2012)湘高法民三终字第22号民事判决书;田军伟诉家乐福公司、雅培公司</w:t>
      </w:r>
      <w:r>
        <w:rPr>
          <w:rFonts w:hint="eastAsia" w:ascii="仿宋" w:hAnsi="仿宋" w:eastAsia="仿宋" w:cs="仿宋"/>
          <w:szCs w:val="18"/>
          <w:lang w:val="en-US" w:eastAsia="zh-CN"/>
        </w:rPr>
        <w:t>垄断纠纷案，</w:t>
      </w:r>
      <w:r>
        <w:rPr>
          <w:rFonts w:hint="eastAsia" w:ascii="仿宋" w:hAnsi="仿宋" w:eastAsia="仿宋" w:cs="仿宋"/>
          <w:szCs w:val="18"/>
        </w:rPr>
        <w:t>北京知识产权法院(2014)京知民初字第146号民事判决书。</w:t>
      </w:r>
    </w:p>
  </w:footnote>
  <w:footnote w:id="86">
    <w:p w14:paraId="2E856C94">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OPPO公司</w:t>
      </w:r>
      <w:r>
        <w:rPr>
          <w:rFonts w:hint="eastAsia" w:ascii="仿宋" w:hAnsi="仿宋" w:eastAsia="仿宋" w:cs="仿宋"/>
          <w:szCs w:val="18"/>
          <w:lang w:val="en-US" w:eastAsia="zh-CN"/>
        </w:rPr>
        <w:t>诉</w:t>
      </w:r>
      <w:r>
        <w:rPr>
          <w:rFonts w:hint="eastAsia" w:ascii="仿宋" w:hAnsi="仿宋" w:eastAsia="仿宋" w:cs="仿宋"/>
          <w:szCs w:val="18"/>
        </w:rPr>
        <w:t>诺基亚公司标准必要专利许可纠纷</w:t>
      </w:r>
      <w:r>
        <w:rPr>
          <w:rFonts w:hint="eastAsia" w:ascii="仿宋" w:hAnsi="仿宋" w:eastAsia="仿宋" w:cs="仿宋"/>
          <w:szCs w:val="18"/>
          <w:lang w:val="en-US" w:eastAsia="zh-CN"/>
        </w:rPr>
        <w:t>案，</w:t>
      </w:r>
      <w:r>
        <w:rPr>
          <w:rFonts w:hint="eastAsia" w:ascii="仿宋" w:hAnsi="仿宋" w:eastAsia="仿宋" w:cs="仿宋"/>
          <w:szCs w:val="18"/>
        </w:rPr>
        <w:t>最高人民法院（2022）最高法知民辖终167号民事裁定书</w:t>
      </w:r>
      <w:r>
        <w:rPr>
          <w:rFonts w:hint="eastAsia" w:ascii="仿宋" w:hAnsi="仿宋" w:eastAsia="仿宋" w:cs="仿宋"/>
          <w:szCs w:val="18"/>
          <w:lang w:eastAsia="zh-CN"/>
        </w:rPr>
        <w:t>。</w:t>
      </w:r>
    </w:p>
  </w:footnote>
  <w:footnote w:id="87">
    <w:p w14:paraId="4F6033A0">
      <w:pPr>
        <w:pStyle w:val="9"/>
        <w:keepLines/>
        <w:wordWrap w:val="0"/>
        <w:spacing w:line="240" w:lineRule="auto"/>
        <w:ind w:firstLine="360"/>
        <w:jc w:val="both"/>
        <w:rPr>
          <w:rFonts w:hint="eastAsia" w:ascii="仿宋" w:hAnsi="仿宋" w:eastAsia="仿宋" w:cs="仿宋"/>
          <w:szCs w:val="18"/>
          <w:lang w:val="en-US" w:eastAsia="zh-CN"/>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Georgia-Pacific Corp. v. United States Plywood Corp., 318 F. Supp. 1116 (S.D.N.Y. 1970)</w:t>
      </w:r>
      <w:r>
        <w:rPr>
          <w:rFonts w:hint="eastAsia" w:ascii="仿宋" w:hAnsi="仿宋" w:eastAsia="仿宋" w:cs="仿宋"/>
          <w:szCs w:val="18"/>
          <w:lang w:val="en-US" w:eastAsia="zh-CN"/>
        </w:rPr>
        <w:t>.</w:t>
      </w:r>
    </w:p>
  </w:footnote>
  <w:footnote w:id="88">
    <w:p w14:paraId="35532C32">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z8A3UXam","properties":{"formattedCitation":"\\uc0\\u38472{}\\uc0\\u27719{}\\uc0\\u33275{}\\uc0\\u65306{}\\uc0\\u12298{}\\uc0\\u21496{}\\uc0\\u27861{}\\uc0\\u35270{}\\uc0\\u35282{}\\uc0\\u19979{}\\uc0\\u20013{}\\uc0\\u22269{}\\uc0\\u26631{}\\uc0\\u20934{}\\uc0\\u24517{}\\uc0\\u35201{}\\uc0\\u19987{}\\uc0\\u21033{}\\uc0\\u35768{}\\uc0\\u21487{}\\uc0\\u36153{}\\uc0\\u35745{}\\uc0\\u31639{}\\uc0\\u36335{}\\uc0\\u24452{}\\uc0\\u30740{}\\uc0\\u31350{}\\uc0\\u12299{}\\uc0\\u65292{}\\uc0\\u36733{}\\uc0\\u12298{}\\uc0\\u20215{}\\uc0\\u26684{}\\uc0\\u29702{}\\uc0\\u35770{}\\uc0\\u19982{}\\uc0\\u23454{}\\uc0\\u36341{}\\uc0\\u12299{}2023\\uc0\\u24180{}\\uc0\\u31532{}9\\uc0\\u26399{}\\uc0\\u12290{}","plainCitation":"陈汇臻：《司法视角下中国标准必要专利许可费计算路径研究》，载《价格理论与实践》2023年第9期。","noteIndex":82},"citationItems":[{"id":192,"uris":["http://zotero.org/users/local/qPYDcRL9/items/JEL7RMEK"],"itemData":{"id":192,"type":"article-journal","abstract":"2020年，中国和英国分别通过判决宣告有权对标准必要专利全球许可及其全球许可费计算问题进行管辖。这预示着因管辖法院不同而造成的司法争端会日趋激烈。虽然我国通过司法已经基本确定“公平、合理、无歧视”原则下的标准必要专利许可费，但是法院具体适用的计算原则和方法仍存在完善空间。本文以反垄断法和合同法结合的视角，选择以“无歧视”性为核心阐释“公平、合理、无歧视”原则，并认为法院应在模拟许可谈判的基础上，根据行业惯例结合市场和产品特性，灵活选择计算专利许可费的起点；在具体计算时，则应根据掌握的许可协议信息和专利权人性质选择可比较许可协议法或“自上而下”计算法，以期为我国在司法中平衡专利权人和专利实施人关系的基础上促进高精尖技术发展并打破市场技术壁垒。","container-title":"价格理论与实践","DOI":"10.19851/j.cnki.CN11-1010/F.2023.09.299","ISSN":"1003-3971","issue":"9","language":"zh-CN","note":"foundation: 北京市法学会2023年市级法学研究课题“首都公平竞争审查例外豁免制度优化研究”阶段性成果,立项编号BLS(2023)C007；\ndownload: 1026\nalbum: 经济与管理科学;社会科学Ⅰ辑\nCLC: D923.42\ndbcode: CJFQ\ndbname: CJFDLAST2023\nfilename: JGLS202309013","page":"68-75","source":"CNKI","title":"司法视角下中国标准必要专利许可费计算路径研究","URL":"https://link.cnki.net/doi/10.19851/j.cnki.CN11-1010/F.2023.09.299","author":[{"literal":"陈汇臻"}],"accessed":{"date-parts":[["2025",3,20]]},"issued":{"date-parts":[["2023"]]}}}],"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陈汇臻：《司法视角下中国标准必要专利许可费计算路径研究》，载《价格理论与实践》2023年第9期。</w:t>
      </w:r>
      <w:r>
        <w:rPr>
          <w:rFonts w:hint="eastAsia" w:ascii="仿宋" w:hAnsi="仿宋" w:eastAsia="仿宋" w:cs="仿宋"/>
          <w:szCs w:val="18"/>
        </w:rPr>
        <w:fldChar w:fldCharType="end"/>
      </w:r>
    </w:p>
  </w:footnote>
  <w:footnote w:id="89">
    <w:p w14:paraId="3E41C063">
      <w:pPr>
        <w:pStyle w:val="9"/>
        <w:snapToGrid w:val="0"/>
        <w:spacing w:line="240" w:lineRule="auto"/>
      </w:pPr>
      <w:r>
        <w:rPr>
          <w:rStyle w:val="17"/>
          <w:rFonts w:hint="eastAsia" w:ascii="仿宋" w:hAnsi="仿宋" w:eastAsia="仿宋" w:cs="仿宋"/>
        </w:rPr>
        <w:footnoteRef/>
      </w:r>
      <w:r>
        <w:rPr>
          <w:rStyle w:val="17"/>
          <w:rFonts w:hint="eastAsia" w:ascii="仿宋" w:hAnsi="仿宋" w:eastAsia="仿宋" w:cs="仿宋"/>
        </w:rPr>
        <w:t xml:space="preserve"> </w:t>
      </w:r>
      <w:r>
        <w:rPr>
          <w:rFonts w:hint="eastAsia" w:ascii="仿宋" w:hAnsi="仿宋" w:eastAsia="仿宋" w:cs="仿宋"/>
          <w:lang w:val="en-US" w:eastAsia="zh-CN"/>
        </w:rPr>
        <w:t>参见</w:t>
      </w:r>
      <w:r>
        <w:rPr>
          <w:rFonts w:hint="eastAsia" w:ascii="仿宋" w:hAnsi="仿宋" w:eastAsia="仿宋" w:cs="仿宋"/>
          <w:kern w:val="0"/>
          <w:szCs w:val="18"/>
        </w:rPr>
        <w:t>对外经济贸易大学龚炯教授课题组、中国汽车工程学会知识产权分会、海外知识产权纠纷应对指导汽车产业分中心：《汽车行业蜂窝通信标准必要专利许可费研究报告（正式版）》，载微信公众号"汽车知识产权"</w:t>
      </w:r>
      <w:r>
        <w:rPr>
          <w:rFonts w:hint="eastAsia" w:ascii="仿宋" w:hAnsi="仿宋" w:eastAsia="仿宋" w:cs="仿宋"/>
          <w:kern w:val="0"/>
          <w:szCs w:val="18"/>
          <w:lang w:eastAsia="zh-CN"/>
        </w:rPr>
        <w:t>，</w:t>
      </w:r>
      <w:r>
        <w:rPr>
          <w:rFonts w:hint="eastAsia" w:ascii="仿宋" w:hAnsi="仿宋" w:eastAsia="仿宋" w:cs="仿宋"/>
          <w:kern w:val="0"/>
          <w:szCs w:val="18"/>
        </w:rPr>
        <w:t>2024年12月20日</w:t>
      </w:r>
      <w:r>
        <w:rPr>
          <w:rFonts w:hint="eastAsia"/>
        </w:rPr>
        <w:t>。</w:t>
      </w:r>
    </w:p>
  </w:footnote>
  <w:footnote w:id="90">
    <w:p w14:paraId="7833F5B6">
      <w:pPr>
        <w:pStyle w:val="9"/>
        <w:keepLines/>
        <w:wordWrap w:val="0"/>
        <w:snapToGrid/>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Style w:val="17"/>
          <w:rFonts w:hint="eastAsia" w:ascii="仿宋" w:hAnsi="仿宋" w:eastAsia="仿宋" w:cs="仿宋"/>
        </w:rPr>
        <w:t xml:space="preserve"> </w:t>
      </w:r>
      <w:r>
        <w:rPr>
          <w:rFonts w:hint="eastAsia" w:ascii="仿宋" w:hAnsi="仿宋" w:eastAsia="仿宋" w:cs="仿宋"/>
          <w:lang w:val="en-US" w:eastAsia="zh-CN"/>
        </w:rPr>
        <w:t xml:space="preserve">See </w:t>
      </w:r>
      <w:r>
        <w:rPr>
          <w:rFonts w:hint="eastAsia" w:ascii="仿宋" w:hAnsi="仿宋" w:eastAsia="仿宋" w:cs="仿宋"/>
          <w:szCs w:val="18"/>
        </w:rPr>
        <w:t>J. Gregory Sidak &amp; Jeremy O. Skog,</w:t>
      </w:r>
      <w:r>
        <w:rPr>
          <w:rFonts w:hint="eastAsia" w:ascii="仿宋" w:hAnsi="仿宋" w:eastAsia="仿宋" w:cs="仿宋"/>
          <w:szCs w:val="18"/>
          <w:lang w:val="en-US" w:eastAsia="zh-CN"/>
        </w:rPr>
        <w:t xml:space="preserve"> </w:t>
      </w:r>
      <w:r>
        <w:rPr>
          <w:rFonts w:hint="eastAsia" w:ascii="仿宋" w:hAnsi="仿宋" w:eastAsia="仿宋" w:cs="仿宋"/>
          <w:i/>
          <w:iCs/>
          <w:szCs w:val="18"/>
        </w:rPr>
        <w:t>Hedonic Prices and Patent Royalties</w:t>
      </w:r>
      <w:r>
        <w:rPr>
          <w:rFonts w:hint="eastAsia" w:ascii="仿宋" w:hAnsi="仿宋" w:eastAsia="仿宋" w:cs="仿宋"/>
          <w:szCs w:val="18"/>
        </w:rPr>
        <w:t>, The Criterion Journal on Innovation</w:t>
      </w:r>
      <w:r>
        <w:rPr>
          <w:rFonts w:hint="eastAsia" w:ascii="仿宋" w:hAnsi="仿宋" w:eastAsia="仿宋" w:cs="仿宋"/>
          <w:szCs w:val="18"/>
          <w:lang w:val="en-US" w:eastAsia="zh-CN"/>
        </w:rPr>
        <w:t xml:space="preserve">, Vol. 2, p. </w:t>
      </w:r>
      <w:r>
        <w:rPr>
          <w:rFonts w:hint="eastAsia" w:ascii="仿宋" w:hAnsi="仿宋" w:eastAsia="仿宋" w:cs="仿宋"/>
          <w:szCs w:val="18"/>
        </w:rPr>
        <w:t>601-602</w:t>
      </w:r>
      <w:r>
        <w:rPr>
          <w:rFonts w:hint="eastAsia" w:ascii="仿宋" w:hAnsi="仿宋" w:eastAsia="仿宋" w:cs="仿宋"/>
          <w:szCs w:val="18"/>
          <w:lang w:val="en-US" w:eastAsia="zh-CN"/>
        </w:rPr>
        <w:t>(2017)</w:t>
      </w:r>
      <w:r>
        <w:rPr>
          <w:rFonts w:hint="eastAsia" w:ascii="仿宋" w:hAnsi="仿宋" w:eastAsia="仿宋" w:cs="仿宋"/>
          <w:szCs w:val="18"/>
        </w:rPr>
        <w:t>.</w:t>
      </w:r>
    </w:p>
  </w:footnote>
  <w:footnote w:id="91">
    <w:p w14:paraId="4BCD170B">
      <w:pPr>
        <w:pStyle w:val="9"/>
        <w:keepLines/>
        <w:wordWrap w:val="0"/>
        <w:snapToGrid/>
        <w:spacing w:line="240" w:lineRule="auto"/>
        <w:ind w:firstLine="360"/>
        <w:jc w:val="both"/>
        <w:rPr>
          <w:rFonts w:hint="eastAsia" w:ascii="仿宋" w:hAnsi="仿宋" w:eastAsia="仿宋" w:cs="仿宋"/>
          <w:kern w:val="0"/>
          <w:szCs w:val="18"/>
        </w:rPr>
      </w:pPr>
      <w:r>
        <w:rPr>
          <w:rStyle w:val="17"/>
          <w:rFonts w:hint="eastAsia" w:ascii="仿宋" w:hAnsi="仿宋" w:eastAsia="仿宋" w:cs="仿宋"/>
        </w:rPr>
        <w:footnoteRef/>
      </w:r>
      <w:r>
        <w:rPr>
          <w:rFonts w:hint="eastAsia" w:ascii="仿宋" w:hAnsi="仿宋" w:eastAsia="仿宋" w:cs="仿宋"/>
          <w:kern w:val="0"/>
          <w:szCs w:val="18"/>
        </w:rPr>
        <w:t xml:space="preserve"> </w:t>
      </w:r>
      <w:r>
        <w:rPr>
          <w:rFonts w:hint="eastAsia" w:ascii="仿宋" w:hAnsi="仿宋" w:eastAsia="仿宋" w:cs="仿宋"/>
          <w:kern w:val="0"/>
          <w:szCs w:val="18"/>
          <w:lang w:val="en-US" w:eastAsia="zh-CN"/>
        </w:rPr>
        <w:t>参见</w:t>
      </w:r>
      <w:r>
        <w:rPr>
          <w:rFonts w:hint="eastAsia" w:ascii="仿宋" w:hAnsi="仿宋" w:eastAsia="仿宋" w:cs="仿宋"/>
          <w:szCs w:val="18"/>
        </w:rPr>
        <w:t>OPPO公司</w:t>
      </w:r>
      <w:r>
        <w:rPr>
          <w:rFonts w:hint="eastAsia" w:ascii="仿宋" w:hAnsi="仿宋" w:eastAsia="仿宋" w:cs="仿宋"/>
          <w:szCs w:val="18"/>
          <w:lang w:val="en-US" w:eastAsia="zh-CN"/>
        </w:rPr>
        <w:t>诉</w:t>
      </w:r>
      <w:r>
        <w:rPr>
          <w:rFonts w:hint="eastAsia" w:ascii="仿宋" w:hAnsi="仿宋" w:eastAsia="仿宋" w:cs="仿宋"/>
          <w:szCs w:val="18"/>
        </w:rPr>
        <w:t>诺基亚公司标准必要专利许可纠纷</w:t>
      </w:r>
      <w:r>
        <w:rPr>
          <w:rFonts w:hint="eastAsia" w:ascii="仿宋" w:hAnsi="仿宋" w:eastAsia="仿宋" w:cs="仿宋"/>
          <w:szCs w:val="18"/>
          <w:lang w:val="en-US" w:eastAsia="zh-CN"/>
        </w:rPr>
        <w:t>案</w:t>
      </w:r>
      <w:r>
        <w:rPr>
          <w:rFonts w:hint="eastAsia" w:ascii="仿宋" w:hAnsi="仿宋" w:eastAsia="仿宋" w:cs="仿宋"/>
          <w:kern w:val="0"/>
          <w:szCs w:val="18"/>
        </w:rPr>
        <w:t>，重庆市第一中级人民法院（2021）渝01民初1232号民事判决书</w:t>
      </w:r>
      <w:r>
        <w:rPr>
          <w:rFonts w:hint="eastAsia" w:ascii="仿宋" w:hAnsi="仿宋" w:eastAsia="仿宋" w:cs="仿宋"/>
          <w:kern w:val="0"/>
          <w:szCs w:val="18"/>
          <w:lang w:eastAsia="zh-CN"/>
        </w:rPr>
        <w:t>。</w:t>
      </w:r>
    </w:p>
  </w:footnote>
  <w:footnote w:id="92">
    <w:p w14:paraId="6E0415EF">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8lHINdcA","properties":{"formattedCitation":"\\uc0\\u29579{}\\uc0\\u20255{}\\uc0\\u65306{}\\uc0\\u12298{}\\uc0\\u26631{}\\uc0\\u20934{}\\uc0\\u24517{}\\uc0\\u35201{}\\uc0\\u19987{}\\uc0\\u21033{}\\uc0\\u35768{}\\uc0\\u21487{}\\uc0\\u24066{}\\uc0\\u22330{}\\uc0\\u22833{}\\uc0\\u28789{}\\uc0\\u30340{}\\uc0\\u21496{}\\uc0\\u27861{}\\uc0\\u24178{}\\uc0\\u39044{}\\uc0\\u8212{}\\uc0\\u8212{}\\uc0\\u21453{}\\uc0\\u22404{}\\uc0\\u26029{}\\uc0\\u35268{}\\uc0\\u21046{}\\uc0\\u29702{}\\uc0\\u35770{}\\uc0\\u20462{}\\uc0\\u27491{}\\uc0\\u19982{}\\uc0\\u21512{}\\uc0\\u21516{}\\uc0\\u35299{}\\uc0\\u37322{}\\uc0\\u35268{}\\uc0\\u21017{}\\uc0\\u37325{}\\uc0\\u26500{}\\uc0\\u12299{}\\uc0\\u65292{}\\uc0\\u36733{}\\uc0\\u12298{}\\uc0\\u21335{}\\uc0\\u22823{}\\uc0\\u27861{}\\uc0\\u23398{}\\uc0\\u12299{}2024\\uc0\\u24180{}\\uc0\\u31532{}2\\uc0\\u26399{}\\uc0\\u12290{}","plainCitation":"王伟：《标准必要专利许可市场失灵的司法干预——反垄断规制理论修正与合同解释规则重构》，载《南大法学》2024年第2期。","noteIndex":84},"citationItems":[{"id":208,"uris":["http://zotero.org/users/local/qPYDcRL9/items/9YR5HU3M"],"itemData":{"id":208,"type":"article-journal","abstract":"当前法院在裁决标准必要专利许可纠纷时所采用的诚信谈判框架，存在巨大的局限性。其虽然有助于具体案件中的过错认定与司法裁决，但却不当扭曲了标准许可市场内的组织选择，可能招致许可合同司法定价和标准实施不当拖延等损害。事实上，单独的许可费争议在专利法或者合同法上不具有可诉性，而反垄断之诉也不会导致法院直接裁定许可费的结果。鉴于标准必要专利密集的技术领域并未出现大规模的市场失灵，法院援用反垄断法微观调控具体的许可条款不具正当性，应以竞争损害为反垄断诉讼的看门要件，限缩反垄断法适用空间。最后，法院应发展一套高效的FRAND合同解释理论，来遏制那些星散的专利权人事后机会性的劫持行为。明确FRAND承诺产生利第三人合同的法律后果，并引入专利权人违约和受益第三人承诺权利消灭机制，将有效抵偿专利排他权减弱导致的高交易成本，促使谈判双方由目前诚信地参与谈判迈向实质性地达成许可合同，重拾标准实施的时间效益。","container-title":"南大法学","DOI":"10.13519/b.cnki.nulr.2024.02.009","ISSN":"2096-8434","issue":"2","language":"zh-CN","note":"foundation: 国家重点研发计划司法专项“热点案件和民生案件审判智能辅助技术研究”(项目编号：2018YFC0831900)资助；\ndownload: 1249\nalbum: 社会科学Ⅰ辑\nCLC: D922.294;D923.42\ndbcode: CJFQ\ndbname: CJFDLAST2024\nfilename: NJFL202402010","page":"157-174","source":"CNKI","title":"标准必要专利许可市场失灵的司法干预——反垄断规制理论修正与合同解释规则重构","URL":"https://link.cnki.net/doi/10.13519/b.cnki.nulr.2024.02.009","author":[{"literal":"王伟"}],"accessed":{"date-parts":[["2025",3,29]]},"issued":{"date-parts":[["2024"]]}}}],"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王伟：《标准必要专利许可市场失灵的司法干预——反垄断规制理论修正与合同解释规则重构》，载《南大法学》2024年第2期。</w:t>
      </w:r>
      <w:r>
        <w:rPr>
          <w:rFonts w:hint="eastAsia" w:ascii="仿宋" w:hAnsi="仿宋" w:eastAsia="仿宋" w:cs="仿宋"/>
          <w:szCs w:val="18"/>
        </w:rPr>
        <w:fldChar w:fldCharType="end"/>
      </w:r>
    </w:p>
  </w:footnote>
  <w:footnote w:id="93">
    <w:p w14:paraId="454885E7">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Negotiated Data Solutions LLC,No.051-0094 (N-Data) (F.T.C.Jan.23,2008).</w:t>
      </w:r>
    </w:p>
  </w:footnote>
  <w:footnote w:id="94">
    <w:p w14:paraId="2A4ECC2B">
      <w:pPr>
        <w:pStyle w:val="9"/>
        <w:keepLines/>
        <w:wordWrap w:val="0"/>
        <w:spacing w:line="240" w:lineRule="auto"/>
        <w:ind w:firstLine="360"/>
        <w:jc w:val="both"/>
        <w:rPr>
          <w:rFonts w:hint="eastAsia" w:ascii="仿宋" w:hAnsi="仿宋" w:eastAsia="仿宋" w:cs="仿宋"/>
          <w:szCs w:val="18"/>
          <w:lang w:val="en-US" w:eastAsia="zh-CN"/>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Deborah Platt Majoras,</w:t>
      </w:r>
      <w:r>
        <w:rPr>
          <w:rFonts w:hint="eastAsia" w:ascii="仿宋" w:hAnsi="仿宋" w:eastAsia="仿宋" w:cs="仿宋"/>
          <w:i/>
          <w:iCs/>
          <w:szCs w:val="18"/>
        </w:rPr>
        <w:t>Dissenting Statement of Chairman Majoras In the Matter of Negotiated Data Solutions LLC,File No. 0510094</w:t>
      </w:r>
      <w:r>
        <w:rPr>
          <w:rFonts w:hint="eastAsia" w:ascii="仿宋" w:hAnsi="仿宋" w:eastAsia="仿宋" w:cs="仿宋"/>
          <w:szCs w:val="18"/>
        </w:rPr>
        <w:t>,</w:t>
      </w:r>
      <w:r>
        <w:rPr>
          <w:rFonts w:hint="eastAsia" w:ascii="仿宋" w:hAnsi="仿宋" w:eastAsia="仿宋" w:cs="仿宋"/>
          <w:szCs w:val="18"/>
          <w:lang w:val="en-US" w:eastAsia="zh-CN"/>
        </w:rPr>
        <w:t xml:space="preserve"> </w:t>
      </w:r>
      <w:r>
        <w:rPr>
          <w:rFonts w:hint="eastAsia" w:ascii="仿宋" w:hAnsi="仿宋" w:eastAsia="仿宋" w:cs="仿宋"/>
          <w:szCs w:val="18"/>
        </w:rPr>
        <w:t>January 22</w:t>
      </w:r>
      <w:r>
        <w:rPr>
          <w:rFonts w:hint="eastAsia" w:ascii="仿宋" w:hAnsi="仿宋" w:eastAsia="仿宋" w:cs="仿宋"/>
          <w:szCs w:val="18"/>
          <w:lang w:val="en-US" w:eastAsia="zh-CN"/>
        </w:rPr>
        <w:t xml:space="preserve"> </w:t>
      </w:r>
      <w:r>
        <w:rPr>
          <w:rFonts w:hint="eastAsia" w:ascii="仿宋" w:hAnsi="仿宋" w:eastAsia="仿宋" w:cs="仿宋"/>
          <w:szCs w:val="18"/>
        </w:rPr>
        <w:t>2008,https://www.ftc.gov/sites/default/files/documents/cases/2008/01/080122majoras.pdf</w:t>
      </w:r>
      <w:r>
        <w:rPr>
          <w:rFonts w:hint="eastAsia" w:ascii="仿宋" w:hAnsi="仿宋" w:eastAsia="仿宋" w:cs="仿宋"/>
          <w:szCs w:val="18"/>
          <w:lang w:val="en-US" w:eastAsia="zh-CN"/>
        </w:rPr>
        <w:t>.</w:t>
      </w:r>
    </w:p>
  </w:footnote>
  <w:footnote w:id="95">
    <w:p w14:paraId="4CADE60A">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Thomas F</w:t>
      </w:r>
      <w:r>
        <w:rPr>
          <w:rFonts w:hint="eastAsia" w:ascii="仿宋" w:hAnsi="仿宋" w:eastAsia="仿宋" w:cs="仿宋"/>
          <w:szCs w:val="18"/>
          <w:lang w:val="en-US" w:eastAsia="zh-CN"/>
        </w:rPr>
        <w:t xml:space="preserve">. </w:t>
      </w:r>
      <w:r>
        <w:rPr>
          <w:rFonts w:hint="eastAsia" w:ascii="仿宋" w:hAnsi="仿宋" w:eastAsia="仿宋" w:cs="仿宋"/>
          <w:szCs w:val="18"/>
        </w:rPr>
        <w:t>Cotter,et al.,</w:t>
      </w:r>
      <w:r>
        <w:rPr>
          <w:rFonts w:hint="eastAsia" w:ascii="仿宋" w:hAnsi="仿宋" w:eastAsia="仿宋" w:cs="仿宋"/>
          <w:i/>
          <w:iCs/>
          <w:szCs w:val="18"/>
        </w:rPr>
        <w:t>Demystifying Patent Holdup</w:t>
      </w:r>
      <w:r>
        <w:rPr>
          <w:rFonts w:hint="eastAsia" w:ascii="仿宋" w:hAnsi="仿宋" w:eastAsia="仿宋" w:cs="仿宋"/>
          <w:szCs w:val="18"/>
        </w:rPr>
        <w:t>,</w:t>
      </w:r>
      <w:r>
        <w:rPr>
          <w:rFonts w:hint="eastAsia" w:ascii="仿宋" w:hAnsi="仿宋" w:eastAsia="仿宋" w:cs="仿宋"/>
          <w:szCs w:val="18"/>
          <w:lang w:val="en-US" w:eastAsia="zh-CN"/>
        </w:rPr>
        <w:t xml:space="preserve"> </w:t>
      </w:r>
      <w:r>
        <w:rPr>
          <w:rFonts w:hint="eastAsia" w:ascii="仿宋" w:hAnsi="仿宋" w:eastAsia="仿宋" w:cs="仿宋"/>
          <w:szCs w:val="18"/>
        </w:rPr>
        <w:t>Washington and Lee Law Review</w:t>
      </w:r>
      <w:r>
        <w:rPr>
          <w:rFonts w:hint="eastAsia" w:ascii="仿宋" w:hAnsi="仿宋" w:eastAsia="仿宋" w:cs="仿宋"/>
          <w:szCs w:val="18"/>
          <w:lang w:val="en-US" w:eastAsia="zh-CN"/>
        </w:rPr>
        <w:t>, Vol.76, p. 1501,1546(2019).</w:t>
      </w:r>
    </w:p>
  </w:footnote>
  <w:footnote w:id="96">
    <w:p w14:paraId="2B8E63F1">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ZNjUm2L3","properties":{"formattedCitation":"\\uc0\\u27754{}\\uc0\\u25913{}\\uc0\\u20029{}\\uc0\\u65306{}\\uc0\\u12298{}\\uc0\\u22404{}\\uc0\\u26029{}\\uc0\\u34892{}\\uc0\\u20026{}\\uc0\\u21453{}\\uc0\\u31454{}\\uc0\\u20105{}\\uc0\\u25928{}\\uc0\\u26524{}\\uc0\\u30340{}\\uc0\\u30452{}\\uc0\\u25509{}\\uc0\\u35777{}\\uc0\\u26126{}\\uc0\\u26041{}\\uc0\\u27861{}\\uc0\\u12299{}\\uc0\\u65292{}\\uc0\\u36733{}\\uc0\\u12298{}\\uc0\\u21335{}\\uc0\\u22823{}\\uc0\\u27861{}\\uc0\\u23398{}\\uc0\\u12299{}2023\\uc0\\u24180{}\\uc0\\u31532{}2\\uc0\\u26399{}\\uc0\\u12290{}","plainCitation":"汪改丽：《垄断行为反竞争效果的直接证明方法》，载《南大法学》2023年第2期。","noteIndex":88},"citationItems":[{"id":210,"uris":["http://zotero.org/users/local/qPYDcRL9/items/IR385Z5Q"],"itemData":{"id":210,"type":"article-journal","abstract":"直接证明方法和间接证明方法都是反垄断法合理原则第一步骤中，原告证明行为反竞争效果，进而转移举证责任的分析方法。直接证明方法的法理逻辑是，原告如果提供了表明行为实际反竞争效果的直接证据，便没有必要再进行相关市场界定和市场结构分析。相较于间接证明方法的风险和困境，直接证明方法可以简化反垄断分析框架，并且使其更具连贯性。在我国已有实践的基础上完善直接证明方法，需要合理设置适用范围，并且在消费者福利标准下确定实际反竞争效果的考量因素。同时，直接证明方法与间接证明方法之间并不是对立的，保持两者之间的互补性适用是我国现阶段的可行方案。","container-title":"南大法学","DOI":"10.13519/b.cnki.nulr.2023.02.008","ISSN":"2096-8434","issue":"2","language":"zh-CN","note":"foundation: 国家社科基金一般项目“数字经济时代个人信息的反垄断法保护研究”(批准号：21BFX112)的阶段性成果；\ndownload: 679\nalbum: 社会科学Ⅰ辑\nCLC: D922.294\ndbcode: CJFQ\ndbname: CJFDLAST2023\nfilename: NJFL202302003","page":"36-55","source":"CNKI","title":"垄断行为反竞争效果的直接证明方法","URL":"https://link.cnki.net/doi/10.13519/b.cnki.nulr.2023.02.008","author":[{"literal":"汪改丽"}],"accessed":{"date-parts":[["2025",3,30]]},"issued":{"date-parts":[["2023"]]}}}],"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汪改丽：《垄断行为反竞争效果的直接证明方法》，载《南大法学》2023年第2期。</w:t>
      </w:r>
      <w:r>
        <w:rPr>
          <w:rFonts w:hint="eastAsia" w:ascii="仿宋" w:hAnsi="仿宋" w:eastAsia="仿宋" w:cs="仿宋"/>
          <w:szCs w:val="18"/>
        </w:rPr>
        <w:fldChar w:fldCharType="end"/>
      </w:r>
    </w:p>
  </w:footnote>
  <w:footnote w:id="97">
    <w:p w14:paraId="282AA2E0">
      <w:pPr>
        <w:pStyle w:val="9"/>
        <w:keepLines/>
        <w:wordWrap w:val="0"/>
        <w:spacing w:line="240" w:lineRule="auto"/>
        <w:ind w:firstLine="360"/>
        <w:jc w:val="both"/>
        <w:rPr>
          <w:rFonts w:hint="eastAsia" w:ascii="仿宋" w:hAnsi="仿宋" w:eastAsia="仿宋" w:cs="仿宋"/>
          <w:szCs w:val="18"/>
          <w:lang w:val="en-US" w:eastAsia="zh-CN"/>
        </w:rPr>
      </w:pPr>
      <w:r>
        <w:rPr>
          <w:rStyle w:val="17"/>
          <w:rFonts w:hint="eastAsia" w:ascii="仿宋" w:hAnsi="仿宋" w:eastAsia="仿宋" w:cs="仿宋"/>
        </w:rPr>
        <w:footnoteRef/>
      </w:r>
      <w:r>
        <w:rPr>
          <w:rFonts w:hint="eastAsia" w:ascii="仿宋" w:hAnsi="仿宋" w:eastAsia="仿宋" w:cs="仿宋"/>
          <w:szCs w:val="18"/>
          <w:lang w:val="en-US" w:eastAsia="zh-CN"/>
        </w:rPr>
        <w:t xml:space="preserve"> See </w:t>
      </w:r>
      <w:r>
        <w:rPr>
          <w:rFonts w:hint="eastAsia" w:ascii="仿宋" w:hAnsi="仿宋" w:eastAsia="仿宋" w:cs="仿宋"/>
          <w:szCs w:val="18"/>
        </w:rPr>
        <w:t>European Commission</w:t>
      </w:r>
      <w:r>
        <w:rPr>
          <w:rFonts w:hint="eastAsia" w:ascii="仿宋" w:hAnsi="仿宋" w:eastAsia="仿宋" w:cs="仿宋"/>
          <w:i/>
          <w:iCs/>
          <w:szCs w:val="18"/>
        </w:rPr>
        <w:t>,Proposal for a REGULATION OF THE EUROPEAN PARLIAMENT AND OF THE COUNCIL on standard essential patents and amending Regulation (EU)2017/1001</w:t>
      </w:r>
      <w:r>
        <w:rPr>
          <w:rFonts w:hint="eastAsia" w:ascii="仿宋" w:hAnsi="仿宋" w:eastAsia="仿宋" w:cs="仿宋"/>
          <w:szCs w:val="18"/>
        </w:rPr>
        <w:t>,</w:t>
      </w:r>
      <w:r>
        <w:rPr>
          <w:rFonts w:hint="eastAsia" w:ascii="仿宋" w:hAnsi="仿宋" w:eastAsia="仿宋" w:cs="仿宋"/>
          <w:szCs w:val="18"/>
          <w:lang w:val="en-US" w:eastAsia="zh-CN"/>
        </w:rPr>
        <w:t xml:space="preserve"> A</w:t>
      </w:r>
      <w:r>
        <w:rPr>
          <w:rFonts w:hint="eastAsia" w:ascii="仿宋" w:hAnsi="仿宋" w:eastAsia="仿宋" w:cs="仿宋"/>
          <w:szCs w:val="18"/>
        </w:rPr>
        <w:t>pr</w:t>
      </w:r>
      <w:r>
        <w:rPr>
          <w:rFonts w:hint="eastAsia" w:ascii="仿宋" w:hAnsi="仿宋" w:eastAsia="仿宋" w:cs="仿宋"/>
          <w:szCs w:val="18"/>
          <w:lang w:val="en-US" w:eastAsia="zh-CN"/>
        </w:rPr>
        <w:t>il</w:t>
      </w:r>
      <w:r>
        <w:rPr>
          <w:rFonts w:hint="eastAsia" w:ascii="仿宋" w:hAnsi="仿宋" w:eastAsia="仿宋" w:cs="仿宋"/>
          <w:szCs w:val="18"/>
        </w:rPr>
        <w:t xml:space="preserve"> 27</w:t>
      </w:r>
      <w:r>
        <w:rPr>
          <w:rFonts w:hint="eastAsia" w:ascii="仿宋" w:hAnsi="仿宋" w:eastAsia="仿宋" w:cs="仿宋"/>
          <w:szCs w:val="18"/>
          <w:lang w:val="en-US" w:eastAsia="zh-CN"/>
        </w:rPr>
        <w:t xml:space="preserve"> </w:t>
      </w:r>
      <w:r>
        <w:rPr>
          <w:rFonts w:hint="eastAsia" w:ascii="仿宋" w:hAnsi="仿宋" w:eastAsia="仿宋" w:cs="仿宋"/>
          <w:szCs w:val="18"/>
        </w:rPr>
        <w:t>2023,</w:t>
      </w:r>
      <w:r>
        <w:rPr>
          <w:rFonts w:hint="eastAsia" w:ascii="仿宋" w:hAnsi="仿宋" w:eastAsia="仿宋" w:cs="仿宋"/>
          <w:szCs w:val="18"/>
          <w:lang w:val="en-US" w:eastAsia="zh-CN"/>
        </w:rPr>
        <w:t xml:space="preserve"> </w:t>
      </w:r>
      <w:r>
        <w:rPr>
          <w:rFonts w:hint="eastAsia" w:ascii="仿宋" w:hAnsi="仿宋" w:eastAsia="仿宋" w:cs="仿宋"/>
          <w:szCs w:val="18"/>
        </w:rPr>
        <w:t>https://single-market-economy.ec.europa.eu/document/download/b7501cc3-febe-40ee-b4a0-6cd5a63a860c_en?filename=COM_2023_232_1_EN_ACT_part1_v13.pdf%20%20%20%20%E8%BF%99%E6%98%AF%E4%BB%80%E4%B9%88</w:t>
      </w:r>
      <w:r>
        <w:rPr>
          <w:rFonts w:hint="eastAsia" w:ascii="仿宋" w:hAnsi="仿宋" w:eastAsia="仿宋" w:cs="仿宋"/>
          <w:szCs w:val="18"/>
          <w:lang w:val="en-US" w:eastAsia="zh-CN"/>
        </w:rPr>
        <w:t>.</w:t>
      </w:r>
    </w:p>
  </w:footnote>
  <w:footnote w:id="98">
    <w:p w14:paraId="7A30A614">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soEBdNIm","properties":{"formattedCitation":"\\uc0\\u40644{}\\uc0\\u27494{}\\uc0\\u21452{}\\uc0\\u12289{}\\uc0\\u35885{}\\uc0\\u23431{}\\uc0\\u33322{}\\uc0\\u65306{}\\uc0\\u12298{}\\uc0\\u26631{}\\uc0\\u20934{}\\uc0\\u24517{}\\uc0\\u35201{}\\uc0\\u19987{}\\uc0\\u21033{}\\uc0\\u35768{}\\uc0\\u21487{}\\uc0\\u35848{}\\uc0\\u21028{}\\uc0\\u20013{}\\uc0\\u30340{}\\uc0\\u8220{}\\uc0\\u21163{}\\uc0\\u25345{}\\uc0\\u8221{}\\uc0\\u8220{}\\uc0\\u21453{}\\uc0\\u21163{}\\uc0\\u25345{}\\uc0\\u8221{}\\uc0\\u28040{}\\uc0\\u35299{}\\uc0\\u26426{}\\uc0\\u21046{}\\uc0\\u30740{}\\uc0\\u31350{}\\uc0\\u12299{}\\uc0\\u65292{}\\uc0\\u36733{}\\uc0\\u12298{}\\uc0\\u30693{}\\uc0\\u35782{}\\uc0\\u20135{}\\uc0\\u26435{}\\uc0\\u12299{}2023\\uc0\\u24180{}\\uc0\\u31532{}2\\uc0\\u26399{}\\uc0\\u12290{}","plainCitation":"黄武双、谭宇航：《标准必要专利许可谈判中的“劫持”“反劫持”消解机制研究》，载《知识产权》2023年第2期。","noteIndex":90},"citationItems":[{"id":140,"uris":["http://zotero.org/users/local/qPYDcRL9/items/JCYEKNPJ","http://zotero.org/users/local/qPYDcRL9/items/SNVJMKT2"],"itemData":{"id":140,"type":"article-journal","abstract":"“劫持”“反劫持”因权利人或实施者在SEP许可谈判中不当利用制度、实施策略性市场行为而引发。消解“劫持”“反劫持”，需澄清的关键法律问题之一是：界定妥当的SEP许可谈判流程，明确它与禁令的关系。FRAND机制要求交易双方遵循诚信原则，专利法应将禁令作为杠杆，对未妥当谈判的一方作不利判断，以促进、维护许可谈判。权衡妥当性不存在绝对标准、不应采取强行法模式，建议分别从谈判开始阶段、谈判进行阶段、谈判僵局阶段出发，提供一套相对清晰、细致的谈判流程指引，有效减少“劫持”“反劫持”。","container-title":"知识产权","ISSN":"1003-0476","issue":"2","language":"zh-CN","note":"download: 1091\nalbum: 社会科学Ⅰ辑\nCLC: D913\ndbcode: CJFQ\ndbname: CJFDLAST2023\nfilename: ZSCQ202302005","page":"71-90","source":"CNKI","title":"标准必要专利许可谈判中的“劫持”“反劫持”消解机制研究","URL":"https://kns.cnki.net/KCMS/detail/detail.aspx?dbcode=CJFQ&amp;dbname=CJFDLAST2023&amp;filename=ZSCQ202302005","author":[{"literal":"黄武双"},{"literal":"谭宇航"}],"accessed":{"date-parts":[["2025",3,16]]},"issued":{"date-parts":[["2023"]]}}}],"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黄武双、谭宇航：《标准必要专利许可谈判中的“劫持”“反劫持”消解机制研究》，载《知识产权》2023年第2期。</w:t>
      </w:r>
      <w:r>
        <w:rPr>
          <w:rFonts w:hint="eastAsia" w:ascii="仿宋" w:hAnsi="仿宋" w:eastAsia="仿宋" w:cs="仿宋"/>
          <w:szCs w:val="18"/>
        </w:rPr>
        <w:fldChar w:fldCharType="end"/>
      </w:r>
    </w:p>
  </w:footnote>
  <w:footnote w:id="99">
    <w:p w14:paraId="1F6B74D8">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PeQOQOSV","properties":{"formattedCitation":"A\\uc0\\u183{}\\uc0\\u36947{}\\uc0\\u26684{}\\uc0\\u25289{}\\uc0\\u26031{}\\uc0\\u183{}\\uc0\\u26757{}\\uc0\\u25289{}\\uc0\\u26757{}\\uc0\\u24503{}\\uc0\\u12289{}\\uc0\\u21345{}\\uc0\\u23572{}\\uc0\\u183{}\\uc0\\u22799{}\\uc0\\u30382{}\\uc0\\u32599{}\\uc0\\u12289{}\\uc0\\u33487{}\\uc0\\u21326{}\\uc0\\u65306{}\\uc0\\u12298{}\\uc0\\u25552{}\\uc0\\u39640{}FRAND\\uc0\\u25215{}\\uc0\\u35834{}\\uc0\\u26377{}\\uc0\\u25928{}\\uc0\\u24615{}\\uc0\\u30340{}\\uc0\\u21453{}\\uc0\\u22404{}\\uc0\\u26029{}\\uc0\\u36884{}\\uc0\\u24452{}\\uc0\\u12299{}\\uc0\\u65292{}\\uc0\\u36733{}\\uc0\\u12298{}\\uc0\\u31454{}\\uc0\\u20105{}\\uc0\\u25919{}\\uc0\\u31574{}\\uc0\\u30740{}\\uc0\\u31350{}\\uc0\\u12299{}2019\\uc0\\u24180{}\\uc0\\u31532{}1\\uc0\\u26399{}\\uc0\\u12290{}","plainCitation":"A·道格拉斯·梅拉梅德、卡尔·夏皮罗、苏华：《提高FRAND承诺有效性的反垄断途径》，载《竞争政策研究》2019年第1期。","noteIndex":78},"citationItems":[{"id":230,"uris":["http://zotero.org/users/local/qPYDcRL9/items/V574YVME"],"itemData":{"id":230,"type":"article-journal","abstract":"近年来,标准制定、标准必要专利权利主张与合理许可条款所引发的法律问题广受关注。本文指出,对于标准组织为阻止标准必要专利权人实施专利劫持行为而制定的规则而言,反垄断法能够确保其有效实施,但反垄断的这一角色未引起充分重视。根据反垄断法基本原则,公司之间在合作实施具有效率效果的行为时,如标准制定活动等,如果导致了对实现效率目标不必要的竞争损害,则公司涉嫌违反反垄断法。标准必要专利权人由于其技术被纳入标准而获取垄断力,如果不能有效阻止其使用该等垄断力,则标准组织及其成员均有可能违反《谢尔曼法》第1条。","container-title":"竞争政策研究","ISSN":"2096-0980","issue":"1","language":"zh-CN","note":"foundation: 国家留学基金资助；\ndownload: 381\nalbum: 社会科学Ⅰ辑\nCLC: D913\ndbcode: CJFQ\ndbname: CJFDLAST2019\nfilename: JZZC201901004","page":"49-67","source":"CNKI","title":"提高FRAND承诺有效性的反垄断途径","URL":"https://kns.cnki.net/KCMS/detail/detail.aspx?dbcode=CJFQ&amp;dbname=CJFDLAST2019&amp;filename=JZZC201901004","author":[{"literal":"A·道格拉斯·梅拉梅德"},{"literal":"卡尔·夏皮罗"},{"literal":"苏华"}],"accessed":{"date-parts":[["2025",3,30]]},"issued":{"date-parts":[["2019"]]}}}],"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A·道格拉斯·梅拉梅德、卡尔·夏皮罗、苏华：《提高FRAND承诺有效性的反垄断途径》，载《竞争政策研究》2019年第1期。</w:t>
      </w:r>
      <w:r>
        <w:rPr>
          <w:rFonts w:hint="eastAsia" w:ascii="仿宋" w:hAnsi="仿宋" w:eastAsia="仿宋" w:cs="仿宋"/>
          <w:szCs w:val="18"/>
        </w:rPr>
        <w:fldChar w:fldCharType="end"/>
      </w:r>
    </w:p>
  </w:footnote>
  <w:footnote w:id="100">
    <w:p w14:paraId="05A1A643">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XDQow5l6","properties":{"formattedCitation":"\\uc0\\u28966{}\\uc0\\u28023{}\\uc0\\u28059{}\\uc0\\u12289{}\\uc0\\u25140{}\\uc0\\u27427{}\\uc0\\u27427{}\\uc0\\u65306{}\\uc0\\u12298{}\\uc0\\u26631{}\\uc0\\u20934{}\\uc0\\u24517{}\\uc0\\u35201{}\\uc0\\u19987{}\\uc0\\u21033{}\\uc0\\u19981{}\\uc0\\u20844{}\\uc0\\u24179{}\\uc0\\u35768{}\\uc0\\u21487{}\\uc0\\u36153{}\\uc0\\u30340{}\\uc0\\u35748{}\\uc0\\u23450{}\\uc0\\u12299{}\\uc0\\u65292{}\\uc0\\u36733{}\\uc0\\u12298{}\\uc0\\u31454{}\\uc0\\u20105{}\\uc0\\u25919{}\\uc0\\u31574{}\\uc0\\u30740{}\\uc0\\u31350{}\\uc0\\u12299{}2016\\uc0\\u24180{}\\uc0\\u31532{}1\\uc0\\u26399{}\\uc0\\u12290{}","plainCitation":"焦海涛、戴欣欣：《标准必要专利不公平许可费的认定》，载《竞争政策研究》2016年第1期。","noteIndex":91},"citationItems":[{"id":216,"uris":["http://zotero.org/users/local/qPYDcRL9/items/9E6KTX58"],"itemData":{"id":216,"type":"article-journal","abstract":"标准必要专利权人收取不公平许可费的行为可能在多方面损害竞争,反垄断法规制这一行为的关键是认定许可费收取的不公平性。考虑到标准必要专利的独特性并结合反垄断实践,分析标准必要专利许可费是否公平时可以参考的因素主要包括:标准必要专利的技术价值;符合相关标准的产品所承担的整体许可费情况;标准必要专利的许可历史或可比照的许可费标准;相关标准必要专利所负担的许可承诺;标准必要专利许可费的计费基础;禁令救济行为的合理性;许可协议中是否包含导致许可费过高的其他不公平许可条件。在对不公平许可费进行认定时,还需要构建或完善一些重要程序机制或保障机制,包括认定主体的选择、举证责任的配置、相关披露制度的建立以及承诺制度的适用等。","container-title":"竞争政策研究","ISSN":"2096-0980","issue":"1","language":"zh-CN","note":"download: 742\nalbum: 社会科学Ⅰ辑\nCLC: D922.294\ndbcode: CJFQ\ndbname: CJFDLAST2016\nfilename: JZZC201601008","page":"43-51","source":"CNKI","title":"标准必要专利不公平许可费的认定","URL":"https://kns.cnki.net/KCMS/detail/detail.aspx?dbcode=CJFQ&amp;dbname=CJFDLAST2016&amp;filename=JZZC201601008","author":[{"literal":"焦海涛"},{"literal":"戴欣欣"}],"accessed":{"date-parts":[["2025",3,30]]},"issued":{"date-parts":[["2016"]]}}}],"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焦海涛、戴欣欣：《标准必要专利不公平许可费的认定》，载《竞争政策研究》2016年第1期。</w:t>
      </w:r>
      <w:r>
        <w:rPr>
          <w:rFonts w:hint="eastAsia" w:ascii="仿宋" w:hAnsi="仿宋" w:eastAsia="仿宋" w:cs="仿宋"/>
          <w:szCs w:val="18"/>
        </w:rPr>
        <w:fldChar w:fldCharType="end"/>
      </w:r>
    </w:p>
  </w:footnote>
  <w:footnote w:id="101">
    <w:p w14:paraId="583AA1F7">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qhDS0Ce8","properties":{"formattedCitation":"\\uc0\\u23425{}\\uc0\\u24230{}\\uc0\\u65306{}\\uc0\\u12298{}\\uc0\\u36829{}\\uc0\\u21453{}FRAND\\uc0\\u21407{}\\uc0\\u21017{}\\uc0\\u19982{}\\uc0\\u21453{}\\uc0\\u22404{}\\uc0\\u26029{}\\uc0\\u27861{}\\uc0\\u20869{}\\uc0\\u22312{}\\uc0\\u20851{}\\uc0\\u32852{}\\uc0\\u24615{}\\uc0\\u20043{}\\uc0\\u25209{}\\uc0\\u21028{}\\uc0\\u12299{}\\uc0\\u65292{}\\uc0\\u36733{}\\uc0\\u12298{}\\uc0\\u31185{}\\uc0\\u25216{}\\uc0\\u19982{}\\uc0\\u27861{}\\uc0\\u24459{}\\uc0\\u65288{}\\uc0\\u20013{}\\uc0\\u33521{}\\uc0\\u25991{}\\uc0\\u65289{}\\uc0\\u12299{}2021\\uc0\\u24180{}\\uc0\\u31532{}4\\uc0\\u26399{}\\uc0\\u12290{}","plainCitation":"宁度：《违反FRAND原则与反垄断法内在关联性之批判》，载《科技与法律（中英文）》2021年第4期。","noteIndex":92},"citationItems":[{"id":214,"uris":["http://zotero.org/users/local/qPYDcRL9/items/KICIQD5C"],"itemData":{"id":214,"type":"article-journal","abstract":"尽管标准必要专利权利人在技术许可市场具有支配地位,且违反FRAND原则的行为将导致具有经济危害性的\"专利劫持\",但违反FRAND原则与反垄断法之间并无内在关联性,因为\"专利劫持\"本身并不属于反竞争效果。两者发生前提、经济危害性的影响方式以及本质属性均不相同。\"专利劫持\"发生的前提是标准实施人因标准专属投资而被\"锁定\",单个\"专利劫持\"仅损害纵向层面单个标准实施人的利益,普遍发生的\"专利劫持\"将导致行业中的标准实施人不再进行标准专属投资,其本质上损害的是市场生产效率。而反竞争效果不以\"锁定\"效应为前提,单个具有反竞争效果的行为就将损害水平层面整个相关市场的竞争机制,其本质上损害的是市场配置效率。","container-title":"科技与法律（中英文）","DOI":"10.19685/j.cnki.cn11-2922/n.2021.04.005","ISSN":"2096-9783","issue":"4","language":"zh-CN","note":"download: 1045\nalbum: 社会科学Ⅰ辑\nCLC: D912.29;D913\ndbcode: CJFQ\ndbname: CJFDLAST2021\nfilename: KJFL202104006","page":"37-45","source":"CNKI","title":"违反FRAND原则与反垄断法内在关联性之批判","URL":"https://link.cnki.net/doi/10.19685/j.cnki.cn11-2922/n.2021.04.005","author":[{"literal":"宁度"}],"accessed":{"date-parts":[["2025",3,30]]},"issued":{"date-parts":[["2021"]]}}}],"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宁度：《违反FRAND原则与反垄断法内在关联性之批判》，载《科技与法律（中英文）》2021年第4期。</w:t>
      </w:r>
      <w:r>
        <w:rPr>
          <w:rFonts w:hint="eastAsia" w:ascii="仿宋" w:hAnsi="仿宋" w:eastAsia="仿宋" w:cs="仿宋"/>
          <w:szCs w:val="18"/>
        </w:rPr>
        <w:fldChar w:fldCharType="end"/>
      </w:r>
    </w:p>
  </w:footnote>
  <w:footnote w:id="102">
    <w:p w14:paraId="3494DCD6">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nFc7qNJw","properties":{"formattedCitation":"\\uc0\\u20446{}\\uc0\\u39118{}\\uc0\\u38647{}\\uc0\\u12289{}\\uc0\\u27784{}\\uc0\\u23447{}\\uc0\\u38451{}\\uc0\\u65306{}\\uc0\\u12298{}\\uc0\\u35268{}\\uc0\\u21046{}\\uc0\\u30693{}\\uc0\\u35782{}\\uc0\\u20135{}\\uc0\\u26435{}\\uc0\\u28389{}\\uc0\\u29992{}\\uc0\\u30340{}\\uc0\\u31169{}\\uc0\\u27861{}\\uc0\\u36335{}\\uc0\\u24452{}\\uc0\\u20998{}\\uc0\\u26512{}\\uc0\\u12299{}\\uc0\\u65292{}\\uc0\\u36733{}\\uc0\\u12298{}\\uc0\\u30693{}\\uc0\\u35782{}\\uc0\\u20135{}\\uc0\\u26435{}\\uc0\\u12299{}2015\\uc0\\u24180{}\\uc0\\u31532{}4\\uc0\\u26399{}\\uc0\\u12290{}","plainCitation":"俞风雷、沈宗阳：《规制知识产权滥用的私法路径分析》，载《知识产权》2015年第4期。","noteIndex":93},"citationItems":[{"id":228,"uris":["http://zotero.org/users/local/qPYDcRL9/items/4VWUNGSB"],"itemData":{"id":228,"type":"article-journal","abstract":"作为私权利行使和公权力规制的交互场,知识产权滥用问题体现了知识产权法与反垄断法在维护社会公共利益和消费者权益方面的价值趋同。由于人们通常基于知识产权的天然垄断属性予以考量,以致知识产权滥用问题的规制活动,多呈现反垄断表象。但反垄断并不是解决知识产权滥用问题的唯一手段,也并不是第一位阶的方法。司法实践中应注意到私法体系在解决知识产权滥用问题上有着很强的适格性,更不应忽视私法强大的自我调节能力,给私法自治留下必要的空间。","container-title":"知识产权","ISSN":"1003-0476","issue":"4","language":"zh-CN","note":"download: 954\nalbum: 社会科学Ⅰ辑\nCLC: D913;D912.29\ndbcode: CJFQ\ndbname: CJFDLAST2015\nfilename: ZSCQ201504016","page":"101-106","source":"CNKI","title":"规制知识产权滥用的私法路径分析","URL":"https://kns.cnki.net/KCMS/detail/detail.aspx?dbcode=CJFQ&amp;dbname=CJFDLAST2015&amp;filename=ZSCQ201504016","author":[{"literal":"俞风雷"},{"literal":"沈宗阳"}],"accessed":{"date-parts":[["2025",3,30]]},"issued":{"date-parts":[["2015"]]}}}],"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俞风雷、沈宗阳：《规制知识产权滥用的私法路径分析》，载《知识产权》2015年第4期。</w:t>
      </w:r>
      <w:r>
        <w:rPr>
          <w:rFonts w:hint="eastAsia" w:ascii="仿宋" w:hAnsi="仿宋" w:eastAsia="仿宋" w:cs="仿宋"/>
          <w:szCs w:val="18"/>
        </w:rPr>
        <w:fldChar w:fldCharType="end"/>
      </w:r>
    </w:p>
  </w:footnote>
  <w:footnote w:id="103">
    <w:p w14:paraId="636F35F2">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 xml:space="preserve">Carl Shapiro &amp; Mark A. Lemley, </w:t>
      </w:r>
      <w:r>
        <w:rPr>
          <w:rFonts w:hint="eastAsia" w:ascii="仿宋" w:hAnsi="仿宋" w:eastAsia="仿宋" w:cs="仿宋"/>
          <w:i/>
          <w:iCs/>
          <w:szCs w:val="18"/>
        </w:rPr>
        <w:t>The Role of Antitrust in Preventing Patent Holdup</w:t>
      </w:r>
      <w:r>
        <w:rPr>
          <w:rFonts w:hint="eastAsia" w:ascii="仿宋" w:hAnsi="仿宋" w:eastAsia="仿宋" w:cs="仿宋"/>
          <w:szCs w:val="18"/>
        </w:rPr>
        <w:t>, University of Pennsylvania Law Review</w:t>
      </w:r>
      <w:r>
        <w:rPr>
          <w:rFonts w:hint="eastAsia" w:ascii="仿宋" w:hAnsi="仿宋" w:eastAsia="仿宋" w:cs="仿宋"/>
          <w:szCs w:val="18"/>
          <w:lang w:val="en-US" w:eastAsia="zh-CN"/>
        </w:rPr>
        <w:t>,</w:t>
      </w:r>
      <w:r>
        <w:rPr>
          <w:rFonts w:hint="eastAsia" w:ascii="仿宋" w:hAnsi="仿宋" w:eastAsia="仿宋" w:cs="仿宋"/>
          <w:szCs w:val="18"/>
        </w:rPr>
        <w:t xml:space="preserve"> </w:t>
      </w:r>
      <w:r>
        <w:rPr>
          <w:rFonts w:ascii="仿宋" w:hAnsi="仿宋" w:eastAsia="仿宋" w:cs="Times New Roman"/>
          <w:sz w:val="18"/>
          <w:szCs w:val="18"/>
        </w:rPr>
        <w:t>Vol.</w:t>
      </w:r>
      <w:r>
        <w:rPr>
          <w:rFonts w:hint="eastAsia" w:ascii="仿宋" w:hAnsi="仿宋" w:eastAsia="仿宋" w:cs="Times New Roman"/>
          <w:sz w:val="18"/>
          <w:szCs w:val="18"/>
          <w:lang w:val="en-US" w:eastAsia="zh-CN"/>
        </w:rPr>
        <w:t>168:7</w:t>
      </w:r>
      <w:r>
        <w:rPr>
          <w:rFonts w:ascii="仿宋" w:hAnsi="仿宋" w:eastAsia="仿宋" w:cs="Times New Roman"/>
          <w:sz w:val="18"/>
          <w:szCs w:val="18"/>
        </w:rPr>
        <w:t>, p.</w:t>
      </w:r>
      <w:r>
        <w:rPr>
          <w:rFonts w:hint="eastAsia" w:ascii="仿宋" w:hAnsi="仿宋" w:eastAsia="仿宋" w:cs="仿宋"/>
          <w:szCs w:val="18"/>
        </w:rPr>
        <w:t>2019</w:t>
      </w:r>
      <w:r>
        <w:rPr>
          <w:rFonts w:hint="eastAsia" w:ascii="仿宋" w:hAnsi="仿宋" w:eastAsia="仿宋" w:cs="仿宋"/>
          <w:szCs w:val="18"/>
          <w:lang w:val="en-US" w:eastAsia="zh-CN"/>
        </w:rPr>
        <w:t>-2060</w:t>
      </w:r>
      <w:r>
        <w:rPr>
          <w:rFonts w:hint="eastAsia" w:ascii="仿宋" w:hAnsi="仿宋" w:eastAsia="仿宋" w:cs="仿宋"/>
          <w:szCs w:val="18"/>
        </w:rPr>
        <w:t>(2020).</w:t>
      </w:r>
    </w:p>
  </w:footnote>
  <w:footnote w:id="104">
    <w:p w14:paraId="34AAB11A">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中华人民共和国</w:t>
      </w:r>
      <w:r>
        <w:rPr>
          <w:rFonts w:hint="eastAsia" w:ascii="仿宋" w:hAnsi="仿宋" w:eastAsia="仿宋" w:cs="仿宋"/>
          <w:szCs w:val="18"/>
        </w:rPr>
        <w:t>反垄断法》第63条。</w:t>
      </w:r>
    </w:p>
  </w:footnote>
  <w:footnote w:id="105">
    <w:p w14:paraId="130153E1">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OXXyy3SK","properties":{"formattedCitation":"\\uc0\\u24352{}\\uc0\\u20426{}\\uc0\\u33395{}\\uc0\\u12289{}\\uc0\\u26472{}\\uc0\\u27819{}\\uc0\\u28085{}\\uc0\\u12289{}\\uc0\\u29579{}\\uc0\\u36842{}\\uc0\\u12289{}\\uc0\\u24352{}\\uc0\\u33464{}\\uc0\\u33491{}\\uc0\\u65306{}\\uc0\\u12298{}\\uc0\\u25968{}\\uc0\\u23383{}\\uc0\\u32463{}\\uc0\\u27982{}\\uc0\\u26102{}\\uc0\\u20195{}\\uc0\\u26631{}\\uc0\\u20934{}\\uc0\\u24517{}\\uc0\\u35201{}\\uc0\\u19987{}\\uc0\\u21033{}\\uc0\\u35768{}\\uc0\\u21487{}\\uc0\\u19977{}\\uc0\\u26041{}\\uc0\\u28436{}\\uc0\\u21270{}\\uc0\\u21338{}\\uc0\\u24328{}\\uc0\\u30740{}\\uc0\\u31350{}\\uc0\\u12299{}\\uc0\\u65292{}\\uc0\\u36733{}\\uc0\\u12298{}\\uc0\\u31649{}\\uc0\\u29702{}\\uc0\\u35780{}\\uc0\\u35770{}\\uc0\\u12299{}2023\\uc0\\u24180{}\\uc0\\u31532{}2\\uc0\\u26399{}\\uc0\\u12290{}","plainCitation":"张俊艳、杨沫涵、王迪、张芸苓：《数字经济时代标准必要专利许可三方演化博弈研究》，载《管理评论》2023年第2期。","noteIndex":96},"citationItems":[{"id":190,"uris":["http://zotero.org/users/local/qPYDcRL9/items/XWYKVU2W"],"itemData":{"id":190,"type":"article-journal","abstract":"数字经济时代标准必要专利公平合理的许可是维持市场稳定、增进社会福祉的关键议题。本文在构建政府、标准必要专利许可企业、标准必要专利实施企业三方博弈模型的基础上，利用动态演化博弈分析了三方的互动机制与稳定策略，并以实际案例为背景进行了仿真模拟。结果表明：(1)政府部门“监管”、许可企业“FRAND许可”、实施企业“缴费”是理想的演化稳定策略；(2)政府部门策略选择具有稳定性，许可企业具有学习性，实施企业具有独立性和快速性；(3)政府部门不监管时，企业会去寻求法律支持，诉讼成功概率和收益影响双方策略选择；(4)政府部门降低监管成本并增大处罚力度，能够为博弈向理想状态演化提供可靠路径。研究结果可以为推进相关产业健康有序发展提供借鉴与参考。","container-title":"管理评论","DOI":"10.14120/j.cnki.cn11-5057/f.2023.02.002","ISSN":"1003-1952","issue":"2","language":"zh-CN","note":"foundation: 国家自然科学基金项目(72091214)； 教育部人文社会科学研究项目(21YJA630113)；\ndownload: 1722\nalbum: 经济与管理科学;基础科学\nCLC: F224.32;F203;F204\ndbcode: CJFQ\ndbname: CJFDLAST2023\nfilename: ZWGD202302023","page":"268-279","source":"CNKI","title":"数字经济时代标准必要专利许可三方演化博弈研究","URL":"https://link.cnki.net/doi/10.14120/j.cnki.cn11-5057/f.2023.02.002","volume":"35","author":[{"literal":"张俊艳"},{"literal":"杨沫涵"},{"literal":"王迪"},{"literal":"张芸苓"}],"accessed":{"date-parts":[["2025",3,20]]},"issued":{"date-parts":[["2023"]]}}}],"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张俊艳、杨沫涵、王迪、张芸苓：《数字经济时代标准必要专利许可三方演化博弈研究》，载《管理评论》2023年第2期。</w:t>
      </w:r>
      <w:r>
        <w:rPr>
          <w:rFonts w:hint="eastAsia" w:ascii="仿宋" w:hAnsi="仿宋" w:eastAsia="仿宋" w:cs="仿宋"/>
          <w:szCs w:val="18"/>
        </w:rPr>
        <w:fldChar w:fldCharType="end"/>
      </w:r>
    </w:p>
  </w:footnote>
  <w:footnote w:id="106">
    <w:p w14:paraId="24DCF8D4">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国家发改委行政处罚决定书</w:t>
      </w:r>
      <w:r>
        <w:rPr>
          <w:rFonts w:hint="eastAsia" w:ascii="仿宋" w:hAnsi="仿宋" w:eastAsia="仿宋" w:cs="仿宋"/>
          <w:szCs w:val="18"/>
          <w:lang w:eastAsia="zh-CN"/>
        </w:rPr>
        <w:t>，</w:t>
      </w:r>
      <w:r>
        <w:rPr>
          <w:rFonts w:hint="eastAsia" w:ascii="仿宋" w:hAnsi="仿宋" w:eastAsia="仿宋" w:cs="仿宋"/>
          <w:szCs w:val="18"/>
        </w:rPr>
        <w:t>发改价监处罚〔2015〕1号</w:t>
      </w:r>
      <w:r>
        <w:rPr>
          <w:rFonts w:hint="eastAsia" w:ascii="仿宋" w:hAnsi="仿宋" w:eastAsia="仿宋" w:cs="仿宋"/>
          <w:szCs w:val="18"/>
          <w:lang w:eastAsia="zh-CN"/>
        </w:rPr>
        <w:t>，</w:t>
      </w:r>
      <w:r>
        <w:rPr>
          <w:rFonts w:hint="eastAsia" w:ascii="仿宋" w:hAnsi="仿宋" w:eastAsia="仿宋" w:cs="仿宋"/>
          <w:szCs w:val="18"/>
          <w:lang w:val="en-US" w:eastAsia="zh-CN"/>
        </w:rPr>
        <w:t>2015年2月9日</w:t>
      </w:r>
      <w:r>
        <w:rPr>
          <w:rFonts w:hint="eastAsia" w:ascii="仿宋" w:hAnsi="仿宋" w:eastAsia="仿宋" w:cs="仿宋"/>
          <w:szCs w:val="18"/>
        </w:rPr>
        <w:t>。</w:t>
      </w:r>
    </w:p>
  </w:footnote>
  <w:footnote w:id="107">
    <w:p w14:paraId="12EB09C4">
      <w:pPr>
        <w:pStyle w:val="9"/>
        <w:keepLines/>
        <w:wordWrap w:val="0"/>
        <w:spacing w:line="240" w:lineRule="auto"/>
        <w:ind w:firstLine="360"/>
        <w:jc w:val="both"/>
        <w:rPr>
          <w:rFonts w:hint="eastAsia" w:ascii="仿宋" w:hAnsi="仿宋" w:eastAsia="仿宋" w:cs="仿宋"/>
          <w:szCs w:val="18"/>
          <w:lang w:val="en-US" w:eastAsia="zh-CN"/>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 xml:space="preserve">See </w:t>
      </w:r>
      <w:r>
        <w:rPr>
          <w:rFonts w:hint="eastAsia" w:ascii="仿宋" w:hAnsi="仿宋" w:eastAsia="仿宋" w:cs="仿宋"/>
          <w:szCs w:val="18"/>
        </w:rPr>
        <w:t>U.S. Philips Corp. v. International Trade Commission, 424 F.3d 1179, No. 2004-1361 (Fed. Cir. Sept. 21, 2005)</w:t>
      </w:r>
      <w:r>
        <w:rPr>
          <w:rFonts w:hint="eastAsia" w:ascii="仿宋" w:hAnsi="仿宋" w:eastAsia="仿宋" w:cs="仿宋"/>
          <w:szCs w:val="18"/>
          <w:lang w:val="en-US" w:eastAsia="zh-CN"/>
        </w:rPr>
        <w:t>.</w:t>
      </w:r>
    </w:p>
  </w:footnote>
  <w:footnote w:id="108">
    <w:p w14:paraId="28C7CFA8">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K6Kkozww","properties":{"formattedCitation":"\\uc0\\u37073{}\\uc0\\u20262{}\\uc0\\u24184{}\\uc0\\u65306{}\\uc0\\u12298{}\\uc0\\u26631{}\\uc0\\u20934{}\\uc0\\u24517{}\\uc0\\u35201{}\\uc0\\u19987{}\\uc0\\u21033{}\\uc0\\u25645{}\\uc0\\u21806{}\\uc0\\u35768{}\\uc0\\u21487{}\\uc0\\u34892{}\\uc0\\u20026{}\\uc0\\u30340{}\\uc0\\u21453{}\\uc0\\u22404{}\\uc0\\u26029{}\\uc0\\u27861{}\\uc0\\u20998{}\\uc0\\u26512{}\\uc0\\u35201{}\\uc0\\u32032{}\\uc0\\u12299{}\\uc0\\u65292{}\\uc0\\u36733{}\\uc0\\u12298{}\\uc0\\u24403{}\\uc0\\u20195{}\\uc0\\u27861{}\\uc0\\u23398{}\\uc0\\u12299{}2023\\uc0\\u24180{}\\uc0\\u31532{}4\\uc0\\u26399{}\\uc0\\u12290{}","plainCitation":"郑伦幸：《标准必要专利搭售许可行为的反垄断法分析要素》，载《当代法学》2023年第4期。","noteIndex":99},"citationItems":[{"id":232,"uris":["http://zotero.org/users/local/qPYDcRL9/items/NKBRXCQE"],"itemData":{"id":232,"type":"article-journal","abstract":"标准必要专利权人为突破FRAND承诺的价格限制,具有实施搭售许可行为的内驱力。标准必要专利搭售许可行为的反垄断违法性判断应适用滥用市场支配地位判定的一般分析框架及结构性合理原则。市场支配地位判定宜采用“综合分析法”,对标准必要专利必要性、标准替代性、标准必要专利权人外部环境以及决策牵制等因素进行综合分析。竞争损害分析应考量标准必要专利搭售许可与被搭售商品是否存在相关市场的区分,搭售许可是否存在事实意义上的强制性以及是否造成实质性竞争损害等因素。竞争效益分析则应考察标准必要专利搭售许可是否存在降低交易成本、保证质量与安全、保护专利权等竞争促进方面的作用,能否构成反垄断责任的豁免。","container-title":"当代法学","ISSN":"1003-4781","issue":"4","language":"zh-CN","note":"foundation: 国家社科基金一般项目“跨国标准必要专利FRAND许可法律问题研究”(21BFX200)的阶段性成果；\ndownload: 1087\nalbum: 社会科学Ⅰ辑\nCLC: D922.294;D923.42\ndbcode: CJFQ\ndbname: CJFDLAST2023\nfilename: DDFX202304010","page":"118-129","source":"CNKI","title":"标准必要专利搭售许可行为的反垄断法分析要素","URL":"https://kns.cnki.net/KCMS/detail/detail.aspx?dbcode=CJFQ&amp;dbname=CJFDLAST2023&amp;filename=DDFX202304010","volume":"37","author":[{"literal":"郑伦幸"}],"accessed":{"date-parts":[["2025",3,30]]},"issued":{"date-parts":[["2023"]]}}}],"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郑伦幸：《标准必要专利搭售许可行为的反垄断法分析要素》，载《当代法学》2023年第4期。</w:t>
      </w:r>
      <w:r>
        <w:rPr>
          <w:rFonts w:hint="eastAsia" w:ascii="仿宋" w:hAnsi="仿宋" w:eastAsia="仿宋" w:cs="仿宋"/>
          <w:szCs w:val="18"/>
        </w:rPr>
        <w:fldChar w:fldCharType="end"/>
      </w:r>
    </w:p>
  </w:footnote>
  <w:footnote w:id="109">
    <w:p w14:paraId="10B7195E">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fldChar w:fldCharType="begin"/>
      </w:r>
      <w:r>
        <w:rPr>
          <w:rFonts w:hint="eastAsia" w:ascii="仿宋" w:hAnsi="仿宋" w:eastAsia="仿宋" w:cs="仿宋"/>
          <w:szCs w:val="18"/>
        </w:rPr>
        <w:instrText xml:space="preserve"> ADDIN ZOTERO_ITEM CSL_CITATION {"citationID":"vUshMA9P","properties":{"formattedCitation":"\\uc0\\u38889{}\\uc0\\u20255{}\\uc0\\u12289{}\\uc0\\u24464{}\\uc0\\u32654{}\\uc0\\u29618{}\\uc0\\u65306{}\\uc0\\u12298{}\\uc0\\u26631{}\\uc0\\u20934{}\\uc0\\u24517{}\\uc0\\u35201{}\\uc0\\u19987{}\\uc0\\u21033{}\\uc0\\u31105{}\\uc0\\u20196{}\\uc0\\u34892{}\\uc0\\u20026{}\\uc0\\u30340{}\\uc0\\u21453{}\\uc0\\u22404{}\\uc0\\u26029{}\\uc0\\u35268{}\\uc0\\u21046{}\\uc0\\u25506{}\\uc0\\u26512{}\\uc0\\u12299{}\\uc0\\u65292{}\\uc0\\u36733{}\\uc0\\u12298{}\\uc0\\u30693{}\\uc0\\u35782{}\\uc0\\u20135{}\\uc0\\u26435{}\\uc0\\u12299{}2016\\uc0\\u24180{}\\uc0\\u31532{}1\\uc0\\u26399{}\\uc0\\u12290{}","plainCitation":"韩伟、徐美玲：《标准必要专利禁令行为的反垄断规制探析》，载《知识产权》2016年第1期。","noteIndex":100},"citationItems":[{"id":226,"uris":["http://zotero.org/users/local/qPYDcRL9/items/FJRFT83L"],"itemData":{"id":226,"type":"article-journal","abstract":"寻求和实施禁令本是专利权人的一项基本权利,但标准却可为标准必要专利持有人不正当行使这一权利提供平台,成为其实施反竞争行为的工具。持有人不当寻求和实施禁令的行为导致的排除、限制竞争效果是反垄断规制的正当性基础。作为私权与公益激烈交锋的场域之一,标准必要专利持有人不当行使禁令行为的反垄断规制,关涉知识产权保护与市场自由竞争之间的协调与平衡。在适用禁止滥用市场支配地位的相关制度来规制专利持有人的禁令行为时,执法机构可以从持有人、被控侵权者以及消费者三个主体维度出发,综合考虑各自的相关因素,以充分发挥反垄断法的规制功效。","container-title":"知识产权","ISSN":"1003-0476","issue":"1","language":"zh-CN","note":"foundation: 2013年国家社科基金青年项目“合并救济中限制性条件的匹配性研究”； 2011年国家社科基金重大项目“中国云计算知识产权问题与对策研究”； 2012年国家社科基金重大项目“垄断认定过程中的相关市场边界划分与技术研究”的阶段性成果；\ndownload: 1884\nalbum: 社会科学Ⅰ辑\nCLC: D922.294\ndbcode: CJFQ\ndbname: CJFDLAST2016\nfilename: ZSCQ201601014","page":"84-89","source":"CNKI","title":"标准必要专利禁令行为的反垄断规制探析","URL":"https://kns.cnki.net/KCMS/detail/detail.aspx?dbcode=CJFQ&amp;dbname=CJFDLAST2016&amp;filename=ZSCQ201601014","author":[{"literal":"韩伟"},{"literal":"徐美玲"}],"accessed":{"date-parts":[["2025",3,30]]},"issued":{"date-parts":[["2016"]]}}}],"schema":"https://github.com/citation-style-language/schema/raw/master/csl-citation.json"} </w:instrText>
      </w:r>
      <w:r>
        <w:rPr>
          <w:rFonts w:hint="eastAsia" w:ascii="仿宋" w:hAnsi="仿宋" w:eastAsia="仿宋" w:cs="仿宋"/>
          <w:szCs w:val="18"/>
        </w:rPr>
        <w:fldChar w:fldCharType="separate"/>
      </w:r>
      <w:r>
        <w:rPr>
          <w:rFonts w:hint="eastAsia" w:ascii="仿宋" w:hAnsi="仿宋" w:eastAsia="仿宋" w:cs="仿宋"/>
          <w:kern w:val="0"/>
          <w:szCs w:val="18"/>
        </w:rPr>
        <w:t>韩伟、徐美玲：《标准必要专利禁令行为的反垄断规制探析》，载《知识产权》2016年第1期。</w:t>
      </w:r>
      <w:r>
        <w:rPr>
          <w:rFonts w:hint="eastAsia" w:ascii="仿宋" w:hAnsi="仿宋" w:eastAsia="仿宋" w:cs="仿宋"/>
          <w:szCs w:val="18"/>
        </w:rPr>
        <w:fldChar w:fldCharType="end"/>
      </w:r>
    </w:p>
  </w:footnote>
  <w:footnote w:id="110">
    <w:p w14:paraId="6FC9DAC4">
      <w:pPr>
        <w:pStyle w:val="9"/>
        <w:keepLines/>
        <w:wordWrap w:val="0"/>
        <w:spacing w:line="240" w:lineRule="auto"/>
        <w:ind w:firstLine="360"/>
        <w:jc w:val="both"/>
        <w:rPr>
          <w:rFonts w:hint="eastAsia" w:ascii="仿宋" w:hAnsi="仿宋" w:eastAsia="仿宋" w:cs="仿宋"/>
          <w:szCs w:val="18"/>
        </w:rPr>
      </w:pPr>
      <w:r>
        <w:rPr>
          <w:rStyle w:val="17"/>
          <w:rFonts w:hint="eastAsia" w:ascii="仿宋" w:hAnsi="仿宋" w:eastAsia="仿宋" w:cs="仿宋"/>
        </w:rPr>
        <w:footnoteRef/>
      </w:r>
      <w:r>
        <w:rPr>
          <w:rFonts w:hint="eastAsia" w:ascii="仿宋" w:hAnsi="仿宋" w:eastAsia="仿宋" w:cs="仿宋"/>
          <w:szCs w:val="18"/>
        </w:rPr>
        <w:t xml:space="preserve"> </w:t>
      </w:r>
      <w:r>
        <w:rPr>
          <w:rFonts w:hint="eastAsia" w:ascii="仿宋" w:hAnsi="仿宋" w:eastAsia="仿宋" w:cs="仿宋"/>
          <w:szCs w:val="18"/>
          <w:lang w:val="en-US" w:eastAsia="zh-CN"/>
        </w:rPr>
        <w:t>参见</w:t>
      </w:r>
      <w:r>
        <w:rPr>
          <w:rFonts w:hint="eastAsia" w:ascii="仿宋" w:hAnsi="仿宋" w:eastAsia="仿宋" w:cs="仿宋"/>
          <w:szCs w:val="18"/>
        </w:rPr>
        <w:t>刘紫微：《标准必要专利侵权禁令救济的限制路径》，载《北京社会科学》2025年第4期</w:t>
      </w:r>
      <w:r>
        <w:rPr>
          <w:rFonts w:hint="eastAsia" w:ascii="仿宋" w:hAnsi="仿宋" w:eastAsia="仿宋" w:cs="仿宋"/>
          <w:szCs w:val="18"/>
          <w:lang w:eastAsia="zh-CN"/>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1A240">
    <w:pPr>
      <w:pStyle w:val="8"/>
      <w:pBdr>
        <w:bottom w:val="none" w:color="auto" w:sz="0" w:space="0"/>
      </w:pBdr>
      <w:spacing w:line="240" w:lineRule="auto"/>
      <w:ind w:firstLine="420"/>
      <w:rPr>
        <w:rFonts w:ascii="幼圆字体" w:hAnsi="幼圆字体" w:eastAsia="幼圆字体" w:cs="幼圆字体"/>
        <w:color w:val="000000" w:themeColor="text1"/>
        <w:sz w:val="21"/>
        <w:szCs w:val="21"/>
        <w14:textFill>
          <w14:solidFill>
            <w14:schemeClr w14:val="tx1"/>
          </w14:solidFill>
        </w14:textFil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FD78C7"/>
    <w:multiLevelType w:val="multilevel"/>
    <w:tmpl w:val="6FFD78C7"/>
    <w:lvl w:ilvl="0" w:tentative="0">
      <w:start w:val="1"/>
      <w:numFmt w:val="none"/>
      <w:pStyle w:val="2"/>
      <w:lvlText w:val=""/>
      <w:lvlJc w:val="left"/>
      <w:pPr>
        <w:tabs>
          <w:tab w:val="left" w:pos="1080"/>
        </w:tabs>
        <w:ind w:left="0" w:firstLine="0"/>
      </w:pPr>
      <w:rPr>
        <w:rFonts w:hint="default"/>
      </w:rPr>
    </w:lvl>
    <w:lvl w:ilvl="1" w:tentative="0">
      <w:start w:val="1"/>
      <w:numFmt w:val="decimalZero"/>
      <w:isLgl/>
      <w:lvlText w:val="节 %1.%2"/>
      <w:lvlJc w:val="left"/>
      <w:pPr>
        <w:tabs>
          <w:tab w:val="left" w:pos="720"/>
        </w:tabs>
        <w:ind w:left="0" w:firstLine="0"/>
      </w:pPr>
    </w:lvl>
    <w:lvl w:ilvl="2" w:tentative="0">
      <w:start w:val="1"/>
      <w:numFmt w:val="lowerLetter"/>
      <w:lvlText w:val="(%3)"/>
      <w:lvlJc w:val="left"/>
      <w:pPr>
        <w:tabs>
          <w:tab w:val="left" w:pos="720"/>
        </w:tabs>
        <w:ind w:left="720" w:hanging="432"/>
      </w:pPr>
    </w:lvl>
    <w:lvl w:ilvl="3" w:tentative="0">
      <w:start w:val="1"/>
      <w:numFmt w:val="lowerRoman"/>
      <w:lvlText w:val="(%4)"/>
      <w:lvlJc w:val="right"/>
      <w:pPr>
        <w:tabs>
          <w:tab w:val="left" w:pos="864"/>
        </w:tabs>
        <w:ind w:left="864" w:hanging="144"/>
      </w:pPr>
    </w:lvl>
    <w:lvl w:ilvl="4" w:tentative="0">
      <w:start w:val="1"/>
      <w:numFmt w:val="decimal"/>
      <w:lvlText w:val="%5)"/>
      <w:lvlJc w:val="left"/>
      <w:pPr>
        <w:tabs>
          <w:tab w:val="left" w:pos="1008"/>
        </w:tabs>
        <w:ind w:left="1008" w:hanging="432"/>
      </w:pPr>
    </w:lvl>
    <w:lvl w:ilvl="5" w:tentative="0">
      <w:start w:val="1"/>
      <w:numFmt w:val="lowerLetter"/>
      <w:lvlText w:val="%6)"/>
      <w:lvlJc w:val="left"/>
      <w:pPr>
        <w:tabs>
          <w:tab w:val="left" w:pos="1152"/>
        </w:tabs>
        <w:ind w:left="1152" w:hanging="432"/>
      </w:pPr>
    </w:lvl>
    <w:lvl w:ilvl="6" w:tentative="0">
      <w:start w:val="1"/>
      <w:numFmt w:val="lowerRoman"/>
      <w:lvlText w:val="%7)"/>
      <w:lvlJc w:val="right"/>
      <w:pPr>
        <w:tabs>
          <w:tab w:val="left" w:pos="1296"/>
        </w:tabs>
        <w:ind w:left="1296" w:hanging="288"/>
      </w:pPr>
    </w:lvl>
    <w:lvl w:ilvl="7" w:tentative="0">
      <w:start w:val="1"/>
      <w:numFmt w:val="lowerLetter"/>
      <w:lvlText w:val="%8."/>
      <w:lvlJc w:val="left"/>
      <w:pPr>
        <w:tabs>
          <w:tab w:val="left" w:pos="1440"/>
        </w:tabs>
        <w:ind w:left="1440" w:hanging="432"/>
      </w:pPr>
    </w:lvl>
    <w:lvl w:ilvl="8" w:tentative="0">
      <w:start w:val="1"/>
      <w:numFmt w:val="lowerRoman"/>
      <w:lvlText w:val="%9."/>
      <w:lvlJc w:val="right"/>
      <w:pPr>
        <w:tabs>
          <w:tab w:val="left" w:pos="1584"/>
        </w:tabs>
        <w:ind w:left="1584" w:hanging="144"/>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杰 [2]">
    <w15:presenceInfo w15:providerId="WPS Office" w15:userId="39008703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222"/>
    <w:footnote w:id="22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FFB2CB"/>
    <w:rsid w:val="00007168"/>
    <w:rsid w:val="00007247"/>
    <w:rsid w:val="00007D86"/>
    <w:rsid w:val="00010252"/>
    <w:rsid w:val="000105AC"/>
    <w:rsid w:val="00014752"/>
    <w:rsid w:val="00017748"/>
    <w:rsid w:val="00017B32"/>
    <w:rsid w:val="00027931"/>
    <w:rsid w:val="000303B5"/>
    <w:rsid w:val="0003068B"/>
    <w:rsid w:val="000309B0"/>
    <w:rsid w:val="000322AF"/>
    <w:rsid w:val="000338F0"/>
    <w:rsid w:val="000353BB"/>
    <w:rsid w:val="0003663E"/>
    <w:rsid w:val="00040A47"/>
    <w:rsid w:val="00041BC3"/>
    <w:rsid w:val="0004296E"/>
    <w:rsid w:val="00042B1F"/>
    <w:rsid w:val="00044CE1"/>
    <w:rsid w:val="00046EDF"/>
    <w:rsid w:val="000477A0"/>
    <w:rsid w:val="0005269E"/>
    <w:rsid w:val="00056C7A"/>
    <w:rsid w:val="000577AA"/>
    <w:rsid w:val="00062A5F"/>
    <w:rsid w:val="000634BD"/>
    <w:rsid w:val="000647A7"/>
    <w:rsid w:val="00070FDC"/>
    <w:rsid w:val="00071FA4"/>
    <w:rsid w:val="00075996"/>
    <w:rsid w:val="00080489"/>
    <w:rsid w:val="0008156D"/>
    <w:rsid w:val="00082239"/>
    <w:rsid w:val="000856B6"/>
    <w:rsid w:val="00087CF5"/>
    <w:rsid w:val="00091853"/>
    <w:rsid w:val="0009509F"/>
    <w:rsid w:val="00097029"/>
    <w:rsid w:val="000A0D91"/>
    <w:rsid w:val="000A1296"/>
    <w:rsid w:val="000A33B0"/>
    <w:rsid w:val="000A43F3"/>
    <w:rsid w:val="000A4482"/>
    <w:rsid w:val="000A642A"/>
    <w:rsid w:val="000B0328"/>
    <w:rsid w:val="000B159E"/>
    <w:rsid w:val="000B3B9A"/>
    <w:rsid w:val="000B6736"/>
    <w:rsid w:val="000C0B20"/>
    <w:rsid w:val="000C13F6"/>
    <w:rsid w:val="000C1E71"/>
    <w:rsid w:val="000C2591"/>
    <w:rsid w:val="000C58E3"/>
    <w:rsid w:val="000C5E61"/>
    <w:rsid w:val="000D0EE0"/>
    <w:rsid w:val="000D1037"/>
    <w:rsid w:val="000D2C08"/>
    <w:rsid w:val="000D347F"/>
    <w:rsid w:val="000D384C"/>
    <w:rsid w:val="000D624B"/>
    <w:rsid w:val="000E1006"/>
    <w:rsid w:val="000E14C1"/>
    <w:rsid w:val="000F329E"/>
    <w:rsid w:val="000F4359"/>
    <w:rsid w:val="000F50BD"/>
    <w:rsid w:val="000F55CC"/>
    <w:rsid w:val="000F55D1"/>
    <w:rsid w:val="000F7AE1"/>
    <w:rsid w:val="00101DBE"/>
    <w:rsid w:val="00101E82"/>
    <w:rsid w:val="001037AD"/>
    <w:rsid w:val="00104E84"/>
    <w:rsid w:val="00105F75"/>
    <w:rsid w:val="00112AC7"/>
    <w:rsid w:val="00120FD3"/>
    <w:rsid w:val="00122AB7"/>
    <w:rsid w:val="001270CE"/>
    <w:rsid w:val="00127F1D"/>
    <w:rsid w:val="00130FF0"/>
    <w:rsid w:val="00132737"/>
    <w:rsid w:val="00132C8E"/>
    <w:rsid w:val="001368B1"/>
    <w:rsid w:val="00136D31"/>
    <w:rsid w:val="0014117C"/>
    <w:rsid w:val="00142D8B"/>
    <w:rsid w:val="00142FC9"/>
    <w:rsid w:val="001466FE"/>
    <w:rsid w:val="00147256"/>
    <w:rsid w:val="00147EFA"/>
    <w:rsid w:val="00151667"/>
    <w:rsid w:val="00153110"/>
    <w:rsid w:val="0015706E"/>
    <w:rsid w:val="00160DCB"/>
    <w:rsid w:val="00161966"/>
    <w:rsid w:val="0016268D"/>
    <w:rsid w:val="001637DF"/>
    <w:rsid w:val="00163ADC"/>
    <w:rsid w:val="00172142"/>
    <w:rsid w:val="001726F2"/>
    <w:rsid w:val="00174697"/>
    <w:rsid w:val="00174B13"/>
    <w:rsid w:val="00175924"/>
    <w:rsid w:val="0017673F"/>
    <w:rsid w:val="00182F9D"/>
    <w:rsid w:val="00183817"/>
    <w:rsid w:val="001838AB"/>
    <w:rsid w:val="00183CBE"/>
    <w:rsid w:val="001866E1"/>
    <w:rsid w:val="00191C77"/>
    <w:rsid w:val="0019795C"/>
    <w:rsid w:val="001A030C"/>
    <w:rsid w:val="001A0CCC"/>
    <w:rsid w:val="001A4E6B"/>
    <w:rsid w:val="001A4E95"/>
    <w:rsid w:val="001B39D6"/>
    <w:rsid w:val="001B4B68"/>
    <w:rsid w:val="001B4BFE"/>
    <w:rsid w:val="001B7EB8"/>
    <w:rsid w:val="001C1316"/>
    <w:rsid w:val="001C19E9"/>
    <w:rsid w:val="001C1E4E"/>
    <w:rsid w:val="001C4B11"/>
    <w:rsid w:val="001C5EAB"/>
    <w:rsid w:val="001C625D"/>
    <w:rsid w:val="001C6296"/>
    <w:rsid w:val="001D44D9"/>
    <w:rsid w:val="001E1601"/>
    <w:rsid w:val="001E274D"/>
    <w:rsid w:val="001E2E88"/>
    <w:rsid w:val="001E3B31"/>
    <w:rsid w:val="001E4C55"/>
    <w:rsid w:val="001E4D31"/>
    <w:rsid w:val="001E739C"/>
    <w:rsid w:val="001F4B7E"/>
    <w:rsid w:val="00204B20"/>
    <w:rsid w:val="0020752E"/>
    <w:rsid w:val="00211C28"/>
    <w:rsid w:val="002120C6"/>
    <w:rsid w:val="00215DD2"/>
    <w:rsid w:val="002169BE"/>
    <w:rsid w:val="00222BEC"/>
    <w:rsid w:val="002231C8"/>
    <w:rsid w:val="0022379C"/>
    <w:rsid w:val="00226A57"/>
    <w:rsid w:val="00233DED"/>
    <w:rsid w:val="00234458"/>
    <w:rsid w:val="00234C50"/>
    <w:rsid w:val="0024078A"/>
    <w:rsid w:val="00240E1C"/>
    <w:rsid w:val="00242D9F"/>
    <w:rsid w:val="0024682C"/>
    <w:rsid w:val="00247420"/>
    <w:rsid w:val="00255FB1"/>
    <w:rsid w:val="00256E1E"/>
    <w:rsid w:val="00257307"/>
    <w:rsid w:val="00260CC9"/>
    <w:rsid w:val="00260D93"/>
    <w:rsid w:val="002611A5"/>
    <w:rsid w:val="0026548B"/>
    <w:rsid w:val="00271277"/>
    <w:rsid w:val="002725C6"/>
    <w:rsid w:val="002731E6"/>
    <w:rsid w:val="00273A23"/>
    <w:rsid w:val="00274783"/>
    <w:rsid w:val="00277571"/>
    <w:rsid w:val="00277A13"/>
    <w:rsid w:val="00277A30"/>
    <w:rsid w:val="0028039F"/>
    <w:rsid w:val="00284BEB"/>
    <w:rsid w:val="00290D3B"/>
    <w:rsid w:val="00291048"/>
    <w:rsid w:val="00297399"/>
    <w:rsid w:val="002A6DD5"/>
    <w:rsid w:val="002B00AB"/>
    <w:rsid w:val="002B0733"/>
    <w:rsid w:val="002B31A5"/>
    <w:rsid w:val="002B55BF"/>
    <w:rsid w:val="002B7396"/>
    <w:rsid w:val="002B74EE"/>
    <w:rsid w:val="002C104B"/>
    <w:rsid w:val="002C10EA"/>
    <w:rsid w:val="002C2904"/>
    <w:rsid w:val="002C297E"/>
    <w:rsid w:val="002C2A89"/>
    <w:rsid w:val="002C3E8B"/>
    <w:rsid w:val="002C4596"/>
    <w:rsid w:val="002C7E21"/>
    <w:rsid w:val="002D270A"/>
    <w:rsid w:val="002D2798"/>
    <w:rsid w:val="002D3005"/>
    <w:rsid w:val="002D46C2"/>
    <w:rsid w:val="002D4AE4"/>
    <w:rsid w:val="002D6642"/>
    <w:rsid w:val="002D6860"/>
    <w:rsid w:val="002D7F9D"/>
    <w:rsid w:val="002E3058"/>
    <w:rsid w:val="002F0C54"/>
    <w:rsid w:val="002F1161"/>
    <w:rsid w:val="002F2812"/>
    <w:rsid w:val="002F39AF"/>
    <w:rsid w:val="00300518"/>
    <w:rsid w:val="00301126"/>
    <w:rsid w:val="003027CF"/>
    <w:rsid w:val="00304BEB"/>
    <w:rsid w:val="00311A08"/>
    <w:rsid w:val="00313CFD"/>
    <w:rsid w:val="00314F51"/>
    <w:rsid w:val="0031571D"/>
    <w:rsid w:val="003164BB"/>
    <w:rsid w:val="00320D1D"/>
    <w:rsid w:val="003214B5"/>
    <w:rsid w:val="00322D41"/>
    <w:rsid w:val="003233C2"/>
    <w:rsid w:val="003233CC"/>
    <w:rsid w:val="00324856"/>
    <w:rsid w:val="00325351"/>
    <w:rsid w:val="00325479"/>
    <w:rsid w:val="00343D75"/>
    <w:rsid w:val="00343E93"/>
    <w:rsid w:val="00345305"/>
    <w:rsid w:val="003468A6"/>
    <w:rsid w:val="00354DA5"/>
    <w:rsid w:val="00355634"/>
    <w:rsid w:val="003556D2"/>
    <w:rsid w:val="00355935"/>
    <w:rsid w:val="00356DA4"/>
    <w:rsid w:val="0036190D"/>
    <w:rsid w:val="00364539"/>
    <w:rsid w:val="00364687"/>
    <w:rsid w:val="00364984"/>
    <w:rsid w:val="00374CFD"/>
    <w:rsid w:val="003826B1"/>
    <w:rsid w:val="003846C2"/>
    <w:rsid w:val="00390204"/>
    <w:rsid w:val="00390643"/>
    <w:rsid w:val="0039271D"/>
    <w:rsid w:val="0039273F"/>
    <w:rsid w:val="00394DC3"/>
    <w:rsid w:val="00395EC0"/>
    <w:rsid w:val="00396183"/>
    <w:rsid w:val="0039684E"/>
    <w:rsid w:val="003A1664"/>
    <w:rsid w:val="003A3074"/>
    <w:rsid w:val="003A7246"/>
    <w:rsid w:val="003A73D0"/>
    <w:rsid w:val="003B259C"/>
    <w:rsid w:val="003B2BBD"/>
    <w:rsid w:val="003B552F"/>
    <w:rsid w:val="003B5ACA"/>
    <w:rsid w:val="003C01ED"/>
    <w:rsid w:val="003D29D1"/>
    <w:rsid w:val="003D4113"/>
    <w:rsid w:val="003D44D5"/>
    <w:rsid w:val="003D55A1"/>
    <w:rsid w:val="003D569F"/>
    <w:rsid w:val="003D72F1"/>
    <w:rsid w:val="003D7469"/>
    <w:rsid w:val="003E12FD"/>
    <w:rsid w:val="003E1F04"/>
    <w:rsid w:val="003E3EF4"/>
    <w:rsid w:val="003E4ED5"/>
    <w:rsid w:val="003F0639"/>
    <w:rsid w:val="003F333C"/>
    <w:rsid w:val="003F490E"/>
    <w:rsid w:val="004002C9"/>
    <w:rsid w:val="00401DD8"/>
    <w:rsid w:val="00401F76"/>
    <w:rsid w:val="00404EE7"/>
    <w:rsid w:val="00413068"/>
    <w:rsid w:val="00414017"/>
    <w:rsid w:val="00414521"/>
    <w:rsid w:val="0041482E"/>
    <w:rsid w:val="0041483C"/>
    <w:rsid w:val="00415CA5"/>
    <w:rsid w:val="004162B7"/>
    <w:rsid w:val="004201B3"/>
    <w:rsid w:val="00425DB6"/>
    <w:rsid w:val="00431500"/>
    <w:rsid w:val="004370F4"/>
    <w:rsid w:val="00443512"/>
    <w:rsid w:val="00447ACC"/>
    <w:rsid w:val="00450207"/>
    <w:rsid w:val="0045736B"/>
    <w:rsid w:val="0046108D"/>
    <w:rsid w:val="00461170"/>
    <w:rsid w:val="00462D7B"/>
    <w:rsid w:val="00463556"/>
    <w:rsid w:val="004644F4"/>
    <w:rsid w:val="00467A36"/>
    <w:rsid w:val="00472979"/>
    <w:rsid w:val="00476F36"/>
    <w:rsid w:val="0048161F"/>
    <w:rsid w:val="004829E5"/>
    <w:rsid w:val="00484BEC"/>
    <w:rsid w:val="004862AE"/>
    <w:rsid w:val="00487F64"/>
    <w:rsid w:val="0049152B"/>
    <w:rsid w:val="00492642"/>
    <w:rsid w:val="0049518C"/>
    <w:rsid w:val="004A15DE"/>
    <w:rsid w:val="004A4D9B"/>
    <w:rsid w:val="004A546B"/>
    <w:rsid w:val="004A5DFE"/>
    <w:rsid w:val="004A6113"/>
    <w:rsid w:val="004A7A5B"/>
    <w:rsid w:val="004B0B3A"/>
    <w:rsid w:val="004B2390"/>
    <w:rsid w:val="004B275B"/>
    <w:rsid w:val="004B2B7B"/>
    <w:rsid w:val="004B4639"/>
    <w:rsid w:val="004B4DC8"/>
    <w:rsid w:val="004B670C"/>
    <w:rsid w:val="004C020F"/>
    <w:rsid w:val="004C570B"/>
    <w:rsid w:val="004D0C39"/>
    <w:rsid w:val="004D24C4"/>
    <w:rsid w:val="004D276E"/>
    <w:rsid w:val="004D31E6"/>
    <w:rsid w:val="004D50E8"/>
    <w:rsid w:val="004D5C48"/>
    <w:rsid w:val="004E058E"/>
    <w:rsid w:val="004F1F63"/>
    <w:rsid w:val="004F223C"/>
    <w:rsid w:val="004F2F06"/>
    <w:rsid w:val="004F4E7E"/>
    <w:rsid w:val="005000D2"/>
    <w:rsid w:val="00511283"/>
    <w:rsid w:val="00517306"/>
    <w:rsid w:val="0052122E"/>
    <w:rsid w:val="00521E78"/>
    <w:rsid w:val="00521EBB"/>
    <w:rsid w:val="005238C2"/>
    <w:rsid w:val="005248E3"/>
    <w:rsid w:val="00525417"/>
    <w:rsid w:val="00525949"/>
    <w:rsid w:val="0052612D"/>
    <w:rsid w:val="005316A0"/>
    <w:rsid w:val="00531DD4"/>
    <w:rsid w:val="00532014"/>
    <w:rsid w:val="00532813"/>
    <w:rsid w:val="00533167"/>
    <w:rsid w:val="005333CF"/>
    <w:rsid w:val="00533E92"/>
    <w:rsid w:val="00534550"/>
    <w:rsid w:val="005377BF"/>
    <w:rsid w:val="00540530"/>
    <w:rsid w:val="0054204D"/>
    <w:rsid w:val="005435F3"/>
    <w:rsid w:val="00543E59"/>
    <w:rsid w:val="00545197"/>
    <w:rsid w:val="00552739"/>
    <w:rsid w:val="00556473"/>
    <w:rsid w:val="00560EBB"/>
    <w:rsid w:val="00560F55"/>
    <w:rsid w:val="0056146F"/>
    <w:rsid w:val="00562D0A"/>
    <w:rsid w:val="0056558A"/>
    <w:rsid w:val="0057060F"/>
    <w:rsid w:val="00576444"/>
    <w:rsid w:val="00581980"/>
    <w:rsid w:val="00582BB2"/>
    <w:rsid w:val="00586224"/>
    <w:rsid w:val="00586402"/>
    <w:rsid w:val="00590ADC"/>
    <w:rsid w:val="00591ABB"/>
    <w:rsid w:val="005967EA"/>
    <w:rsid w:val="0059731D"/>
    <w:rsid w:val="005A25E0"/>
    <w:rsid w:val="005A5A1A"/>
    <w:rsid w:val="005A7386"/>
    <w:rsid w:val="005B1A1F"/>
    <w:rsid w:val="005B4FA4"/>
    <w:rsid w:val="005B5AF5"/>
    <w:rsid w:val="005B631C"/>
    <w:rsid w:val="005C2493"/>
    <w:rsid w:val="005C3A72"/>
    <w:rsid w:val="005C3DB7"/>
    <w:rsid w:val="005C77E7"/>
    <w:rsid w:val="005D3277"/>
    <w:rsid w:val="005D32CA"/>
    <w:rsid w:val="005D3E5F"/>
    <w:rsid w:val="005D6F82"/>
    <w:rsid w:val="005D7ADF"/>
    <w:rsid w:val="005E7D4D"/>
    <w:rsid w:val="005F10D2"/>
    <w:rsid w:val="005F143F"/>
    <w:rsid w:val="005F4AC3"/>
    <w:rsid w:val="005F566C"/>
    <w:rsid w:val="005F5F39"/>
    <w:rsid w:val="005F763C"/>
    <w:rsid w:val="0060097E"/>
    <w:rsid w:val="00602851"/>
    <w:rsid w:val="006043CA"/>
    <w:rsid w:val="00605B8B"/>
    <w:rsid w:val="00606355"/>
    <w:rsid w:val="00606AF8"/>
    <w:rsid w:val="00611264"/>
    <w:rsid w:val="00611488"/>
    <w:rsid w:val="006205E3"/>
    <w:rsid w:val="00630B11"/>
    <w:rsid w:val="00633548"/>
    <w:rsid w:val="00635C5F"/>
    <w:rsid w:val="00641832"/>
    <w:rsid w:val="006420B9"/>
    <w:rsid w:val="00645005"/>
    <w:rsid w:val="00645F7E"/>
    <w:rsid w:val="00646B94"/>
    <w:rsid w:val="0065157A"/>
    <w:rsid w:val="00654FD5"/>
    <w:rsid w:val="006550C9"/>
    <w:rsid w:val="00657080"/>
    <w:rsid w:val="00660F0C"/>
    <w:rsid w:val="00662E40"/>
    <w:rsid w:val="00664D05"/>
    <w:rsid w:val="0066512D"/>
    <w:rsid w:val="00665A98"/>
    <w:rsid w:val="00670C08"/>
    <w:rsid w:val="006742CD"/>
    <w:rsid w:val="006754B2"/>
    <w:rsid w:val="00680164"/>
    <w:rsid w:val="0068327B"/>
    <w:rsid w:val="00684CA5"/>
    <w:rsid w:val="006855C5"/>
    <w:rsid w:val="00685B86"/>
    <w:rsid w:val="00693563"/>
    <w:rsid w:val="00693FBA"/>
    <w:rsid w:val="006941C5"/>
    <w:rsid w:val="0069443E"/>
    <w:rsid w:val="006A010E"/>
    <w:rsid w:val="006A16BA"/>
    <w:rsid w:val="006A2AC0"/>
    <w:rsid w:val="006B07BD"/>
    <w:rsid w:val="006B18B2"/>
    <w:rsid w:val="006B4A3A"/>
    <w:rsid w:val="006B7576"/>
    <w:rsid w:val="006C0269"/>
    <w:rsid w:val="006C0316"/>
    <w:rsid w:val="006C1B9D"/>
    <w:rsid w:val="006C1DEE"/>
    <w:rsid w:val="006C2D40"/>
    <w:rsid w:val="006C2EB5"/>
    <w:rsid w:val="006C482B"/>
    <w:rsid w:val="006C4A4D"/>
    <w:rsid w:val="006C4C85"/>
    <w:rsid w:val="006C6381"/>
    <w:rsid w:val="006C73A1"/>
    <w:rsid w:val="006C7553"/>
    <w:rsid w:val="006D115D"/>
    <w:rsid w:val="006D12E5"/>
    <w:rsid w:val="006D33D2"/>
    <w:rsid w:val="006D5D19"/>
    <w:rsid w:val="006E1B11"/>
    <w:rsid w:val="006E22A4"/>
    <w:rsid w:val="006E5D14"/>
    <w:rsid w:val="006E6699"/>
    <w:rsid w:val="006E66DE"/>
    <w:rsid w:val="006E7C77"/>
    <w:rsid w:val="006F1134"/>
    <w:rsid w:val="006F1FEB"/>
    <w:rsid w:val="006F564F"/>
    <w:rsid w:val="007026CA"/>
    <w:rsid w:val="00703D67"/>
    <w:rsid w:val="0070570B"/>
    <w:rsid w:val="0071105F"/>
    <w:rsid w:val="007139BA"/>
    <w:rsid w:val="0071548C"/>
    <w:rsid w:val="0072127E"/>
    <w:rsid w:val="00723564"/>
    <w:rsid w:val="00723622"/>
    <w:rsid w:val="00724ADE"/>
    <w:rsid w:val="00727470"/>
    <w:rsid w:val="00730697"/>
    <w:rsid w:val="007326F8"/>
    <w:rsid w:val="00732F14"/>
    <w:rsid w:val="007339AF"/>
    <w:rsid w:val="00737EA5"/>
    <w:rsid w:val="007419D7"/>
    <w:rsid w:val="00743090"/>
    <w:rsid w:val="00745B9A"/>
    <w:rsid w:val="00745E22"/>
    <w:rsid w:val="00747054"/>
    <w:rsid w:val="00750362"/>
    <w:rsid w:val="00752567"/>
    <w:rsid w:val="00753715"/>
    <w:rsid w:val="0075451A"/>
    <w:rsid w:val="00761E54"/>
    <w:rsid w:val="00763940"/>
    <w:rsid w:val="00765E9D"/>
    <w:rsid w:val="0076740E"/>
    <w:rsid w:val="007705EA"/>
    <w:rsid w:val="007716A0"/>
    <w:rsid w:val="00772755"/>
    <w:rsid w:val="00775C75"/>
    <w:rsid w:val="00780C4A"/>
    <w:rsid w:val="007828E7"/>
    <w:rsid w:val="007874CC"/>
    <w:rsid w:val="00790183"/>
    <w:rsid w:val="007922C0"/>
    <w:rsid w:val="007929A4"/>
    <w:rsid w:val="00797252"/>
    <w:rsid w:val="007A3046"/>
    <w:rsid w:val="007A7999"/>
    <w:rsid w:val="007B359C"/>
    <w:rsid w:val="007B5E10"/>
    <w:rsid w:val="007B5FE0"/>
    <w:rsid w:val="007B7F1E"/>
    <w:rsid w:val="007C2842"/>
    <w:rsid w:val="007C2B76"/>
    <w:rsid w:val="007C3768"/>
    <w:rsid w:val="007C417D"/>
    <w:rsid w:val="007C42E1"/>
    <w:rsid w:val="007C47B3"/>
    <w:rsid w:val="007C512E"/>
    <w:rsid w:val="007D0079"/>
    <w:rsid w:val="007D159F"/>
    <w:rsid w:val="007D2C55"/>
    <w:rsid w:val="007D6416"/>
    <w:rsid w:val="007D698A"/>
    <w:rsid w:val="007D7B1F"/>
    <w:rsid w:val="007D7CF6"/>
    <w:rsid w:val="007E0573"/>
    <w:rsid w:val="007E1A18"/>
    <w:rsid w:val="007E5FA8"/>
    <w:rsid w:val="007F1116"/>
    <w:rsid w:val="007F37C2"/>
    <w:rsid w:val="007F5FB6"/>
    <w:rsid w:val="007F7CEC"/>
    <w:rsid w:val="0080006E"/>
    <w:rsid w:val="0080392B"/>
    <w:rsid w:val="00803BD9"/>
    <w:rsid w:val="00806986"/>
    <w:rsid w:val="00811023"/>
    <w:rsid w:val="008124CA"/>
    <w:rsid w:val="0081317B"/>
    <w:rsid w:val="008133E2"/>
    <w:rsid w:val="00815C0A"/>
    <w:rsid w:val="00815DFD"/>
    <w:rsid w:val="008215E9"/>
    <w:rsid w:val="008238ED"/>
    <w:rsid w:val="0082434C"/>
    <w:rsid w:val="00825009"/>
    <w:rsid w:val="00825B9A"/>
    <w:rsid w:val="00827B55"/>
    <w:rsid w:val="00827C38"/>
    <w:rsid w:val="00827DA9"/>
    <w:rsid w:val="00831F6D"/>
    <w:rsid w:val="008347B2"/>
    <w:rsid w:val="008374E4"/>
    <w:rsid w:val="00837718"/>
    <w:rsid w:val="00837E89"/>
    <w:rsid w:val="00844D9A"/>
    <w:rsid w:val="0085483F"/>
    <w:rsid w:val="00856DF0"/>
    <w:rsid w:val="008612FE"/>
    <w:rsid w:val="00864FC0"/>
    <w:rsid w:val="00865020"/>
    <w:rsid w:val="008715F5"/>
    <w:rsid w:val="00873668"/>
    <w:rsid w:val="008749C8"/>
    <w:rsid w:val="00874B6A"/>
    <w:rsid w:val="008816C0"/>
    <w:rsid w:val="00881CA2"/>
    <w:rsid w:val="00882AAC"/>
    <w:rsid w:val="008837F8"/>
    <w:rsid w:val="00883C03"/>
    <w:rsid w:val="00884CAE"/>
    <w:rsid w:val="008868E7"/>
    <w:rsid w:val="00886D44"/>
    <w:rsid w:val="00890BDC"/>
    <w:rsid w:val="00890E85"/>
    <w:rsid w:val="00893839"/>
    <w:rsid w:val="00895CC1"/>
    <w:rsid w:val="008A0C6D"/>
    <w:rsid w:val="008A0F55"/>
    <w:rsid w:val="008A7B19"/>
    <w:rsid w:val="008B078F"/>
    <w:rsid w:val="008B701B"/>
    <w:rsid w:val="008B7E74"/>
    <w:rsid w:val="008C1382"/>
    <w:rsid w:val="008C60EC"/>
    <w:rsid w:val="008D608E"/>
    <w:rsid w:val="008E0133"/>
    <w:rsid w:val="008E19DC"/>
    <w:rsid w:val="008E2303"/>
    <w:rsid w:val="008E36D5"/>
    <w:rsid w:val="008E5A2D"/>
    <w:rsid w:val="008F4DD6"/>
    <w:rsid w:val="008F6AB0"/>
    <w:rsid w:val="009034F6"/>
    <w:rsid w:val="00906FE9"/>
    <w:rsid w:val="0090778D"/>
    <w:rsid w:val="0090780D"/>
    <w:rsid w:val="00907DA2"/>
    <w:rsid w:val="00910E0C"/>
    <w:rsid w:val="00912C9A"/>
    <w:rsid w:val="00914D94"/>
    <w:rsid w:val="009165C1"/>
    <w:rsid w:val="0092016F"/>
    <w:rsid w:val="00920283"/>
    <w:rsid w:val="00921E4A"/>
    <w:rsid w:val="00927132"/>
    <w:rsid w:val="009273CB"/>
    <w:rsid w:val="00930143"/>
    <w:rsid w:val="00936971"/>
    <w:rsid w:val="00936BBF"/>
    <w:rsid w:val="0094073B"/>
    <w:rsid w:val="00942A2A"/>
    <w:rsid w:val="00946D71"/>
    <w:rsid w:val="00954A48"/>
    <w:rsid w:val="00961E28"/>
    <w:rsid w:val="00965BDF"/>
    <w:rsid w:val="00967FA4"/>
    <w:rsid w:val="00970F25"/>
    <w:rsid w:val="00975070"/>
    <w:rsid w:val="009777D7"/>
    <w:rsid w:val="009820C6"/>
    <w:rsid w:val="009900F4"/>
    <w:rsid w:val="00992004"/>
    <w:rsid w:val="009A08B9"/>
    <w:rsid w:val="009A5E8B"/>
    <w:rsid w:val="009C0653"/>
    <w:rsid w:val="009C2273"/>
    <w:rsid w:val="009C2BB3"/>
    <w:rsid w:val="009C704B"/>
    <w:rsid w:val="009C7CA8"/>
    <w:rsid w:val="009D4B78"/>
    <w:rsid w:val="009D4C20"/>
    <w:rsid w:val="009D5B51"/>
    <w:rsid w:val="009D69DE"/>
    <w:rsid w:val="009E0AC3"/>
    <w:rsid w:val="009E15FB"/>
    <w:rsid w:val="009E40CC"/>
    <w:rsid w:val="009E5114"/>
    <w:rsid w:val="00A00FA0"/>
    <w:rsid w:val="00A04E34"/>
    <w:rsid w:val="00A104E2"/>
    <w:rsid w:val="00A12551"/>
    <w:rsid w:val="00A12992"/>
    <w:rsid w:val="00A13010"/>
    <w:rsid w:val="00A143E6"/>
    <w:rsid w:val="00A14C76"/>
    <w:rsid w:val="00A163C9"/>
    <w:rsid w:val="00A177A5"/>
    <w:rsid w:val="00A2031D"/>
    <w:rsid w:val="00A2093A"/>
    <w:rsid w:val="00A21DFE"/>
    <w:rsid w:val="00A22FBA"/>
    <w:rsid w:val="00A24973"/>
    <w:rsid w:val="00A24AD4"/>
    <w:rsid w:val="00A30B1B"/>
    <w:rsid w:val="00A30ECA"/>
    <w:rsid w:val="00A32F71"/>
    <w:rsid w:val="00A33F02"/>
    <w:rsid w:val="00A37174"/>
    <w:rsid w:val="00A375F7"/>
    <w:rsid w:val="00A40FBA"/>
    <w:rsid w:val="00A41203"/>
    <w:rsid w:val="00A42B59"/>
    <w:rsid w:val="00A46600"/>
    <w:rsid w:val="00A518C2"/>
    <w:rsid w:val="00A52A7E"/>
    <w:rsid w:val="00A5633C"/>
    <w:rsid w:val="00A6038B"/>
    <w:rsid w:val="00A649B5"/>
    <w:rsid w:val="00A67C89"/>
    <w:rsid w:val="00A67FA5"/>
    <w:rsid w:val="00A713B3"/>
    <w:rsid w:val="00A73EB9"/>
    <w:rsid w:val="00A73F12"/>
    <w:rsid w:val="00A814CE"/>
    <w:rsid w:val="00A8231C"/>
    <w:rsid w:val="00A8281C"/>
    <w:rsid w:val="00A85859"/>
    <w:rsid w:val="00A93C93"/>
    <w:rsid w:val="00A94BE4"/>
    <w:rsid w:val="00A964F0"/>
    <w:rsid w:val="00A9680C"/>
    <w:rsid w:val="00AA0BB6"/>
    <w:rsid w:val="00AA12F0"/>
    <w:rsid w:val="00AA2AEF"/>
    <w:rsid w:val="00AA46D1"/>
    <w:rsid w:val="00AB03B5"/>
    <w:rsid w:val="00AB649D"/>
    <w:rsid w:val="00AB66E8"/>
    <w:rsid w:val="00AB6B7B"/>
    <w:rsid w:val="00AB6B92"/>
    <w:rsid w:val="00AC1626"/>
    <w:rsid w:val="00AC4901"/>
    <w:rsid w:val="00AC529C"/>
    <w:rsid w:val="00AC5A39"/>
    <w:rsid w:val="00AD1489"/>
    <w:rsid w:val="00AD5C2E"/>
    <w:rsid w:val="00AD62BD"/>
    <w:rsid w:val="00AD6FBF"/>
    <w:rsid w:val="00AD740F"/>
    <w:rsid w:val="00AE1077"/>
    <w:rsid w:val="00AE3DD3"/>
    <w:rsid w:val="00AE3F08"/>
    <w:rsid w:val="00AE3F68"/>
    <w:rsid w:val="00AE5064"/>
    <w:rsid w:val="00AF1395"/>
    <w:rsid w:val="00AF5D24"/>
    <w:rsid w:val="00AF7141"/>
    <w:rsid w:val="00B00BEF"/>
    <w:rsid w:val="00B05F85"/>
    <w:rsid w:val="00B064E2"/>
    <w:rsid w:val="00B13C05"/>
    <w:rsid w:val="00B20603"/>
    <w:rsid w:val="00B23AF1"/>
    <w:rsid w:val="00B23FEC"/>
    <w:rsid w:val="00B2432C"/>
    <w:rsid w:val="00B27545"/>
    <w:rsid w:val="00B30F78"/>
    <w:rsid w:val="00B335A8"/>
    <w:rsid w:val="00B360E3"/>
    <w:rsid w:val="00B364C1"/>
    <w:rsid w:val="00B36BF0"/>
    <w:rsid w:val="00B40A17"/>
    <w:rsid w:val="00B41D69"/>
    <w:rsid w:val="00B4287E"/>
    <w:rsid w:val="00B43ECA"/>
    <w:rsid w:val="00B454A7"/>
    <w:rsid w:val="00B5112D"/>
    <w:rsid w:val="00B5135B"/>
    <w:rsid w:val="00B5571A"/>
    <w:rsid w:val="00B56843"/>
    <w:rsid w:val="00B64EB1"/>
    <w:rsid w:val="00B66F22"/>
    <w:rsid w:val="00B72767"/>
    <w:rsid w:val="00B733C0"/>
    <w:rsid w:val="00B74CF9"/>
    <w:rsid w:val="00B76582"/>
    <w:rsid w:val="00B76E2C"/>
    <w:rsid w:val="00B823E5"/>
    <w:rsid w:val="00B83598"/>
    <w:rsid w:val="00B8374E"/>
    <w:rsid w:val="00B85391"/>
    <w:rsid w:val="00B91EF7"/>
    <w:rsid w:val="00B941A7"/>
    <w:rsid w:val="00B94650"/>
    <w:rsid w:val="00B95FC5"/>
    <w:rsid w:val="00B96336"/>
    <w:rsid w:val="00B964FC"/>
    <w:rsid w:val="00B975F9"/>
    <w:rsid w:val="00BB13C4"/>
    <w:rsid w:val="00BB161F"/>
    <w:rsid w:val="00BB20F9"/>
    <w:rsid w:val="00BB2D51"/>
    <w:rsid w:val="00BB4F61"/>
    <w:rsid w:val="00BB6EE0"/>
    <w:rsid w:val="00BC2AE0"/>
    <w:rsid w:val="00BC736A"/>
    <w:rsid w:val="00BD1026"/>
    <w:rsid w:val="00BD2D94"/>
    <w:rsid w:val="00BD46C6"/>
    <w:rsid w:val="00BD6DA7"/>
    <w:rsid w:val="00BE242F"/>
    <w:rsid w:val="00BE2439"/>
    <w:rsid w:val="00BE507B"/>
    <w:rsid w:val="00BE71A9"/>
    <w:rsid w:val="00BF2428"/>
    <w:rsid w:val="00BF2A31"/>
    <w:rsid w:val="00C02EDE"/>
    <w:rsid w:val="00C05FAD"/>
    <w:rsid w:val="00C07F12"/>
    <w:rsid w:val="00C16D4A"/>
    <w:rsid w:val="00C1703D"/>
    <w:rsid w:val="00C247E4"/>
    <w:rsid w:val="00C2522F"/>
    <w:rsid w:val="00C27D58"/>
    <w:rsid w:val="00C308E5"/>
    <w:rsid w:val="00C320F6"/>
    <w:rsid w:val="00C37778"/>
    <w:rsid w:val="00C37FEA"/>
    <w:rsid w:val="00C42E49"/>
    <w:rsid w:val="00C4391D"/>
    <w:rsid w:val="00C4566A"/>
    <w:rsid w:val="00C45B1B"/>
    <w:rsid w:val="00C472C4"/>
    <w:rsid w:val="00C501B9"/>
    <w:rsid w:val="00C50AE1"/>
    <w:rsid w:val="00C5117C"/>
    <w:rsid w:val="00C52009"/>
    <w:rsid w:val="00C55F7B"/>
    <w:rsid w:val="00C57868"/>
    <w:rsid w:val="00C60AEA"/>
    <w:rsid w:val="00C620DC"/>
    <w:rsid w:val="00C621A2"/>
    <w:rsid w:val="00C62366"/>
    <w:rsid w:val="00C62853"/>
    <w:rsid w:val="00C66348"/>
    <w:rsid w:val="00C75C77"/>
    <w:rsid w:val="00C77044"/>
    <w:rsid w:val="00C77F95"/>
    <w:rsid w:val="00C84960"/>
    <w:rsid w:val="00C93806"/>
    <w:rsid w:val="00C942B6"/>
    <w:rsid w:val="00C9457D"/>
    <w:rsid w:val="00C95B57"/>
    <w:rsid w:val="00C95F44"/>
    <w:rsid w:val="00C961A0"/>
    <w:rsid w:val="00C9785F"/>
    <w:rsid w:val="00CA09F0"/>
    <w:rsid w:val="00CA1224"/>
    <w:rsid w:val="00CA2B3C"/>
    <w:rsid w:val="00CA58A4"/>
    <w:rsid w:val="00CC08CC"/>
    <w:rsid w:val="00CC1CCB"/>
    <w:rsid w:val="00CC40AB"/>
    <w:rsid w:val="00CD3825"/>
    <w:rsid w:val="00CD6888"/>
    <w:rsid w:val="00CD6E33"/>
    <w:rsid w:val="00CD7036"/>
    <w:rsid w:val="00CD7DE5"/>
    <w:rsid w:val="00CD7FD7"/>
    <w:rsid w:val="00CE1C67"/>
    <w:rsid w:val="00CE2E93"/>
    <w:rsid w:val="00CE53D6"/>
    <w:rsid w:val="00CE6DD2"/>
    <w:rsid w:val="00CF1628"/>
    <w:rsid w:val="00CF17D2"/>
    <w:rsid w:val="00CF219E"/>
    <w:rsid w:val="00CF4899"/>
    <w:rsid w:val="00CF5EF6"/>
    <w:rsid w:val="00D02815"/>
    <w:rsid w:val="00D04742"/>
    <w:rsid w:val="00D0493B"/>
    <w:rsid w:val="00D149EE"/>
    <w:rsid w:val="00D20CF0"/>
    <w:rsid w:val="00D20D17"/>
    <w:rsid w:val="00D2270E"/>
    <w:rsid w:val="00D255DD"/>
    <w:rsid w:val="00D27B0C"/>
    <w:rsid w:val="00D30B38"/>
    <w:rsid w:val="00D35303"/>
    <w:rsid w:val="00D377A1"/>
    <w:rsid w:val="00D40B89"/>
    <w:rsid w:val="00D4488F"/>
    <w:rsid w:val="00D44E77"/>
    <w:rsid w:val="00D45A8F"/>
    <w:rsid w:val="00D57E2E"/>
    <w:rsid w:val="00D637D3"/>
    <w:rsid w:val="00D647FA"/>
    <w:rsid w:val="00D670D8"/>
    <w:rsid w:val="00D720E6"/>
    <w:rsid w:val="00D7297D"/>
    <w:rsid w:val="00D7382C"/>
    <w:rsid w:val="00D75849"/>
    <w:rsid w:val="00D76135"/>
    <w:rsid w:val="00D76DF9"/>
    <w:rsid w:val="00D80B22"/>
    <w:rsid w:val="00D814CD"/>
    <w:rsid w:val="00D81623"/>
    <w:rsid w:val="00D83234"/>
    <w:rsid w:val="00D838DA"/>
    <w:rsid w:val="00D84D1F"/>
    <w:rsid w:val="00D865E4"/>
    <w:rsid w:val="00D8688F"/>
    <w:rsid w:val="00D907D9"/>
    <w:rsid w:val="00D93F3C"/>
    <w:rsid w:val="00D94150"/>
    <w:rsid w:val="00D94339"/>
    <w:rsid w:val="00D94A74"/>
    <w:rsid w:val="00D95B27"/>
    <w:rsid w:val="00D9678F"/>
    <w:rsid w:val="00D97687"/>
    <w:rsid w:val="00DA028D"/>
    <w:rsid w:val="00DA084E"/>
    <w:rsid w:val="00DA225A"/>
    <w:rsid w:val="00DA2854"/>
    <w:rsid w:val="00DB259F"/>
    <w:rsid w:val="00DB28E4"/>
    <w:rsid w:val="00DB5BB1"/>
    <w:rsid w:val="00DB5D08"/>
    <w:rsid w:val="00DB645E"/>
    <w:rsid w:val="00DB709F"/>
    <w:rsid w:val="00DC315B"/>
    <w:rsid w:val="00DC74DB"/>
    <w:rsid w:val="00DD3F1F"/>
    <w:rsid w:val="00DD6DF5"/>
    <w:rsid w:val="00DE1C7D"/>
    <w:rsid w:val="00DE2274"/>
    <w:rsid w:val="00DE40B8"/>
    <w:rsid w:val="00DE763B"/>
    <w:rsid w:val="00DF272E"/>
    <w:rsid w:val="00DF5B88"/>
    <w:rsid w:val="00E0108A"/>
    <w:rsid w:val="00E014D1"/>
    <w:rsid w:val="00E01B25"/>
    <w:rsid w:val="00E0266D"/>
    <w:rsid w:val="00E04333"/>
    <w:rsid w:val="00E04335"/>
    <w:rsid w:val="00E06CA1"/>
    <w:rsid w:val="00E1356E"/>
    <w:rsid w:val="00E135A4"/>
    <w:rsid w:val="00E16525"/>
    <w:rsid w:val="00E22287"/>
    <w:rsid w:val="00E25BD2"/>
    <w:rsid w:val="00E30064"/>
    <w:rsid w:val="00E32E05"/>
    <w:rsid w:val="00E3444E"/>
    <w:rsid w:val="00E374A7"/>
    <w:rsid w:val="00E42754"/>
    <w:rsid w:val="00E42C7D"/>
    <w:rsid w:val="00E433CC"/>
    <w:rsid w:val="00E4357D"/>
    <w:rsid w:val="00E44B66"/>
    <w:rsid w:val="00E52564"/>
    <w:rsid w:val="00E54B53"/>
    <w:rsid w:val="00E57C28"/>
    <w:rsid w:val="00E62102"/>
    <w:rsid w:val="00E6598B"/>
    <w:rsid w:val="00E66265"/>
    <w:rsid w:val="00E66A1C"/>
    <w:rsid w:val="00E70080"/>
    <w:rsid w:val="00E71321"/>
    <w:rsid w:val="00E71C1E"/>
    <w:rsid w:val="00E74334"/>
    <w:rsid w:val="00E74C66"/>
    <w:rsid w:val="00E75D51"/>
    <w:rsid w:val="00E76EDF"/>
    <w:rsid w:val="00E7798A"/>
    <w:rsid w:val="00E81F4F"/>
    <w:rsid w:val="00E8256A"/>
    <w:rsid w:val="00E82F47"/>
    <w:rsid w:val="00E83F34"/>
    <w:rsid w:val="00E840DA"/>
    <w:rsid w:val="00E9280E"/>
    <w:rsid w:val="00E977B2"/>
    <w:rsid w:val="00EA1941"/>
    <w:rsid w:val="00EA62DC"/>
    <w:rsid w:val="00EA6BD1"/>
    <w:rsid w:val="00EA6EB9"/>
    <w:rsid w:val="00EB2C57"/>
    <w:rsid w:val="00EB3971"/>
    <w:rsid w:val="00EC3DA3"/>
    <w:rsid w:val="00EC44B0"/>
    <w:rsid w:val="00EC7678"/>
    <w:rsid w:val="00ED0BE5"/>
    <w:rsid w:val="00ED2831"/>
    <w:rsid w:val="00ED30DB"/>
    <w:rsid w:val="00ED6233"/>
    <w:rsid w:val="00ED7947"/>
    <w:rsid w:val="00EE0030"/>
    <w:rsid w:val="00EE01A9"/>
    <w:rsid w:val="00EE67D1"/>
    <w:rsid w:val="00EF0B86"/>
    <w:rsid w:val="00EF23BB"/>
    <w:rsid w:val="00EF2BBF"/>
    <w:rsid w:val="00EF4FBB"/>
    <w:rsid w:val="00F01217"/>
    <w:rsid w:val="00F03C44"/>
    <w:rsid w:val="00F04513"/>
    <w:rsid w:val="00F056C7"/>
    <w:rsid w:val="00F11698"/>
    <w:rsid w:val="00F12774"/>
    <w:rsid w:val="00F1674A"/>
    <w:rsid w:val="00F20852"/>
    <w:rsid w:val="00F20DA5"/>
    <w:rsid w:val="00F21344"/>
    <w:rsid w:val="00F227D5"/>
    <w:rsid w:val="00F231A7"/>
    <w:rsid w:val="00F2378A"/>
    <w:rsid w:val="00F23A81"/>
    <w:rsid w:val="00F27BF5"/>
    <w:rsid w:val="00F3022B"/>
    <w:rsid w:val="00F33FD1"/>
    <w:rsid w:val="00F35B5A"/>
    <w:rsid w:val="00F3621E"/>
    <w:rsid w:val="00F36638"/>
    <w:rsid w:val="00F37B99"/>
    <w:rsid w:val="00F4238F"/>
    <w:rsid w:val="00F4595E"/>
    <w:rsid w:val="00F46029"/>
    <w:rsid w:val="00F47E81"/>
    <w:rsid w:val="00F507B6"/>
    <w:rsid w:val="00F51A3B"/>
    <w:rsid w:val="00F54B45"/>
    <w:rsid w:val="00F55AB0"/>
    <w:rsid w:val="00F56A53"/>
    <w:rsid w:val="00F605D1"/>
    <w:rsid w:val="00F636E2"/>
    <w:rsid w:val="00F6558E"/>
    <w:rsid w:val="00F65CD8"/>
    <w:rsid w:val="00F70A44"/>
    <w:rsid w:val="00F70AED"/>
    <w:rsid w:val="00F71DD2"/>
    <w:rsid w:val="00F772EF"/>
    <w:rsid w:val="00F81BD2"/>
    <w:rsid w:val="00F83B5B"/>
    <w:rsid w:val="00F8551A"/>
    <w:rsid w:val="00F85A86"/>
    <w:rsid w:val="00F86807"/>
    <w:rsid w:val="00F878D3"/>
    <w:rsid w:val="00F92133"/>
    <w:rsid w:val="00F92591"/>
    <w:rsid w:val="00F929A8"/>
    <w:rsid w:val="00F96693"/>
    <w:rsid w:val="00F96B12"/>
    <w:rsid w:val="00F9781E"/>
    <w:rsid w:val="00FA4052"/>
    <w:rsid w:val="00FA58A9"/>
    <w:rsid w:val="00FA5AF2"/>
    <w:rsid w:val="00FA71C7"/>
    <w:rsid w:val="00FB11CB"/>
    <w:rsid w:val="00FB34D6"/>
    <w:rsid w:val="00FB38C1"/>
    <w:rsid w:val="00FB4026"/>
    <w:rsid w:val="00FB4A04"/>
    <w:rsid w:val="00FB5062"/>
    <w:rsid w:val="00FB6DD5"/>
    <w:rsid w:val="00FB738D"/>
    <w:rsid w:val="00FB741C"/>
    <w:rsid w:val="00FC4E73"/>
    <w:rsid w:val="00FC5541"/>
    <w:rsid w:val="00FD066C"/>
    <w:rsid w:val="00FD16A7"/>
    <w:rsid w:val="00FD175B"/>
    <w:rsid w:val="00FD4F1D"/>
    <w:rsid w:val="00FE242D"/>
    <w:rsid w:val="00FE2BF2"/>
    <w:rsid w:val="00FE3E04"/>
    <w:rsid w:val="00FE5EBC"/>
    <w:rsid w:val="00FE72ED"/>
    <w:rsid w:val="00FF03B3"/>
    <w:rsid w:val="00FF06B3"/>
    <w:rsid w:val="00FF3D8E"/>
    <w:rsid w:val="00FF48EA"/>
    <w:rsid w:val="00FF4ED4"/>
    <w:rsid w:val="00FF5519"/>
    <w:rsid w:val="00FF79D7"/>
    <w:rsid w:val="00FF7A6C"/>
    <w:rsid w:val="033B426D"/>
    <w:rsid w:val="03BFA649"/>
    <w:rsid w:val="04C96902"/>
    <w:rsid w:val="0763871F"/>
    <w:rsid w:val="07BFA016"/>
    <w:rsid w:val="07CE5BB2"/>
    <w:rsid w:val="07CF1335"/>
    <w:rsid w:val="07D51D37"/>
    <w:rsid w:val="07ECBB00"/>
    <w:rsid w:val="08CF9033"/>
    <w:rsid w:val="09D7D497"/>
    <w:rsid w:val="0A7DC795"/>
    <w:rsid w:val="0B735F2F"/>
    <w:rsid w:val="0B7A39CE"/>
    <w:rsid w:val="0B7D3378"/>
    <w:rsid w:val="0BBF9725"/>
    <w:rsid w:val="0BEC19E1"/>
    <w:rsid w:val="0C3FF828"/>
    <w:rsid w:val="0DF70DCD"/>
    <w:rsid w:val="0DFE4722"/>
    <w:rsid w:val="0E7F44D5"/>
    <w:rsid w:val="0EDE51B8"/>
    <w:rsid w:val="0F17D141"/>
    <w:rsid w:val="0F1F9D58"/>
    <w:rsid w:val="0F51E66D"/>
    <w:rsid w:val="0F7DBD70"/>
    <w:rsid w:val="0F95CA01"/>
    <w:rsid w:val="0FBF1031"/>
    <w:rsid w:val="0FEB2901"/>
    <w:rsid w:val="0FF10522"/>
    <w:rsid w:val="0FF9A72B"/>
    <w:rsid w:val="0FFB06B0"/>
    <w:rsid w:val="0FFF880D"/>
    <w:rsid w:val="12740A6B"/>
    <w:rsid w:val="135F96AC"/>
    <w:rsid w:val="13DFDACE"/>
    <w:rsid w:val="13EF6814"/>
    <w:rsid w:val="13FD44F8"/>
    <w:rsid w:val="15BBCD01"/>
    <w:rsid w:val="15FFB4F8"/>
    <w:rsid w:val="16613AE3"/>
    <w:rsid w:val="16DE686A"/>
    <w:rsid w:val="16FBD759"/>
    <w:rsid w:val="16FF32DC"/>
    <w:rsid w:val="16FFD298"/>
    <w:rsid w:val="17356DB7"/>
    <w:rsid w:val="175E5FD3"/>
    <w:rsid w:val="175FD881"/>
    <w:rsid w:val="176D34DB"/>
    <w:rsid w:val="177943D4"/>
    <w:rsid w:val="17BF6CF4"/>
    <w:rsid w:val="17C9996A"/>
    <w:rsid w:val="17E7D086"/>
    <w:rsid w:val="17EBED8A"/>
    <w:rsid w:val="17F85248"/>
    <w:rsid w:val="17F9185F"/>
    <w:rsid w:val="17FB5CA0"/>
    <w:rsid w:val="18D66103"/>
    <w:rsid w:val="19724204"/>
    <w:rsid w:val="199F024D"/>
    <w:rsid w:val="19CFAA7D"/>
    <w:rsid w:val="19D1E4EB"/>
    <w:rsid w:val="1A71D36B"/>
    <w:rsid w:val="1ABF217F"/>
    <w:rsid w:val="1AFB9DF4"/>
    <w:rsid w:val="1AFFA62A"/>
    <w:rsid w:val="1B1EFEB1"/>
    <w:rsid w:val="1B7F03D7"/>
    <w:rsid w:val="1B9D9EE6"/>
    <w:rsid w:val="1BDBEA8E"/>
    <w:rsid w:val="1BDD97C1"/>
    <w:rsid w:val="1BDFAAB8"/>
    <w:rsid w:val="1BF9CCB3"/>
    <w:rsid w:val="1BFBA42B"/>
    <w:rsid w:val="1BFD25AB"/>
    <w:rsid w:val="1BFFEBE9"/>
    <w:rsid w:val="1C7BEB70"/>
    <w:rsid w:val="1C9E1142"/>
    <w:rsid w:val="1D1FD7CE"/>
    <w:rsid w:val="1D3EF48C"/>
    <w:rsid w:val="1D4E8547"/>
    <w:rsid w:val="1D4EEF10"/>
    <w:rsid w:val="1D59B15C"/>
    <w:rsid w:val="1D9D100A"/>
    <w:rsid w:val="1DBE42EE"/>
    <w:rsid w:val="1DCFB9D0"/>
    <w:rsid w:val="1DDA11AF"/>
    <w:rsid w:val="1DDE485E"/>
    <w:rsid w:val="1DF1A5F7"/>
    <w:rsid w:val="1DF615C4"/>
    <w:rsid w:val="1DFD27AE"/>
    <w:rsid w:val="1DFE64D2"/>
    <w:rsid w:val="1DFF093F"/>
    <w:rsid w:val="1E2F7D77"/>
    <w:rsid w:val="1E4863DC"/>
    <w:rsid w:val="1E55D08A"/>
    <w:rsid w:val="1E6D10AA"/>
    <w:rsid w:val="1E73326B"/>
    <w:rsid w:val="1E7A628D"/>
    <w:rsid w:val="1E7B21A2"/>
    <w:rsid w:val="1E7F4DFD"/>
    <w:rsid w:val="1EADBED7"/>
    <w:rsid w:val="1EB72FA9"/>
    <w:rsid w:val="1EEE2CEB"/>
    <w:rsid w:val="1EF25E49"/>
    <w:rsid w:val="1EFAC68C"/>
    <w:rsid w:val="1EFB5CA8"/>
    <w:rsid w:val="1EFED49F"/>
    <w:rsid w:val="1F3B413D"/>
    <w:rsid w:val="1F77E604"/>
    <w:rsid w:val="1F7BB34B"/>
    <w:rsid w:val="1F7D8D08"/>
    <w:rsid w:val="1F7D9BBF"/>
    <w:rsid w:val="1F7D9EE6"/>
    <w:rsid w:val="1FAFEFD7"/>
    <w:rsid w:val="1FCFD797"/>
    <w:rsid w:val="1FDD6606"/>
    <w:rsid w:val="1FDE3137"/>
    <w:rsid w:val="1FDF34DF"/>
    <w:rsid w:val="1FE7F0F0"/>
    <w:rsid w:val="1FEB43D0"/>
    <w:rsid w:val="1FEF0CD7"/>
    <w:rsid w:val="1FEFE03A"/>
    <w:rsid w:val="1FF40FC4"/>
    <w:rsid w:val="1FF7B731"/>
    <w:rsid w:val="1FFB4944"/>
    <w:rsid w:val="1FFCFED8"/>
    <w:rsid w:val="1FFDF805"/>
    <w:rsid w:val="1FFFD58D"/>
    <w:rsid w:val="20F93166"/>
    <w:rsid w:val="217D058F"/>
    <w:rsid w:val="22E5CE74"/>
    <w:rsid w:val="22FE27E8"/>
    <w:rsid w:val="237792CE"/>
    <w:rsid w:val="2393DC39"/>
    <w:rsid w:val="23BFCD34"/>
    <w:rsid w:val="23FB7D9E"/>
    <w:rsid w:val="23FFA32E"/>
    <w:rsid w:val="24BF6DEA"/>
    <w:rsid w:val="255AAF4A"/>
    <w:rsid w:val="25B6EBCE"/>
    <w:rsid w:val="25BF869E"/>
    <w:rsid w:val="25F83CB7"/>
    <w:rsid w:val="26AF3659"/>
    <w:rsid w:val="2745393E"/>
    <w:rsid w:val="274F52E4"/>
    <w:rsid w:val="275627C5"/>
    <w:rsid w:val="277CC7FE"/>
    <w:rsid w:val="27973D0D"/>
    <w:rsid w:val="279E1C68"/>
    <w:rsid w:val="27A71050"/>
    <w:rsid w:val="27AD0B4D"/>
    <w:rsid w:val="27BF0BB3"/>
    <w:rsid w:val="27BF703A"/>
    <w:rsid w:val="27D6B353"/>
    <w:rsid w:val="27EBD6A9"/>
    <w:rsid w:val="27FBDBA8"/>
    <w:rsid w:val="27FD1916"/>
    <w:rsid w:val="27FE2601"/>
    <w:rsid w:val="27FFA8F0"/>
    <w:rsid w:val="28D38970"/>
    <w:rsid w:val="2A7FF809"/>
    <w:rsid w:val="2ABC4FC9"/>
    <w:rsid w:val="2ABF1EF4"/>
    <w:rsid w:val="2ABFDBC8"/>
    <w:rsid w:val="2AFF388E"/>
    <w:rsid w:val="2B12ADEF"/>
    <w:rsid w:val="2B6F87A8"/>
    <w:rsid w:val="2BB25F5A"/>
    <w:rsid w:val="2BB283BA"/>
    <w:rsid w:val="2BB37F47"/>
    <w:rsid w:val="2BBECDE7"/>
    <w:rsid w:val="2BBF19F5"/>
    <w:rsid w:val="2BDFE701"/>
    <w:rsid w:val="2BF378F5"/>
    <w:rsid w:val="2BF48100"/>
    <w:rsid w:val="2BF51C8C"/>
    <w:rsid w:val="2BFB0DB6"/>
    <w:rsid w:val="2BFFCD44"/>
    <w:rsid w:val="2BFFE65E"/>
    <w:rsid w:val="2C7F1C5D"/>
    <w:rsid w:val="2CFF4C50"/>
    <w:rsid w:val="2D2CEF47"/>
    <w:rsid w:val="2D3F3550"/>
    <w:rsid w:val="2DAC3DC8"/>
    <w:rsid w:val="2DCB9859"/>
    <w:rsid w:val="2DD19150"/>
    <w:rsid w:val="2DF37FAC"/>
    <w:rsid w:val="2E1EE4D8"/>
    <w:rsid w:val="2E3FB6B5"/>
    <w:rsid w:val="2EBE6FA6"/>
    <w:rsid w:val="2EF3E313"/>
    <w:rsid w:val="2EFB1C03"/>
    <w:rsid w:val="2EFBA89A"/>
    <w:rsid w:val="2EFF63F4"/>
    <w:rsid w:val="2EFF895C"/>
    <w:rsid w:val="2EFF9A3D"/>
    <w:rsid w:val="2F1B632D"/>
    <w:rsid w:val="2F373A3B"/>
    <w:rsid w:val="2F3E669E"/>
    <w:rsid w:val="2F4924AA"/>
    <w:rsid w:val="2F63DD9C"/>
    <w:rsid w:val="2F67DB81"/>
    <w:rsid w:val="2F6FB70E"/>
    <w:rsid w:val="2F7A7283"/>
    <w:rsid w:val="2F7C4A1A"/>
    <w:rsid w:val="2F7F9BA4"/>
    <w:rsid w:val="2FA16164"/>
    <w:rsid w:val="2FA3C5E4"/>
    <w:rsid w:val="2FBF02A7"/>
    <w:rsid w:val="2FBFDB1C"/>
    <w:rsid w:val="2FC7E551"/>
    <w:rsid w:val="2FD96F6C"/>
    <w:rsid w:val="2FDBC5B2"/>
    <w:rsid w:val="2FDF1771"/>
    <w:rsid w:val="2FE4324C"/>
    <w:rsid w:val="2FE7D1AA"/>
    <w:rsid w:val="2FEE70FD"/>
    <w:rsid w:val="2FF58D10"/>
    <w:rsid w:val="2FF78D3B"/>
    <w:rsid w:val="2FF7DCF0"/>
    <w:rsid w:val="2FF7E463"/>
    <w:rsid w:val="2FF98BB5"/>
    <w:rsid w:val="2FFCA596"/>
    <w:rsid w:val="2FFCD609"/>
    <w:rsid w:val="2FFEC86C"/>
    <w:rsid w:val="2FFEEB64"/>
    <w:rsid w:val="2FFF12B8"/>
    <w:rsid w:val="2FFF3060"/>
    <w:rsid w:val="2FFF60EF"/>
    <w:rsid w:val="2FFF6A1F"/>
    <w:rsid w:val="2FFF9A35"/>
    <w:rsid w:val="2FFFF364"/>
    <w:rsid w:val="2FFFF780"/>
    <w:rsid w:val="302F1A75"/>
    <w:rsid w:val="309FDD42"/>
    <w:rsid w:val="30D51EEC"/>
    <w:rsid w:val="30E709EE"/>
    <w:rsid w:val="31359CD8"/>
    <w:rsid w:val="317EB2EA"/>
    <w:rsid w:val="31F69B33"/>
    <w:rsid w:val="31F76A0B"/>
    <w:rsid w:val="31FFBE1C"/>
    <w:rsid w:val="3239A7E2"/>
    <w:rsid w:val="326F07D5"/>
    <w:rsid w:val="327E539C"/>
    <w:rsid w:val="32FC220B"/>
    <w:rsid w:val="337E3A4F"/>
    <w:rsid w:val="337F14D2"/>
    <w:rsid w:val="339F48DB"/>
    <w:rsid w:val="33B71521"/>
    <w:rsid w:val="33E52967"/>
    <w:rsid w:val="33ED589B"/>
    <w:rsid w:val="33EF1CDE"/>
    <w:rsid w:val="33FB4FE8"/>
    <w:rsid w:val="33FEC563"/>
    <w:rsid w:val="347BDE9D"/>
    <w:rsid w:val="34EB5B70"/>
    <w:rsid w:val="34F95F1B"/>
    <w:rsid w:val="35751A5A"/>
    <w:rsid w:val="35769BCB"/>
    <w:rsid w:val="35BB5792"/>
    <w:rsid w:val="35BBB871"/>
    <w:rsid w:val="35D978B6"/>
    <w:rsid w:val="35F456FD"/>
    <w:rsid w:val="35FC0BE2"/>
    <w:rsid w:val="35FF47E5"/>
    <w:rsid w:val="35FF9880"/>
    <w:rsid w:val="3655EAAD"/>
    <w:rsid w:val="369F34C7"/>
    <w:rsid w:val="36A1455E"/>
    <w:rsid w:val="36BBBD07"/>
    <w:rsid w:val="36BF241E"/>
    <w:rsid w:val="36D736B6"/>
    <w:rsid w:val="36DF329A"/>
    <w:rsid w:val="36E66C29"/>
    <w:rsid w:val="36EFD768"/>
    <w:rsid w:val="36F1D50C"/>
    <w:rsid w:val="36FF3690"/>
    <w:rsid w:val="36FF798D"/>
    <w:rsid w:val="36FF9379"/>
    <w:rsid w:val="36FFD3EC"/>
    <w:rsid w:val="371BED1D"/>
    <w:rsid w:val="371F1228"/>
    <w:rsid w:val="374A65A1"/>
    <w:rsid w:val="377D3C51"/>
    <w:rsid w:val="377F6FBA"/>
    <w:rsid w:val="3790964F"/>
    <w:rsid w:val="3798E342"/>
    <w:rsid w:val="379FBFF8"/>
    <w:rsid w:val="37A57EBF"/>
    <w:rsid w:val="37B42F28"/>
    <w:rsid w:val="37BC17AC"/>
    <w:rsid w:val="37BFEB83"/>
    <w:rsid w:val="37C55219"/>
    <w:rsid w:val="37CDE352"/>
    <w:rsid w:val="37CF7046"/>
    <w:rsid w:val="37CFC466"/>
    <w:rsid w:val="37CFDD4E"/>
    <w:rsid w:val="37D23C71"/>
    <w:rsid w:val="37DB5F89"/>
    <w:rsid w:val="37DBFC9B"/>
    <w:rsid w:val="37DE8C3A"/>
    <w:rsid w:val="37DF52AE"/>
    <w:rsid w:val="37E713CD"/>
    <w:rsid w:val="37EBC489"/>
    <w:rsid w:val="37F24963"/>
    <w:rsid w:val="37F35AD4"/>
    <w:rsid w:val="37F99A02"/>
    <w:rsid w:val="37FB0CC8"/>
    <w:rsid w:val="37FC2FD8"/>
    <w:rsid w:val="37FE0890"/>
    <w:rsid w:val="37FF4899"/>
    <w:rsid w:val="37FF6E28"/>
    <w:rsid w:val="37FF7EBF"/>
    <w:rsid w:val="37FF96D7"/>
    <w:rsid w:val="37FFF302"/>
    <w:rsid w:val="386F6BB0"/>
    <w:rsid w:val="38FF160B"/>
    <w:rsid w:val="393BBFA2"/>
    <w:rsid w:val="396F2318"/>
    <w:rsid w:val="39DB5287"/>
    <w:rsid w:val="39DCCD40"/>
    <w:rsid w:val="39ED2F40"/>
    <w:rsid w:val="39ED3FCB"/>
    <w:rsid w:val="39F7FC3D"/>
    <w:rsid w:val="39FE252F"/>
    <w:rsid w:val="3A0BE22E"/>
    <w:rsid w:val="3A3F95F9"/>
    <w:rsid w:val="3A97984E"/>
    <w:rsid w:val="3AAF6E91"/>
    <w:rsid w:val="3AE59770"/>
    <w:rsid w:val="3AE7E744"/>
    <w:rsid w:val="3AED885F"/>
    <w:rsid w:val="3AF5BDFD"/>
    <w:rsid w:val="3AF7F13E"/>
    <w:rsid w:val="3AF95956"/>
    <w:rsid w:val="3AFF2D8F"/>
    <w:rsid w:val="3AFFFC03"/>
    <w:rsid w:val="3B3BB696"/>
    <w:rsid w:val="3B5BB8FA"/>
    <w:rsid w:val="3B5DD432"/>
    <w:rsid w:val="3B67A234"/>
    <w:rsid w:val="3B76F645"/>
    <w:rsid w:val="3B774DDE"/>
    <w:rsid w:val="3B77EC79"/>
    <w:rsid w:val="3B7D1F1F"/>
    <w:rsid w:val="3B7D7089"/>
    <w:rsid w:val="3B7DF1F1"/>
    <w:rsid w:val="3B7F2BF6"/>
    <w:rsid w:val="3B7FF479"/>
    <w:rsid w:val="3B9F3A6E"/>
    <w:rsid w:val="3BA72BCF"/>
    <w:rsid w:val="3BAF6184"/>
    <w:rsid w:val="3BBDC032"/>
    <w:rsid w:val="3BBF3231"/>
    <w:rsid w:val="3BBF9144"/>
    <w:rsid w:val="3BD78F0F"/>
    <w:rsid w:val="3BDBE82A"/>
    <w:rsid w:val="3BDD47F4"/>
    <w:rsid w:val="3BDFE904"/>
    <w:rsid w:val="3BE2CE54"/>
    <w:rsid w:val="3BED38FB"/>
    <w:rsid w:val="3BEF361A"/>
    <w:rsid w:val="3BEFF7A7"/>
    <w:rsid w:val="3BF3E25C"/>
    <w:rsid w:val="3BF53AD8"/>
    <w:rsid w:val="3BF7002F"/>
    <w:rsid w:val="3BF77CCC"/>
    <w:rsid w:val="3BFB7904"/>
    <w:rsid w:val="3BFBA9F1"/>
    <w:rsid w:val="3BFCD8EE"/>
    <w:rsid w:val="3BFD7B6C"/>
    <w:rsid w:val="3BFE7457"/>
    <w:rsid w:val="3BFE8DE3"/>
    <w:rsid w:val="3BFEB957"/>
    <w:rsid w:val="3BFEEC75"/>
    <w:rsid w:val="3BFF4A49"/>
    <w:rsid w:val="3BFF645D"/>
    <w:rsid w:val="3BFFFC9F"/>
    <w:rsid w:val="3C3F8B9E"/>
    <w:rsid w:val="3C5E4B10"/>
    <w:rsid w:val="3C5FAE6F"/>
    <w:rsid w:val="3C7DCF6A"/>
    <w:rsid w:val="3CAAD113"/>
    <w:rsid w:val="3CBFA070"/>
    <w:rsid w:val="3CC929FB"/>
    <w:rsid w:val="3CDB6A9C"/>
    <w:rsid w:val="3CF7C061"/>
    <w:rsid w:val="3CFB7D87"/>
    <w:rsid w:val="3CFBFD0C"/>
    <w:rsid w:val="3CFF6C7F"/>
    <w:rsid w:val="3D70B986"/>
    <w:rsid w:val="3D76ACD2"/>
    <w:rsid w:val="3D78749A"/>
    <w:rsid w:val="3D7BD9AD"/>
    <w:rsid w:val="3D7DDBB4"/>
    <w:rsid w:val="3D7F6BDB"/>
    <w:rsid w:val="3D7F9A03"/>
    <w:rsid w:val="3D95D837"/>
    <w:rsid w:val="3D9B4CEC"/>
    <w:rsid w:val="3D9EF886"/>
    <w:rsid w:val="3DADFB63"/>
    <w:rsid w:val="3DAE0991"/>
    <w:rsid w:val="3DAF053A"/>
    <w:rsid w:val="3DB92957"/>
    <w:rsid w:val="3DBBCCFA"/>
    <w:rsid w:val="3DBF4E53"/>
    <w:rsid w:val="3DBF66AA"/>
    <w:rsid w:val="3DBF6D85"/>
    <w:rsid w:val="3DBF9760"/>
    <w:rsid w:val="3DBFEFC0"/>
    <w:rsid w:val="3DCF10E1"/>
    <w:rsid w:val="3DCF5AE0"/>
    <w:rsid w:val="3DCF77FB"/>
    <w:rsid w:val="3DE777E0"/>
    <w:rsid w:val="3DEDAB58"/>
    <w:rsid w:val="3DEDE60C"/>
    <w:rsid w:val="3DEE4C67"/>
    <w:rsid w:val="3DEF0870"/>
    <w:rsid w:val="3DEF768D"/>
    <w:rsid w:val="3DF56E28"/>
    <w:rsid w:val="3DF7091C"/>
    <w:rsid w:val="3DF7BFC5"/>
    <w:rsid w:val="3DF7CDC0"/>
    <w:rsid w:val="3DF9B41E"/>
    <w:rsid w:val="3DFA6790"/>
    <w:rsid w:val="3DFE9115"/>
    <w:rsid w:val="3DFF16B2"/>
    <w:rsid w:val="3DFF33F5"/>
    <w:rsid w:val="3DFF3D86"/>
    <w:rsid w:val="3DFFA93E"/>
    <w:rsid w:val="3E478EFF"/>
    <w:rsid w:val="3E47F866"/>
    <w:rsid w:val="3E7BD1C2"/>
    <w:rsid w:val="3E7FBAC2"/>
    <w:rsid w:val="3E8F5BA7"/>
    <w:rsid w:val="3E93FBE0"/>
    <w:rsid w:val="3E9516B6"/>
    <w:rsid w:val="3E9ECA7A"/>
    <w:rsid w:val="3EADED02"/>
    <w:rsid w:val="3EAE6EA9"/>
    <w:rsid w:val="3EB93AC0"/>
    <w:rsid w:val="3EBA799C"/>
    <w:rsid w:val="3EBBD97F"/>
    <w:rsid w:val="3ED7CCEA"/>
    <w:rsid w:val="3EDD2AA3"/>
    <w:rsid w:val="3EE3C7F6"/>
    <w:rsid w:val="3EE5C65D"/>
    <w:rsid w:val="3EE701BD"/>
    <w:rsid w:val="3EED86BD"/>
    <w:rsid w:val="3EEEFE73"/>
    <w:rsid w:val="3EF50A1E"/>
    <w:rsid w:val="3EFE5FCB"/>
    <w:rsid w:val="3EFF19AF"/>
    <w:rsid w:val="3EFFBAF5"/>
    <w:rsid w:val="3EFFEA40"/>
    <w:rsid w:val="3EFFF01D"/>
    <w:rsid w:val="3F1B12D8"/>
    <w:rsid w:val="3F26C9AF"/>
    <w:rsid w:val="3F2D0782"/>
    <w:rsid w:val="3F2EBE2F"/>
    <w:rsid w:val="3F356704"/>
    <w:rsid w:val="3F373199"/>
    <w:rsid w:val="3F4CA867"/>
    <w:rsid w:val="3F4F95E2"/>
    <w:rsid w:val="3F5AB88D"/>
    <w:rsid w:val="3F5BC172"/>
    <w:rsid w:val="3F5D7D48"/>
    <w:rsid w:val="3F5E9BFA"/>
    <w:rsid w:val="3F5F6939"/>
    <w:rsid w:val="3F5FC051"/>
    <w:rsid w:val="3F65B338"/>
    <w:rsid w:val="3F673841"/>
    <w:rsid w:val="3F6F8D9C"/>
    <w:rsid w:val="3F6F9590"/>
    <w:rsid w:val="3F7322E6"/>
    <w:rsid w:val="3F7667E1"/>
    <w:rsid w:val="3F773221"/>
    <w:rsid w:val="3F774EF3"/>
    <w:rsid w:val="3F7A8136"/>
    <w:rsid w:val="3F7B59FD"/>
    <w:rsid w:val="3F7B666B"/>
    <w:rsid w:val="3F7B9242"/>
    <w:rsid w:val="3F7C4DE2"/>
    <w:rsid w:val="3F7DE792"/>
    <w:rsid w:val="3F7F1A0C"/>
    <w:rsid w:val="3F7F41C1"/>
    <w:rsid w:val="3F7F552A"/>
    <w:rsid w:val="3F7F873E"/>
    <w:rsid w:val="3F7F89F5"/>
    <w:rsid w:val="3F7FEFF6"/>
    <w:rsid w:val="3F8F7995"/>
    <w:rsid w:val="3F9346C1"/>
    <w:rsid w:val="3F9F5CB7"/>
    <w:rsid w:val="3FB13994"/>
    <w:rsid w:val="3FB429E0"/>
    <w:rsid w:val="3FB606BF"/>
    <w:rsid w:val="3FB68B02"/>
    <w:rsid w:val="3FB73EB2"/>
    <w:rsid w:val="3FBB3863"/>
    <w:rsid w:val="3FBB8B5B"/>
    <w:rsid w:val="3FBD668B"/>
    <w:rsid w:val="3FBD83B6"/>
    <w:rsid w:val="3FBDBFF8"/>
    <w:rsid w:val="3FBE47FD"/>
    <w:rsid w:val="3FBE5956"/>
    <w:rsid w:val="3FBE7130"/>
    <w:rsid w:val="3FBF9AE9"/>
    <w:rsid w:val="3FBFAC32"/>
    <w:rsid w:val="3FCD5FFA"/>
    <w:rsid w:val="3FCDFB6A"/>
    <w:rsid w:val="3FD71680"/>
    <w:rsid w:val="3FD7C2BD"/>
    <w:rsid w:val="3FDB485A"/>
    <w:rsid w:val="3FDC560F"/>
    <w:rsid w:val="3FDD582D"/>
    <w:rsid w:val="3FDDF0EC"/>
    <w:rsid w:val="3FDE4F0E"/>
    <w:rsid w:val="3FDE99EB"/>
    <w:rsid w:val="3FDF06E3"/>
    <w:rsid w:val="3FDF326F"/>
    <w:rsid w:val="3FDF6423"/>
    <w:rsid w:val="3FDF6770"/>
    <w:rsid w:val="3FDF8635"/>
    <w:rsid w:val="3FDF9768"/>
    <w:rsid w:val="3FDFB1B2"/>
    <w:rsid w:val="3FE4AE7B"/>
    <w:rsid w:val="3FE5FE8E"/>
    <w:rsid w:val="3FE7DBEB"/>
    <w:rsid w:val="3FE83515"/>
    <w:rsid w:val="3FEB0FF7"/>
    <w:rsid w:val="3FED0DA6"/>
    <w:rsid w:val="3FEE5CEA"/>
    <w:rsid w:val="3FEF61F9"/>
    <w:rsid w:val="3FEFCB49"/>
    <w:rsid w:val="3FEFF707"/>
    <w:rsid w:val="3FF36A4A"/>
    <w:rsid w:val="3FF38400"/>
    <w:rsid w:val="3FF3CBAA"/>
    <w:rsid w:val="3FF5698B"/>
    <w:rsid w:val="3FFAD630"/>
    <w:rsid w:val="3FFB2F09"/>
    <w:rsid w:val="3FFC06F6"/>
    <w:rsid w:val="3FFC5004"/>
    <w:rsid w:val="3FFC68D7"/>
    <w:rsid w:val="3FFCB4A3"/>
    <w:rsid w:val="3FFCEA19"/>
    <w:rsid w:val="3FFD0DA6"/>
    <w:rsid w:val="3FFD8E29"/>
    <w:rsid w:val="3FFD9739"/>
    <w:rsid w:val="3FFDA42F"/>
    <w:rsid w:val="3FFDF626"/>
    <w:rsid w:val="3FFE29D8"/>
    <w:rsid w:val="3FFE56A7"/>
    <w:rsid w:val="3FFF1C70"/>
    <w:rsid w:val="3FFF24E5"/>
    <w:rsid w:val="3FFF61C2"/>
    <w:rsid w:val="3FFF9894"/>
    <w:rsid w:val="3FFFA38F"/>
    <w:rsid w:val="3FFFA535"/>
    <w:rsid w:val="3FFFD002"/>
    <w:rsid w:val="3FFFD18C"/>
    <w:rsid w:val="3FFFD1F1"/>
    <w:rsid w:val="3FFFD899"/>
    <w:rsid w:val="41FF01BD"/>
    <w:rsid w:val="42FD1384"/>
    <w:rsid w:val="43D51C39"/>
    <w:rsid w:val="43D9934A"/>
    <w:rsid w:val="43FF128A"/>
    <w:rsid w:val="43FF791F"/>
    <w:rsid w:val="44BDF058"/>
    <w:rsid w:val="459BDD93"/>
    <w:rsid w:val="45F4C0EA"/>
    <w:rsid w:val="45FE8649"/>
    <w:rsid w:val="471326AC"/>
    <w:rsid w:val="472F8AAB"/>
    <w:rsid w:val="473FD031"/>
    <w:rsid w:val="479ED020"/>
    <w:rsid w:val="479FC5E9"/>
    <w:rsid w:val="47B7C59B"/>
    <w:rsid w:val="47BBF508"/>
    <w:rsid w:val="47D7AC93"/>
    <w:rsid w:val="47DFAF4A"/>
    <w:rsid w:val="47DFE20B"/>
    <w:rsid w:val="47F5D360"/>
    <w:rsid w:val="47F9EE88"/>
    <w:rsid w:val="47FC659C"/>
    <w:rsid w:val="47FD9E20"/>
    <w:rsid w:val="47FE6E3C"/>
    <w:rsid w:val="47FE72E8"/>
    <w:rsid w:val="47FE735E"/>
    <w:rsid w:val="47FF578A"/>
    <w:rsid w:val="47FFF5C8"/>
    <w:rsid w:val="48F7487E"/>
    <w:rsid w:val="497BF0F7"/>
    <w:rsid w:val="49BF54CB"/>
    <w:rsid w:val="49DF6F3A"/>
    <w:rsid w:val="49ED2F87"/>
    <w:rsid w:val="49FFECDF"/>
    <w:rsid w:val="4AA7889E"/>
    <w:rsid w:val="4AAEE189"/>
    <w:rsid w:val="4AFB558E"/>
    <w:rsid w:val="4B3FE632"/>
    <w:rsid w:val="4B75BCFC"/>
    <w:rsid w:val="4B770195"/>
    <w:rsid w:val="4B770F5F"/>
    <w:rsid w:val="4B7F2C6B"/>
    <w:rsid w:val="4BBB05B2"/>
    <w:rsid w:val="4BBD33FD"/>
    <w:rsid w:val="4BD926AD"/>
    <w:rsid w:val="4BDBB640"/>
    <w:rsid w:val="4BDFEFAD"/>
    <w:rsid w:val="4BEB88FE"/>
    <w:rsid w:val="4BF7ACCF"/>
    <w:rsid w:val="4BF7E163"/>
    <w:rsid w:val="4BFA72ED"/>
    <w:rsid w:val="4C7FC127"/>
    <w:rsid w:val="4CD690A1"/>
    <w:rsid w:val="4CF3CE29"/>
    <w:rsid w:val="4D5C8074"/>
    <w:rsid w:val="4D6FFD6E"/>
    <w:rsid w:val="4D7BCD1D"/>
    <w:rsid w:val="4D9EE685"/>
    <w:rsid w:val="4DB7B72A"/>
    <w:rsid w:val="4DBD8A4B"/>
    <w:rsid w:val="4DC7DF51"/>
    <w:rsid w:val="4DD74429"/>
    <w:rsid w:val="4DEF0FA9"/>
    <w:rsid w:val="4DF51B16"/>
    <w:rsid w:val="4DF58C35"/>
    <w:rsid w:val="4DF73B19"/>
    <w:rsid w:val="4DFB7D22"/>
    <w:rsid w:val="4DFD2115"/>
    <w:rsid w:val="4DFF2889"/>
    <w:rsid w:val="4E2C687E"/>
    <w:rsid w:val="4E69A1EB"/>
    <w:rsid w:val="4E6FDA8F"/>
    <w:rsid w:val="4EAE5DAE"/>
    <w:rsid w:val="4EBB27CE"/>
    <w:rsid w:val="4ECDBA9F"/>
    <w:rsid w:val="4ED6C711"/>
    <w:rsid w:val="4EDD4EA0"/>
    <w:rsid w:val="4EDF3D0C"/>
    <w:rsid w:val="4EE0864C"/>
    <w:rsid w:val="4EF7BF9E"/>
    <w:rsid w:val="4EFA415D"/>
    <w:rsid w:val="4EFE3704"/>
    <w:rsid w:val="4EFF8D1B"/>
    <w:rsid w:val="4EFFB6B1"/>
    <w:rsid w:val="4EFFF316"/>
    <w:rsid w:val="4F3E837C"/>
    <w:rsid w:val="4F5FF312"/>
    <w:rsid w:val="4F94E636"/>
    <w:rsid w:val="4FA596EA"/>
    <w:rsid w:val="4FB5C519"/>
    <w:rsid w:val="4FBF0E78"/>
    <w:rsid w:val="4FC6A81A"/>
    <w:rsid w:val="4FCBD90E"/>
    <w:rsid w:val="4FD5F4FA"/>
    <w:rsid w:val="4FDB8C35"/>
    <w:rsid w:val="4FDD8194"/>
    <w:rsid w:val="4FDEAB09"/>
    <w:rsid w:val="4FDF183D"/>
    <w:rsid w:val="4FDF9D21"/>
    <w:rsid w:val="4FEF65EB"/>
    <w:rsid w:val="4FEF6BCC"/>
    <w:rsid w:val="4FEFD69A"/>
    <w:rsid w:val="4FF39E80"/>
    <w:rsid w:val="4FF3D509"/>
    <w:rsid w:val="4FF75F65"/>
    <w:rsid w:val="4FF7DB2B"/>
    <w:rsid w:val="4FFE092C"/>
    <w:rsid w:val="4FFEC952"/>
    <w:rsid w:val="4FFF0294"/>
    <w:rsid w:val="4FFF1F04"/>
    <w:rsid w:val="4FFF3153"/>
    <w:rsid w:val="4FFF3F08"/>
    <w:rsid w:val="4FFF5678"/>
    <w:rsid w:val="4FFFAC41"/>
    <w:rsid w:val="4FFFDDA8"/>
    <w:rsid w:val="507FBED4"/>
    <w:rsid w:val="50AFB1E4"/>
    <w:rsid w:val="51BDC18E"/>
    <w:rsid w:val="51DB25A3"/>
    <w:rsid w:val="51FA86CA"/>
    <w:rsid w:val="525F28F6"/>
    <w:rsid w:val="527D7503"/>
    <w:rsid w:val="52BFCCFA"/>
    <w:rsid w:val="52EB5394"/>
    <w:rsid w:val="53476A6D"/>
    <w:rsid w:val="536EB160"/>
    <w:rsid w:val="53C9961D"/>
    <w:rsid w:val="53DA71E0"/>
    <w:rsid w:val="53EB4673"/>
    <w:rsid w:val="53EDB33C"/>
    <w:rsid w:val="53EF4D68"/>
    <w:rsid w:val="53FD15AE"/>
    <w:rsid w:val="545F14E7"/>
    <w:rsid w:val="54A5FAF9"/>
    <w:rsid w:val="54B31CAF"/>
    <w:rsid w:val="54D6A5C5"/>
    <w:rsid w:val="54E74543"/>
    <w:rsid w:val="54FF3CA3"/>
    <w:rsid w:val="54FF954A"/>
    <w:rsid w:val="5557B5E3"/>
    <w:rsid w:val="559F11F9"/>
    <w:rsid w:val="55AEE2A3"/>
    <w:rsid w:val="55B44EC8"/>
    <w:rsid w:val="55DFE0FA"/>
    <w:rsid w:val="55E3040A"/>
    <w:rsid w:val="55ED5A58"/>
    <w:rsid w:val="55EF6DB8"/>
    <w:rsid w:val="55FB8B39"/>
    <w:rsid w:val="55FBFD66"/>
    <w:rsid w:val="55FF8821"/>
    <w:rsid w:val="5677CEF1"/>
    <w:rsid w:val="569C4C60"/>
    <w:rsid w:val="56A3FF61"/>
    <w:rsid w:val="56AED021"/>
    <w:rsid w:val="56BFC5F1"/>
    <w:rsid w:val="56CFBE5B"/>
    <w:rsid w:val="56E3D5AD"/>
    <w:rsid w:val="56E6C7B0"/>
    <w:rsid w:val="56F2D8DF"/>
    <w:rsid w:val="56FB3A21"/>
    <w:rsid w:val="5733E991"/>
    <w:rsid w:val="574D794A"/>
    <w:rsid w:val="576FE202"/>
    <w:rsid w:val="5776E81F"/>
    <w:rsid w:val="5799AEA7"/>
    <w:rsid w:val="57B56C8A"/>
    <w:rsid w:val="57B7F77D"/>
    <w:rsid w:val="57BFB16B"/>
    <w:rsid w:val="57D5138C"/>
    <w:rsid w:val="57D70516"/>
    <w:rsid w:val="57DE6A89"/>
    <w:rsid w:val="57DF869A"/>
    <w:rsid w:val="57E7C01F"/>
    <w:rsid w:val="57EB6996"/>
    <w:rsid w:val="57ECFE8D"/>
    <w:rsid w:val="57ED72E5"/>
    <w:rsid w:val="57F607B1"/>
    <w:rsid w:val="57F794ED"/>
    <w:rsid w:val="57F7BBFA"/>
    <w:rsid w:val="57F7E19E"/>
    <w:rsid w:val="57F99A73"/>
    <w:rsid w:val="57FB4C49"/>
    <w:rsid w:val="57FD4717"/>
    <w:rsid w:val="57FDF65F"/>
    <w:rsid w:val="57FF4E47"/>
    <w:rsid w:val="57FFE15A"/>
    <w:rsid w:val="58DD0A78"/>
    <w:rsid w:val="58EF5CD2"/>
    <w:rsid w:val="58EF7391"/>
    <w:rsid w:val="593F1D8D"/>
    <w:rsid w:val="597799D3"/>
    <w:rsid w:val="597A2547"/>
    <w:rsid w:val="597F6EDB"/>
    <w:rsid w:val="597F74B6"/>
    <w:rsid w:val="599738A9"/>
    <w:rsid w:val="59ABC58F"/>
    <w:rsid w:val="59CA2F48"/>
    <w:rsid w:val="59CFE3F6"/>
    <w:rsid w:val="59DD33E6"/>
    <w:rsid w:val="59E96BD4"/>
    <w:rsid w:val="59EB42B4"/>
    <w:rsid w:val="59EF9BD7"/>
    <w:rsid w:val="59F3A98F"/>
    <w:rsid w:val="59F512FA"/>
    <w:rsid w:val="59F545F3"/>
    <w:rsid w:val="59F99398"/>
    <w:rsid w:val="59F9CEF9"/>
    <w:rsid w:val="59FBBD8B"/>
    <w:rsid w:val="59FD0946"/>
    <w:rsid w:val="5A5C58F5"/>
    <w:rsid w:val="5A66FFBB"/>
    <w:rsid w:val="5A72CFAC"/>
    <w:rsid w:val="5A779634"/>
    <w:rsid w:val="5A7FC2EC"/>
    <w:rsid w:val="5AAF5153"/>
    <w:rsid w:val="5ABF6D2A"/>
    <w:rsid w:val="5ADEC878"/>
    <w:rsid w:val="5ADF75ED"/>
    <w:rsid w:val="5ADF885F"/>
    <w:rsid w:val="5AE721ED"/>
    <w:rsid w:val="5AEB1D67"/>
    <w:rsid w:val="5AEF1F0C"/>
    <w:rsid w:val="5AFA094F"/>
    <w:rsid w:val="5AFBC45A"/>
    <w:rsid w:val="5AFC41DE"/>
    <w:rsid w:val="5AFF7571"/>
    <w:rsid w:val="5AFFBCC8"/>
    <w:rsid w:val="5B3FDE3C"/>
    <w:rsid w:val="5B559BB8"/>
    <w:rsid w:val="5B657318"/>
    <w:rsid w:val="5B76A388"/>
    <w:rsid w:val="5B77B0FA"/>
    <w:rsid w:val="5B77D950"/>
    <w:rsid w:val="5B7F9F19"/>
    <w:rsid w:val="5B8BC662"/>
    <w:rsid w:val="5B9B9182"/>
    <w:rsid w:val="5BBF9F7B"/>
    <w:rsid w:val="5BCFE6B8"/>
    <w:rsid w:val="5BDFCD25"/>
    <w:rsid w:val="5BEE14A4"/>
    <w:rsid w:val="5BEFCE1B"/>
    <w:rsid w:val="5BF6E23E"/>
    <w:rsid w:val="5BFA8C12"/>
    <w:rsid w:val="5BFB0361"/>
    <w:rsid w:val="5BFDC926"/>
    <w:rsid w:val="5BFF554D"/>
    <w:rsid w:val="5C3F9315"/>
    <w:rsid w:val="5C67F9E0"/>
    <w:rsid w:val="5C9BFB21"/>
    <w:rsid w:val="5CCB8761"/>
    <w:rsid w:val="5CEF25F1"/>
    <w:rsid w:val="5CF5C499"/>
    <w:rsid w:val="5CF7283A"/>
    <w:rsid w:val="5CFB5123"/>
    <w:rsid w:val="5CFD1414"/>
    <w:rsid w:val="5CFF7669"/>
    <w:rsid w:val="5D1BD1E5"/>
    <w:rsid w:val="5D1CA541"/>
    <w:rsid w:val="5D1F1E64"/>
    <w:rsid w:val="5D57C560"/>
    <w:rsid w:val="5D5F44FC"/>
    <w:rsid w:val="5D5F464C"/>
    <w:rsid w:val="5D5F7033"/>
    <w:rsid w:val="5D6E3B6B"/>
    <w:rsid w:val="5D74600E"/>
    <w:rsid w:val="5D7D4DF9"/>
    <w:rsid w:val="5D7F3D82"/>
    <w:rsid w:val="5D978651"/>
    <w:rsid w:val="5D9BD243"/>
    <w:rsid w:val="5DA3E90D"/>
    <w:rsid w:val="5DA7B210"/>
    <w:rsid w:val="5DAE6955"/>
    <w:rsid w:val="5DB3DE48"/>
    <w:rsid w:val="5DB5C0A6"/>
    <w:rsid w:val="5DB79B00"/>
    <w:rsid w:val="5DBB986C"/>
    <w:rsid w:val="5DBF9281"/>
    <w:rsid w:val="5DBFEB27"/>
    <w:rsid w:val="5DCECDF4"/>
    <w:rsid w:val="5DDB9CF0"/>
    <w:rsid w:val="5DDD766D"/>
    <w:rsid w:val="5DDE6161"/>
    <w:rsid w:val="5DDF1E5F"/>
    <w:rsid w:val="5DDF9985"/>
    <w:rsid w:val="5DDFDC44"/>
    <w:rsid w:val="5DE31A27"/>
    <w:rsid w:val="5DED6766"/>
    <w:rsid w:val="5DEE3472"/>
    <w:rsid w:val="5DEF385B"/>
    <w:rsid w:val="5DF7A4DF"/>
    <w:rsid w:val="5DF9D4D1"/>
    <w:rsid w:val="5DFB55F1"/>
    <w:rsid w:val="5DFBA361"/>
    <w:rsid w:val="5DFBEFBF"/>
    <w:rsid w:val="5DFCC72F"/>
    <w:rsid w:val="5DFD1ED5"/>
    <w:rsid w:val="5DFF3715"/>
    <w:rsid w:val="5DFF656B"/>
    <w:rsid w:val="5E3949F7"/>
    <w:rsid w:val="5E680D2E"/>
    <w:rsid w:val="5E786E67"/>
    <w:rsid w:val="5E7FCCF1"/>
    <w:rsid w:val="5E9E3D10"/>
    <w:rsid w:val="5E9FC6F2"/>
    <w:rsid w:val="5EA7A228"/>
    <w:rsid w:val="5EB37F81"/>
    <w:rsid w:val="5EBC24E0"/>
    <w:rsid w:val="5EBF1F60"/>
    <w:rsid w:val="5EBFF137"/>
    <w:rsid w:val="5ECFA287"/>
    <w:rsid w:val="5ED51ADB"/>
    <w:rsid w:val="5ED7091F"/>
    <w:rsid w:val="5ED886A3"/>
    <w:rsid w:val="5EDEAEFF"/>
    <w:rsid w:val="5EE30EE1"/>
    <w:rsid w:val="5EED3F5A"/>
    <w:rsid w:val="5EEF0F43"/>
    <w:rsid w:val="5EEF4432"/>
    <w:rsid w:val="5EF256C6"/>
    <w:rsid w:val="5EFB99FB"/>
    <w:rsid w:val="5EFBA7E2"/>
    <w:rsid w:val="5EFBBF12"/>
    <w:rsid w:val="5EFD2158"/>
    <w:rsid w:val="5EFE4E7D"/>
    <w:rsid w:val="5EFF0B1B"/>
    <w:rsid w:val="5EFF0D41"/>
    <w:rsid w:val="5EFF380B"/>
    <w:rsid w:val="5EFF9246"/>
    <w:rsid w:val="5EFFB99D"/>
    <w:rsid w:val="5F160E47"/>
    <w:rsid w:val="5F2709E0"/>
    <w:rsid w:val="5F378B7A"/>
    <w:rsid w:val="5F3B0BE2"/>
    <w:rsid w:val="5F3BF755"/>
    <w:rsid w:val="5F3FD13D"/>
    <w:rsid w:val="5F4D4324"/>
    <w:rsid w:val="5F5488D3"/>
    <w:rsid w:val="5F5A3F1C"/>
    <w:rsid w:val="5F5F021B"/>
    <w:rsid w:val="5F5F3943"/>
    <w:rsid w:val="5F5F7DB1"/>
    <w:rsid w:val="5F63A509"/>
    <w:rsid w:val="5F6C6C8F"/>
    <w:rsid w:val="5F6D2D7C"/>
    <w:rsid w:val="5F6D9619"/>
    <w:rsid w:val="5F6F068C"/>
    <w:rsid w:val="5F6FE9CC"/>
    <w:rsid w:val="5F73CFC0"/>
    <w:rsid w:val="5F7BC89B"/>
    <w:rsid w:val="5F7BF404"/>
    <w:rsid w:val="5F7CC33B"/>
    <w:rsid w:val="5F7DF312"/>
    <w:rsid w:val="5F7E125C"/>
    <w:rsid w:val="5F7E9DDC"/>
    <w:rsid w:val="5F7F03CC"/>
    <w:rsid w:val="5F7F1D24"/>
    <w:rsid w:val="5F7F4F8B"/>
    <w:rsid w:val="5F7F8737"/>
    <w:rsid w:val="5F7FC134"/>
    <w:rsid w:val="5F8F182D"/>
    <w:rsid w:val="5F9BFB3F"/>
    <w:rsid w:val="5F9E2044"/>
    <w:rsid w:val="5F9F41F9"/>
    <w:rsid w:val="5F9FB392"/>
    <w:rsid w:val="5FA0A669"/>
    <w:rsid w:val="5FAABB1C"/>
    <w:rsid w:val="5FAE0760"/>
    <w:rsid w:val="5FAF96CF"/>
    <w:rsid w:val="5FB28A3E"/>
    <w:rsid w:val="5FB3E601"/>
    <w:rsid w:val="5FBBBBC8"/>
    <w:rsid w:val="5FBEFE73"/>
    <w:rsid w:val="5FBF1724"/>
    <w:rsid w:val="5FBF3061"/>
    <w:rsid w:val="5FBF53C3"/>
    <w:rsid w:val="5FBF667A"/>
    <w:rsid w:val="5FBFDDB0"/>
    <w:rsid w:val="5FC2074D"/>
    <w:rsid w:val="5FC72B8C"/>
    <w:rsid w:val="5FCBECEF"/>
    <w:rsid w:val="5FCE94F1"/>
    <w:rsid w:val="5FCF0036"/>
    <w:rsid w:val="5FCF9E0F"/>
    <w:rsid w:val="5FCFC421"/>
    <w:rsid w:val="5FD1C5E4"/>
    <w:rsid w:val="5FD3A77E"/>
    <w:rsid w:val="5FD64372"/>
    <w:rsid w:val="5FD73C66"/>
    <w:rsid w:val="5FD77F05"/>
    <w:rsid w:val="5FD7A87B"/>
    <w:rsid w:val="5FD7BCA2"/>
    <w:rsid w:val="5FDB4EEA"/>
    <w:rsid w:val="5FDBAD05"/>
    <w:rsid w:val="5FDD9E01"/>
    <w:rsid w:val="5FDDC8E9"/>
    <w:rsid w:val="5FDF06B4"/>
    <w:rsid w:val="5FDF1A24"/>
    <w:rsid w:val="5FDF40A6"/>
    <w:rsid w:val="5FDF5695"/>
    <w:rsid w:val="5FDFA604"/>
    <w:rsid w:val="5FE50BCA"/>
    <w:rsid w:val="5FE53345"/>
    <w:rsid w:val="5FE5904E"/>
    <w:rsid w:val="5FE8B8DF"/>
    <w:rsid w:val="5FE9FD6A"/>
    <w:rsid w:val="5FEB9F6E"/>
    <w:rsid w:val="5FEF4DEA"/>
    <w:rsid w:val="5FEFFD3F"/>
    <w:rsid w:val="5FF03779"/>
    <w:rsid w:val="5FF1A355"/>
    <w:rsid w:val="5FF1BFA1"/>
    <w:rsid w:val="5FF3A56B"/>
    <w:rsid w:val="5FF64DC7"/>
    <w:rsid w:val="5FF752B6"/>
    <w:rsid w:val="5FF77250"/>
    <w:rsid w:val="5FF7EED5"/>
    <w:rsid w:val="5FF7EFEB"/>
    <w:rsid w:val="5FF7FDEF"/>
    <w:rsid w:val="5FF85292"/>
    <w:rsid w:val="5FF9CFB4"/>
    <w:rsid w:val="5FFB8F61"/>
    <w:rsid w:val="5FFBD5F7"/>
    <w:rsid w:val="5FFD49FC"/>
    <w:rsid w:val="5FFD5A29"/>
    <w:rsid w:val="5FFD5A48"/>
    <w:rsid w:val="5FFD63D1"/>
    <w:rsid w:val="5FFD7615"/>
    <w:rsid w:val="5FFD84A4"/>
    <w:rsid w:val="5FFDC803"/>
    <w:rsid w:val="5FFE3F4E"/>
    <w:rsid w:val="5FFF20DC"/>
    <w:rsid w:val="5FFF46C0"/>
    <w:rsid w:val="5FFF7330"/>
    <w:rsid w:val="5FFF830F"/>
    <w:rsid w:val="5FFF8CEA"/>
    <w:rsid w:val="5FFF8EC8"/>
    <w:rsid w:val="5FFF935A"/>
    <w:rsid w:val="5FFFAB16"/>
    <w:rsid w:val="5FFFAD5A"/>
    <w:rsid w:val="5FFFBCC9"/>
    <w:rsid w:val="5FFFE1B9"/>
    <w:rsid w:val="614E5C2E"/>
    <w:rsid w:val="61AF0BFD"/>
    <w:rsid w:val="61DFF2E0"/>
    <w:rsid w:val="61E0354B"/>
    <w:rsid w:val="62AF669D"/>
    <w:rsid w:val="62BA1E11"/>
    <w:rsid w:val="62DFC554"/>
    <w:rsid w:val="62F7703A"/>
    <w:rsid w:val="637B43B6"/>
    <w:rsid w:val="63AF6E30"/>
    <w:rsid w:val="63D73C41"/>
    <w:rsid w:val="63F55F2C"/>
    <w:rsid w:val="63F8C5E5"/>
    <w:rsid w:val="63FD2E1C"/>
    <w:rsid w:val="63FF800A"/>
    <w:rsid w:val="641F70B0"/>
    <w:rsid w:val="64392C4C"/>
    <w:rsid w:val="6477C339"/>
    <w:rsid w:val="6489DC61"/>
    <w:rsid w:val="64DF3A98"/>
    <w:rsid w:val="64FF4F19"/>
    <w:rsid w:val="6577E043"/>
    <w:rsid w:val="657FA7B0"/>
    <w:rsid w:val="65B7BDED"/>
    <w:rsid w:val="65BF6A56"/>
    <w:rsid w:val="65BF9899"/>
    <w:rsid w:val="65DE448B"/>
    <w:rsid w:val="65F31A5E"/>
    <w:rsid w:val="65FDDE1D"/>
    <w:rsid w:val="65FDDEA2"/>
    <w:rsid w:val="669E8383"/>
    <w:rsid w:val="66DD147A"/>
    <w:rsid w:val="66E76C2E"/>
    <w:rsid w:val="66F7F46E"/>
    <w:rsid w:val="66FCBC54"/>
    <w:rsid w:val="671F5B6D"/>
    <w:rsid w:val="673A6C42"/>
    <w:rsid w:val="673B0C0A"/>
    <w:rsid w:val="674DF099"/>
    <w:rsid w:val="674F7030"/>
    <w:rsid w:val="675E67AC"/>
    <w:rsid w:val="675F16F5"/>
    <w:rsid w:val="676FAD06"/>
    <w:rsid w:val="677BAF0F"/>
    <w:rsid w:val="678E3199"/>
    <w:rsid w:val="67B20F47"/>
    <w:rsid w:val="67BB5186"/>
    <w:rsid w:val="67D3F576"/>
    <w:rsid w:val="67D90AB5"/>
    <w:rsid w:val="67DB7A1A"/>
    <w:rsid w:val="67DBF5FB"/>
    <w:rsid w:val="67E3A87C"/>
    <w:rsid w:val="67E7BB67"/>
    <w:rsid w:val="67EB08C6"/>
    <w:rsid w:val="67EDE1FF"/>
    <w:rsid w:val="67F4F123"/>
    <w:rsid w:val="67F7812E"/>
    <w:rsid w:val="67F7A9F6"/>
    <w:rsid w:val="67F948C8"/>
    <w:rsid w:val="67FD93E8"/>
    <w:rsid w:val="67FDFD3F"/>
    <w:rsid w:val="67FE0A8F"/>
    <w:rsid w:val="67FEAA7E"/>
    <w:rsid w:val="67FECCAB"/>
    <w:rsid w:val="67FF3E94"/>
    <w:rsid w:val="67FF869F"/>
    <w:rsid w:val="67FFDB82"/>
    <w:rsid w:val="685FC046"/>
    <w:rsid w:val="688DA610"/>
    <w:rsid w:val="68D762EB"/>
    <w:rsid w:val="68E938CE"/>
    <w:rsid w:val="68F58AE2"/>
    <w:rsid w:val="68F7970D"/>
    <w:rsid w:val="6955F4ED"/>
    <w:rsid w:val="695F3702"/>
    <w:rsid w:val="695FDF60"/>
    <w:rsid w:val="696F5CFF"/>
    <w:rsid w:val="698E57B9"/>
    <w:rsid w:val="69B7C1A4"/>
    <w:rsid w:val="69F20B37"/>
    <w:rsid w:val="69FB18DC"/>
    <w:rsid w:val="69FBA34C"/>
    <w:rsid w:val="69FE39CE"/>
    <w:rsid w:val="69FFB2CB"/>
    <w:rsid w:val="6A6712CF"/>
    <w:rsid w:val="6AB539FE"/>
    <w:rsid w:val="6ABFECA0"/>
    <w:rsid w:val="6AC8CE45"/>
    <w:rsid w:val="6ACFB759"/>
    <w:rsid w:val="6ADF9AAF"/>
    <w:rsid w:val="6AEF9C56"/>
    <w:rsid w:val="6AF61BDF"/>
    <w:rsid w:val="6AFEDCA6"/>
    <w:rsid w:val="6AFF375A"/>
    <w:rsid w:val="6AFFAA63"/>
    <w:rsid w:val="6B5B625B"/>
    <w:rsid w:val="6B5F4626"/>
    <w:rsid w:val="6B67360A"/>
    <w:rsid w:val="6B7007D8"/>
    <w:rsid w:val="6B7C5A28"/>
    <w:rsid w:val="6B7E9BBC"/>
    <w:rsid w:val="6B7F8C70"/>
    <w:rsid w:val="6B86879F"/>
    <w:rsid w:val="6B9B1779"/>
    <w:rsid w:val="6BBB370D"/>
    <w:rsid w:val="6BBDCFC8"/>
    <w:rsid w:val="6BBF542D"/>
    <w:rsid w:val="6BD7828E"/>
    <w:rsid w:val="6BDF32D8"/>
    <w:rsid w:val="6BDFB74A"/>
    <w:rsid w:val="6BE305B2"/>
    <w:rsid w:val="6BE6A6E9"/>
    <w:rsid w:val="6BED0BFC"/>
    <w:rsid w:val="6BF32E6A"/>
    <w:rsid w:val="6BFB2033"/>
    <w:rsid w:val="6BFCC8C9"/>
    <w:rsid w:val="6BFD29E3"/>
    <w:rsid w:val="6BFE6E34"/>
    <w:rsid w:val="6BFF1C65"/>
    <w:rsid w:val="6BFF5728"/>
    <w:rsid w:val="6BFFD339"/>
    <w:rsid w:val="6BFFF8D8"/>
    <w:rsid w:val="6C0FA22C"/>
    <w:rsid w:val="6C375297"/>
    <w:rsid w:val="6C3B0BAC"/>
    <w:rsid w:val="6C745131"/>
    <w:rsid w:val="6C75ECD3"/>
    <w:rsid w:val="6CAFCA76"/>
    <w:rsid w:val="6CBF6A47"/>
    <w:rsid w:val="6CBFFCCA"/>
    <w:rsid w:val="6CC66B9E"/>
    <w:rsid w:val="6CCBB04C"/>
    <w:rsid w:val="6CCF6EBD"/>
    <w:rsid w:val="6CDCC24C"/>
    <w:rsid w:val="6CFBDC9E"/>
    <w:rsid w:val="6CFE50C2"/>
    <w:rsid w:val="6CFF24E5"/>
    <w:rsid w:val="6D00F0A3"/>
    <w:rsid w:val="6D3E6CF0"/>
    <w:rsid w:val="6D5776E6"/>
    <w:rsid w:val="6D672432"/>
    <w:rsid w:val="6D698EA2"/>
    <w:rsid w:val="6D6B3F01"/>
    <w:rsid w:val="6D6E9EFE"/>
    <w:rsid w:val="6D772BA4"/>
    <w:rsid w:val="6D77345F"/>
    <w:rsid w:val="6D7E04F4"/>
    <w:rsid w:val="6D7EB8B4"/>
    <w:rsid w:val="6D7F52AB"/>
    <w:rsid w:val="6D8921CE"/>
    <w:rsid w:val="6D9FF563"/>
    <w:rsid w:val="6DAD06A1"/>
    <w:rsid w:val="6DB91FCE"/>
    <w:rsid w:val="6DBDCCDB"/>
    <w:rsid w:val="6DBDE166"/>
    <w:rsid w:val="6DBEE35D"/>
    <w:rsid w:val="6DC913D9"/>
    <w:rsid w:val="6DCF4266"/>
    <w:rsid w:val="6DD76FD5"/>
    <w:rsid w:val="6DD7D18B"/>
    <w:rsid w:val="6DDE1D76"/>
    <w:rsid w:val="6DEECF99"/>
    <w:rsid w:val="6DEF5121"/>
    <w:rsid w:val="6DEF6A59"/>
    <w:rsid w:val="6DF310D2"/>
    <w:rsid w:val="6DF99160"/>
    <w:rsid w:val="6DF9EC89"/>
    <w:rsid w:val="6DFBC4C5"/>
    <w:rsid w:val="6DFD2132"/>
    <w:rsid w:val="6DFDDCCC"/>
    <w:rsid w:val="6DFE4AF2"/>
    <w:rsid w:val="6DFEAFB6"/>
    <w:rsid w:val="6DFF7A83"/>
    <w:rsid w:val="6E07A9E2"/>
    <w:rsid w:val="6E31BC39"/>
    <w:rsid w:val="6E367AAD"/>
    <w:rsid w:val="6E4A255A"/>
    <w:rsid w:val="6E4ED07A"/>
    <w:rsid w:val="6E75DD59"/>
    <w:rsid w:val="6E77691E"/>
    <w:rsid w:val="6E7F3A89"/>
    <w:rsid w:val="6E9F81DD"/>
    <w:rsid w:val="6EBB3D99"/>
    <w:rsid w:val="6EBCFCFC"/>
    <w:rsid w:val="6EBE50DF"/>
    <w:rsid w:val="6EBEFA1B"/>
    <w:rsid w:val="6EBFFC2E"/>
    <w:rsid w:val="6ECBDC7C"/>
    <w:rsid w:val="6EDB8339"/>
    <w:rsid w:val="6EDD43D1"/>
    <w:rsid w:val="6EDD7A45"/>
    <w:rsid w:val="6EEEC628"/>
    <w:rsid w:val="6EF5FDDB"/>
    <w:rsid w:val="6EF72C83"/>
    <w:rsid w:val="6EF733F1"/>
    <w:rsid w:val="6EF93816"/>
    <w:rsid w:val="6EF96497"/>
    <w:rsid w:val="6EFF69DD"/>
    <w:rsid w:val="6F1E5976"/>
    <w:rsid w:val="6F262BA1"/>
    <w:rsid w:val="6F300581"/>
    <w:rsid w:val="6F3CA0F1"/>
    <w:rsid w:val="6F3FCA58"/>
    <w:rsid w:val="6F4BCA6F"/>
    <w:rsid w:val="6F58ADA4"/>
    <w:rsid w:val="6F5F1DEE"/>
    <w:rsid w:val="6F5F4EF2"/>
    <w:rsid w:val="6F5F6B54"/>
    <w:rsid w:val="6F5FFF17"/>
    <w:rsid w:val="6F60E661"/>
    <w:rsid w:val="6F6565CF"/>
    <w:rsid w:val="6F666C3C"/>
    <w:rsid w:val="6F69882C"/>
    <w:rsid w:val="6F69A880"/>
    <w:rsid w:val="6F6AF638"/>
    <w:rsid w:val="6F6B5052"/>
    <w:rsid w:val="6F6EF6DE"/>
    <w:rsid w:val="6F6F7B55"/>
    <w:rsid w:val="6F77107C"/>
    <w:rsid w:val="6F774E53"/>
    <w:rsid w:val="6F778572"/>
    <w:rsid w:val="6F7787B0"/>
    <w:rsid w:val="6F77E2E9"/>
    <w:rsid w:val="6F792153"/>
    <w:rsid w:val="6F7B0053"/>
    <w:rsid w:val="6F7D68DC"/>
    <w:rsid w:val="6F7DE81F"/>
    <w:rsid w:val="6F7E7B23"/>
    <w:rsid w:val="6F7EC28F"/>
    <w:rsid w:val="6F7F829A"/>
    <w:rsid w:val="6F7F9B65"/>
    <w:rsid w:val="6F7FC463"/>
    <w:rsid w:val="6F7FF332"/>
    <w:rsid w:val="6F8D9DB6"/>
    <w:rsid w:val="6F8EC68C"/>
    <w:rsid w:val="6F8F06FA"/>
    <w:rsid w:val="6F970686"/>
    <w:rsid w:val="6F9BA81A"/>
    <w:rsid w:val="6F9D3AE4"/>
    <w:rsid w:val="6F9E9EFE"/>
    <w:rsid w:val="6F9F0925"/>
    <w:rsid w:val="6F9FB86D"/>
    <w:rsid w:val="6FA69614"/>
    <w:rsid w:val="6FB764BE"/>
    <w:rsid w:val="6FB862FB"/>
    <w:rsid w:val="6FBA051B"/>
    <w:rsid w:val="6FBB49BA"/>
    <w:rsid w:val="6FBD4A58"/>
    <w:rsid w:val="6FBEECAB"/>
    <w:rsid w:val="6FBF48FA"/>
    <w:rsid w:val="6FBF5079"/>
    <w:rsid w:val="6FBF5DC1"/>
    <w:rsid w:val="6FBFD90B"/>
    <w:rsid w:val="6FBFDD3B"/>
    <w:rsid w:val="6FBFF844"/>
    <w:rsid w:val="6FCB4C41"/>
    <w:rsid w:val="6FCC0B07"/>
    <w:rsid w:val="6FD2765A"/>
    <w:rsid w:val="6FD589CA"/>
    <w:rsid w:val="6FD73721"/>
    <w:rsid w:val="6FD7CE75"/>
    <w:rsid w:val="6FDBBBF5"/>
    <w:rsid w:val="6FDF64FA"/>
    <w:rsid w:val="6FDFB693"/>
    <w:rsid w:val="6FDFD621"/>
    <w:rsid w:val="6FDFEA53"/>
    <w:rsid w:val="6FDFEAA6"/>
    <w:rsid w:val="6FE7230E"/>
    <w:rsid w:val="6FE75CCE"/>
    <w:rsid w:val="6FE79076"/>
    <w:rsid w:val="6FEA798C"/>
    <w:rsid w:val="6FEA8654"/>
    <w:rsid w:val="6FED54FF"/>
    <w:rsid w:val="6FEDC936"/>
    <w:rsid w:val="6FEDDBFB"/>
    <w:rsid w:val="6FEDF233"/>
    <w:rsid w:val="6FEE890E"/>
    <w:rsid w:val="6FF358DD"/>
    <w:rsid w:val="6FF5122C"/>
    <w:rsid w:val="6FF571C1"/>
    <w:rsid w:val="6FF592F6"/>
    <w:rsid w:val="6FF67502"/>
    <w:rsid w:val="6FF6A5D5"/>
    <w:rsid w:val="6FF6C0BF"/>
    <w:rsid w:val="6FF7A44A"/>
    <w:rsid w:val="6FF7FE7B"/>
    <w:rsid w:val="6FFA4E25"/>
    <w:rsid w:val="6FFB9040"/>
    <w:rsid w:val="6FFBEBDE"/>
    <w:rsid w:val="6FFC6727"/>
    <w:rsid w:val="6FFDB9D5"/>
    <w:rsid w:val="6FFEFB47"/>
    <w:rsid w:val="6FFF071D"/>
    <w:rsid w:val="6FFF0CFF"/>
    <w:rsid w:val="6FFF1D48"/>
    <w:rsid w:val="6FFF1F5E"/>
    <w:rsid w:val="6FFF270E"/>
    <w:rsid w:val="6FFF353D"/>
    <w:rsid w:val="6FFF5191"/>
    <w:rsid w:val="6FFF53FA"/>
    <w:rsid w:val="6FFF652F"/>
    <w:rsid w:val="6FFFA401"/>
    <w:rsid w:val="6FFFA6E6"/>
    <w:rsid w:val="6FFFCFC3"/>
    <w:rsid w:val="6FFFD3FC"/>
    <w:rsid w:val="6FFFD8DC"/>
    <w:rsid w:val="6FFFE851"/>
    <w:rsid w:val="6FFFEF4F"/>
    <w:rsid w:val="70BAE2D6"/>
    <w:rsid w:val="70BB0C76"/>
    <w:rsid w:val="70BFFB19"/>
    <w:rsid w:val="70CF534A"/>
    <w:rsid w:val="70D35389"/>
    <w:rsid w:val="70FEA58A"/>
    <w:rsid w:val="7157B6F0"/>
    <w:rsid w:val="717F6B8E"/>
    <w:rsid w:val="717F95BA"/>
    <w:rsid w:val="719FC48A"/>
    <w:rsid w:val="71BFEB6D"/>
    <w:rsid w:val="71D36D07"/>
    <w:rsid w:val="71F5EFC1"/>
    <w:rsid w:val="72531C94"/>
    <w:rsid w:val="72BD24D8"/>
    <w:rsid w:val="72D3DCF5"/>
    <w:rsid w:val="72F38485"/>
    <w:rsid w:val="72F710BD"/>
    <w:rsid w:val="72FBC361"/>
    <w:rsid w:val="72FF7982"/>
    <w:rsid w:val="730F4DCB"/>
    <w:rsid w:val="7333B2AB"/>
    <w:rsid w:val="73366EC5"/>
    <w:rsid w:val="733F4034"/>
    <w:rsid w:val="733FB455"/>
    <w:rsid w:val="73573010"/>
    <w:rsid w:val="73777910"/>
    <w:rsid w:val="737DA9EA"/>
    <w:rsid w:val="73BB19A6"/>
    <w:rsid w:val="73BE619B"/>
    <w:rsid w:val="73BEFD5E"/>
    <w:rsid w:val="73CC88A5"/>
    <w:rsid w:val="73CFF709"/>
    <w:rsid w:val="73DBE542"/>
    <w:rsid w:val="73DFA156"/>
    <w:rsid w:val="73DFDF74"/>
    <w:rsid w:val="73E30D65"/>
    <w:rsid w:val="73E70CB1"/>
    <w:rsid w:val="73EB8C6C"/>
    <w:rsid w:val="73EDA101"/>
    <w:rsid w:val="73F30013"/>
    <w:rsid w:val="73F3F298"/>
    <w:rsid w:val="73F503DF"/>
    <w:rsid w:val="73F53074"/>
    <w:rsid w:val="73F60584"/>
    <w:rsid w:val="73F7A0DA"/>
    <w:rsid w:val="73F93717"/>
    <w:rsid w:val="73FA0D7B"/>
    <w:rsid w:val="73FC31CB"/>
    <w:rsid w:val="73FD890C"/>
    <w:rsid w:val="73FDEE75"/>
    <w:rsid w:val="73FF1AC3"/>
    <w:rsid w:val="743CC3CF"/>
    <w:rsid w:val="743CF273"/>
    <w:rsid w:val="743DAC7C"/>
    <w:rsid w:val="743F7E59"/>
    <w:rsid w:val="747DB924"/>
    <w:rsid w:val="747F88C0"/>
    <w:rsid w:val="749FC559"/>
    <w:rsid w:val="74AF8CCF"/>
    <w:rsid w:val="74BD6D1C"/>
    <w:rsid w:val="74EE68AD"/>
    <w:rsid w:val="74EF0E26"/>
    <w:rsid w:val="74EFC670"/>
    <w:rsid w:val="74FF1378"/>
    <w:rsid w:val="74FF734B"/>
    <w:rsid w:val="75112A26"/>
    <w:rsid w:val="7539A130"/>
    <w:rsid w:val="753E4FCC"/>
    <w:rsid w:val="755D11F1"/>
    <w:rsid w:val="755DCEC6"/>
    <w:rsid w:val="756DD9E1"/>
    <w:rsid w:val="75776F8F"/>
    <w:rsid w:val="757F170F"/>
    <w:rsid w:val="758D2A6D"/>
    <w:rsid w:val="7591A5F1"/>
    <w:rsid w:val="75AE95FE"/>
    <w:rsid w:val="75AFCA47"/>
    <w:rsid w:val="75B227E5"/>
    <w:rsid w:val="75B707AF"/>
    <w:rsid w:val="75B9EE62"/>
    <w:rsid w:val="75BC5884"/>
    <w:rsid w:val="75BF1E96"/>
    <w:rsid w:val="75BF94E8"/>
    <w:rsid w:val="75CE0284"/>
    <w:rsid w:val="75CF3CB8"/>
    <w:rsid w:val="75D6DEB1"/>
    <w:rsid w:val="75D7E460"/>
    <w:rsid w:val="75D7F5F7"/>
    <w:rsid w:val="75DD4A7F"/>
    <w:rsid w:val="75DF0517"/>
    <w:rsid w:val="75DF9112"/>
    <w:rsid w:val="75EE3E97"/>
    <w:rsid w:val="75EF608E"/>
    <w:rsid w:val="75EFC130"/>
    <w:rsid w:val="75F1B5A1"/>
    <w:rsid w:val="75F77777"/>
    <w:rsid w:val="75FA27AA"/>
    <w:rsid w:val="75FABE33"/>
    <w:rsid w:val="75FAFA0D"/>
    <w:rsid w:val="75FB004E"/>
    <w:rsid w:val="75FB3908"/>
    <w:rsid w:val="75FBF209"/>
    <w:rsid w:val="75FD7CA0"/>
    <w:rsid w:val="75FE7AFB"/>
    <w:rsid w:val="75FE8EC4"/>
    <w:rsid w:val="75FEA381"/>
    <w:rsid w:val="75FF09D0"/>
    <w:rsid w:val="75FF7996"/>
    <w:rsid w:val="75FF8476"/>
    <w:rsid w:val="75FF8EB4"/>
    <w:rsid w:val="761FE8CE"/>
    <w:rsid w:val="763F7911"/>
    <w:rsid w:val="7657B0A9"/>
    <w:rsid w:val="7657FF6B"/>
    <w:rsid w:val="765E498E"/>
    <w:rsid w:val="765FF71F"/>
    <w:rsid w:val="766BFDEB"/>
    <w:rsid w:val="766FBA32"/>
    <w:rsid w:val="767198D2"/>
    <w:rsid w:val="7673F785"/>
    <w:rsid w:val="76761A33"/>
    <w:rsid w:val="767B7C0C"/>
    <w:rsid w:val="767BAC2F"/>
    <w:rsid w:val="767D9DA6"/>
    <w:rsid w:val="767E3D19"/>
    <w:rsid w:val="769E7662"/>
    <w:rsid w:val="76AF6102"/>
    <w:rsid w:val="76B526B8"/>
    <w:rsid w:val="76B72996"/>
    <w:rsid w:val="76B7579A"/>
    <w:rsid w:val="76BF9CC4"/>
    <w:rsid w:val="76BFC8F0"/>
    <w:rsid w:val="76BFEEDA"/>
    <w:rsid w:val="76CA9A0A"/>
    <w:rsid w:val="76DE7B60"/>
    <w:rsid w:val="76E35EFD"/>
    <w:rsid w:val="76E7190F"/>
    <w:rsid w:val="76E78C58"/>
    <w:rsid w:val="76EF360C"/>
    <w:rsid w:val="76EFFA46"/>
    <w:rsid w:val="76F7A4E4"/>
    <w:rsid w:val="76FC17D8"/>
    <w:rsid w:val="76FD2D36"/>
    <w:rsid w:val="76FD92DF"/>
    <w:rsid w:val="76FE99B5"/>
    <w:rsid w:val="770DA92E"/>
    <w:rsid w:val="771AA627"/>
    <w:rsid w:val="771C62F7"/>
    <w:rsid w:val="771E0A8C"/>
    <w:rsid w:val="771EE6E6"/>
    <w:rsid w:val="773AB6D7"/>
    <w:rsid w:val="773AF553"/>
    <w:rsid w:val="773B3358"/>
    <w:rsid w:val="773D7A49"/>
    <w:rsid w:val="773FE7A6"/>
    <w:rsid w:val="7755B237"/>
    <w:rsid w:val="775D9DF4"/>
    <w:rsid w:val="775E45E6"/>
    <w:rsid w:val="7773AB55"/>
    <w:rsid w:val="77754B79"/>
    <w:rsid w:val="777957BD"/>
    <w:rsid w:val="77799570"/>
    <w:rsid w:val="777B88D9"/>
    <w:rsid w:val="777D1759"/>
    <w:rsid w:val="777D33A4"/>
    <w:rsid w:val="777D67EE"/>
    <w:rsid w:val="777DA715"/>
    <w:rsid w:val="777F72FD"/>
    <w:rsid w:val="777F90D4"/>
    <w:rsid w:val="777FE04D"/>
    <w:rsid w:val="77877E9F"/>
    <w:rsid w:val="7789B426"/>
    <w:rsid w:val="778FDC3A"/>
    <w:rsid w:val="779351AA"/>
    <w:rsid w:val="779FBC57"/>
    <w:rsid w:val="77A67FB0"/>
    <w:rsid w:val="77A725FA"/>
    <w:rsid w:val="77A72650"/>
    <w:rsid w:val="77AF0138"/>
    <w:rsid w:val="77AF5393"/>
    <w:rsid w:val="77B71146"/>
    <w:rsid w:val="77B7A4A4"/>
    <w:rsid w:val="77B809D3"/>
    <w:rsid w:val="77B85333"/>
    <w:rsid w:val="77BA741C"/>
    <w:rsid w:val="77BB004F"/>
    <w:rsid w:val="77BBE222"/>
    <w:rsid w:val="77BF1225"/>
    <w:rsid w:val="77BF1535"/>
    <w:rsid w:val="77BF1889"/>
    <w:rsid w:val="77BF3337"/>
    <w:rsid w:val="77BFA03E"/>
    <w:rsid w:val="77BFC67D"/>
    <w:rsid w:val="77BFCE13"/>
    <w:rsid w:val="77C7090C"/>
    <w:rsid w:val="77C75E0E"/>
    <w:rsid w:val="77CD62D0"/>
    <w:rsid w:val="77CEC7EC"/>
    <w:rsid w:val="77D3018B"/>
    <w:rsid w:val="77D72B09"/>
    <w:rsid w:val="77D77260"/>
    <w:rsid w:val="77D7AFA4"/>
    <w:rsid w:val="77D89F9E"/>
    <w:rsid w:val="77DB1438"/>
    <w:rsid w:val="77DB9D44"/>
    <w:rsid w:val="77DC05FD"/>
    <w:rsid w:val="77DD6500"/>
    <w:rsid w:val="77DD98E6"/>
    <w:rsid w:val="77DDF2C8"/>
    <w:rsid w:val="77DEDB37"/>
    <w:rsid w:val="77DF36D7"/>
    <w:rsid w:val="77DF68B8"/>
    <w:rsid w:val="77E39DD4"/>
    <w:rsid w:val="77E7084D"/>
    <w:rsid w:val="77E76724"/>
    <w:rsid w:val="77EA7168"/>
    <w:rsid w:val="77EB6B53"/>
    <w:rsid w:val="77EBAFF2"/>
    <w:rsid w:val="77EBD9F1"/>
    <w:rsid w:val="77ED214C"/>
    <w:rsid w:val="77ED4C49"/>
    <w:rsid w:val="77EE58BD"/>
    <w:rsid w:val="77EEB16B"/>
    <w:rsid w:val="77EF3094"/>
    <w:rsid w:val="77EF3E48"/>
    <w:rsid w:val="77EF4F74"/>
    <w:rsid w:val="77EFE158"/>
    <w:rsid w:val="77F122A7"/>
    <w:rsid w:val="77F2CC08"/>
    <w:rsid w:val="77F2D7EA"/>
    <w:rsid w:val="77F5DA5A"/>
    <w:rsid w:val="77F62FE1"/>
    <w:rsid w:val="77F65F3E"/>
    <w:rsid w:val="77F6911A"/>
    <w:rsid w:val="77F7234E"/>
    <w:rsid w:val="77F7903C"/>
    <w:rsid w:val="77F7F187"/>
    <w:rsid w:val="77F7F4C2"/>
    <w:rsid w:val="77F934E3"/>
    <w:rsid w:val="77F9B7E5"/>
    <w:rsid w:val="77F9F24C"/>
    <w:rsid w:val="77FAA5CD"/>
    <w:rsid w:val="77FB4076"/>
    <w:rsid w:val="77FB87DB"/>
    <w:rsid w:val="77FBF6F4"/>
    <w:rsid w:val="77FC436F"/>
    <w:rsid w:val="77FCFF41"/>
    <w:rsid w:val="77FD072C"/>
    <w:rsid w:val="77FD1F31"/>
    <w:rsid w:val="77FD4C91"/>
    <w:rsid w:val="77FD99AA"/>
    <w:rsid w:val="77FDADBF"/>
    <w:rsid w:val="77FE13D2"/>
    <w:rsid w:val="77FE261A"/>
    <w:rsid w:val="77FE552A"/>
    <w:rsid w:val="77FEA8AD"/>
    <w:rsid w:val="77FEAECA"/>
    <w:rsid w:val="77FEBD08"/>
    <w:rsid w:val="77FEC859"/>
    <w:rsid w:val="77FF0B6A"/>
    <w:rsid w:val="77FF1801"/>
    <w:rsid w:val="77FF2BE7"/>
    <w:rsid w:val="77FF37C4"/>
    <w:rsid w:val="77FF684F"/>
    <w:rsid w:val="77FF8510"/>
    <w:rsid w:val="77FF952F"/>
    <w:rsid w:val="77FFB977"/>
    <w:rsid w:val="77FFB9B8"/>
    <w:rsid w:val="77FFC9D3"/>
    <w:rsid w:val="77FFE63B"/>
    <w:rsid w:val="77FFE695"/>
    <w:rsid w:val="77FFEC79"/>
    <w:rsid w:val="783FF87B"/>
    <w:rsid w:val="789B19E8"/>
    <w:rsid w:val="78F35D16"/>
    <w:rsid w:val="78FCA631"/>
    <w:rsid w:val="78FD50EB"/>
    <w:rsid w:val="78FDB950"/>
    <w:rsid w:val="793D456A"/>
    <w:rsid w:val="795B519D"/>
    <w:rsid w:val="7976EEA3"/>
    <w:rsid w:val="797F85E8"/>
    <w:rsid w:val="797FD527"/>
    <w:rsid w:val="7995A675"/>
    <w:rsid w:val="79A7471F"/>
    <w:rsid w:val="79BD83B7"/>
    <w:rsid w:val="79CD0166"/>
    <w:rsid w:val="79D9B011"/>
    <w:rsid w:val="79DBC1E4"/>
    <w:rsid w:val="79E7CBF5"/>
    <w:rsid w:val="79EB1185"/>
    <w:rsid w:val="79EC68B1"/>
    <w:rsid w:val="79EC6EE4"/>
    <w:rsid w:val="79F9D785"/>
    <w:rsid w:val="79FD232D"/>
    <w:rsid w:val="79FDF22F"/>
    <w:rsid w:val="79FEDA90"/>
    <w:rsid w:val="79FF0583"/>
    <w:rsid w:val="79FF1CA0"/>
    <w:rsid w:val="79FF329E"/>
    <w:rsid w:val="79FF4FBE"/>
    <w:rsid w:val="79FF56B0"/>
    <w:rsid w:val="7A3E1B2A"/>
    <w:rsid w:val="7A3F0E62"/>
    <w:rsid w:val="7A3F6C36"/>
    <w:rsid w:val="7A5E9D88"/>
    <w:rsid w:val="7A693908"/>
    <w:rsid w:val="7A6F66D0"/>
    <w:rsid w:val="7A7735E5"/>
    <w:rsid w:val="7A8D9D0E"/>
    <w:rsid w:val="7A9F7F12"/>
    <w:rsid w:val="7A9FED7B"/>
    <w:rsid w:val="7AB213D2"/>
    <w:rsid w:val="7AB54DC3"/>
    <w:rsid w:val="7ABBF5A1"/>
    <w:rsid w:val="7ABD15AC"/>
    <w:rsid w:val="7ABDB5A9"/>
    <w:rsid w:val="7ABFCCEB"/>
    <w:rsid w:val="7ACF26C8"/>
    <w:rsid w:val="7AD6D340"/>
    <w:rsid w:val="7ADF55F1"/>
    <w:rsid w:val="7ADF9B07"/>
    <w:rsid w:val="7AE6E2B3"/>
    <w:rsid w:val="7AEB1E1D"/>
    <w:rsid w:val="7AEDA3DA"/>
    <w:rsid w:val="7AF70E6A"/>
    <w:rsid w:val="7AF7E84A"/>
    <w:rsid w:val="7AF7EED5"/>
    <w:rsid w:val="7AFBE227"/>
    <w:rsid w:val="7AFF2011"/>
    <w:rsid w:val="7AFF43FC"/>
    <w:rsid w:val="7AFF9CB8"/>
    <w:rsid w:val="7AFFAA76"/>
    <w:rsid w:val="7AFFE1B2"/>
    <w:rsid w:val="7AFFE21A"/>
    <w:rsid w:val="7AFFED9F"/>
    <w:rsid w:val="7B174C7E"/>
    <w:rsid w:val="7B1F2D97"/>
    <w:rsid w:val="7B2E5D06"/>
    <w:rsid w:val="7B2FD0A6"/>
    <w:rsid w:val="7B335A21"/>
    <w:rsid w:val="7B353641"/>
    <w:rsid w:val="7B3A4413"/>
    <w:rsid w:val="7B3C7277"/>
    <w:rsid w:val="7B3CC3AF"/>
    <w:rsid w:val="7B3E6FE2"/>
    <w:rsid w:val="7B41577E"/>
    <w:rsid w:val="7B4D107B"/>
    <w:rsid w:val="7B4DBF45"/>
    <w:rsid w:val="7B4F7FD8"/>
    <w:rsid w:val="7B5BDE72"/>
    <w:rsid w:val="7B5CA61F"/>
    <w:rsid w:val="7B5E97C1"/>
    <w:rsid w:val="7B5FFD30"/>
    <w:rsid w:val="7B6629B4"/>
    <w:rsid w:val="7B67971D"/>
    <w:rsid w:val="7B6909A8"/>
    <w:rsid w:val="7B6BF7E2"/>
    <w:rsid w:val="7B6E1E87"/>
    <w:rsid w:val="7B6EDB43"/>
    <w:rsid w:val="7B6F7030"/>
    <w:rsid w:val="7B75A16E"/>
    <w:rsid w:val="7B76402C"/>
    <w:rsid w:val="7B7672CA"/>
    <w:rsid w:val="7B77005A"/>
    <w:rsid w:val="7B77485F"/>
    <w:rsid w:val="7B7AABBA"/>
    <w:rsid w:val="7B7B6964"/>
    <w:rsid w:val="7B7D824B"/>
    <w:rsid w:val="7B7E56DF"/>
    <w:rsid w:val="7B7EEAFA"/>
    <w:rsid w:val="7B7F8A20"/>
    <w:rsid w:val="7B8FFBD1"/>
    <w:rsid w:val="7B962095"/>
    <w:rsid w:val="7B9E2340"/>
    <w:rsid w:val="7B9E2672"/>
    <w:rsid w:val="7B9F1230"/>
    <w:rsid w:val="7B9F6281"/>
    <w:rsid w:val="7BB30BDB"/>
    <w:rsid w:val="7BB5EAF1"/>
    <w:rsid w:val="7BB66BB2"/>
    <w:rsid w:val="7BB8EB27"/>
    <w:rsid w:val="7BB90147"/>
    <w:rsid w:val="7BBB0D7E"/>
    <w:rsid w:val="7BBF197B"/>
    <w:rsid w:val="7BBF3D09"/>
    <w:rsid w:val="7BBF3DFF"/>
    <w:rsid w:val="7BBF723A"/>
    <w:rsid w:val="7BBFEF5E"/>
    <w:rsid w:val="7BC45FE8"/>
    <w:rsid w:val="7BC7B993"/>
    <w:rsid w:val="7BCE082A"/>
    <w:rsid w:val="7BCF401A"/>
    <w:rsid w:val="7BCFBED2"/>
    <w:rsid w:val="7BD73DC1"/>
    <w:rsid w:val="7BD7BA37"/>
    <w:rsid w:val="7BDB754A"/>
    <w:rsid w:val="7BDBA209"/>
    <w:rsid w:val="7BDDABE9"/>
    <w:rsid w:val="7BDE07D5"/>
    <w:rsid w:val="7BDF3A73"/>
    <w:rsid w:val="7BDF67F1"/>
    <w:rsid w:val="7BDF9EBC"/>
    <w:rsid w:val="7BDFA375"/>
    <w:rsid w:val="7BE3C3F2"/>
    <w:rsid w:val="7BE42AC6"/>
    <w:rsid w:val="7BE7321D"/>
    <w:rsid w:val="7BEB4A65"/>
    <w:rsid w:val="7BEB7BE6"/>
    <w:rsid w:val="7BEE20F3"/>
    <w:rsid w:val="7BEFFFDC"/>
    <w:rsid w:val="7BF503E7"/>
    <w:rsid w:val="7BF554F2"/>
    <w:rsid w:val="7BF65BA3"/>
    <w:rsid w:val="7BF75BDE"/>
    <w:rsid w:val="7BF79948"/>
    <w:rsid w:val="7BF7A3BF"/>
    <w:rsid w:val="7BF7C698"/>
    <w:rsid w:val="7BF7D067"/>
    <w:rsid w:val="7BF90583"/>
    <w:rsid w:val="7BF9D945"/>
    <w:rsid w:val="7BF9FF6D"/>
    <w:rsid w:val="7BFB392E"/>
    <w:rsid w:val="7BFBC95B"/>
    <w:rsid w:val="7BFCF61A"/>
    <w:rsid w:val="7BFD0A6F"/>
    <w:rsid w:val="7BFD4BFD"/>
    <w:rsid w:val="7BFDBD18"/>
    <w:rsid w:val="7BFF01A2"/>
    <w:rsid w:val="7BFF0DAB"/>
    <w:rsid w:val="7BFF0DCA"/>
    <w:rsid w:val="7BFF19D5"/>
    <w:rsid w:val="7BFF1F2E"/>
    <w:rsid w:val="7BFF2528"/>
    <w:rsid w:val="7BFF49D4"/>
    <w:rsid w:val="7BFF6815"/>
    <w:rsid w:val="7BFF6B30"/>
    <w:rsid w:val="7BFF8F37"/>
    <w:rsid w:val="7BFFB99E"/>
    <w:rsid w:val="7BFFDF2A"/>
    <w:rsid w:val="7BFFDF9C"/>
    <w:rsid w:val="7C2D8F74"/>
    <w:rsid w:val="7C3FB597"/>
    <w:rsid w:val="7C4544D2"/>
    <w:rsid w:val="7C7D60CA"/>
    <w:rsid w:val="7C8FFAFA"/>
    <w:rsid w:val="7CB7A1ED"/>
    <w:rsid w:val="7CBD1EFD"/>
    <w:rsid w:val="7CBF1F0B"/>
    <w:rsid w:val="7CBF3BB9"/>
    <w:rsid w:val="7CDF01DB"/>
    <w:rsid w:val="7CE75D12"/>
    <w:rsid w:val="7CEB0B89"/>
    <w:rsid w:val="7CEC3CB0"/>
    <w:rsid w:val="7CF3898B"/>
    <w:rsid w:val="7CF72139"/>
    <w:rsid w:val="7CF86BD4"/>
    <w:rsid w:val="7CFB3A30"/>
    <w:rsid w:val="7CFD3389"/>
    <w:rsid w:val="7CFEA59B"/>
    <w:rsid w:val="7CFF6B54"/>
    <w:rsid w:val="7CFFB3E7"/>
    <w:rsid w:val="7D2EF1B4"/>
    <w:rsid w:val="7D3F7C38"/>
    <w:rsid w:val="7D3FDA35"/>
    <w:rsid w:val="7D5284F5"/>
    <w:rsid w:val="7D5F7602"/>
    <w:rsid w:val="7D611F8D"/>
    <w:rsid w:val="7D692598"/>
    <w:rsid w:val="7D6B092D"/>
    <w:rsid w:val="7D6F0E4D"/>
    <w:rsid w:val="7D6F3978"/>
    <w:rsid w:val="7D6F75F8"/>
    <w:rsid w:val="7D6FCBED"/>
    <w:rsid w:val="7D6FE699"/>
    <w:rsid w:val="7D737CC1"/>
    <w:rsid w:val="7D73A9E9"/>
    <w:rsid w:val="7D77700C"/>
    <w:rsid w:val="7D79F30E"/>
    <w:rsid w:val="7D7A08A8"/>
    <w:rsid w:val="7D7B0027"/>
    <w:rsid w:val="7D7B0C0A"/>
    <w:rsid w:val="7D7DDBA2"/>
    <w:rsid w:val="7D7DE5E1"/>
    <w:rsid w:val="7D7E5D99"/>
    <w:rsid w:val="7D7F31FA"/>
    <w:rsid w:val="7D7F5BB2"/>
    <w:rsid w:val="7D7F654A"/>
    <w:rsid w:val="7D7FCF2B"/>
    <w:rsid w:val="7D9C4CD2"/>
    <w:rsid w:val="7D9C810C"/>
    <w:rsid w:val="7D9E1C3D"/>
    <w:rsid w:val="7D9E507F"/>
    <w:rsid w:val="7D9E6EC9"/>
    <w:rsid w:val="7DAAB552"/>
    <w:rsid w:val="7DADA6CA"/>
    <w:rsid w:val="7DAEBD1F"/>
    <w:rsid w:val="7DAFF607"/>
    <w:rsid w:val="7DB5F902"/>
    <w:rsid w:val="7DBBD29D"/>
    <w:rsid w:val="7DBCF230"/>
    <w:rsid w:val="7DBDD862"/>
    <w:rsid w:val="7DBE56DD"/>
    <w:rsid w:val="7DBF3573"/>
    <w:rsid w:val="7DBF3659"/>
    <w:rsid w:val="7DBF5580"/>
    <w:rsid w:val="7DC6783B"/>
    <w:rsid w:val="7DCBF99C"/>
    <w:rsid w:val="7DCCF58E"/>
    <w:rsid w:val="7DCFEBBD"/>
    <w:rsid w:val="7DD340EC"/>
    <w:rsid w:val="7DD6F183"/>
    <w:rsid w:val="7DD7E00D"/>
    <w:rsid w:val="7DD7FCCA"/>
    <w:rsid w:val="7DDB3DF3"/>
    <w:rsid w:val="7DDBD5C0"/>
    <w:rsid w:val="7DDBDEDC"/>
    <w:rsid w:val="7DDD8EA7"/>
    <w:rsid w:val="7DDDF1EE"/>
    <w:rsid w:val="7DDE1506"/>
    <w:rsid w:val="7DDE2967"/>
    <w:rsid w:val="7DDF113E"/>
    <w:rsid w:val="7DDFB5EE"/>
    <w:rsid w:val="7DDFC2D0"/>
    <w:rsid w:val="7DE31211"/>
    <w:rsid w:val="7DE6C6DB"/>
    <w:rsid w:val="7DE7CA2B"/>
    <w:rsid w:val="7DE9AD47"/>
    <w:rsid w:val="7DECAB09"/>
    <w:rsid w:val="7DEDDE91"/>
    <w:rsid w:val="7DEF5056"/>
    <w:rsid w:val="7DEF6319"/>
    <w:rsid w:val="7DEF817C"/>
    <w:rsid w:val="7DEF9213"/>
    <w:rsid w:val="7DF192E6"/>
    <w:rsid w:val="7DF1FE1D"/>
    <w:rsid w:val="7DF36C90"/>
    <w:rsid w:val="7DF38F88"/>
    <w:rsid w:val="7DF69C06"/>
    <w:rsid w:val="7DF6F243"/>
    <w:rsid w:val="7DF7B882"/>
    <w:rsid w:val="7DF7D60E"/>
    <w:rsid w:val="7DF8CC2E"/>
    <w:rsid w:val="7DF94FB2"/>
    <w:rsid w:val="7DFA9CE4"/>
    <w:rsid w:val="7DFBCE9C"/>
    <w:rsid w:val="7DFCC830"/>
    <w:rsid w:val="7DFD53A5"/>
    <w:rsid w:val="7DFD8A2C"/>
    <w:rsid w:val="7DFE8335"/>
    <w:rsid w:val="7DFF0297"/>
    <w:rsid w:val="7DFF1C10"/>
    <w:rsid w:val="7DFF2058"/>
    <w:rsid w:val="7DFF4755"/>
    <w:rsid w:val="7DFF6D30"/>
    <w:rsid w:val="7DFF8913"/>
    <w:rsid w:val="7DFFA4E2"/>
    <w:rsid w:val="7DFFAB39"/>
    <w:rsid w:val="7DFFEAF3"/>
    <w:rsid w:val="7DFFFCA7"/>
    <w:rsid w:val="7E17CF20"/>
    <w:rsid w:val="7E1B0314"/>
    <w:rsid w:val="7E1BAE21"/>
    <w:rsid w:val="7E2E58F2"/>
    <w:rsid w:val="7E2FC450"/>
    <w:rsid w:val="7E3C9001"/>
    <w:rsid w:val="7E3DE63B"/>
    <w:rsid w:val="7E3DF4F9"/>
    <w:rsid w:val="7E3EE6A1"/>
    <w:rsid w:val="7E410AD9"/>
    <w:rsid w:val="7E475887"/>
    <w:rsid w:val="7E5F86A2"/>
    <w:rsid w:val="7E6B53B7"/>
    <w:rsid w:val="7E6BE1CD"/>
    <w:rsid w:val="7E7153E3"/>
    <w:rsid w:val="7E7A1F3E"/>
    <w:rsid w:val="7E7B1B49"/>
    <w:rsid w:val="7E7B49A1"/>
    <w:rsid w:val="7E7B52B2"/>
    <w:rsid w:val="7E7C36A7"/>
    <w:rsid w:val="7E7D09FB"/>
    <w:rsid w:val="7E7D7318"/>
    <w:rsid w:val="7E7E1665"/>
    <w:rsid w:val="7E7F20FF"/>
    <w:rsid w:val="7E7F762F"/>
    <w:rsid w:val="7E7FAB53"/>
    <w:rsid w:val="7E86F58B"/>
    <w:rsid w:val="7E9BAA2C"/>
    <w:rsid w:val="7E9E2000"/>
    <w:rsid w:val="7E9FC284"/>
    <w:rsid w:val="7EAD5203"/>
    <w:rsid w:val="7EAE9034"/>
    <w:rsid w:val="7EAF3C4B"/>
    <w:rsid w:val="7EAFE623"/>
    <w:rsid w:val="7EB7B96C"/>
    <w:rsid w:val="7EB99E17"/>
    <w:rsid w:val="7EB9EAD8"/>
    <w:rsid w:val="7EBB47CA"/>
    <w:rsid w:val="7EBB5496"/>
    <w:rsid w:val="7EBF06E3"/>
    <w:rsid w:val="7EBFB827"/>
    <w:rsid w:val="7EBFC9AF"/>
    <w:rsid w:val="7EBFE49E"/>
    <w:rsid w:val="7ED572F9"/>
    <w:rsid w:val="7EDB1A85"/>
    <w:rsid w:val="7EDBED41"/>
    <w:rsid w:val="7EDD6B9A"/>
    <w:rsid w:val="7EDF5A33"/>
    <w:rsid w:val="7EDFAA86"/>
    <w:rsid w:val="7EDFE222"/>
    <w:rsid w:val="7EE3D823"/>
    <w:rsid w:val="7EE55429"/>
    <w:rsid w:val="7EE817B4"/>
    <w:rsid w:val="7EEBD60F"/>
    <w:rsid w:val="7EEDC87F"/>
    <w:rsid w:val="7EEE82EF"/>
    <w:rsid w:val="7EEF08B4"/>
    <w:rsid w:val="7EEFC00C"/>
    <w:rsid w:val="7EF1C0FA"/>
    <w:rsid w:val="7EF1CD5C"/>
    <w:rsid w:val="7EF3A3B7"/>
    <w:rsid w:val="7EF3BFC6"/>
    <w:rsid w:val="7EF3C245"/>
    <w:rsid w:val="7EF422F1"/>
    <w:rsid w:val="7EF572B7"/>
    <w:rsid w:val="7EF630D6"/>
    <w:rsid w:val="7EF78B73"/>
    <w:rsid w:val="7EF79A41"/>
    <w:rsid w:val="7EF7EBA8"/>
    <w:rsid w:val="7EF98DC8"/>
    <w:rsid w:val="7EF9C0DE"/>
    <w:rsid w:val="7EFB1791"/>
    <w:rsid w:val="7EFC3477"/>
    <w:rsid w:val="7EFD1D30"/>
    <w:rsid w:val="7EFD1DE8"/>
    <w:rsid w:val="7EFD317C"/>
    <w:rsid w:val="7EFD674E"/>
    <w:rsid w:val="7EFDA91C"/>
    <w:rsid w:val="7EFDDDC0"/>
    <w:rsid w:val="7EFE6A98"/>
    <w:rsid w:val="7EFE8DF3"/>
    <w:rsid w:val="7EFF01FB"/>
    <w:rsid w:val="7EFF22ED"/>
    <w:rsid w:val="7EFF430A"/>
    <w:rsid w:val="7EFF6A51"/>
    <w:rsid w:val="7EFF717B"/>
    <w:rsid w:val="7EFF9403"/>
    <w:rsid w:val="7EFF9E94"/>
    <w:rsid w:val="7EFFA37B"/>
    <w:rsid w:val="7EFFDEF4"/>
    <w:rsid w:val="7EFFF332"/>
    <w:rsid w:val="7EFFFA85"/>
    <w:rsid w:val="7F051E9B"/>
    <w:rsid w:val="7F0F2EC7"/>
    <w:rsid w:val="7F1F69ED"/>
    <w:rsid w:val="7F1F8CCA"/>
    <w:rsid w:val="7F2327D6"/>
    <w:rsid w:val="7F2BF7C7"/>
    <w:rsid w:val="7F2E7460"/>
    <w:rsid w:val="7F2F0C92"/>
    <w:rsid w:val="7F2F26CD"/>
    <w:rsid w:val="7F2FC58F"/>
    <w:rsid w:val="7F2FF0AB"/>
    <w:rsid w:val="7F32248C"/>
    <w:rsid w:val="7F33D445"/>
    <w:rsid w:val="7F3D1661"/>
    <w:rsid w:val="7F3F9DA7"/>
    <w:rsid w:val="7F3FD014"/>
    <w:rsid w:val="7F3FE84D"/>
    <w:rsid w:val="7F49BF54"/>
    <w:rsid w:val="7F4E2805"/>
    <w:rsid w:val="7F4EDC1F"/>
    <w:rsid w:val="7F4F2392"/>
    <w:rsid w:val="7F4F9CA9"/>
    <w:rsid w:val="7F527A06"/>
    <w:rsid w:val="7F5700CB"/>
    <w:rsid w:val="7F576FBA"/>
    <w:rsid w:val="7F5CEA4B"/>
    <w:rsid w:val="7F5D6D07"/>
    <w:rsid w:val="7F5D7DF1"/>
    <w:rsid w:val="7F5DB440"/>
    <w:rsid w:val="7F5DDCD4"/>
    <w:rsid w:val="7F5ED619"/>
    <w:rsid w:val="7F5F3120"/>
    <w:rsid w:val="7F5FCB49"/>
    <w:rsid w:val="7F633A73"/>
    <w:rsid w:val="7F63F9A4"/>
    <w:rsid w:val="7F65A9A7"/>
    <w:rsid w:val="7F69ACBF"/>
    <w:rsid w:val="7F6AEAF7"/>
    <w:rsid w:val="7F6B50F2"/>
    <w:rsid w:val="7F6BA31E"/>
    <w:rsid w:val="7F6C377B"/>
    <w:rsid w:val="7F6DA6DE"/>
    <w:rsid w:val="7F6EED1D"/>
    <w:rsid w:val="7F6F431A"/>
    <w:rsid w:val="7F6F7034"/>
    <w:rsid w:val="7F6F9A8C"/>
    <w:rsid w:val="7F6FA9E2"/>
    <w:rsid w:val="7F6FCF36"/>
    <w:rsid w:val="7F6FEB79"/>
    <w:rsid w:val="7F727FBC"/>
    <w:rsid w:val="7F73669B"/>
    <w:rsid w:val="7F73C21B"/>
    <w:rsid w:val="7F74A46F"/>
    <w:rsid w:val="7F75A4C7"/>
    <w:rsid w:val="7F772C05"/>
    <w:rsid w:val="7F7916BD"/>
    <w:rsid w:val="7F7B4E65"/>
    <w:rsid w:val="7F7B5A9E"/>
    <w:rsid w:val="7F7B8B5F"/>
    <w:rsid w:val="7F7BE642"/>
    <w:rsid w:val="7F7CA725"/>
    <w:rsid w:val="7F7D468D"/>
    <w:rsid w:val="7F7D6797"/>
    <w:rsid w:val="7F7DEBC3"/>
    <w:rsid w:val="7F7DFD80"/>
    <w:rsid w:val="7F7E0588"/>
    <w:rsid w:val="7F7E7F95"/>
    <w:rsid w:val="7F7E982F"/>
    <w:rsid w:val="7F7EA8B8"/>
    <w:rsid w:val="7F7EDCCE"/>
    <w:rsid w:val="7F7F45A4"/>
    <w:rsid w:val="7F7F4B66"/>
    <w:rsid w:val="7F7F57D8"/>
    <w:rsid w:val="7F7F5C2C"/>
    <w:rsid w:val="7F7F7D7E"/>
    <w:rsid w:val="7F7F8567"/>
    <w:rsid w:val="7F7F8F9E"/>
    <w:rsid w:val="7F7F9D39"/>
    <w:rsid w:val="7F7F9DAB"/>
    <w:rsid w:val="7F7FA0DD"/>
    <w:rsid w:val="7F7FB06B"/>
    <w:rsid w:val="7F7FB1F9"/>
    <w:rsid w:val="7F7FB7ED"/>
    <w:rsid w:val="7F7FD189"/>
    <w:rsid w:val="7F7FE614"/>
    <w:rsid w:val="7F853A8E"/>
    <w:rsid w:val="7F8D36CD"/>
    <w:rsid w:val="7F8F30CA"/>
    <w:rsid w:val="7F8F9AAB"/>
    <w:rsid w:val="7F8FC39B"/>
    <w:rsid w:val="7F9234D0"/>
    <w:rsid w:val="7F94680E"/>
    <w:rsid w:val="7F94FD4F"/>
    <w:rsid w:val="7F96765A"/>
    <w:rsid w:val="7F96E129"/>
    <w:rsid w:val="7F972092"/>
    <w:rsid w:val="7F973910"/>
    <w:rsid w:val="7F9B48E3"/>
    <w:rsid w:val="7F9DF0B5"/>
    <w:rsid w:val="7F9E5910"/>
    <w:rsid w:val="7F9EC23D"/>
    <w:rsid w:val="7F9F067D"/>
    <w:rsid w:val="7F9F8FF2"/>
    <w:rsid w:val="7FA115AA"/>
    <w:rsid w:val="7FA5C6D9"/>
    <w:rsid w:val="7FA69011"/>
    <w:rsid w:val="7FA75561"/>
    <w:rsid w:val="7FAAAA4B"/>
    <w:rsid w:val="7FABDF4D"/>
    <w:rsid w:val="7FABE8BD"/>
    <w:rsid w:val="7FAC9213"/>
    <w:rsid w:val="7FAF1E7B"/>
    <w:rsid w:val="7FAF8F89"/>
    <w:rsid w:val="7FAFF5C9"/>
    <w:rsid w:val="7FAFFE9B"/>
    <w:rsid w:val="7FB32B78"/>
    <w:rsid w:val="7FB3E9EF"/>
    <w:rsid w:val="7FB5C90F"/>
    <w:rsid w:val="7FB72532"/>
    <w:rsid w:val="7FB731F3"/>
    <w:rsid w:val="7FB736C0"/>
    <w:rsid w:val="7FB7A480"/>
    <w:rsid w:val="7FB7D3D4"/>
    <w:rsid w:val="7FB7E259"/>
    <w:rsid w:val="7FB863F0"/>
    <w:rsid w:val="7FB8CE36"/>
    <w:rsid w:val="7FB969FC"/>
    <w:rsid w:val="7FBA0624"/>
    <w:rsid w:val="7FBAE51A"/>
    <w:rsid w:val="7FBB6336"/>
    <w:rsid w:val="7FBB7A76"/>
    <w:rsid w:val="7FBDC573"/>
    <w:rsid w:val="7FBDF7B0"/>
    <w:rsid w:val="7FBE0A7B"/>
    <w:rsid w:val="7FBF356B"/>
    <w:rsid w:val="7FBF376F"/>
    <w:rsid w:val="7FBF404B"/>
    <w:rsid w:val="7FBF62B1"/>
    <w:rsid w:val="7FBF7BEA"/>
    <w:rsid w:val="7FBF827F"/>
    <w:rsid w:val="7FBFD27E"/>
    <w:rsid w:val="7FBFDBAC"/>
    <w:rsid w:val="7FBFDC70"/>
    <w:rsid w:val="7FBFDDBC"/>
    <w:rsid w:val="7FBFE9EA"/>
    <w:rsid w:val="7FBFF481"/>
    <w:rsid w:val="7FC6D51C"/>
    <w:rsid w:val="7FC76844"/>
    <w:rsid w:val="7FC7971F"/>
    <w:rsid w:val="7FC9721F"/>
    <w:rsid w:val="7FCFFE87"/>
    <w:rsid w:val="7FD17C40"/>
    <w:rsid w:val="7FD3826E"/>
    <w:rsid w:val="7FD4082B"/>
    <w:rsid w:val="7FD40BB4"/>
    <w:rsid w:val="7FD500D6"/>
    <w:rsid w:val="7FD58007"/>
    <w:rsid w:val="7FD5957A"/>
    <w:rsid w:val="7FD61EAE"/>
    <w:rsid w:val="7FD67A48"/>
    <w:rsid w:val="7FD6C14B"/>
    <w:rsid w:val="7FD76BB2"/>
    <w:rsid w:val="7FD79C72"/>
    <w:rsid w:val="7FD7A456"/>
    <w:rsid w:val="7FD7B178"/>
    <w:rsid w:val="7FD7E7D4"/>
    <w:rsid w:val="7FD7F0A5"/>
    <w:rsid w:val="7FD833A2"/>
    <w:rsid w:val="7FD918A1"/>
    <w:rsid w:val="7FD97E85"/>
    <w:rsid w:val="7FDA6B54"/>
    <w:rsid w:val="7FDAD61E"/>
    <w:rsid w:val="7FDB37EA"/>
    <w:rsid w:val="7FDBBEB0"/>
    <w:rsid w:val="7FDBC101"/>
    <w:rsid w:val="7FDC569D"/>
    <w:rsid w:val="7FDC5EFA"/>
    <w:rsid w:val="7FDCD4EE"/>
    <w:rsid w:val="7FDD5C57"/>
    <w:rsid w:val="7FDD6903"/>
    <w:rsid w:val="7FDD9966"/>
    <w:rsid w:val="7FDDF059"/>
    <w:rsid w:val="7FDE073E"/>
    <w:rsid w:val="7FDEC394"/>
    <w:rsid w:val="7FDF1698"/>
    <w:rsid w:val="7FDF1E6F"/>
    <w:rsid w:val="7FDF3147"/>
    <w:rsid w:val="7FDF3C59"/>
    <w:rsid w:val="7FDF443A"/>
    <w:rsid w:val="7FDF4CD0"/>
    <w:rsid w:val="7FDF5DD9"/>
    <w:rsid w:val="7FDF815E"/>
    <w:rsid w:val="7FDF9FF0"/>
    <w:rsid w:val="7FDFE283"/>
    <w:rsid w:val="7FDFE3CE"/>
    <w:rsid w:val="7FE37A92"/>
    <w:rsid w:val="7FE65762"/>
    <w:rsid w:val="7FE71ADE"/>
    <w:rsid w:val="7FE7CDB4"/>
    <w:rsid w:val="7FE7F57E"/>
    <w:rsid w:val="7FE7FC46"/>
    <w:rsid w:val="7FE877D5"/>
    <w:rsid w:val="7FE8E2FC"/>
    <w:rsid w:val="7FE976E2"/>
    <w:rsid w:val="7FE9A6E2"/>
    <w:rsid w:val="7FE9D149"/>
    <w:rsid w:val="7FEA4C16"/>
    <w:rsid w:val="7FEA9C4B"/>
    <w:rsid w:val="7FEA9F67"/>
    <w:rsid w:val="7FEAAA24"/>
    <w:rsid w:val="7FEB9AE6"/>
    <w:rsid w:val="7FEBAB25"/>
    <w:rsid w:val="7FECA76D"/>
    <w:rsid w:val="7FED7E78"/>
    <w:rsid w:val="7FED8DC0"/>
    <w:rsid w:val="7FEDB421"/>
    <w:rsid w:val="7FEDE24C"/>
    <w:rsid w:val="7FEE35CC"/>
    <w:rsid w:val="7FEEAC8D"/>
    <w:rsid w:val="7FEEB2A9"/>
    <w:rsid w:val="7FEEFBC9"/>
    <w:rsid w:val="7FEF1DD6"/>
    <w:rsid w:val="7FEF239D"/>
    <w:rsid w:val="7FEF2B2F"/>
    <w:rsid w:val="7FEF7522"/>
    <w:rsid w:val="7FEFBCED"/>
    <w:rsid w:val="7FF1D811"/>
    <w:rsid w:val="7FF23698"/>
    <w:rsid w:val="7FF28A69"/>
    <w:rsid w:val="7FF2B86A"/>
    <w:rsid w:val="7FF34EB4"/>
    <w:rsid w:val="7FF3826B"/>
    <w:rsid w:val="7FF38D56"/>
    <w:rsid w:val="7FF3B5EB"/>
    <w:rsid w:val="7FF5172C"/>
    <w:rsid w:val="7FF5F7C0"/>
    <w:rsid w:val="7FF67BC0"/>
    <w:rsid w:val="7FF6A068"/>
    <w:rsid w:val="7FF6E204"/>
    <w:rsid w:val="7FF742BB"/>
    <w:rsid w:val="7FF75369"/>
    <w:rsid w:val="7FF75D57"/>
    <w:rsid w:val="7FF766D2"/>
    <w:rsid w:val="7FF77D34"/>
    <w:rsid w:val="7FF795A7"/>
    <w:rsid w:val="7FF7A4DC"/>
    <w:rsid w:val="7FF7AE4C"/>
    <w:rsid w:val="7FF7D580"/>
    <w:rsid w:val="7FF7E852"/>
    <w:rsid w:val="7FF7F43E"/>
    <w:rsid w:val="7FF92482"/>
    <w:rsid w:val="7FF927FD"/>
    <w:rsid w:val="7FF937B9"/>
    <w:rsid w:val="7FF94FA9"/>
    <w:rsid w:val="7FF97EC7"/>
    <w:rsid w:val="7FF982A5"/>
    <w:rsid w:val="7FF9A3A4"/>
    <w:rsid w:val="7FFA0441"/>
    <w:rsid w:val="7FFA69F0"/>
    <w:rsid w:val="7FFA8736"/>
    <w:rsid w:val="7FFB1390"/>
    <w:rsid w:val="7FFB3397"/>
    <w:rsid w:val="7FFB359A"/>
    <w:rsid w:val="7FFB375A"/>
    <w:rsid w:val="7FFB3DFB"/>
    <w:rsid w:val="7FFB3EF0"/>
    <w:rsid w:val="7FFB486A"/>
    <w:rsid w:val="7FFB87D0"/>
    <w:rsid w:val="7FFB8FB3"/>
    <w:rsid w:val="7FFB961C"/>
    <w:rsid w:val="7FFBB87C"/>
    <w:rsid w:val="7FFBCA0D"/>
    <w:rsid w:val="7FFBE9BC"/>
    <w:rsid w:val="7FFBF481"/>
    <w:rsid w:val="7FFCEA6E"/>
    <w:rsid w:val="7FFCED3A"/>
    <w:rsid w:val="7FFD26FC"/>
    <w:rsid w:val="7FFD2897"/>
    <w:rsid w:val="7FFD477F"/>
    <w:rsid w:val="7FFD47C1"/>
    <w:rsid w:val="7FFD49FF"/>
    <w:rsid w:val="7FFD7AF9"/>
    <w:rsid w:val="7FFD9E6C"/>
    <w:rsid w:val="7FFDAD23"/>
    <w:rsid w:val="7FFDB4F5"/>
    <w:rsid w:val="7FFDC421"/>
    <w:rsid w:val="7FFDD530"/>
    <w:rsid w:val="7FFDE9E2"/>
    <w:rsid w:val="7FFE01F3"/>
    <w:rsid w:val="7FFE5EEA"/>
    <w:rsid w:val="7FFE6C3C"/>
    <w:rsid w:val="7FFE7684"/>
    <w:rsid w:val="7FFE8554"/>
    <w:rsid w:val="7FFE85C8"/>
    <w:rsid w:val="7FFE8D01"/>
    <w:rsid w:val="7FFE9AA3"/>
    <w:rsid w:val="7FFEADD0"/>
    <w:rsid w:val="7FFEC28E"/>
    <w:rsid w:val="7FFF03D2"/>
    <w:rsid w:val="7FFF055A"/>
    <w:rsid w:val="7FFF134E"/>
    <w:rsid w:val="7FFF140D"/>
    <w:rsid w:val="7FFF16A0"/>
    <w:rsid w:val="7FFF2D8B"/>
    <w:rsid w:val="7FFF41DE"/>
    <w:rsid w:val="7FFF45F1"/>
    <w:rsid w:val="7FFF4853"/>
    <w:rsid w:val="7FFF5716"/>
    <w:rsid w:val="7FFF5B3A"/>
    <w:rsid w:val="7FFF5BEC"/>
    <w:rsid w:val="7FFF5C61"/>
    <w:rsid w:val="7FFF64F9"/>
    <w:rsid w:val="7FFF6B02"/>
    <w:rsid w:val="7FFF73EA"/>
    <w:rsid w:val="7FFF7CF7"/>
    <w:rsid w:val="7FFF80B2"/>
    <w:rsid w:val="7FFF8462"/>
    <w:rsid w:val="7FFF881E"/>
    <w:rsid w:val="7FFF900C"/>
    <w:rsid w:val="7FFF9FD9"/>
    <w:rsid w:val="7FFFA701"/>
    <w:rsid w:val="7FFFB4F9"/>
    <w:rsid w:val="7FFFB7AF"/>
    <w:rsid w:val="7FFFB98A"/>
    <w:rsid w:val="7FFFC2C0"/>
    <w:rsid w:val="7FFFD7A4"/>
    <w:rsid w:val="7FFFDF80"/>
    <w:rsid w:val="7FFFE50B"/>
    <w:rsid w:val="7FFFE817"/>
    <w:rsid w:val="7FFFE8B7"/>
    <w:rsid w:val="7FFFEB2A"/>
    <w:rsid w:val="7FFFECC3"/>
    <w:rsid w:val="7FFFF1AE"/>
    <w:rsid w:val="7FFFF38F"/>
    <w:rsid w:val="819DA1E4"/>
    <w:rsid w:val="831B8DC5"/>
    <w:rsid w:val="837F0220"/>
    <w:rsid w:val="83992840"/>
    <w:rsid w:val="83FB6390"/>
    <w:rsid w:val="83FFC294"/>
    <w:rsid w:val="856FA53A"/>
    <w:rsid w:val="857593AE"/>
    <w:rsid w:val="8577B326"/>
    <w:rsid w:val="85BF81AD"/>
    <w:rsid w:val="85FE1448"/>
    <w:rsid w:val="87FF9FC6"/>
    <w:rsid w:val="88EFAE71"/>
    <w:rsid w:val="8A3F1E6D"/>
    <w:rsid w:val="8A7F19E3"/>
    <w:rsid w:val="8AFFEBDF"/>
    <w:rsid w:val="8B7BF5BA"/>
    <w:rsid w:val="8B7F620E"/>
    <w:rsid w:val="8BCD887C"/>
    <w:rsid w:val="8BD42FAF"/>
    <w:rsid w:val="8BD6EC58"/>
    <w:rsid w:val="8BEF28D8"/>
    <w:rsid w:val="8C7FEFAA"/>
    <w:rsid w:val="8CF1E862"/>
    <w:rsid w:val="8DAD67F3"/>
    <w:rsid w:val="8DFDBEF8"/>
    <w:rsid w:val="8E5F9771"/>
    <w:rsid w:val="8E7FD642"/>
    <w:rsid w:val="8E8FFD9A"/>
    <w:rsid w:val="8EB5473F"/>
    <w:rsid w:val="8EE035B7"/>
    <w:rsid w:val="8EF9B32A"/>
    <w:rsid w:val="8EFF4ABC"/>
    <w:rsid w:val="8EFF72B0"/>
    <w:rsid w:val="8F256B6C"/>
    <w:rsid w:val="8F555C4C"/>
    <w:rsid w:val="8F69A676"/>
    <w:rsid w:val="8F733AE1"/>
    <w:rsid w:val="8F7FAC82"/>
    <w:rsid w:val="8FDF59BD"/>
    <w:rsid w:val="8FDF71F5"/>
    <w:rsid w:val="8FEF8F76"/>
    <w:rsid w:val="8FEF9723"/>
    <w:rsid w:val="8FFBE72E"/>
    <w:rsid w:val="8FFD39EF"/>
    <w:rsid w:val="8FFE865E"/>
    <w:rsid w:val="8FFEFB0B"/>
    <w:rsid w:val="92BD538E"/>
    <w:rsid w:val="92EF6E9F"/>
    <w:rsid w:val="92F36E03"/>
    <w:rsid w:val="92FFF3EA"/>
    <w:rsid w:val="9333A8B7"/>
    <w:rsid w:val="936F764C"/>
    <w:rsid w:val="937BC07A"/>
    <w:rsid w:val="93FCC91D"/>
    <w:rsid w:val="955F0794"/>
    <w:rsid w:val="9591B410"/>
    <w:rsid w:val="95E3AF8E"/>
    <w:rsid w:val="95FE9A52"/>
    <w:rsid w:val="964F2896"/>
    <w:rsid w:val="967F1CE3"/>
    <w:rsid w:val="96BEE8B8"/>
    <w:rsid w:val="96ED3A64"/>
    <w:rsid w:val="9755FA1D"/>
    <w:rsid w:val="97A7E921"/>
    <w:rsid w:val="97C7BB35"/>
    <w:rsid w:val="97EB9771"/>
    <w:rsid w:val="97F7FC0C"/>
    <w:rsid w:val="97FF601B"/>
    <w:rsid w:val="97FF91E6"/>
    <w:rsid w:val="98DBE5DF"/>
    <w:rsid w:val="98DF4BF4"/>
    <w:rsid w:val="997B93D9"/>
    <w:rsid w:val="9A778F7E"/>
    <w:rsid w:val="9A9D26E9"/>
    <w:rsid w:val="9ABE30DF"/>
    <w:rsid w:val="9B27DC08"/>
    <w:rsid w:val="9B7F8532"/>
    <w:rsid w:val="9B7FFABD"/>
    <w:rsid w:val="9B978E32"/>
    <w:rsid w:val="9BBE36FB"/>
    <w:rsid w:val="9BD1EFF4"/>
    <w:rsid w:val="9BDB55F2"/>
    <w:rsid w:val="9BEBDF0C"/>
    <w:rsid w:val="9BEED4A1"/>
    <w:rsid w:val="9BEFBC36"/>
    <w:rsid w:val="9BF33598"/>
    <w:rsid w:val="9BF74418"/>
    <w:rsid w:val="9BFB74D6"/>
    <w:rsid w:val="9C1FE315"/>
    <w:rsid w:val="9C5C2D6A"/>
    <w:rsid w:val="9C6FD600"/>
    <w:rsid w:val="9CEFF467"/>
    <w:rsid w:val="9D571BDA"/>
    <w:rsid w:val="9D67B12B"/>
    <w:rsid w:val="9D8EC470"/>
    <w:rsid w:val="9DBF5348"/>
    <w:rsid w:val="9DDB5E28"/>
    <w:rsid w:val="9DE7AD93"/>
    <w:rsid w:val="9DEFFCD3"/>
    <w:rsid w:val="9E37B003"/>
    <w:rsid w:val="9E4147E7"/>
    <w:rsid w:val="9E5E168D"/>
    <w:rsid w:val="9E5F9C07"/>
    <w:rsid w:val="9E7F5BB8"/>
    <w:rsid w:val="9E9A2FF1"/>
    <w:rsid w:val="9EB7B961"/>
    <w:rsid w:val="9EBFB57B"/>
    <w:rsid w:val="9ED3A61C"/>
    <w:rsid w:val="9EEA8BB3"/>
    <w:rsid w:val="9EF1B59A"/>
    <w:rsid w:val="9EFD8555"/>
    <w:rsid w:val="9EFF3B10"/>
    <w:rsid w:val="9EFF89F6"/>
    <w:rsid w:val="9F3BB62A"/>
    <w:rsid w:val="9F4AFF01"/>
    <w:rsid w:val="9F631706"/>
    <w:rsid w:val="9F7E88F1"/>
    <w:rsid w:val="9F7FD927"/>
    <w:rsid w:val="9FAF0997"/>
    <w:rsid w:val="9FAF0BB9"/>
    <w:rsid w:val="9FB764FB"/>
    <w:rsid w:val="9FBF681E"/>
    <w:rsid w:val="9FCFE562"/>
    <w:rsid w:val="9FD745F4"/>
    <w:rsid w:val="9FDF572E"/>
    <w:rsid w:val="9FE33F25"/>
    <w:rsid w:val="9FED3D9F"/>
    <w:rsid w:val="9FEFB573"/>
    <w:rsid w:val="9FFC878E"/>
    <w:rsid w:val="9FFE2EEC"/>
    <w:rsid w:val="9FFF6709"/>
    <w:rsid w:val="9FFF9AA4"/>
    <w:rsid w:val="9FFFB89E"/>
    <w:rsid w:val="9FFFC139"/>
    <w:rsid w:val="A1B7C6FF"/>
    <w:rsid w:val="A1F650FB"/>
    <w:rsid w:val="A2AF7A36"/>
    <w:rsid w:val="A2DF024F"/>
    <w:rsid w:val="A33FBCE6"/>
    <w:rsid w:val="A35B4665"/>
    <w:rsid w:val="A3AF36FF"/>
    <w:rsid w:val="A3EFF448"/>
    <w:rsid w:val="A3FD2D2C"/>
    <w:rsid w:val="A3FF5AE5"/>
    <w:rsid w:val="A3FFBF79"/>
    <w:rsid w:val="A4FEFD3C"/>
    <w:rsid w:val="A56C189F"/>
    <w:rsid w:val="A5AD3FC9"/>
    <w:rsid w:val="A5B6CDB3"/>
    <w:rsid w:val="A60F99A7"/>
    <w:rsid w:val="A6277700"/>
    <w:rsid w:val="A65B30B0"/>
    <w:rsid w:val="A6BA76BD"/>
    <w:rsid w:val="A6F3188C"/>
    <w:rsid w:val="A6FD6574"/>
    <w:rsid w:val="A75B08E3"/>
    <w:rsid w:val="A75FC3B5"/>
    <w:rsid w:val="A7612205"/>
    <w:rsid w:val="A7AE7C9B"/>
    <w:rsid w:val="A7BBC435"/>
    <w:rsid w:val="A7DF5915"/>
    <w:rsid w:val="A7F3D0BB"/>
    <w:rsid w:val="A7FA36F7"/>
    <w:rsid w:val="A7FB3C73"/>
    <w:rsid w:val="A7FFFA54"/>
    <w:rsid w:val="A9EF6A6F"/>
    <w:rsid w:val="AAFE9161"/>
    <w:rsid w:val="AB27672C"/>
    <w:rsid w:val="AB4B21A8"/>
    <w:rsid w:val="AB5B8B65"/>
    <w:rsid w:val="AB67F559"/>
    <w:rsid w:val="AB7F56AD"/>
    <w:rsid w:val="AB8BFB97"/>
    <w:rsid w:val="ABDB7673"/>
    <w:rsid w:val="ABE7AEEE"/>
    <w:rsid w:val="ABED238B"/>
    <w:rsid w:val="ABF7473F"/>
    <w:rsid w:val="ABFE9F3A"/>
    <w:rsid w:val="ABFF11EC"/>
    <w:rsid w:val="ABFF379F"/>
    <w:rsid w:val="ABFF6855"/>
    <w:rsid w:val="ABFF8F86"/>
    <w:rsid w:val="AC97FC72"/>
    <w:rsid w:val="ACAF1986"/>
    <w:rsid w:val="ACFD1E17"/>
    <w:rsid w:val="AD5F2E83"/>
    <w:rsid w:val="ADB53967"/>
    <w:rsid w:val="ADD5FE26"/>
    <w:rsid w:val="ADDC8F18"/>
    <w:rsid w:val="ADDD8711"/>
    <w:rsid w:val="ADED4152"/>
    <w:rsid w:val="ADEF866A"/>
    <w:rsid w:val="ADF4EFCD"/>
    <w:rsid w:val="ADFA9146"/>
    <w:rsid w:val="ADFB5FD1"/>
    <w:rsid w:val="AEB579F8"/>
    <w:rsid w:val="AEBFE830"/>
    <w:rsid w:val="AEEFC25A"/>
    <w:rsid w:val="AEF26D06"/>
    <w:rsid w:val="AEFBE8EB"/>
    <w:rsid w:val="AEFDBEC1"/>
    <w:rsid w:val="AF0FD21D"/>
    <w:rsid w:val="AF3F74F1"/>
    <w:rsid w:val="AF567582"/>
    <w:rsid w:val="AF5FE50C"/>
    <w:rsid w:val="AF6D6463"/>
    <w:rsid w:val="AF7F7977"/>
    <w:rsid w:val="AF7FC311"/>
    <w:rsid w:val="AF9394AF"/>
    <w:rsid w:val="AF95BD1C"/>
    <w:rsid w:val="AFAF2D7E"/>
    <w:rsid w:val="AFAFBA2C"/>
    <w:rsid w:val="AFBE6D96"/>
    <w:rsid w:val="AFBE83EA"/>
    <w:rsid w:val="AFBF5788"/>
    <w:rsid w:val="AFC228F3"/>
    <w:rsid w:val="AFCECB72"/>
    <w:rsid w:val="AFDBE64C"/>
    <w:rsid w:val="AFDC207F"/>
    <w:rsid w:val="AFDD2E5C"/>
    <w:rsid w:val="AFDDA7C5"/>
    <w:rsid w:val="AFDF1052"/>
    <w:rsid w:val="AFEAE048"/>
    <w:rsid w:val="AFEBA005"/>
    <w:rsid w:val="AFEEFBD2"/>
    <w:rsid w:val="AFF6C455"/>
    <w:rsid w:val="AFF7366A"/>
    <w:rsid w:val="AFF9A095"/>
    <w:rsid w:val="AFFB7B3C"/>
    <w:rsid w:val="AFFBBDD4"/>
    <w:rsid w:val="AFFE659B"/>
    <w:rsid w:val="AFFF4DD4"/>
    <w:rsid w:val="AFFFD70D"/>
    <w:rsid w:val="B1DD0E48"/>
    <w:rsid w:val="B1EF37AE"/>
    <w:rsid w:val="B1F497A8"/>
    <w:rsid w:val="B27FF5D9"/>
    <w:rsid w:val="B2FF5493"/>
    <w:rsid w:val="B2FFD075"/>
    <w:rsid w:val="B338F721"/>
    <w:rsid w:val="B37F482D"/>
    <w:rsid w:val="B3B7D2AA"/>
    <w:rsid w:val="B3C6649D"/>
    <w:rsid w:val="B3CBA6C0"/>
    <w:rsid w:val="B3CFE0E4"/>
    <w:rsid w:val="B3D0152A"/>
    <w:rsid w:val="B3D62490"/>
    <w:rsid w:val="B3F5276A"/>
    <w:rsid w:val="B3FAE78C"/>
    <w:rsid w:val="B3FE7A9C"/>
    <w:rsid w:val="B3FEF3B0"/>
    <w:rsid w:val="B43A9515"/>
    <w:rsid w:val="B43F367A"/>
    <w:rsid w:val="B47F1B65"/>
    <w:rsid w:val="B47FCC5C"/>
    <w:rsid w:val="B47FD7EB"/>
    <w:rsid w:val="B4F77AA8"/>
    <w:rsid w:val="B5BAF8D2"/>
    <w:rsid w:val="B5BD37CA"/>
    <w:rsid w:val="B5F69ED8"/>
    <w:rsid w:val="B5FB664A"/>
    <w:rsid w:val="B62F2D18"/>
    <w:rsid w:val="B65FD78E"/>
    <w:rsid w:val="B66FD6AC"/>
    <w:rsid w:val="B67D0C13"/>
    <w:rsid w:val="B67FED79"/>
    <w:rsid w:val="B68E8014"/>
    <w:rsid w:val="B68FB08F"/>
    <w:rsid w:val="B6BB83EE"/>
    <w:rsid w:val="B6BB990E"/>
    <w:rsid w:val="B6D5BB73"/>
    <w:rsid w:val="B6D97A81"/>
    <w:rsid w:val="B6EBE306"/>
    <w:rsid w:val="B6FD9854"/>
    <w:rsid w:val="B6FEC30D"/>
    <w:rsid w:val="B6FF3B27"/>
    <w:rsid w:val="B6FF415A"/>
    <w:rsid w:val="B6FF88E2"/>
    <w:rsid w:val="B737589C"/>
    <w:rsid w:val="B7398C10"/>
    <w:rsid w:val="B74D1CE3"/>
    <w:rsid w:val="B76746A7"/>
    <w:rsid w:val="B77E2B44"/>
    <w:rsid w:val="B77F5470"/>
    <w:rsid w:val="B7B5F4FB"/>
    <w:rsid w:val="B7BFA079"/>
    <w:rsid w:val="B7BFF796"/>
    <w:rsid w:val="B7D8EB30"/>
    <w:rsid w:val="B7DF416E"/>
    <w:rsid w:val="B7DFD60C"/>
    <w:rsid w:val="B7E983D7"/>
    <w:rsid w:val="B7EE0FAB"/>
    <w:rsid w:val="B7EF0794"/>
    <w:rsid w:val="B7F24821"/>
    <w:rsid w:val="B7F3C5D3"/>
    <w:rsid w:val="B7F71FD8"/>
    <w:rsid w:val="B7F763DA"/>
    <w:rsid w:val="B7F784EC"/>
    <w:rsid w:val="B7FB0F42"/>
    <w:rsid w:val="B7FE1416"/>
    <w:rsid w:val="B7FED065"/>
    <w:rsid w:val="B7FF34DD"/>
    <w:rsid w:val="B7FF6A73"/>
    <w:rsid w:val="B7FFBB6F"/>
    <w:rsid w:val="B83F1E69"/>
    <w:rsid w:val="B8BDD24C"/>
    <w:rsid w:val="B8FF0A89"/>
    <w:rsid w:val="B8FF467D"/>
    <w:rsid w:val="B91C57D2"/>
    <w:rsid w:val="B93F6147"/>
    <w:rsid w:val="B9797B28"/>
    <w:rsid w:val="B9995077"/>
    <w:rsid w:val="B99BE1BE"/>
    <w:rsid w:val="B9BE07F6"/>
    <w:rsid w:val="B9BF742F"/>
    <w:rsid w:val="B9FECDC2"/>
    <w:rsid w:val="B9FF06A6"/>
    <w:rsid w:val="B9FF7A65"/>
    <w:rsid w:val="B9FFE833"/>
    <w:rsid w:val="BA2F44A5"/>
    <w:rsid w:val="BABE6A09"/>
    <w:rsid w:val="BAD3B14A"/>
    <w:rsid w:val="BADB855D"/>
    <w:rsid w:val="BAF7D124"/>
    <w:rsid w:val="BAFB2100"/>
    <w:rsid w:val="BAFB4F18"/>
    <w:rsid w:val="BB2FB61B"/>
    <w:rsid w:val="BB3F6444"/>
    <w:rsid w:val="BB4C0FE9"/>
    <w:rsid w:val="BB4F83CF"/>
    <w:rsid w:val="BB5F568A"/>
    <w:rsid w:val="BB6D00C5"/>
    <w:rsid w:val="BB6EE3A2"/>
    <w:rsid w:val="BB7D2B5C"/>
    <w:rsid w:val="BB7E915E"/>
    <w:rsid w:val="BB9EABA4"/>
    <w:rsid w:val="BBADB12F"/>
    <w:rsid w:val="BBB354A7"/>
    <w:rsid w:val="BBBA6F14"/>
    <w:rsid w:val="BBBBA3D3"/>
    <w:rsid w:val="BBBE8B70"/>
    <w:rsid w:val="BBBFAC57"/>
    <w:rsid w:val="BBBFD9FD"/>
    <w:rsid w:val="BBBFECE5"/>
    <w:rsid w:val="BBC3F620"/>
    <w:rsid w:val="BBC6F486"/>
    <w:rsid w:val="BBCAC6F7"/>
    <w:rsid w:val="BBCB57F9"/>
    <w:rsid w:val="BBCC866E"/>
    <w:rsid w:val="BBD64147"/>
    <w:rsid w:val="BBD65C92"/>
    <w:rsid w:val="BBEBDB5C"/>
    <w:rsid w:val="BBF5C373"/>
    <w:rsid w:val="BBF7AB65"/>
    <w:rsid w:val="BBFDDF5A"/>
    <w:rsid w:val="BBFF3F86"/>
    <w:rsid w:val="BBFF90E8"/>
    <w:rsid w:val="BBFFA33F"/>
    <w:rsid w:val="BBFFE56A"/>
    <w:rsid w:val="BC3F8E79"/>
    <w:rsid w:val="BC6BC470"/>
    <w:rsid w:val="BCB72BF4"/>
    <w:rsid w:val="BCCB0635"/>
    <w:rsid w:val="BCDB4BE9"/>
    <w:rsid w:val="BCDEE91A"/>
    <w:rsid w:val="BCDFB23C"/>
    <w:rsid w:val="BCF8080D"/>
    <w:rsid w:val="BCFE129B"/>
    <w:rsid w:val="BCFF9E1D"/>
    <w:rsid w:val="BD1FAC09"/>
    <w:rsid w:val="BD2F6BAF"/>
    <w:rsid w:val="BD33E302"/>
    <w:rsid w:val="BD3D8AC9"/>
    <w:rsid w:val="BD5D8D0E"/>
    <w:rsid w:val="BD5DB87F"/>
    <w:rsid w:val="BD5F2550"/>
    <w:rsid w:val="BD70DA82"/>
    <w:rsid w:val="BD75301C"/>
    <w:rsid w:val="BD77E7F1"/>
    <w:rsid w:val="BD7FD46E"/>
    <w:rsid w:val="BDA90DE7"/>
    <w:rsid w:val="BDBBA3EB"/>
    <w:rsid w:val="BDBEA5BF"/>
    <w:rsid w:val="BDBFD2D9"/>
    <w:rsid w:val="BDC5E82C"/>
    <w:rsid w:val="BDD7928A"/>
    <w:rsid w:val="BDE698DC"/>
    <w:rsid w:val="BDE6C107"/>
    <w:rsid w:val="BDEB1F8E"/>
    <w:rsid w:val="BDED6BA7"/>
    <w:rsid w:val="BDEE22B5"/>
    <w:rsid w:val="BDF2F254"/>
    <w:rsid w:val="BDF51B0F"/>
    <w:rsid w:val="BDF5AD4D"/>
    <w:rsid w:val="BDF7744A"/>
    <w:rsid w:val="BDFC5FA6"/>
    <w:rsid w:val="BDFD2E58"/>
    <w:rsid w:val="BDFD63F2"/>
    <w:rsid w:val="BDFDC7CA"/>
    <w:rsid w:val="BDFDD738"/>
    <w:rsid w:val="BDFDFB7C"/>
    <w:rsid w:val="BDFE1C15"/>
    <w:rsid w:val="BDFEF8B6"/>
    <w:rsid w:val="BE277838"/>
    <w:rsid w:val="BE377A36"/>
    <w:rsid w:val="BE5559BD"/>
    <w:rsid w:val="BE6F897A"/>
    <w:rsid w:val="BE77359C"/>
    <w:rsid w:val="BE7A5B33"/>
    <w:rsid w:val="BE7CF2CA"/>
    <w:rsid w:val="BE7FEC50"/>
    <w:rsid w:val="BE97C938"/>
    <w:rsid w:val="BEAB9C68"/>
    <w:rsid w:val="BEAF593C"/>
    <w:rsid w:val="BEB34B49"/>
    <w:rsid w:val="BEB73FFC"/>
    <w:rsid w:val="BEB78628"/>
    <w:rsid w:val="BEBDDC4E"/>
    <w:rsid w:val="BEBF1B17"/>
    <w:rsid w:val="BEBF9312"/>
    <w:rsid w:val="BEC0EE8A"/>
    <w:rsid w:val="BECFE1BE"/>
    <w:rsid w:val="BED78B46"/>
    <w:rsid w:val="BED7DC5A"/>
    <w:rsid w:val="BEEB2ACB"/>
    <w:rsid w:val="BEED259E"/>
    <w:rsid w:val="BEEF2EF8"/>
    <w:rsid w:val="BEF77142"/>
    <w:rsid w:val="BEF79471"/>
    <w:rsid w:val="BEF9CF54"/>
    <w:rsid w:val="BEFA21AF"/>
    <w:rsid w:val="BEFB5562"/>
    <w:rsid w:val="BEFB9B48"/>
    <w:rsid w:val="BEFE1827"/>
    <w:rsid w:val="BEFF6B45"/>
    <w:rsid w:val="BEFFDDA1"/>
    <w:rsid w:val="BF0FF9C0"/>
    <w:rsid w:val="BF1F0B6F"/>
    <w:rsid w:val="BF277CB6"/>
    <w:rsid w:val="BF37445F"/>
    <w:rsid w:val="BF39CA51"/>
    <w:rsid w:val="BF3EB661"/>
    <w:rsid w:val="BF3FD822"/>
    <w:rsid w:val="BF475E20"/>
    <w:rsid w:val="BF5D0779"/>
    <w:rsid w:val="BF6190E1"/>
    <w:rsid w:val="BF6DED2B"/>
    <w:rsid w:val="BF6F44D7"/>
    <w:rsid w:val="BF72889B"/>
    <w:rsid w:val="BF73D457"/>
    <w:rsid w:val="BF7B1463"/>
    <w:rsid w:val="BF7B406D"/>
    <w:rsid w:val="BF7C1A6C"/>
    <w:rsid w:val="BF7E2FD6"/>
    <w:rsid w:val="BF7EE759"/>
    <w:rsid w:val="BF7F2DF6"/>
    <w:rsid w:val="BF7FD656"/>
    <w:rsid w:val="BF8BC9F3"/>
    <w:rsid w:val="BF96E6D9"/>
    <w:rsid w:val="BF9D1CB9"/>
    <w:rsid w:val="BF9FEFBD"/>
    <w:rsid w:val="BFA739B5"/>
    <w:rsid w:val="BFAE0D18"/>
    <w:rsid w:val="BFAED273"/>
    <w:rsid w:val="BFAF2C4E"/>
    <w:rsid w:val="BFAFAC4C"/>
    <w:rsid w:val="BFB1117F"/>
    <w:rsid w:val="BFB123DD"/>
    <w:rsid w:val="BFB3FB74"/>
    <w:rsid w:val="BFB5498C"/>
    <w:rsid w:val="BFB67E86"/>
    <w:rsid w:val="BFBBC547"/>
    <w:rsid w:val="BFBD0756"/>
    <w:rsid w:val="BFBE7141"/>
    <w:rsid w:val="BFBF53CD"/>
    <w:rsid w:val="BFBFC0B8"/>
    <w:rsid w:val="BFBFE13E"/>
    <w:rsid w:val="BFBFEFE5"/>
    <w:rsid w:val="BFCE36D4"/>
    <w:rsid w:val="BFCE39E0"/>
    <w:rsid w:val="BFD2CF54"/>
    <w:rsid w:val="BFD99215"/>
    <w:rsid w:val="BFDA9F65"/>
    <w:rsid w:val="BFDBBF33"/>
    <w:rsid w:val="BFDE82BE"/>
    <w:rsid w:val="BFDF0488"/>
    <w:rsid w:val="BFDF1EDB"/>
    <w:rsid w:val="BFDF270C"/>
    <w:rsid w:val="BFDF6507"/>
    <w:rsid w:val="BFDFE4FD"/>
    <w:rsid w:val="BFDFE6A9"/>
    <w:rsid w:val="BFE45A84"/>
    <w:rsid w:val="BFE54975"/>
    <w:rsid w:val="BFE5DDF3"/>
    <w:rsid w:val="BFE77238"/>
    <w:rsid w:val="BFE779CD"/>
    <w:rsid w:val="BFE7A204"/>
    <w:rsid w:val="BFE938DB"/>
    <w:rsid w:val="BFE9647E"/>
    <w:rsid w:val="BFE97D94"/>
    <w:rsid w:val="BFEEC906"/>
    <w:rsid w:val="BFEF7557"/>
    <w:rsid w:val="BFEFC353"/>
    <w:rsid w:val="BFEFE977"/>
    <w:rsid w:val="BFF59DE3"/>
    <w:rsid w:val="BFF63EE6"/>
    <w:rsid w:val="BFF681B9"/>
    <w:rsid w:val="BFF6D6CA"/>
    <w:rsid w:val="BFF76B8C"/>
    <w:rsid w:val="BFF94051"/>
    <w:rsid w:val="BFF9866E"/>
    <w:rsid w:val="BFF9DAE0"/>
    <w:rsid w:val="BFFA5C29"/>
    <w:rsid w:val="BFFAA87D"/>
    <w:rsid w:val="BFFAF425"/>
    <w:rsid w:val="BFFB2534"/>
    <w:rsid w:val="BFFBAE66"/>
    <w:rsid w:val="BFFC643C"/>
    <w:rsid w:val="BFFD0FFC"/>
    <w:rsid w:val="BFFD1A93"/>
    <w:rsid w:val="BFFD628B"/>
    <w:rsid w:val="BFFE22E0"/>
    <w:rsid w:val="BFFE8EC3"/>
    <w:rsid w:val="BFFEA47B"/>
    <w:rsid w:val="BFFEF6E3"/>
    <w:rsid w:val="BFFF28D0"/>
    <w:rsid w:val="BFFF293E"/>
    <w:rsid w:val="BFFF2E0A"/>
    <w:rsid w:val="BFFF73C1"/>
    <w:rsid w:val="BFFF7C41"/>
    <w:rsid w:val="BFFFAB52"/>
    <w:rsid w:val="BFFFE857"/>
    <w:rsid w:val="C1FF4B59"/>
    <w:rsid w:val="C377BBB1"/>
    <w:rsid w:val="C38F5044"/>
    <w:rsid w:val="C3BFCAD2"/>
    <w:rsid w:val="C3E9249D"/>
    <w:rsid w:val="C3FD8FA8"/>
    <w:rsid w:val="C4FFC8DB"/>
    <w:rsid w:val="C56F56C8"/>
    <w:rsid w:val="C5FF4840"/>
    <w:rsid w:val="C6D5C572"/>
    <w:rsid w:val="C6DE6A25"/>
    <w:rsid w:val="C6DFBA08"/>
    <w:rsid w:val="C6EF9A53"/>
    <w:rsid w:val="C6FB3432"/>
    <w:rsid w:val="C73F1043"/>
    <w:rsid w:val="C77CE3A1"/>
    <w:rsid w:val="C77F6574"/>
    <w:rsid w:val="C78E64B0"/>
    <w:rsid w:val="C78FE039"/>
    <w:rsid w:val="C7AA23B3"/>
    <w:rsid w:val="C7BF58AD"/>
    <w:rsid w:val="C7FE9ADA"/>
    <w:rsid w:val="C7FF26F8"/>
    <w:rsid w:val="C7FFDF18"/>
    <w:rsid w:val="C8FE7DAC"/>
    <w:rsid w:val="C97F07BC"/>
    <w:rsid w:val="C9DC8D7C"/>
    <w:rsid w:val="C9F685AA"/>
    <w:rsid w:val="C9F7139C"/>
    <w:rsid w:val="C9F7D0BA"/>
    <w:rsid w:val="CA657374"/>
    <w:rsid w:val="CAE7B724"/>
    <w:rsid w:val="CAF4C5AB"/>
    <w:rsid w:val="CB7E5339"/>
    <w:rsid w:val="CB7FF412"/>
    <w:rsid w:val="CB904A96"/>
    <w:rsid w:val="CBC74234"/>
    <w:rsid w:val="CBF3C528"/>
    <w:rsid w:val="CBF45B67"/>
    <w:rsid w:val="CBF74B0F"/>
    <w:rsid w:val="CBFB3426"/>
    <w:rsid w:val="CBFC123A"/>
    <w:rsid w:val="CBFD098C"/>
    <w:rsid w:val="CBFF7C50"/>
    <w:rsid w:val="CC0C9E68"/>
    <w:rsid w:val="CCBD6C6E"/>
    <w:rsid w:val="CCEB2070"/>
    <w:rsid w:val="CCEFE5C3"/>
    <w:rsid w:val="CCF75B56"/>
    <w:rsid w:val="CD1721FE"/>
    <w:rsid w:val="CD7F5316"/>
    <w:rsid w:val="CDD75727"/>
    <w:rsid w:val="CDDFFA8B"/>
    <w:rsid w:val="CDEA419C"/>
    <w:rsid w:val="CDEE0296"/>
    <w:rsid w:val="CDEE25D9"/>
    <w:rsid w:val="CDF7AB36"/>
    <w:rsid w:val="CDFE8406"/>
    <w:rsid w:val="CDFECA3A"/>
    <w:rsid w:val="CE3FBBB5"/>
    <w:rsid w:val="CE7E324A"/>
    <w:rsid w:val="CE87E99B"/>
    <w:rsid w:val="CE978061"/>
    <w:rsid w:val="CEBF2A2B"/>
    <w:rsid w:val="CEDB0C32"/>
    <w:rsid w:val="CEE3431E"/>
    <w:rsid w:val="CEE70CA6"/>
    <w:rsid w:val="CEEEC518"/>
    <w:rsid w:val="CEF585F8"/>
    <w:rsid w:val="CEF6232E"/>
    <w:rsid w:val="CF000D09"/>
    <w:rsid w:val="CF0B3F68"/>
    <w:rsid w:val="CF38A915"/>
    <w:rsid w:val="CF5DC8CC"/>
    <w:rsid w:val="CF7A47FA"/>
    <w:rsid w:val="CF7C56F0"/>
    <w:rsid w:val="CF7F036C"/>
    <w:rsid w:val="CF97693A"/>
    <w:rsid w:val="CFA6980E"/>
    <w:rsid w:val="CFACEB10"/>
    <w:rsid w:val="CFBB87E5"/>
    <w:rsid w:val="CFBD3E6A"/>
    <w:rsid w:val="CFBF64A2"/>
    <w:rsid w:val="CFCA99F9"/>
    <w:rsid w:val="CFCBFA28"/>
    <w:rsid w:val="CFDE158F"/>
    <w:rsid w:val="CFDF3425"/>
    <w:rsid w:val="CFDF374C"/>
    <w:rsid w:val="CFEC712F"/>
    <w:rsid w:val="CFEF6681"/>
    <w:rsid w:val="CFF52595"/>
    <w:rsid w:val="CFF7F68D"/>
    <w:rsid w:val="CFF81D74"/>
    <w:rsid w:val="CFF9FDF7"/>
    <w:rsid w:val="CFFA973F"/>
    <w:rsid w:val="CFFB6725"/>
    <w:rsid w:val="CFFDF361"/>
    <w:rsid w:val="CFFF0F39"/>
    <w:rsid w:val="CFFFF148"/>
    <w:rsid w:val="D0FA7BF4"/>
    <w:rsid w:val="D12EC73E"/>
    <w:rsid w:val="D13FC70E"/>
    <w:rsid w:val="D1F702A0"/>
    <w:rsid w:val="D233E90E"/>
    <w:rsid w:val="D29C4DD4"/>
    <w:rsid w:val="D2A79084"/>
    <w:rsid w:val="D2FFB1FD"/>
    <w:rsid w:val="D36D8005"/>
    <w:rsid w:val="D375CB53"/>
    <w:rsid w:val="D3A75EFA"/>
    <w:rsid w:val="D3BF2277"/>
    <w:rsid w:val="D3CBB93B"/>
    <w:rsid w:val="D3CF263A"/>
    <w:rsid w:val="D3D3B76B"/>
    <w:rsid w:val="D3DEFD11"/>
    <w:rsid w:val="D3F90B28"/>
    <w:rsid w:val="D3FD35AC"/>
    <w:rsid w:val="D3FE9998"/>
    <w:rsid w:val="D3FF10E2"/>
    <w:rsid w:val="D495DC5A"/>
    <w:rsid w:val="D4EFEBB1"/>
    <w:rsid w:val="D4F9539D"/>
    <w:rsid w:val="D54B20C5"/>
    <w:rsid w:val="D59F1112"/>
    <w:rsid w:val="D5BF537A"/>
    <w:rsid w:val="D5DD3EDB"/>
    <w:rsid w:val="D5FCC96F"/>
    <w:rsid w:val="D5FD3163"/>
    <w:rsid w:val="D5FFA05B"/>
    <w:rsid w:val="D62B3C7E"/>
    <w:rsid w:val="D66F9D79"/>
    <w:rsid w:val="D671B64A"/>
    <w:rsid w:val="D67B14D5"/>
    <w:rsid w:val="D67CD08F"/>
    <w:rsid w:val="D69E8B56"/>
    <w:rsid w:val="D6C7A8EA"/>
    <w:rsid w:val="D6DDDD2D"/>
    <w:rsid w:val="D6ED13DC"/>
    <w:rsid w:val="D6EDD8C2"/>
    <w:rsid w:val="D6EF15B3"/>
    <w:rsid w:val="D6FF2D67"/>
    <w:rsid w:val="D6FF8911"/>
    <w:rsid w:val="D725FE37"/>
    <w:rsid w:val="D7371242"/>
    <w:rsid w:val="D75BEDA7"/>
    <w:rsid w:val="D76DD31F"/>
    <w:rsid w:val="D76E4CA8"/>
    <w:rsid w:val="D772527E"/>
    <w:rsid w:val="D775CEB9"/>
    <w:rsid w:val="D7774438"/>
    <w:rsid w:val="D77AAD73"/>
    <w:rsid w:val="D77BE52C"/>
    <w:rsid w:val="D7B3F3B7"/>
    <w:rsid w:val="D7B692AD"/>
    <w:rsid w:val="D7B7FAFC"/>
    <w:rsid w:val="D7BD8911"/>
    <w:rsid w:val="D7BE73CA"/>
    <w:rsid w:val="D7BF617D"/>
    <w:rsid w:val="D7BFF750"/>
    <w:rsid w:val="D7CB6129"/>
    <w:rsid w:val="D7D7C872"/>
    <w:rsid w:val="D7DE7D8D"/>
    <w:rsid w:val="D7E6490C"/>
    <w:rsid w:val="D7E787E9"/>
    <w:rsid w:val="D7EBDBE5"/>
    <w:rsid w:val="D7ED0802"/>
    <w:rsid w:val="D7ED8F7D"/>
    <w:rsid w:val="D7F7BE1A"/>
    <w:rsid w:val="D7FB0C3A"/>
    <w:rsid w:val="D7FCA200"/>
    <w:rsid w:val="D7FCD93B"/>
    <w:rsid w:val="D7FDF4FC"/>
    <w:rsid w:val="D7FE2A34"/>
    <w:rsid w:val="D7FF1F7B"/>
    <w:rsid w:val="D7FF4B06"/>
    <w:rsid w:val="D7FF5ABE"/>
    <w:rsid w:val="D7FFA50C"/>
    <w:rsid w:val="D83C73AD"/>
    <w:rsid w:val="D87D44F7"/>
    <w:rsid w:val="D8FC8841"/>
    <w:rsid w:val="D97D342E"/>
    <w:rsid w:val="D97E725A"/>
    <w:rsid w:val="D9D33F87"/>
    <w:rsid w:val="D9DED5DD"/>
    <w:rsid w:val="D9DF191D"/>
    <w:rsid w:val="D9DFF9FE"/>
    <w:rsid w:val="D9FD0A8D"/>
    <w:rsid w:val="D9FFC8FE"/>
    <w:rsid w:val="DA6AD560"/>
    <w:rsid w:val="DAA768AB"/>
    <w:rsid w:val="DABEBE13"/>
    <w:rsid w:val="DADCBC2F"/>
    <w:rsid w:val="DAF61327"/>
    <w:rsid w:val="DAFDB1A1"/>
    <w:rsid w:val="DAFFB105"/>
    <w:rsid w:val="DAFFD1D0"/>
    <w:rsid w:val="DB35904C"/>
    <w:rsid w:val="DB5C1122"/>
    <w:rsid w:val="DB6BD08B"/>
    <w:rsid w:val="DB6F8FD0"/>
    <w:rsid w:val="DB6FA79A"/>
    <w:rsid w:val="DB7EAE30"/>
    <w:rsid w:val="DB7FD20F"/>
    <w:rsid w:val="DBA99A20"/>
    <w:rsid w:val="DBAFB2AE"/>
    <w:rsid w:val="DBB09A72"/>
    <w:rsid w:val="DBB70096"/>
    <w:rsid w:val="DBBEF177"/>
    <w:rsid w:val="DBCD55A1"/>
    <w:rsid w:val="DBCEBC45"/>
    <w:rsid w:val="DBCEBD91"/>
    <w:rsid w:val="DBD65D98"/>
    <w:rsid w:val="DBDBFDA5"/>
    <w:rsid w:val="DBDDBC89"/>
    <w:rsid w:val="DBDFCAD2"/>
    <w:rsid w:val="DBDFEDBE"/>
    <w:rsid w:val="DBE24A1D"/>
    <w:rsid w:val="DBEF9AA9"/>
    <w:rsid w:val="DBF348B6"/>
    <w:rsid w:val="DBF56DA5"/>
    <w:rsid w:val="DBF5AFB8"/>
    <w:rsid w:val="DBF7AFEC"/>
    <w:rsid w:val="DBF90F4A"/>
    <w:rsid w:val="DBF91439"/>
    <w:rsid w:val="DBF996C9"/>
    <w:rsid w:val="DBF9CB86"/>
    <w:rsid w:val="DBFB3126"/>
    <w:rsid w:val="DBFC2190"/>
    <w:rsid w:val="DBFE2059"/>
    <w:rsid w:val="DBFE8F91"/>
    <w:rsid w:val="DBFF45B6"/>
    <w:rsid w:val="DBFF5E25"/>
    <w:rsid w:val="DBFFA650"/>
    <w:rsid w:val="DC0F7D62"/>
    <w:rsid w:val="DC37B5D5"/>
    <w:rsid w:val="DC529687"/>
    <w:rsid w:val="DC71A8D2"/>
    <w:rsid w:val="DCBF9B77"/>
    <w:rsid w:val="DCDFDAF8"/>
    <w:rsid w:val="DCFDAB3A"/>
    <w:rsid w:val="DCFF2F0B"/>
    <w:rsid w:val="DCFF9283"/>
    <w:rsid w:val="DCFFB30B"/>
    <w:rsid w:val="DD366B03"/>
    <w:rsid w:val="DD5595E7"/>
    <w:rsid w:val="DD5A7481"/>
    <w:rsid w:val="DD6F3478"/>
    <w:rsid w:val="DD74E997"/>
    <w:rsid w:val="DD7BE7FA"/>
    <w:rsid w:val="DD7F56A1"/>
    <w:rsid w:val="DD7FA37E"/>
    <w:rsid w:val="DD9DE58A"/>
    <w:rsid w:val="DDB7CDF2"/>
    <w:rsid w:val="DDC7D240"/>
    <w:rsid w:val="DDCD90DD"/>
    <w:rsid w:val="DDCF73DC"/>
    <w:rsid w:val="DDD5C7C5"/>
    <w:rsid w:val="DDDE7B9E"/>
    <w:rsid w:val="DDDE9349"/>
    <w:rsid w:val="DDE522A6"/>
    <w:rsid w:val="DDE663CB"/>
    <w:rsid w:val="DDEA7367"/>
    <w:rsid w:val="DDEF08D8"/>
    <w:rsid w:val="DDEF61B5"/>
    <w:rsid w:val="DDF33B4A"/>
    <w:rsid w:val="DDF6FC3C"/>
    <w:rsid w:val="DDFBA95C"/>
    <w:rsid w:val="DDFEEA81"/>
    <w:rsid w:val="DDFF0668"/>
    <w:rsid w:val="DDFF3222"/>
    <w:rsid w:val="DDFF8342"/>
    <w:rsid w:val="DDFFF249"/>
    <w:rsid w:val="DE1123AF"/>
    <w:rsid w:val="DE3BB2EC"/>
    <w:rsid w:val="DE57EC3A"/>
    <w:rsid w:val="DE6ED45B"/>
    <w:rsid w:val="DE7FCEBD"/>
    <w:rsid w:val="DE911B24"/>
    <w:rsid w:val="DEA6B10D"/>
    <w:rsid w:val="DEA88C5B"/>
    <w:rsid w:val="DEB51C9E"/>
    <w:rsid w:val="DEB95B5A"/>
    <w:rsid w:val="DEBE8738"/>
    <w:rsid w:val="DEBFE89D"/>
    <w:rsid w:val="DEBFFD2A"/>
    <w:rsid w:val="DECB51FD"/>
    <w:rsid w:val="DECF50A2"/>
    <w:rsid w:val="DED3E9D5"/>
    <w:rsid w:val="DED8F22A"/>
    <w:rsid w:val="DED9C823"/>
    <w:rsid w:val="DEDE6A31"/>
    <w:rsid w:val="DEDE7FEA"/>
    <w:rsid w:val="DEE49C16"/>
    <w:rsid w:val="DEE664BC"/>
    <w:rsid w:val="DEE6708B"/>
    <w:rsid w:val="DEE70899"/>
    <w:rsid w:val="DEED0F42"/>
    <w:rsid w:val="DEEF96C6"/>
    <w:rsid w:val="DEF5385E"/>
    <w:rsid w:val="DEF61E9D"/>
    <w:rsid w:val="DEF62105"/>
    <w:rsid w:val="DEF95ABE"/>
    <w:rsid w:val="DEFF1B6E"/>
    <w:rsid w:val="DEFF640E"/>
    <w:rsid w:val="DEFF9296"/>
    <w:rsid w:val="DEFFEF07"/>
    <w:rsid w:val="DF1FEE83"/>
    <w:rsid w:val="DF3A0724"/>
    <w:rsid w:val="DF3D5DBA"/>
    <w:rsid w:val="DF3D8BFE"/>
    <w:rsid w:val="DF3DF3F6"/>
    <w:rsid w:val="DF3E4C85"/>
    <w:rsid w:val="DF3E4EE9"/>
    <w:rsid w:val="DF3F72CB"/>
    <w:rsid w:val="DF5D5091"/>
    <w:rsid w:val="DF5FC631"/>
    <w:rsid w:val="DF6F06A3"/>
    <w:rsid w:val="DF6F119F"/>
    <w:rsid w:val="DF6F7A18"/>
    <w:rsid w:val="DF6FC43E"/>
    <w:rsid w:val="DF6FCABF"/>
    <w:rsid w:val="DF7281DD"/>
    <w:rsid w:val="DF733E3E"/>
    <w:rsid w:val="DF74ECAF"/>
    <w:rsid w:val="DF791CB8"/>
    <w:rsid w:val="DF79D9C0"/>
    <w:rsid w:val="DF79F9CC"/>
    <w:rsid w:val="DF7B03BE"/>
    <w:rsid w:val="DF7BB30E"/>
    <w:rsid w:val="DF7BEBC5"/>
    <w:rsid w:val="DF7C755F"/>
    <w:rsid w:val="DF7E8C9D"/>
    <w:rsid w:val="DF7F6613"/>
    <w:rsid w:val="DF7F740B"/>
    <w:rsid w:val="DF7F7678"/>
    <w:rsid w:val="DF7FAA80"/>
    <w:rsid w:val="DF7FBBBD"/>
    <w:rsid w:val="DF9F2B63"/>
    <w:rsid w:val="DF9F5B8E"/>
    <w:rsid w:val="DFA3F453"/>
    <w:rsid w:val="DFA75AE2"/>
    <w:rsid w:val="DFA8F04E"/>
    <w:rsid w:val="DFA9D007"/>
    <w:rsid w:val="DFAE66D7"/>
    <w:rsid w:val="DFAE697A"/>
    <w:rsid w:val="DFAF38F6"/>
    <w:rsid w:val="DFB7B124"/>
    <w:rsid w:val="DFB7DCF3"/>
    <w:rsid w:val="DFB99A24"/>
    <w:rsid w:val="DFBDC811"/>
    <w:rsid w:val="DFBEE6CD"/>
    <w:rsid w:val="DFBEFB46"/>
    <w:rsid w:val="DFBF0ADE"/>
    <w:rsid w:val="DFBF134F"/>
    <w:rsid w:val="DFBFBC20"/>
    <w:rsid w:val="DFBFCB09"/>
    <w:rsid w:val="DFBFD5DD"/>
    <w:rsid w:val="DFC22D2F"/>
    <w:rsid w:val="DFC6FE9F"/>
    <w:rsid w:val="DFC9AA84"/>
    <w:rsid w:val="DFCF4E49"/>
    <w:rsid w:val="DFCF4FDF"/>
    <w:rsid w:val="DFCFD2F4"/>
    <w:rsid w:val="DFDD736C"/>
    <w:rsid w:val="DFDD8657"/>
    <w:rsid w:val="DFDDBEED"/>
    <w:rsid w:val="DFDDDB5D"/>
    <w:rsid w:val="DFDDECAD"/>
    <w:rsid w:val="DFDDF395"/>
    <w:rsid w:val="DFDE1ACA"/>
    <w:rsid w:val="DFDED51D"/>
    <w:rsid w:val="DFDF1933"/>
    <w:rsid w:val="DFDF5916"/>
    <w:rsid w:val="DFDF81CD"/>
    <w:rsid w:val="DFE6F795"/>
    <w:rsid w:val="DFE7075E"/>
    <w:rsid w:val="DFE734F1"/>
    <w:rsid w:val="DFE7EB73"/>
    <w:rsid w:val="DFE9A325"/>
    <w:rsid w:val="DFEC34B2"/>
    <w:rsid w:val="DFEC9F04"/>
    <w:rsid w:val="DFEEE10B"/>
    <w:rsid w:val="DFEF2E70"/>
    <w:rsid w:val="DFEFAA84"/>
    <w:rsid w:val="DFEFAE81"/>
    <w:rsid w:val="DFF31419"/>
    <w:rsid w:val="DFF32CBF"/>
    <w:rsid w:val="DFF397B4"/>
    <w:rsid w:val="DFF44056"/>
    <w:rsid w:val="DFF71F14"/>
    <w:rsid w:val="DFF74398"/>
    <w:rsid w:val="DFF7A436"/>
    <w:rsid w:val="DFF7A82A"/>
    <w:rsid w:val="DFF7BFB0"/>
    <w:rsid w:val="DFF9299C"/>
    <w:rsid w:val="DFFAB475"/>
    <w:rsid w:val="DFFACE81"/>
    <w:rsid w:val="DFFB9A4E"/>
    <w:rsid w:val="DFFBD7D7"/>
    <w:rsid w:val="DFFBF86D"/>
    <w:rsid w:val="DFFDB128"/>
    <w:rsid w:val="DFFDB574"/>
    <w:rsid w:val="DFFDF185"/>
    <w:rsid w:val="DFFE0263"/>
    <w:rsid w:val="DFFEB405"/>
    <w:rsid w:val="DFFF0C50"/>
    <w:rsid w:val="DFFF106D"/>
    <w:rsid w:val="DFFF2A34"/>
    <w:rsid w:val="DFFF6BAE"/>
    <w:rsid w:val="DFFF7E5C"/>
    <w:rsid w:val="DFFF80FE"/>
    <w:rsid w:val="DFFFA800"/>
    <w:rsid w:val="DFFFB99F"/>
    <w:rsid w:val="DFFFC3AD"/>
    <w:rsid w:val="DFFFDDD9"/>
    <w:rsid w:val="DFFFE10F"/>
    <w:rsid w:val="E0FF2F3E"/>
    <w:rsid w:val="E1BEC4CD"/>
    <w:rsid w:val="E1BF620B"/>
    <w:rsid w:val="E1DCA07E"/>
    <w:rsid w:val="E1FD0848"/>
    <w:rsid w:val="E1FFADCE"/>
    <w:rsid w:val="E279A866"/>
    <w:rsid w:val="E2D72D95"/>
    <w:rsid w:val="E2F71725"/>
    <w:rsid w:val="E35B7152"/>
    <w:rsid w:val="E35E3416"/>
    <w:rsid w:val="E35F45C1"/>
    <w:rsid w:val="E37D8EF1"/>
    <w:rsid w:val="E3AAD0A4"/>
    <w:rsid w:val="E3AFBEF0"/>
    <w:rsid w:val="E3DBEC54"/>
    <w:rsid w:val="E3E229F2"/>
    <w:rsid w:val="E3EF61EE"/>
    <w:rsid w:val="E3F90BBA"/>
    <w:rsid w:val="E3F90CAB"/>
    <w:rsid w:val="E3FD9AAC"/>
    <w:rsid w:val="E3FF2A4C"/>
    <w:rsid w:val="E4AEEAFA"/>
    <w:rsid w:val="E4EE2B9B"/>
    <w:rsid w:val="E4F4B9F1"/>
    <w:rsid w:val="E4FDCD8D"/>
    <w:rsid w:val="E4FFBAD0"/>
    <w:rsid w:val="E53FA943"/>
    <w:rsid w:val="E57D7A99"/>
    <w:rsid w:val="E5BE5BFF"/>
    <w:rsid w:val="E5BF228A"/>
    <w:rsid w:val="E5D2D84A"/>
    <w:rsid w:val="E5D723E4"/>
    <w:rsid w:val="E5DF0A4B"/>
    <w:rsid w:val="E5DF52DF"/>
    <w:rsid w:val="E5FB3E98"/>
    <w:rsid w:val="E5FF5556"/>
    <w:rsid w:val="E60F251E"/>
    <w:rsid w:val="E60F9EC2"/>
    <w:rsid w:val="E67A2405"/>
    <w:rsid w:val="E6B11562"/>
    <w:rsid w:val="E6B782D6"/>
    <w:rsid w:val="E6E34C13"/>
    <w:rsid w:val="E6EB74C6"/>
    <w:rsid w:val="E6FDB7CB"/>
    <w:rsid w:val="E6FF1725"/>
    <w:rsid w:val="E6FF2DDF"/>
    <w:rsid w:val="E75BA6C8"/>
    <w:rsid w:val="E75FE470"/>
    <w:rsid w:val="E75FE9C1"/>
    <w:rsid w:val="E76F185E"/>
    <w:rsid w:val="E76FFF8D"/>
    <w:rsid w:val="E77DAA7C"/>
    <w:rsid w:val="E77FD665"/>
    <w:rsid w:val="E78DF59A"/>
    <w:rsid w:val="E7A9FFB4"/>
    <w:rsid w:val="E7AD1856"/>
    <w:rsid w:val="E7AFCB3B"/>
    <w:rsid w:val="E7B50247"/>
    <w:rsid w:val="E7B615EE"/>
    <w:rsid w:val="E7B7657C"/>
    <w:rsid w:val="E7B7E20D"/>
    <w:rsid w:val="E7BA9877"/>
    <w:rsid w:val="E7BF3AE6"/>
    <w:rsid w:val="E7D79C68"/>
    <w:rsid w:val="E7DF68F9"/>
    <w:rsid w:val="E7DFB3DA"/>
    <w:rsid w:val="E7DFCC35"/>
    <w:rsid w:val="E7E72980"/>
    <w:rsid w:val="E7E764D0"/>
    <w:rsid w:val="E7E77156"/>
    <w:rsid w:val="E7E9D6BA"/>
    <w:rsid w:val="E7EEF640"/>
    <w:rsid w:val="E7EF5607"/>
    <w:rsid w:val="E7EFB264"/>
    <w:rsid w:val="E7F706AA"/>
    <w:rsid w:val="E7F78DA6"/>
    <w:rsid w:val="E7F98EDD"/>
    <w:rsid w:val="E7FA748D"/>
    <w:rsid w:val="E7FB82E2"/>
    <w:rsid w:val="E7FD571B"/>
    <w:rsid w:val="E7FE1E69"/>
    <w:rsid w:val="E7FE5789"/>
    <w:rsid w:val="E7FE7F8B"/>
    <w:rsid w:val="E7FF4AEE"/>
    <w:rsid w:val="E89B4351"/>
    <w:rsid w:val="E90F83BC"/>
    <w:rsid w:val="E9C7B304"/>
    <w:rsid w:val="E9D98793"/>
    <w:rsid w:val="E9DA1EAF"/>
    <w:rsid w:val="E9F356BD"/>
    <w:rsid w:val="E9F61365"/>
    <w:rsid w:val="E9F6FD53"/>
    <w:rsid w:val="E9F8A318"/>
    <w:rsid w:val="E9FE8177"/>
    <w:rsid w:val="E9FEE52C"/>
    <w:rsid w:val="E9FF676C"/>
    <w:rsid w:val="EA2B2ED2"/>
    <w:rsid w:val="EA4BB8BE"/>
    <w:rsid w:val="EA55F6A0"/>
    <w:rsid w:val="EA6FD672"/>
    <w:rsid w:val="EA7F3935"/>
    <w:rsid w:val="EABB7E50"/>
    <w:rsid w:val="EABD2ADF"/>
    <w:rsid w:val="EADDEDD6"/>
    <w:rsid w:val="EAE3F8B0"/>
    <w:rsid w:val="EAF559B5"/>
    <w:rsid w:val="EAFAE605"/>
    <w:rsid w:val="EAFB03E8"/>
    <w:rsid w:val="EB3CB646"/>
    <w:rsid w:val="EB3EEEE0"/>
    <w:rsid w:val="EB3F35B3"/>
    <w:rsid w:val="EB5494F3"/>
    <w:rsid w:val="EB5FDB83"/>
    <w:rsid w:val="EB773AA0"/>
    <w:rsid w:val="EB7F623A"/>
    <w:rsid w:val="EB9E239B"/>
    <w:rsid w:val="EBAD1ADA"/>
    <w:rsid w:val="EBAF5BAD"/>
    <w:rsid w:val="EBAFE838"/>
    <w:rsid w:val="EBBD6AFF"/>
    <w:rsid w:val="EBCD7A3F"/>
    <w:rsid w:val="EBD35D32"/>
    <w:rsid w:val="EBDFD503"/>
    <w:rsid w:val="EBE7EA01"/>
    <w:rsid w:val="EBEF48CA"/>
    <w:rsid w:val="EBF33D37"/>
    <w:rsid w:val="EBF36887"/>
    <w:rsid w:val="EBF729BF"/>
    <w:rsid w:val="EBFB456C"/>
    <w:rsid w:val="EBFF77A7"/>
    <w:rsid w:val="EBFFCA79"/>
    <w:rsid w:val="EC155C70"/>
    <w:rsid w:val="EC3CD3ED"/>
    <w:rsid w:val="EC51C35B"/>
    <w:rsid w:val="EC616F2F"/>
    <w:rsid w:val="EC732E82"/>
    <w:rsid w:val="EC776540"/>
    <w:rsid w:val="EC783D51"/>
    <w:rsid w:val="EC7DDF24"/>
    <w:rsid w:val="EC7FBBA2"/>
    <w:rsid w:val="EC8DD5AD"/>
    <w:rsid w:val="EC9BE423"/>
    <w:rsid w:val="ECB64C70"/>
    <w:rsid w:val="ECDDE06B"/>
    <w:rsid w:val="ECE777A4"/>
    <w:rsid w:val="ECEC5EEA"/>
    <w:rsid w:val="ECFAE332"/>
    <w:rsid w:val="ECFB1004"/>
    <w:rsid w:val="ECFDF581"/>
    <w:rsid w:val="ECFED532"/>
    <w:rsid w:val="ED1F12A4"/>
    <w:rsid w:val="ED378E18"/>
    <w:rsid w:val="ED6AE616"/>
    <w:rsid w:val="ED6B0DCC"/>
    <w:rsid w:val="ED713F64"/>
    <w:rsid w:val="ED759BBE"/>
    <w:rsid w:val="ED774CE3"/>
    <w:rsid w:val="ED791FF3"/>
    <w:rsid w:val="ED7D3D60"/>
    <w:rsid w:val="ED7E20BB"/>
    <w:rsid w:val="ED7F2152"/>
    <w:rsid w:val="ED8B2396"/>
    <w:rsid w:val="ED9FDC82"/>
    <w:rsid w:val="EDAF79F9"/>
    <w:rsid w:val="EDB570D9"/>
    <w:rsid w:val="EDBF24A0"/>
    <w:rsid w:val="EDC608F4"/>
    <w:rsid w:val="EDD50CB2"/>
    <w:rsid w:val="EDDAA030"/>
    <w:rsid w:val="EDDB0806"/>
    <w:rsid w:val="EDDBC9B8"/>
    <w:rsid w:val="EDDCB5D9"/>
    <w:rsid w:val="EDDEC28C"/>
    <w:rsid w:val="EDDF3F63"/>
    <w:rsid w:val="EDDF456C"/>
    <w:rsid w:val="EDDFC833"/>
    <w:rsid w:val="EDE9498C"/>
    <w:rsid w:val="EDEAADAB"/>
    <w:rsid w:val="EDEF4424"/>
    <w:rsid w:val="EDEFE00A"/>
    <w:rsid w:val="EDF54BCA"/>
    <w:rsid w:val="EDF7B892"/>
    <w:rsid w:val="EDFBDCF7"/>
    <w:rsid w:val="EDFE28E4"/>
    <w:rsid w:val="EDFFAB23"/>
    <w:rsid w:val="EDFFB18A"/>
    <w:rsid w:val="EDFFEB20"/>
    <w:rsid w:val="EDFFF482"/>
    <w:rsid w:val="EE12D614"/>
    <w:rsid w:val="EE4F9961"/>
    <w:rsid w:val="EE51867A"/>
    <w:rsid w:val="EE5F5309"/>
    <w:rsid w:val="EE67BC6E"/>
    <w:rsid w:val="EE7BD232"/>
    <w:rsid w:val="EE7F5CCA"/>
    <w:rsid w:val="EE7FB893"/>
    <w:rsid w:val="EE9D42CA"/>
    <w:rsid w:val="EEB5BC2C"/>
    <w:rsid w:val="EEB75345"/>
    <w:rsid w:val="EEBD0863"/>
    <w:rsid w:val="EEBE2803"/>
    <w:rsid w:val="EECF5D14"/>
    <w:rsid w:val="EEDF3BB1"/>
    <w:rsid w:val="EEE2AA93"/>
    <w:rsid w:val="EEE3F6E0"/>
    <w:rsid w:val="EEE999FD"/>
    <w:rsid w:val="EEED3149"/>
    <w:rsid w:val="EEED611D"/>
    <w:rsid w:val="EEEF5EE4"/>
    <w:rsid w:val="EEF7ECF8"/>
    <w:rsid w:val="EEFBFC62"/>
    <w:rsid w:val="EEFD0E70"/>
    <w:rsid w:val="EEFE6BDA"/>
    <w:rsid w:val="EEFEFF0D"/>
    <w:rsid w:val="EEFF1C20"/>
    <w:rsid w:val="EEFF44AC"/>
    <w:rsid w:val="EEFFAD13"/>
    <w:rsid w:val="EEFFAECE"/>
    <w:rsid w:val="EF07F391"/>
    <w:rsid w:val="EF2C42E9"/>
    <w:rsid w:val="EF3A61DF"/>
    <w:rsid w:val="EF3B1B3A"/>
    <w:rsid w:val="EF3E1DF0"/>
    <w:rsid w:val="EF3FEA99"/>
    <w:rsid w:val="EF563739"/>
    <w:rsid w:val="EF5B0302"/>
    <w:rsid w:val="EF5B06FD"/>
    <w:rsid w:val="EF5B2860"/>
    <w:rsid w:val="EF5DFAB1"/>
    <w:rsid w:val="EF5F361C"/>
    <w:rsid w:val="EF65F682"/>
    <w:rsid w:val="EF67E257"/>
    <w:rsid w:val="EF6B23D6"/>
    <w:rsid w:val="EF6F2036"/>
    <w:rsid w:val="EF6F2482"/>
    <w:rsid w:val="EF74EAAF"/>
    <w:rsid w:val="EF776468"/>
    <w:rsid w:val="EF779961"/>
    <w:rsid w:val="EF7B2993"/>
    <w:rsid w:val="EF7E0F16"/>
    <w:rsid w:val="EF7F3BEB"/>
    <w:rsid w:val="EF7F5AE9"/>
    <w:rsid w:val="EF7F65E1"/>
    <w:rsid w:val="EF7F6F37"/>
    <w:rsid w:val="EF7F7708"/>
    <w:rsid w:val="EF8FA2A4"/>
    <w:rsid w:val="EF8FFD59"/>
    <w:rsid w:val="EF9600D4"/>
    <w:rsid w:val="EF97A02C"/>
    <w:rsid w:val="EF9B214F"/>
    <w:rsid w:val="EF9E2199"/>
    <w:rsid w:val="EFA7A298"/>
    <w:rsid w:val="EFAB3014"/>
    <w:rsid w:val="EFAC1044"/>
    <w:rsid w:val="EFADB683"/>
    <w:rsid w:val="EFB70DAD"/>
    <w:rsid w:val="EFB75062"/>
    <w:rsid w:val="EFBA0E95"/>
    <w:rsid w:val="EFBBCC32"/>
    <w:rsid w:val="EFBD19C5"/>
    <w:rsid w:val="EFBD71C6"/>
    <w:rsid w:val="EFBE3186"/>
    <w:rsid w:val="EFBF4ACC"/>
    <w:rsid w:val="EFBF67AA"/>
    <w:rsid w:val="EFBF943F"/>
    <w:rsid w:val="EFBFE831"/>
    <w:rsid w:val="EFBFF29C"/>
    <w:rsid w:val="EFCFACCC"/>
    <w:rsid w:val="EFCFCC2E"/>
    <w:rsid w:val="EFCFD65D"/>
    <w:rsid w:val="EFD20550"/>
    <w:rsid w:val="EFD24DAC"/>
    <w:rsid w:val="EFD6033E"/>
    <w:rsid w:val="EFD7574E"/>
    <w:rsid w:val="EFD7BF80"/>
    <w:rsid w:val="EFDE1EE3"/>
    <w:rsid w:val="EFDFD609"/>
    <w:rsid w:val="EFDFE40B"/>
    <w:rsid w:val="EFE43106"/>
    <w:rsid w:val="EFE5533C"/>
    <w:rsid w:val="EFE74613"/>
    <w:rsid w:val="EFE75FAD"/>
    <w:rsid w:val="EFE7B5EB"/>
    <w:rsid w:val="EFE99D56"/>
    <w:rsid w:val="EFEBA4CA"/>
    <w:rsid w:val="EFEE2BCC"/>
    <w:rsid w:val="EFEF9F22"/>
    <w:rsid w:val="EFEFC775"/>
    <w:rsid w:val="EFEFDF15"/>
    <w:rsid w:val="EFEFE19B"/>
    <w:rsid w:val="EFF34545"/>
    <w:rsid w:val="EFF3F311"/>
    <w:rsid w:val="EFF5933D"/>
    <w:rsid w:val="EFF674FA"/>
    <w:rsid w:val="EFF69949"/>
    <w:rsid w:val="EFF6BAF0"/>
    <w:rsid w:val="EFF6D7AC"/>
    <w:rsid w:val="EFF70219"/>
    <w:rsid w:val="EFF731D6"/>
    <w:rsid w:val="EFF758B9"/>
    <w:rsid w:val="EFF77263"/>
    <w:rsid w:val="EFF7AADD"/>
    <w:rsid w:val="EFF7E64C"/>
    <w:rsid w:val="EFF7E91E"/>
    <w:rsid w:val="EFF9515C"/>
    <w:rsid w:val="EFF9DAC0"/>
    <w:rsid w:val="EFFAD50A"/>
    <w:rsid w:val="EFFB22C8"/>
    <w:rsid w:val="EFFD2535"/>
    <w:rsid w:val="EFFDB688"/>
    <w:rsid w:val="EFFDFD30"/>
    <w:rsid w:val="EFFE2FD9"/>
    <w:rsid w:val="EFFE81D7"/>
    <w:rsid w:val="EFFF0DD0"/>
    <w:rsid w:val="EFFF0F9B"/>
    <w:rsid w:val="EFFF1EE3"/>
    <w:rsid w:val="EFFFB1FF"/>
    <w:rsid w:val="EFFFB6F1"/>
    <w:rsid w:val="EFFFC11D"/>
    <w:rsid w:val="EFFFCF57"/>
    <w:rsid w:val="EFFFD00B"/>
    <w:rsid w:val="EFFFD98D"/>
    <w:rsid w:val="EFFFE351"/>
    <w:rsid w:val="F04127D4"/>
    <w:rsid w:val="F0AEE90F"/>
    <w:rsid w:val="F0DF44B5"/>
    <w:rsid w:val="F0FB65E1"/>
    <w:rsid w:val="F0FE891D"/>
    <w:rsid w:val="F12FA06F"/>
    <w:rsid w:val="F1769795"/>
    <w:rsid w:val="F17A33CD"/>
    <w:rsid w:val="F17F6074"/>
    <w:rsid w:val="F1AB62F8"/>
    <w:rsid w:val="F1B76463"/>
    <w:rsid w:val="F1D769BC"/>
    <w:rsid w:val="F1F36860"/>
    <w:rsid w:val="F1F5AD17"/>
    <w:rsid w:val="F1FD3D69"/>
    <w:rsid w:val="F1FE88B4"/>
    <w:rsid w:val="F1FF3C2E"/>
    <w:rsid w:val="F1FF41B4"/>
    <w:rsid w:val="F1FFE175"/>
    <w:rsid w:val="F1FFEB2D"/>
    <w:rsid w:val="F21F2C89"/>
    <w:rsid w:val="F25901B8"/>
    <w:rsid w:val="F27DA8B4"/>
    <w:rsid w:val="F27DB878"/>
    <w:rsid w:val="F2963C92"/>
    <w:rsid w:val="F2BFA289"/>
    <w:rsid w:val="F2BFDA02"/>
    <w:rsid w:val="F2DBD6DE"/>
    <w:rsid w:val="F2E0A9CC"/>
    <w:rsid w:val="F2EFC78C"/>
    <w:rsid w:val="F2F7AB80"/>
    <w:rsid w:val="F2F915B2"/>
    <w:rsid w:val="F2F92F3A"/>
    <w:rsid w:val="F2FB888C"/>
    <w:rsid w:val="F2FBF1A5"/>
    <w:rsid w:val="F2FD52B0"/>
    <w:rsid w:val="F3342A02"/>
    <w:rsid w:val="F35CB381"/>
    <w:rsid w:val="F36D73BA"/>
    <w:rsid w:val="F3749AC8"/>
    <w:rsid w:val="F3776D8F"/>
    <w:rsid w:val="F37E0FD5"/>
    <w:rsid w:val="F37F8B1B"/>
    <w:rsid w:val="F39FD858"/>
    <w:rsid w:val="F3A115CE"/>
    <w:rsid w:val="F3A7A228"/>
    <w:rsid w:val="F3AB85EC"/>
    <w:rsid w:val="F3B7682D"/>
    <w:rsid w:val="F3BD9FDF"/>
    <w:rsid w:val="F3C97A93"/>
    <w:rsid w:val="F3CFAE18"/>
    <w:rsid w:val="F3CFD608"/>
    <w:rsid w:val="F3CFE485"/>
    <w:rsid w:val="F3D00A3B"/>
    <w:rsid w:val="F3D371E9"/>
    <w:rsid w:val="F3DF5A88"/>
    <w:rsid w:val="F3DFD179"/>
    <w:rsid w:val="F3EF44D4"/>
    <w:rsid w:val="F3F725ED"/>
    <w:rsid w:val="F3FB702C"/>
    <w:rsid w:val="F3FD4F28"/>
    <w:rsid w:val="F3FDB4AD"/>
    <w:rsid w:val="F3FF844F"/>
    <w:rsid w:val="F3FFF250"/>
    <w:rsid w:val="F4293226"/>
    <w:rsid w:val="F42F8CD5"/>
    <w:rsid w:val="F473A05E"/>
    <w:rsid w:val="F47568CD"/>
    <w:rsid w:val="F47F7BDD"/>
    <w:rsid w:val="F47FA5DA"/>
    <w:rsid w:val="F4B779B2"/>
    <w:rsid w:val="F4DFDD0E"/>
    <w:rsid w:val="F4E861A6"/>
    <w:rsid w:val="F4ED0457"/>
    <w:rsid w:val="F4EF97A7"/>
    <w:rsid w:val="F4F56E3F"/>
    <w:rsid w:val="F4F73BCC"/>
    <w:rsid w:val="F4FF8954"/>
    <w:rsid w:val="F4FF9D1C"/>
    <w:rsid w:val="F51E0F1F"/>
    <w:rsid w:val="F55D1D98"/>
    <w:rsid w:val="F56BD699"/>
    <w:rsid w:val="F577226E"/>
    <w:rsid w:val="F579C217"/>
    <w:rsid w:val="F58DE7A8"/>
    <w:rsid w:val="F5A70E83"/>
    <w:rsid w:val="F5ABA36B"/>
    <w:rsid w:val="F5CF3E92"/>
    <w:rsid w:val="F5D5F2E6"/>
    <w:rsid w:val="F5D7C0D3"/>
    <w:rsid w:val="F5DB6A09"/>
    <w:rsid w:val="F5DD32A0"/>
    <w:rsid w:val="F5DDB78D"/>
    <w:rsid w:val="F5DF72B1"/>
    <w:rsid w:val="F5DFE377"/>
    <w:rsid w:val="F5DFEF42"/>
    <w:rsid w:val="F5E20054"/>
    <w:rsid w:val="F5E90984"/>
    <w:rsid w:val="F5EE2E0B"/>
    <w:rsid w:val="F5EEF51F"/>
    <w:rsid w:val="F5F339F0"/>
    <w:rsid w:val="F5FAB981"/>
    <w:rsid w:val="F5FBE9DC"/>
    <w:rsid w:val="F5FC0DB7"/>
    <w:rsid w:val="F5FD5C9A"/>
    <w:rsid w:val="F5FE1DAA"/>
    <w:rsid w:val="F5FF06AB"/>
    <w:rsid w:val="F5FFA939"/>
    <w:rsid w:val="F5FFAC93"/>
    <w:rsid w:val="F61FA676"/>
    <w:rsid w:val="F61FF9FF"/>
    <w:rsid w:val="F6557741"/>
    <w:rsid w:val="F65CBC8B"/>
    <w:rsid w:val="F65E4E58"/>
    <w:rsid w:val="F66ED52D"/>
    <w:rsid w:val="F675DCBC"/>
    <w:rsid w:val="F67BF102"/>
    <w:rsid w:val="F67FF4D0"/>
    <w:rsid w:val="F68C2FC8"/>
    <w:rsid w:val="F6BB0E07"/>
    <w:rsid w:val="F6BE4719"/>
    <w:rsid w:val="F6C67824"/>
    <w:rsid w:val="F6C9E39F"/>
    <w:rsid w:val="F6CECC5B"/>
    <w:rsid w:val="F6DF8AE1"/>
    <w:rsid w:val="F6DFC364"/>
    <w:rsid w:val="F6EBA1BA"/>
    <w:rsid w:val="F6EFE6BA"/>
    <w:rsid w:val="F6F482BB"/>
    <w:rsid w:val="F6F6C52A"/>
    <w:rsid w:val="F6F900D9"/>
    <w:rsid w:val="F6F9DB87"/>
    <w:rsid w:val="F6FA917C"/>
    <w:rsid w:val="F6FB38CA"/>
    <w:rsid w:val="F6FD0811"/>
    <w:rsid w:val="F6FD5324"/>
    <w:rsid w:val="F6FE374D"/>
    <w:rsid w:val="F6FEBFDB"/>
    <w:rsid w:val="F6FEE86E"/>
    <w:rsid w:val="F6FEF522"/>
    <w:rsid w:val="F6FEF68A"/>
    <w:rsid w:val="F6FF32DA"/>
    <w:rsid w:val="F6FF9C8D"/>
    <w:rsid w:val="F6FFC121"/>
    <w:rsid w:val="F7136584"/>
    <w:rsid w:val="F715EC07"/>
    <w:rsid w:val="F71B53BA"/>
    <w:rsid w:val="F72E7935"/>
    <w:rsid w:val="F72EB419"/>
    <w:rsid w:val="F73C888C"/>
    <w:rsid w:val="F73E88E7"/>
    <w:rsid w:val="F74E1BE5"/>
    <w:rsid w:val="F757E1E6"/>
    <w:rsid w:val="F75BF8A6"/>
    <w:rsid w:val="F75EEA5A"/>
    <w:rsid w:val="F75FF226"/>
    <w:rsid w:val="F76D58C4"/>
    <w:rsid w:val="F76E0D5A"/>
    <w:rsid w:val="F7713056"/>
    <w:rsid w:val="F777DC9D"/>
    <w:rsid w:val="F77A12FD"/>
    <w:rsid w:val="F77BD9BC"/>
    <w:rsid w:val="F77D225E"/>
    <w:rsid w:val="F77D91B3"/>
    <w:rsid w:val="F77F9DFB"/>
    <w:rsid w:val="F77FBA29"/>
    <w:rsid w:val="F78D05BD"/>
    <w:rsid w:val="F78FFDA6"/>
    <w:rsid w:val="F79CFBCE"/>
    <w:rsid w:val="F79F2E9A"/>
    <w:rsid w:val="F7A33438"/>
    <w:rsid w:val="F7A93693"/>
    <w:rsid w:val="F7AF3417"/>
    <w:rsid w:val="F7AFE577"/>
    <w:rsid w:val="F7B49132"/>
    <w:rsid w:val="F7B515C7"/>
    <w:rsid w:val="F7BD625C"/>
    <w:rsid w:val="F7BE10EA"/>
    <w:rsid w:val="F7BE1160"/>
    <w:rsid w:val="F7BE75CD"/>
    <w:rsid w:val="F7BEE49C"/>
    <w:rsid w:val="F7BF2B74"/>
    <w:rsid w:val="F7BF4CAD"/>
    <w:rsid w:val="F7BF7657"/>
    <w:rsid w:val="F7BF837E"/>
    <w:rsid w:val="F7BFFF27"/>
    <w:rsid w:val="F7C7C7D3"/>
    <w:rsid w:val="F7D06816"/>
    <w:rsid w:val="F7D504C3"/>
    <w:rsid w:val="F7DA12FD"/>
    <w:rsid w:val="F7DC41FD"/>
    <w:rsid w:val="F7DCDC2C"/>
    <w:rsid w:val="F7DD6569"/>
    <w:rsid w:val="F7DE91FE"/>
    <w:rsid w:val="F7DFE5AC"/>
    <w:rsid w:val="F7E283A8"/>
    <w:rsid w:val="F7E5CB2F"/>
    <w:rsid w:val="F7E6374A"/>
    <w:rsid w:val="F7E69C81"/>
    <w:rsid w:val="F7E71FE1"/>
    <w:rsid w:val="F7E790E5"/>
    <w:rsid w:val="F7E95B20"/>
    <w:rsid w:val="F7EBDFB8"/>
    <w:rsid w:val="F7ED8A4D"/>
    <w:rsid w:val="F7EE5223"/>
    <w:rsid w:val="F7EF7E60"/>
    <w:rsid w:val="F7EFC6D1"/>
    <w:rsid w:val="F7EFD578"/>
    <w:rsid w:val="F7EFE9B7"/>
    <w:rsid w:val="F7F30E05"/>
    <w:rsid w:val="F7F318DD"/>
    <w:rsid w:val="F7F451BA"/>
    <w:rsid w:val="F7F55765"/>
    <w:rsid w:val="F7F5FD87"/>
    <w:rsid w:val="F7F655D0"/>
    <w:rsid w:val="F7F7AA51"/>
    <w:rsid w:val="F7F7B6E9"/>
    <w:rsid w:val="F7F7BE65"/>
    <w:rsid w:val="F7F7E177"/>
    <w:rsid w:val="F7F90AE7"/>
    <w:rsid w:val="F7FA4C95"/>
    <w:rsid w:val="F7FB151E"/>
    <w:rsid w:val="F7FB3612"/>
    <w:rsid w:val="F7FB38DE"/>
    <w:rsid w:val="F7FB3CCD"/>
    <w:rsid w:val="F7FB7A30"/>
    <w:rsid w:val="F7FB9021"/>
    <w:rsid w:val="F7FBB430"/>
    <w:rsid w:val="F7FCC7FD"/>
    <w:rsid w:val="F7FCF4E8"/>
    <w:rsid w:val="F7FD181C"/>
    <w:rsid w:val="F7FD244E"/>
    <w:rsid w:val="F7FD5F59"/>
    <w:rsid w:val="F7FD97E7"/>
    <w:rsid w:val="F7FDE170"/>
    <w:rsid w:val="F7FE5067"/>
    <w:rsid w:val="F7FE5BD7"/>
    <w:rsid w:val="F7FE6101"/>
    <w:rsid w:val="F7FE6DFC"/>
    <w:rsid w:val="F7FE8977"/>
    <w:rsid w:val="F7FE98A6"/>
    <w:rsid w:val="F7FF2608"/>
    <w:rsid w:val="F7FF31D1"/>
    <w:rsid w:val="F7FF3339"/>
    <w:rsid w:val="F7FF7D3A"/>
    <w:rsid w:val="F7FF8072"/>
    <w:rsid w:val="F7FF8EF5"/>
    <w:rsid w:val="F7FFAB99"/>
    <w:rsid w:val="F7FFB662"/>
    <w:rsid w:val="F7FFCEDF"/>
    <w:rsid w:val="F7FFD3CF"/>
    <w:rsid w:val="F7FFE7CE"/>
    <w:rsid w:val="F87DF93A"/>
    <w:rsid w:val="F87FB9AC"/>
    <w:rsid w:val="F8BDDFD6"/>
    <w:rsid w:val="F8BF26AF"/>
    <w:rsid w:val="F8BF5D0E"/>
    <w:rsid w:val="F8C79B1A"/>
    <w:rsid w:val="F8CF4A5F"/>
    <w:rsid w:val="F8DE4A20"/>
    <w:rsid w:val="F8EF6FC8"/>
    <w:rsid w:val="F8F97B86"/>
    <w:rsid w:val="F8FB760A"/>
    <w:rsid w:val="F8FF006D"/>
    <w:rsid w:val="F9392A86"/>
    <w:rsid w:val="F93DCD5C"/>
    <w:rsid w:val="F93E9A7A"/>
    <w:rsid w:val="F95F6199"/>
    <w:rsid w:val="F96E5234"/>
    <w:rsid w:val="F9772199"/>
    <w:rsid w:val="F9774216"/>
    <w:rsid w:val="F977991B"/>
    <w:rsid w:val="F97D4B82"/>
    <w:rsid w:val="F97DEEEC"/>
    <w:rsid w:val="F97F6E3B"/>
    <w:rsid w:val="F9937606"/>
    <w:rsid w:val="F9A56099"/>
    <w:rsid w:val="F9A9ED53"/>
    <w:rsid w:val="F9BE69B1"/>
    <w:rsid w:val="F9BF6B79"/>
    <w:rsid w:val="F9E099D2"/>
    <w:rsid w:val="F9E94111"/>
    <w:rsid w:val="F9ED59E4"/>
    <w:rsid w:val="F9EFD41D"/>
    <w:rsid w:val="F9F78B9F"/>
    <w:rsid w:val="F9F79146"/>
    <w:rsid w:val="F9F97D36"/>
    <w:rsid w:val="F9FB38D7"/>
    <w:rsid w:val="F9FB5717"/>
    <w:rsid w:val="F9FB949D"/>
    <w:rsid w:val="F9FBA6A6"/>
    <w:rsid w:val="F9FD6EA0"/>
    <w:rsid w:val="F9FF0907"/>
    <w:rsid w:val="F9FF2F4E"/>
    <w:rsid w:val="F9FF5579"/>
    <w:rsid w:val="F9FF60A7"/>
    <w:rsid w:val="FA0F7159"/>
    <w:rsid w:val="FA1B25D1"/>
    <w:rsid w:val="FA432F4B"/>
    <w:rsid w:val="FA59C40F"/>
    <w:rsid w:val="FA5DEBD3"/>
    <w:rsid w:val="FA6A3C9A"/>
    <w:rsid w:val="FA6F8E6D"/>
    <w:rsid w:val="FA72B693"/>
    <w:rsid w:val="FA733F8A"/>
    <w:rsid w:val="FA779558"/>
    <w:rsid w:val="FA77DD20"/>
    <w:rsid w:val="FA7E3E7E"/>
    <w:rsid w:val="FA7E6897"/>
    <w:rsid w:val="FA7F5C5C"/>
    <w:rsid w:val="FA7FAC8D"/>
    <w:rsid w:val="FA7FAE57"/>
    <w:rsid w:val="FA9C58BB"/>
    <w:rsid w:val="FA9EF0EE"/>
    <w:rsid w:val="FA9F8BC8"/>
    <w:rsid w:val="FAA2E660"/>
    <w:rsid w:val="FABBE087"/>
    <w:rsid w:val="FABF5A37"/>
    <w:rsid w:val="FABFD8EC"/>
    <w:rsid w:val="FAC3E94D"/>
    <w:rsid w:val="FACD1B5A"/>
    <w:rsid w:val="FACF1E3B"/>
    <w:rsid w:val="FAD67DF9"/>
    <w:rsid w:val="FAD79036"/>
    <w:rsid w:val="FADE0AA3"/>
    <w:rsid w:val="FAE3DA24"/>
    <w:rsid w:val="FAED330A"/>
    <w:rsid w:val="FAEF3D0C"/>
    <w:rsid w:val="FAEFB473"/>
    <w:rsid w:val="FAEFD0F1"/>
    <w:rsid w:val="FAEFFB00"/>
    <w:rsid w:val="FAF306AB"/>
    <w:rsid w:val="FAF78C00"/>
    <w:rsid w:val="FAF7DF0C"/>
    <w:rsid w:val="FAF9B1C4"/>
    <w:rsid w:val="FAFB804A"/>
    <w:rsid w:val="FAFCA615"/>
    <w:rsid w:val="FAFD2D15"/>
    <w:rsid w:val="FAFDAC85"/>
    <w:rsid w:val="FAFDAFBD"/>
    <w:rsid w:val="FAFDD975"/>
    <w:rsid w:val="FAFEA8FD"/>
    <w:rsid w:val="FAFF5C22"/>
    <w:rsid w:val="FAFF7461"/>
    <w:rsid w:val="FAFFC59C"/>
    <w:rsid w:val="FB01E6FB"/>
    <w:rsid w:val="FB1764CC"/>
    <w:rsid w:val="FB2F1A13"/>
    <w:rsid w:val="FB376CC5"/>
    <w:rsid w:val="FB3BD22D"/>
    <w:rsid w:val="FB3F5BE2"/>
    <w:rsid w:val="FB55BA99"/>
    <w:rsid w:val="FB5B1DF1"/>
    <w:rsid w:val="FB5BB255"/>
    <w:rsid w:val="FB5F529C"/>
    <w:rsid w:val="FB6C128C"/>
    <w:rsid w:val="FB6FF51A"/>
    <w:rsid w:val="FB753518"/>
    <w:rsid w:val="FB76870A"/>
    <w:rsid w:val="FB7731DD"/>
    <w:rsid w:val="FB7B84FC"/>
    <w:rsid w:val="FB7BC213"/>
    <w:rsid w:val="FB7C859F"/>
    <w:rsid w:val="FB7DD49E"/>
    <w:rsid w:val="FB7F0820"/>
    <w:rsid w:val="FB7F214F"/>
    <w:rsid w:val="FB9E527D"/>
    <w:rsid w:val="FBA90A72"/>
    <w:rsid w:val="FBAB7110"/>
    <w:rsid w:val="FBAD387A"/>
    <w:rsid w:val="FBAE08D3"/>
    <w:rsid w:val="FBAF281A"/>
    <w:rsid w:val="FBAF6356"/>
    <w:rsid w:val="FBAF9035"/>
    <w:rsid w:val="FBAFAF72"/>
    <w:rsid w:val="FBB50A6E"/>
    <w:rsid w:val="FBB7C85B"/>
    <w:rsid w:val="FBB925CD"/>
    <w:rsid w:val="FBBF5150"/>
    <w:rsid w:val="FBBF5746"/>
    <w:rsid w:val="FBBFA49F"/>
    <w:rsid w:val="FBBFCE9D"/>
    <w:rsid w:val="FBBFD119"/>
    <w:rsid w:val="FBC6352B"/>
    <w:rsid w:val="FBCB34B6"/>
    <w:rsid w:val="FBCD04FB"/>
    <w:rsid w:val="FBD7E628"/>
    <w:rsid w:val="FBD9F898"/>
    <w:rsid w:val="FBDACB2B"/>
    <w:rsid w:val="FBDB1552"/>
    <w:rsid w:val="FBDC207C"/>
    <w:rsid w:val="FBDD5350"/>
    <w:rsid w:val="FBDDD4B1"/>
    <w:rsid w:val="FBDEC10E"/>
    <w:rsid w:val="FBDF13E3"/>
    <w:rsid w:val="FBDF151A"/>
    <w:rsid w:val="FBDF2094"/>
    <w:rsid w:val="FBDF9F8D"/>
    <w:rsid w:val="FBDFC1D9"/>
    <w:rsid w:val="FBDFD83A"/>
    <w:rsid w:val="FBDFD9EB"/>
    <w:rsid w:val="FBEAB9A3"/>
    <w:rsid w:val="FBEB50C2"/>
    <w:rsid w:val="FBEB7EA2"/>
    <w:rsid w:val="FBEB7EC1"/>
    <w:rsid w:val="FBED539F"/>
    <w:rsid w:val="FBED6991"/>
    <w:rsid w:val="FBEDA510"/>
    <w:rsid w:val="FBEDD662"/>
    <w:rsid w:val="FBEE0202"/>
    <w:rsid w:val="FBEE17A7"/>
    <w:rsid w:val="FBEEE78D"/>
    <w:rsid w:val="FBEF4E13"/>
    <w:rsid w:val="FBEF51F2"/>
    <w:rsid w:val="FBEF565B"/>
    <w:rsid w:val="FBEF8542"/>
    <w:rsid w:val="FBF2D4F3"/>
    <w:rsid w:val="FBF2F9EC"/>
    <w:rsid w:val="FBF39AC4"/>
    <w:rsid w:val="FBF3F072"/>
    <w:rsid w:val="FBF69067"/>
    <w:rsid w:val="FBF76355"/>
    <w:rsid w:val="FBFA0CAE"/>
    <w:rsid w:val="FBFB2593"/>
    <w:rsid w:val="FBFB506E"/>
    <w:rsid w:val="FBFB6ED1"/>
    <w:rsid w:val="FBFB9D5E"/>
    <w:rsid w:val="FBFBA04E"/>
    <w:rsid w:val="FBFBDC3F"/>
    <w:rsid w:val="FBFD5704"/>
    <w:rsid w:val="FBFD7C4A"/>
    <w:rsid w:val="FBFDD464"/>
    <w:rsid w:val="FBFE3AA2"/>
    <w:rsid w:val="FBFE3C26"/>
    <w:rsid w:val="FBFE708A"/>
    <w:rsid w:val="FBFED216"/>
    <w:rsid w:val="FBFF14ED"/>
    <w:rsid w:val="FBFF172A"/>
    <w:rsid w:val="FBFF2282"/>
    <w:rsid w:val="FBFF2D54"/>
    <w:rsid w:val="FBFF35BF"/>
    <w:rsid w:val="FBFF5EC5"/>
    <w:rsid w:val="FBFF99CB"/>
    <w:rsid w:val="FC3BCDF2"/>
    <w:rsid w:val="FC3BE693"/>
    <w:rsid w:val="FC420DDB"/>
    <w:rsid w:val="FC493A88"/>
    <w:rsid w:val="FC51FDB9"/>
    <w:rsid w:val="FC676E71"/>
    <w:rsid w:val="FC6E1F11"/>
    <w:rsid w:val="FC7E8915"/>
    <w:rsid w:val="FC7FF07D"/>
    <w:rsid w:val="FC836A9A"/>
    <w:rsid w:val="FCAF35EA"/>
    <w:rsid w:val="FCAFB101"/>
    <w:rsid w:val="FCB302EB"/>
    <w:rsid w:val="FCBA450D"/>
    <w:rsid w:val="FCBBD343"/>
    <w:rsid w:val="FCBF13FE"/>
    <w:rsid w:val="FCD7E912"/>
    <w:rsid w:val="FCD7FCB9"/>
    <w:rsid w:val="FCDE22AE"/>
    <w:rsid w:val="FCDEDB5E"/>
    <w:rsid w:val="FCDF2BF5"/>
    <w:rsid w:val="FCEE5AD6"/>
    <w:rsid w:val="FCF6B327"/>
    <w:rsid w:val="FCFA5DFD"/>
    <w:rsid w:val="FCFEA5CA"/>
    <w:rsid w:val="FD0B031F"/>
    <w:rsid w:val="FD1AA894"/>
    <w:rsid w:val="FD1D3E3B"/>
    <w:rsid w:val="FD2F149D"/>
    <w:rsid w:val="FD35AC0A"/>
    <w:rsid w:val="FD376B0B"/>
    <w:rsid w:val="FD3778D4"/>
    <w:rsid w:val="FD3C8D97"/>
    <w:rsid w:val="FD3E2DAE"/>
    <w:rsid w:val="FD3F117B"/>
    <w:rsid w:val="FD5BF8E6"/>
    <w:rsid w:val="FD5D52ED"/>
    <w:rsid w:val="FD5D5A2B"/>
    <w:rsid w:val="FD5F6799"/>
    <w:rsid w:val="FD65762D"/>
    <w:rsid w:val="FD67161D"/>
    <w:rsid w:val="FD6B914D"/>
    <w:rsid w:val="FD6E4C43"/>
    <w:rsid w:val="FD7B172A"/>
    <w:rsid w:val="FD7B543B"/>
    <w:rsid w:val="FD7D7194"/>
    <w:rsid w:val="FD7E84CA"/>
    <w:rsid w:val="FD7F3B65"/>
    <w:rsid w:val="FD7F4803"/>
    <w:rsid w:val="FD7F8B0E"/>
    <w:rsid w:val="FD7F9D89"/>
    <w:rsid w:val="FD7FD6A7"/>
    <w:rsid w:val="FD7FE122"/>
    <w:rsid w:val="FD7FFCE4"/>
    <w:rsid w:val="FD7FFF47"/>
    <w:rsid w:val="FD931921"/>
    <w:rsid w:val="FD95C021"/>
    <w:rsid w:val="FD97D5F8"/>
    <w:rsid w:val="FD9F7055"/>
    <w:rsid w:val="FDA72E1B"/>
    <w:rsid w:val="FDA7BD53"/>
    <w:rsid w:val="FDA7F49E"/>
    <w:rsid w:val="FDABAA80"/>
    <w:rsid w:val="FDADE423"/>
    <w:rsid w:val="FDAFC198"/>
    <w:rsid w:val="FDB1C2FB"/>
    <w:rsid w:val="FDB57355"/>
    <w:rsid w:val="FDB7D9B4"/>
    <w:rsid w:val="FDBB1F8B"/>
    <w:rsid w:val="FDBC3180"/>
    <w:rsid w:val="FDBD1CC3"/>
    <w:rsid w:val="FDBD6991"/>
    <w:rsid w:val="FDBE5F86"/>
    <w:rsid w:val="FDBF443F"/>
    <w:rsid w:val="FDBF4753"/>
    <w:rsid w:val="FDBFD7E8"/>
    <w:rsid w:val="FDC8A1A9"/>
    <w:rsid w:val="FDCDD9B7"/>
    <w:rsid w:val="FDCF2EAB"/>
    <w:rsid w:val="FDD1AB82"/>
    <w:rsid w:val="FDD73F73"/>
    <w:rsid w:val="FDD7F5E2"/>
    <w:rsid w:val="FDDAA065"/>
    <w:rsid w:val="FDDC3D69"/>
    <w:rsid w:val="FDDC6721"/>
    <w:rsid w:val="FDDD3A68"/>
    <w:rsid w:val="FDDD98F0"/>
    <w:rsid w:val="FDDDBAD4"/>
    <w:rsid w:val="FDDE41A9"/>
    <w:rsid w:val="FDDE838D"/>
    <w:rsid w:val="FDDECD37"/>
    <w:rsid w:val="FDDED870"/>
    <w:rsid w:val="FDDF042E"/>
    <w:rsid w:val="FDDF887D"/>
    <w:rsid w:val="FDDFC245"/>
    <w:rsid w:val="FDDFD839"/>
    <w:rsid w:val="FDE38BBA"/>
    <w:rsid w:val="FDE49F31"/>
    <w:rsid w:val="FDE628B6"/>
    <w:rsid w:val="FDE62FA1"/>
    <w:rsid w:val="FDE66730"/>
    <w:rsid w:val="FDE81FF8"/>
    <w:rsid w:val="FDE83A1E"/>
    <w:rsid w:val="FDEBFEFD"/>
    <w:rsid w:val="FDEE3C9A"/>
    <w:rsid w:val="FDEF5D49"/>
    <w:rsid w:val="FDEF6D05"/>
    <w:rsid w:val="FDEFE961"/>
    <w:rsid w:val="FDF360D3"/>
    <w:rsid w:val="FDF3D261"/>
    <w:rsid w:val="FDF4CFD6"/>
    <w:rsid w:val="FDF56422"/>
    <w:rsid w:val="FDF64A57"/>
    <w:rsid w:val="FDF6A43E"/>
    <w:rsid w:val="FDF7074F"/>
    <w:rsid w:val="FDF76E0A"/>
    <w:rsid w:val="FDFAF64A"/>
    <w:rsid w:val="FDFB0F2A"/>
    <w:rsid w:val="FDFB23F0"/>
    <w:rsid w:val="FDFB3218"/>
    <w:rsid w:val="FDFB77B8"/>
    <w:rsid w:val="FDFB8288"/>
    <w:rsid w:val="FDFB9936"/>
    <w:rsid w:val="FDFBAA90"/>
    <w:rsid w:val="FDFBBFB0"/>
    <w:rsid w:val="FDFBE9E0"/>
    <w:rsid w:val="FDFCBC17"/>
    <w:rsid w:val="FDFCD6A5"/>
    <w:rsid w:val="FDFD3187"/>
    <w:rsid w:val="FDFD41C1"/>
    <w:rsid w:val="FDFD54DD"/>
    <w:rsid w:val="FDFDB6A7"/>
    <w:rsid w:val="FDFDBEDA"/>
    <w:rsid w:val="FDFDC151"/>
    <w:rsid w:val="FDFE3C2D"/>
    <w:rsid w:val="FDFEA2DE"/>
    <w:rsid w:val="FDFEACE0"/>
    <w:rsid w:val="FDFEC132"/>
    <w:rsid w:val="FDFF0193"/>
    <w:rsid w:val="FDFF0283"/>
    <w:rsid w:val="FDFF0FDA"/>
    <w:rsid w:val="FDFF2674"/>
    <w:rsid w:val="FDFF2E48"/>
    <w:rsid w:val="FDFF3ABA"/>
    <w:rsid w:val="FDFF4056"/>
    <w:rsid w:val="FDFF4ADF"/>
    <w:rsid w:val="FDFF57C7"/>
    <w:rsid w:val="FDFF5A13"/>
    <w:rsid w:val="FDFF6B00"/>
    <w:rsid w:val="FDFF8CD8"/>
    <w:rsid w:val="FDFF99E9"/>
    <w:rsid w:val="FDFFDC43"/>
    <w:rsid w:val="FE0F3121"/>
    <w:rsid w:val="FE3F9C79"/>
    <w:rsid w:val="FE4F5DA8"/>
    <w:rsid w:val="FE5628E9"/>
    <w:rsid w:val="FE572C4E"/>
    <w:rsid w:val="FE624802"/>
    <w:rsid w:val="FE67649A"/>
    <w:rsid w:val="FE69261E"/>
    <w:rsid w:val="FE6C8618"/>
    <w:rsid w:val="FE6D461E"/>
    <w:rsid w:val="FE6F6EEE"/>
    <w:rsid w:val="FE77AFB5"/>
    <w:rsid w:val="FE7A3931"/>
    <w:rsid w:val="FE7AF4D5"/>
    <w:rsid w:val="FE7BB71D"/>
    <w:rsid w:val="FE7C474F"/>
    <w:rsid w:val="FE7DC591"/>
    <w:rsid w:val="FE7F8DAA"/>
    <w:rsid w:val="FE85F3E0"/>
    <w:rsid w:val="FE8D3D98"/>
    <w:rsid w:val="FE962C93"/>
    <w:rsid w:val="FE975599"/>
    <w:rsid w:val="FE9D7DEF"/>
    <w:rsid w:val="FEA1917C"/>
    <w:rsid w:val="FEAE795D"/>
    <w:rsid w:val="FEAED183"/>
    <w:rsid w:val="FEAF0E64"/>
    <w:rsid w:val="FEAF6F11"/>
    <w:rsid w:val="FEAF8FAE"/>
    <w:rsid w:val="FEAFAE08"/>
    <w:rsid w:val="FEAFE325"/>
    <w:rsid w:val="FEB55712"/>
    <w:rsid w:val="FEB92519"/>
    <w:rsid w:val="FEB96914"/>
    <w:rsid w:val="FEBABBBA"/>
    <w:rsid w:val="FEBB1FF4"/>
    <w:rsid w:val="FEBB3EB8"/>
    <w:rsid w:val="FEBB75AC"/>
    <w:rsid w:val="FEBBDC82"/>
    <w:rsid w:val="FEBD33B5"/>
    <w:rsid w:val="FEBEA91D"/>
    <w:rsid w:val="FEBF0DE0"/>
    <w:rsid w:val="FEBF14AE"/>
    <w:rsid w:val="FEC5B310"/>
    <w:rsid w:val="FEDBBA67"/>
    <w:rsid w:val="FEDBF5A7"/>
    <w:rsid w:val="FEDC2083"/>
    <w:rsid w:val="FEDE0F3D"/>
    <w:rsid w:val="FEDEC58A"/>
    <w:rsid w:val="FEDF495A"/>
    <w:rsid w:val="FEDF5634"/>
    <w:rsid w:val="FEDF6850"/>
    <w:rsid w:val="FEDF6CB5"/>
    <w:rsid w:val="FEDF9996"/>
    <w:rsid w:val="FEDFE611"/>
    <w:rsid w:val="FEDFF37A"/>
    <w:rsid w:val="FEE35FC5"/>
    <w:rsid w:val="FEE911F5"/>
    <w:rsid w:val="FEED71F2"/>
    <w:rsid w:val="FEED7B28"/>
    <w:rsid w:val="FEEDC319"/>
    <w:rsid w:val="FEEE0E0E"/>
    <w:rsid w:val="FEEED7B0"/>
    <w:rsid w:val="FEEF40C2"/>
    <w:rsid w:val="FEEF80A8"/>
    <w:rsid w:val="FEEFAD83"/>
    <w:rsid w:val="FEF032D6"/>
    <w:rsid w:val="FEF13B75"/>
    <w:rsid w:val="FEF3BF65"/>
    <w:rsid w:val="FEF55C94"/>
    <w:rsid w:val="FEF5F300"/>
    <w:rsid w:val="FEF6713A"/>
    <w:rsid w:val="FEF73CFF"/>
    <w:rsid w:val="FEF76B52"/>
    <w:rsid w:val="FEF7F804"/>
    <w:rsid w:val="FEF819F3"/>
    <w:rsid w:val="FEF8EBA1"/>
    <w:rsid w:val="FEF9F3E3"/>
    <w:rsid w:val="FEFA6187"/>
    <w:rsid w:val="FEFB2427"/>
    <w:rsid w:val="FEFB2482"/>
    <w:rsid w:val="FEFB619D"/>
    <w:rsid w:val="FEFD1265"/>
    <w:rsid w:val="FEFD32FA"/>
    <w:rsid w:val="FEFD588E"/>
    <w:rsid w:val="FEFE81FB"/>
    <w:rsid w:val="FEFEEAF5"/>
    <w:rsid w:val="FEFF1BF6"/>
    <w:rsid w:val="FEFF6AB8"/>
    <w:rsid w:val="FEFF8149"/>
    <w:rsid w:val="FEFF98F8"/>
    <w:rsid w:val="FEFF9C33"/>
    <w:rsid w:val="FEFFCB0D"/>
    <w:rsid w:val="FEFFEE4F"/>
    <w:rsid w:val="FEFFFA7C"/>
    <w:rsid w:val="FF0DF536"/>
    <w:rsid w:val="FF0EBD9D"/>
    <w:rsid w:val="FF11DDB1"/>
    <w:rsid w:val="FF12D2EF"/>
    <w:rsid w:val="FF18D7E4"/>
    <w:rsid w:val="FF1E28D5"/>
    <w:rsid w:val="FF1FC890"/>
    <w:rsid w:val="FF1FF909"/>
    <w:rsid w:val="FF24FA76"/>
    <w:rsid w:val="FF2BBEA3"/>
    <w:rsid w:val="FF2FD9E7"/>
    <w:rsid w:val="FF3691B3"/>
    <w:rsid w:val="FF3AF2AF"/>
    <w:rsid w:val="FF3D475F"/>
    <w:rsid w:val="FF3DDD0E"/>
    <w:rsid w:val="FF3F87EC"/>
    <w:rsid w:val="FF3F8810"/>
    <w:rsid w:val="FF3F8E53"/>
    <w:rsid w:val="FF4A9C6A"/>
    <w:rsid w:val="FF4DECC9"/>
    <w:rsid w:val="FF5587D2"/>
    <w:rsid w:val="FF5748D8"/>
    <w:rsid w:val="FF57959D"/>
    <w:rsid w:val="FF59C2D4"/>
    <w:rsid w:val="FF5D86E7"/>
    <w:rsid w:val="FF5D9E4D"/>
    <w:rsid w:val="FF5DE2B9"/>
    <w:rsid w:val="FF5E5DA7"/>
    <w:rsid w:val="FF5E92B4"/>
    <w:rsid w:val="FF5EE64D"/>
    <w:rsid w:val="FF5F2864"/>
    <w:rsid w:val="FF662593"/>
    <w:rsid w:val="FF6928C2"/>
    <w:rsid w:val="FF6B89C1"/>
    <w:rsid w:val="FF6D02C9"/>
    <w:rsid w:val="FF6DFDE9"/>
    <w:rsid w:val="FF6E016A"/>
    <w:rsid w:val="FF6E23B2"/>
    <w:rsid w:val="FF6E2DC4"/>
    <w:rsid w:val="FF6E6C9A"/>
    <w:rsid w:val="FF6EB512"/>
    <w:rsid w:val="FF6ECC6C"/>
    <w:rsid w:val="FF6F2D67"/>
    <w:rsid w:val="FF6F7D03"/>
    <w:rsid w:val="FF6FE984"/>
    <w:rsid w:val="FF73158C"/>
    <w:rsid w:val="FF75214A"/>
    <w:rsid w:val="FF773798"/>
    <w:rsid w:val="FF780994"/>
    <w:rsid w:val="FF7811C9"/>
    <w:rsid w:val="FF7A1E9F"/>
    <w:rsid w:val="FF7B8C7B"/>
    <w:rsid w:val="FF7D15AF"/>
    <w:rsid w:val="FF7D3D7B"/>
    <w:rsid w:val="FF7D4F6D"/>
    <w:rsid w:val="FF7E4074"/>
    <w:rsid w:val="FF7E4D50"/>
    <w:rsid w:val="FF7E96EA"/>
    <w:rsid w:val="FF7EF75F"/>
    <w:rsid w:val="FF7F1759"/>
    <w:rsid w:val="FF7F1EEE"/>
    <w:rsid w:val="FF7F45F5"/>
    <w:rsid w:val="FF7F504C"/>
    <w:rsid w:val="FF7F999B"/>
    <w:rsid w:val="FF7FB3C2"/>
    <w:rsid w:val="FF7FE0D2"/>
    <w:rsid w:val="FF7FE20C"/>
    <w:rsid w:val="FF8BF0CE"/>
    <w:rsid w:val="FF8E4F38"/>
    <w:rsid w:val="FF8E6008"/>
    <w:rsid w:val="FF8FF707"/>
    <w:rsid w:val="FF960E01"/>
    <w:rsid w:val="FF966AE7"/>
    <w:rsid w:val="FF974B00"/>
    <w:rsid w:val="FF9CCB24"/>
    <w:rsid w:val="FF9D102F"/>
    <w:rsid w:val="FF9D6972"/>
    <w:rsid w:val="FF9E097F"/>
    <w:rsid w:val="FF9E2946"/>
    <w:rsid w:val="FF9E8034"/>
    <w:rsid w:val="FF9F065A"/>
    <w:rsid w:val="FF9F2A4E"/>
    <w:rsid w:val="FF9F2C3B"/>
    <w:rsid w:val="FF9F6669"/>
    <w:rsid w:val="FFA31C1A"/>
    <w:rsid w:val="FFA5C853"/>
    <w:rsid w:val="FFA7505E"/>
    <w:rsid w:val="FFA7E8B9"/>
    <w:rsid w:val="FFAB0535"/>
    <w:rsid w:val="FFAF501A"/>
    <w:rsid w:val="FFAFDB1E"/>
    <w:rsid w:val="FFB04BDC"/>
    <w:rsid w:val="FFB14532"/>
    <w:rsid w:val="FFB35DA8"/>
    <w:rsid w:val="FFB6B8FC"/>
    <w:rsid w:val="FFB6C0B0"/>
    <w:rsid w:val="FFB6D095"/>
    <w:rsid w:val="FFB6DAF4"/>
    <w:rsid w:val="FFB732EF"/>
    <w:rsid w:val="FFB78376"/>
    <w:rsid w:val="FFBA2F07"/>
    <w:rsid w:val="FFBA4283"/>
    <w:rsid w:val="FFBB06AF"/>
    <w:rsid w:val="FFBBE737"/>
    <w:rsid w:val="FFBBF9DB"/>
    <w:rsid w:val="FFBC8390"/>
    <w:rsid w:val="FFBCF79E"/>
    <w:rsid w:val="FFBD0332"/>
    <w:rsid w:val="FFBD1B3A"/>
    <w:rsid w:val="FFBD2186"/>
    <w:rsid w:val="FFBD5984"/>
    <w:rsid w:val="FFBD6C08"/>
    <w:rsid w:val="FFBD73E0"/>
    <w:rsid w:val="FFBDFF34"/>
    <w:rsid w:val="FFBE3D89"/>
    <w:rsid w:val="FFBEAABB"/>
    <w:rsid w:val="FFBECE9E"/>
    <w:rsid w:val="FFBF0AA1"/>
    <w:rsid w:val="FFBF0B3B"/>
    <w:rsid w:val="FFBF21F9"/>
    <w:rsid w:val="FFBF2D56"/>
    <w:rsid w:val="FFBF6CBB"/>
    <w:rsid w:val="FFBF77A9"/>
    <w:rsid w:val="FFBF8A0E"/>
    <w:rsid w:val="FFBFBBB9"/>
    <w:rsid w:val="FFC5DB6C"/>
    <w:rsid w:val="FFC73C0D"/>
    <w:rsid w:val="FFCB88F2"/>
    <w:rsid w:val="FFCD338A"/>
    <w:rsid w:val="FFCD7494"/>
    <w:rsid w:val="FFCD8C4C"/>
    <w:rsid w:val="FFCDDB88"/>
    <w:rsid w:val="FFCEC230"/>
    <w:rsid w:val="FFCF0F5A"/>
    <w:rsid w:val="FFCF545E"/>
    <w:rsid w:val="FFCFA290"/>
    <w:rsid w:val="FFCFF6C0"/>
    <w:rsid w:val="FFD38A2D"/>
    <w:rsid w:val="FFD39E57"/>
    <w:rsid w:val="FFD3C879"/>
    <w:rsid w:val="FFD49C1F"/>
    <w:rsid w:val="FFD6ABCE"/>
    <w:rsid w:val="FFD7181C"/>
    <w:rsid w:val="FFD736CD"/>
    <w:rsid w:val="FFD78792"/>
    <w:rsid w:val="FFD790CE"/>
    <w:rsid w:val="FFD79DA8"/>
    <w:rsid w:val="FFD7B071"/>
    <w:rsid w:val="FFD7C906"/>
    <w:rsid w:val="FFD8A099"/>
    <w:rsid w:val="FFD948D2"/>
    <w:rsid w:val="FFD984E4"/>
    <w:rsid w:val="FFD9B00A"/>
    <w:rsid w:val="FFDA1D71"/>
    <w:rsid w:val="FFDB13E8"/>
    <w:rsid w:val="FFDB2BB9"/>
    <w:rsid w:val="FFDB3B2E"/>
    <w:rsid w:val="FFDBE75A"/>
    <w:rsid w:val="FFDC8EB0"/>
    <w:rsid w:val="FFDD57C6"/>
    <w:rsid w:val="FFDE358C"/>
    <w:rsid w:val="FFDE6245"/>
    <w:rsid w:val="FFDF3C22"/>
    <w:rsid w:val="FFDF553B"/>
    <w:rsid w:val="FFDF7D2B"/>
    <w:rsid w:val="FFDF8D00"/>
    <w:rsid w:val="FFDF95B6"/>
    <w:rsid w:val="FFDFAD04"/>
    <w:rsid w:val="FFDFF73D"/>
    <w:rsid w:val="FFDFFF6B"/>
    <w:rsid w:val="FFDFFF6D"/>
    <w:rsid w:val="FFE15A59"/>
    <w:rsid w:val="FFE15C44"/>
    <w:rsid w:val="FFE35EC1"/>
    <w:rsid w:val="FFE3C852"/>
    <w:rsid w:val="FFE54781"/>
    <w:rsid w:val="FFE56179"/>
    <w:rsid w:val="FFE6C41A"/>
    <w:rsid w:val="FFE76DD8"/>
    <w:rsid w:val="FFE7BDAC"/>
    <w:rsid w:val="FFE7F438"/>
    <w:rsid w:val="FFE90626"/>
    <w:rsid w:val="FFE99055"/>
    <w:rsid w:val="FFEAA944"/>
    <w:rsid w:val="FFEB367A"/>
    <w:rsid w:val="FFEB9B1D"/>
    <w:rsid w:val="FFEBA64C"/>
    <w:rsid w:val="FFEBB25B"/>
    <w:rsid w:val="FFEBCE7F"/>
    <w:rsid w:val="FFEBD8DE"/>
    <w:rsid w:val="FFEBE09B"/>
    <w:rsid w:val="FFED1C25"/>
    <w:rsid w:val="FFED4353"/>
    <w:rsid w:val="FFED808A"/>
    <w:rsid w:val="FFED94FE"/>
    <w:rsid w:val="FFEDB1BB"/>
    <w:rsid w:val="FFEDB3F6"/>
    <w:rsid w:val="FFEE0C65"/>
    <w:rsid w:val="FFEE6FB0"/>
    <w:rsid w:val="FFEEA298"/>
    <w:rsid w:val="FFEF2535"/>
    <w:rsid w:val="FFEF286C"/>
    <w:rsid w:val="FFEF34EA"/>
    <w:rsid w:val="FFEF3E82"/>
    <w:rsid w:val="FFEF586A"/>
    <w:rsid w:val="FFEF5921"/>
    <w:rsid w:val="FFEF7EA9"/>
    <w:rsid w:val="FFEF822E"/>
    <w:rsid w:val="FFEFC9D1"/>
    <w:rsid w:val="FFEFD5A7"/>
    <w:rsid w:val="FFEFDF46"/>
    <w:rsid w:val="FFEFE1E5"/>
    <w:rsid w:val="FFEFFCDE"/>
    <w:rsid w:val="FFF15F8C"/>
    <w:rsid w:val="FFF1A6C1"/>
    <w:rsid w:val="FFF38AAE"/>
    <w:rsid w:val="FFF39D9D"/>
    <w:rsid w:val="FFF54147"/>
    <w:rsid w:val="FFF6193D"/>
    <w:rsid w:val="FFF66552"/>
    <w:rsid w:val="FFF66754"/>
    <w:rsid w:val="FFF6A55B"/>
    <w:rsid w:val="FFF6AC89"/>
    <w:rsid w:val="FFF6BB44"/>
    <w:rsid w:val="FFF701FA"/>
    <w:rsid w:val="FFF715FC"/>
    <w:rsid w:val="FFF728D9"/>
    <w:rsid w:val="FFF72F95"/>
    <w:rsid w:val="FFF74479"/>
    <w:rsid w:val="FFF74CB4"/>
    <w:rsid w:val="FFF760AC"/>
    <w:rsid w:val="FFF78B22"/>
    <w:rsid w:val="FFF79CE5"/>
    <w:rsid w:val="FFF7C5EA"/>
    <w:rsid w:val="FFF9330E"/>
    <w:rsid w:val="FFFA4406"/>
    <w:rsid w:val="FFFA98B4"/>
    <w:rsid w:val="FFFAD2A7"/>
    <w:rsid w:val="FFFB0BA5"/>
    <w:rsid w:val="FFFB1F12"/>
    <w:rsid w:val="FFFB1F47"/>
    <w:rsid w:val="FFFB6E55"/>
    <w:rsid w:val="FFFB80C0"/>
    <w:rsid w:val="FFFB9AC3"/>
    <w:rsid w:val="FFFBA377"/>
    <w:rsid w:val="FFFBC271"/>
    <w:rsid w:val="FFFC0206"/>
    <w:rsid w:val="FFFC4AE0"/>
    <w:rsid w:val="FFFCD9A1"/>
    <w:rsid w:val="FFFCED18"/>
    <w:rsid w:val="FFFD0124"/>
    <w:rsid w:val="FFFD12E6"/>
    <w:rsid w:val="FFFD41A1"/>
    <w:rsid w:val="FFFD4420"/>
    <w:rsid w:val="FFFD680F"/>
    <w:rsid w:val="FFFD8E59"/>
    <w:rsid w:val="FFFDC8C1"/>
    <w:rsid w:val="FFFDCC57"/>
    <w:rsid w:val="FFFDF1AC"/>
    <w:rsid w:val="FFFDF88C"/>
    <w:rsid w:val="FFFE03B9"/>
    <w:rsid w:val="FFFE2CC4"/>
    <w:rsid w:val="FFFE3838"/>
    <w:rsid w:val="FFFE5BB0"/>
    <w:rsid w:val="FFFE67C1"/>
    <w:rsid w:val="FFFE69A5"/>
    <w:rsid w:val="FFFE7CB7"/>
    <w:rsid w:val="FFFE970D"/>
    <w:rsid w:val="FFFE9BD9"/>
    <w:rsid w:val="FFFEBFDE"/>
    <w:rsid w:val="FFFEF774"/>
    <w:rsid w:val="FFFEF7D7"/>
    <w:rsid w:val="FFFF1227"/>
    <w:rsid w:val="FFFF15EE"/>
    <w:rsid w:val="FFFF17A2"/>
    <w:rsid w:val="FFFF2428"/>
    <w:rsid w:val="FFFF2475"/>
    <w:rsid w:val="FFFF2AB8"/>
    <w:rsid w:val="FFFF2B70"/>
    <w:rsid w:val="FFFF2CB7"/>
    <w:rsid w:val="FFFF324E"/>
    <w:rsid w:val="FFFF4144"/>
    <w:rsid w:val="FFFF4192"/>
    <w:rsid w:val="FFFF42B6"/>
    <w:rsid w:val="FFFF47F3"/>
    <w:rsid w:val="FFFF48F8"/>
    <w:rsid w:val="FFFF495D"/>
    <w:rsid w:val="FFFF4AA1"/>
    <w:rsid w:val="FFFF893C"/>
    <w:rsid w:val="FFFF8CFA"/>
    <w:rsid w:val="FFFF91ED"/>
    <w:rsid w:val="FFFF92A4"/>
    <w:rsid w:val="FFFFA19A"/>
    <w:rsid w:val="FFFFAE40"/>
    <w:rsid w:val="FFFFB12C"/>
    <w:rsid w:val="FFFFBFBF"/>
    <w:rsid w:val="FFFFD74C"/>
    <w:rsid w:val="FFFFDBB2"/>
    <w:rsid w:val="FFFFDF5A"/>
    <w:rsid w:val="FFFFE227"/>
    <w:rsid w:val="FFFFE61A"/>
    <w:rsid w:val="FFFFF0A9"/>
    <w:rsid w:val="FFFFF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880" w:firstLineChars="200"/>
      <w:jc w:val="both"/>
    </w:pPr>
    <w:rPr>
      <w:rFonts w:ascii="Times New Roman" w:hAnsi="Times New Roman" w:eastAsia="宋体" w:cs="Times New Roman"/>
      <w:kern w:val="2"/>
      <w:sz w:val="24"/>
      <w:szCs w:val="24"/>
      <w:lang w:val="en-US" w:eastAsia="zh-CN" w:bidi="ar-SA"/>
    </w:rPr>
  </w:style>
  <w:style w:type="paragraph" w:styleId="2">
    <w:name w:val="heading 1"/>
    <w:next w:val="1"/>
    <w:link w:val="20"/>
    <w:qFormat/>
    <w:uiPriority w:val="0"/>
    <w:pPr>
      <w:keepNext/>
      <w:keepLines/>
      <w:numPr>
        <w:ilvl w:val="0"/>
        <w:numId w:val="1"/>
      </w:numPr>
      <w:spacing w:before="480" w:after="480"/>
      <w:jc w:val="center"/>
      <w:outlineLvl w:val="0"/>
    </w:pPr>
    <w:rPr>
      <w:rFonts w:ascii="Times New Roman" w:hAnsi="Times New Roman" w:eastAsia="宋体" w:cstheme="minorBidi"/>
      <w:b/>
      <w:kern w:val="44"/>
      <w:sz w:val="30"/>
      <w:lang w:val="en-US" w:eastAsia="zh-CN" w:bidi="ar-SA"/>
    </w:rPr>
  </w:style>
  <w:style w:type="paragraph" w:styleId="3">
    <w:name w:val="heading 2"/>
    <w:unhideWhenUsed/>
    <w:qFormat/>
    <w:uiPriority w:val="0"/>
    <w:pPr>
      <w:keepNext/>
      <w:keepLines/>
      <w:spacing w:before="360" w:after="360" w:line="400" w:lineRule="exact"/>
      <w:outlineLvl w:val="1"/>
    </w:pPr>
    <w:rPr>
      <w:rFonts w:eastAsia="宋体" w:asciiTheme="majorHAnsi" w:hAnsiTheme="majorHAnsi" w:cstheme="majorBidi"/>
      <w:b/>
      <w:bCs/>
      <w:sz w:val="28"/>
      <w:szCs w:val="32"/>
      <w:lang w:val="en-US" w:eastAsia="zh-CN" w:bidi="ar-SA"/>
    </w:rPr>
  </w:style>
  <w:style w:type="paragraph" w:styleId="4">
    <w:name w:val="heading 3"/>
    <w:basedOn w:val="1"/>
    <w:next w:val="1"/>
    <w:unhideWhenUsed/>
    <w:qFormat/>
    <w:uiPriority w:val="0"/>
    <w:pPr>
      <w:keepNext/>
      <w:keepLines/>
      <w:spacing w:before="240" w:after="120"/>
      <w:ind w:left="482" w:firstLine="0" w:firstLineChars="0"/>
      <w:outlineLvl w:val="2"/>
    </w:pPr>
    <w:rPr>
      <w:rFonts w:cstheme="minorBidi"/>
      <w:bCs/>
      <w:szCs w:val="32"/>
    </w:rPr>
  </w:style>
  <w:style w:type="paragraph" w:styleId="5">
    <w:name w:val="heading 4"/>
    <w:basedOn w:val="1"/>
    <w:next w:val="1"/>
    <w:unhideWhenUsed/>
    <w:qFormat/>
    <w:uiPriority w:val="0"/>
    <w:pPr>
      <w:keepNext/>
      <w:keepLines/>
      <w:spacing w:before="120" w:after="120"/>
      <w:ind w:left="482" w:firstLine="0" w:firstLineChars="0"/>
      <w:outlineLvl w:val="3"/>
    </w:pPr>
    <w:rPr>
      <w:rFonts w:ascii="Arial" w:hAnsi="Arial" w:eastAsia="楷体" w:cstheme="minorBidi"/>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footer"/>
    <w:basedOn w:val="1"/>
    <w:link w:val="25"/>
    <w:qFormat/>
    <w:uiPriority w:val="0"/>
    <w:pPr>
      <w:tabs>
        <w:tab w:val="center" w:pos="4153"/>
        <w:tab w:val="right" w:pos="8306"/>
      </w:tabs>
      <w:snapToGrid w:val="0"/>
      <w:spacing w:line="240" w:lineRule="atLeast"/>
      <w:jc w:val="left"/>
    </w:pPr>
    <w:rPr>
      <w:sz w:val="18"/>
      <w:szCs w:val="18"/>
    </w:rPr>
  </w:style>
  <w:style w:type="paragraph" w:styleId="8">
    <w:name w:val="header"/>
    <w:basedOn w:val="1"/>
    <w:link w:val="24"/>
    <w:qFormat/>
    <w:uiPriority w:val="0"/>
    <w:pPr>
      <w:tabs>
        <w:tab w:val="center" w:pos="4153"/>
        <w:tab w:val="right" w:pos="8306"/>
      </w:tabs>
      <w:snapToGrid w:val="0"/>
      <w:spacing w:line="240" w:lineRule="atLeast"/>
      <w:jc w:val="center"/>
    </w:pPr>
    <w:rPr>
      <w:sz w:val="18"/>
      <w:szCs w:val="18"/>
    </w:rPr>
  </w:style>
  <w:style w:type="paragraph" w:styleId="9">
    <w:name w:val="footnote text"/>
    <w:basedOn w:val="1"/>
    <w:qFormat/>
    <w:uiPriority w:val="0"/>
    <w:pPr>
      <w:snapToGrid w:val="0"/>
      <w:jc w:val="left"/>
    </w:pPr>
    <w:rPr>
      <w:sz w:val="18"/>
    </w:rPr>
  </w:style>
  <w:style w:type="paragraph" w:styleId="10">
    <w:name w:val="Normal (Web)"/>
    <w:basedOn w:val="1"/>
    <w:qFormat/>
    <w:uiPriority w:val="0"/>
    <w:pPr>
      <w:spacing w:beforeAutospacing="1" w:afterAutospacing="1"/>
      <w:jc w:val="left"/>
    </w:pPr>
    <w:rPr>
      <w:kern w:val="0"/>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endnote reference"/>
    <w:basedOn w:val="13"/>
    <w:qFormat/>
    <w:uiPriority w:val="0"/>
    <w:rPr>
      <w:vertAlign w:val="superscript"/>
    </w:rPr>
  </w:style>
  <w:style w:type="character" w:styleId="16">
    <w:name w:val="annotation reference"/>
    <w:basedOn w:val="13"/>
    <w:qFormat/>
    <w:uiPriority w:val="0"/>
    <w:rPr>
      <w:sz w:val="21"/>
      <w:szCs w:val="21"/>
    </w:rPr>
  </w:style>
  <w:style w:type="character" w:styleId="17">
    <w:name w:val="footnote reference"/>
    <w:basedOn w:val="13"/>
    <w:qFormat/>
    <w:uiPriority w:val="0"/>
    <w:rPr>
      <w:vertAlign w:val="superscript"/>
    </w:rPr>
  </w:style>
  <w:style w:type="paragraph" w:customStyle="1" w:styleId="18">
    <w:name w:val="脚注内容"/>
    <w:basedOn w:val="1"/>
    <w:qFormat/>
    <w:uiPriority w:val="0"/>
    <w:pPr>
      <w:ind w:firstLine="0" w:firstLineChars="0"/>
    </w:pPr>
    <w:rPr>
      <w:sz w:val="21"/>
    </w:rPr>
  </w:style>
  <w:style w:type="paragraph" w:customStyle="1" w:styleId="19">
    <w:name w:val="整理笔记"/>
    <w:qFormat/>
    <w:uiPriority w:val="0"/>
    <w:pPr>
      <w:spacing w:line="400" w:lineRule="atLeast"/>
    </w:pPr>
    <w:rPr>
      <w:rFonts w:hint="eastAsia" w:ascii="宋体" w:hAnsi="宋体" w:eastAsia="宋体" w:cs="宋体"/>
      <w:sz w:val="24"/>
      <w:lang w:val="en-US" w:eastAsia="zh-CN" w:bidi="ar-SA"/>
    </w:rPr>
  </w:style>
  <w:style w:type="character" w:customStyle="1" w:styleId="20">
    <w:name w:val="标题 1 字符"/>
    <w:link w:val="2"/>
    <w:qFormat/>
    <w:uiPriority w:val="0"/>
    <w:rPr>
      <w:rFonts w:ascii="Times New Roman" w:hAnsi="Times New Roman" w:eastAsia="宋体"/>
      <w:b/>
      <w:kern w:val="44"/>
      <w:sz w:val="30"/>
    </w:rPr>
  </w:style>
  <w:style w:type="character" w:customStyle="1" w:styleId="21">
    <w:name w:val="s1"/>
    <w:basedOn w:val="13"/>
    <w:qFormat/>
    <w:uiPriority w:val="0"/>
    <w:rPr>
      <w:rFonts w:ascii="Helvetica Neue" w:hAnsi="Helvetica Neue" w:eastAsia="Helvetica Neue" w:cs="Helvetica Neue"/>
      <w:sz w:val="26"/>
      <w:szCs w:val="26"/>
    </w:rPr>
  </w:style>
  <w:style w:type="paragraph" w:customStyle="1" w:styleId="22">
    <w:name w:val="p1"/>
    <w:basedOn w:val="1"/>
    <w:qFormat/>
    <w:uiPriority w:val="0"/>
    <w:pPr>
      <w:jc w:val="left"/>
    </w:pPr>
    <w:rPr>
      <w:rFonts w:ascii="PingFang SC" w:hAnsi="PingFang SC" w:eastAsia="PingFang SC"/>
      <w:kern w:val="0"/>
      <w:sz w:val="26"/>
      <w:szCs w:val="26"/>
    </w:rPr>
  </w:style>
  <w:style w:type="paragraph" w:styleId="23">
    <w:name w:val="List Paragraph"/>
    <w:basedOn w:val="1"/>
    <w:unhideWhenUsed/>
    <w:qFormat/>
    <w:uiPriority w:val="99"/>
    <w:pPr>
      <w:ind w:firstLine="420"/>
    </w:pPr>
  </w:style>
  <w:style w:type="character" w:customStyle="1" w:styleId="24">
    <w:name w:val="页眉 字符"/>
    <w:basedOn w:val="13"/>
    <w:link w:val="8"/>
    <w:qFormat/>
    <w:uiPriority w:val="0"/>
    <w:rPr>
      <w:rFonts w:eastAsia="宋体"/>
      <w:kern w:val="2"/>
      <w:sz w:val="18"/>
      <w:szCs w:val="18"/>
    </w:rPr>
  </w:style>
  <w:style w:type="character" w:customStyle="1" w:styleId="25">
    <w:name w:val="页脚 字符"/>
    <w:basedOn w:val="13"/>
    <w:link w:val="7"/>
    <w:qFormat/>
    <w:uiPriority w:val="0"/>
    <w:rPr>
      <w:rFonts w:eastAsia="宋体"/>
      <w:kern w:val="2"/>
      <w:sz w:val="18"/>
      <w:szCs w:val="18"/>
    </w:rPr>
  </w:style>
  <w:style w:type="paragraph" w:customStyle="1" w:styleId="26">
    <w:name w:val="WPSOffice手动目录 1"/>
    <w:qFormat/>
    <w:uiPriority w:val="0"/>
    <w:rPr>
      <w:rFonts w:ascii="Times New Roman" w:hAnsi="Times New Roman" w:eastAsia="宋体" w:cs="Times New Roman"/>
      <w:lang w:val="en-US" w:eastAsia="zh-CN" w:bidi="ar-SA"/>
    </w:rPr>
  </w:style>
  <w:style w:type="paragraph" w:customStyle="1" w:styleId="2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8">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29">
    <w:name w:val="Revision"/>
    <w:hidden/>
    <w:unhideWhenUsed/>
    <w:qFormat/>
    <w:uiPriority w:val="99"/>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50CD0A9-EE9A-A04F-9F49-48F5F615D131}">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15744</Words>
  <Characters>89745</Characters>
  <Lines>747</Lines>
  <Paragraphs>210</Paragraphs>
  <TotalTime>1</TotalTime>
  <ScaleCrop>false</ScaleCrop>
  <LinksUpToDate>false</LinksUpToDate>
  <CharactersWithSpaces>105279</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2025-03-26T19:01:00Z</dcterms:created>
  <dc:creator>婉声唱</dc:creator>
  <cp:lastModifiedBy>杰</cp:lastModifiedBy>
  <dcterms:modified xsi:type="dcterms:W3CDTF">2026-04-12T20:50:17Z</dcterms:modified>
  <cp:revision>3953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BABDD7324EFB4C61F394DB694D9FB081_43</vt:lpwstr>
  </property>
  <property fmtid="{D5CDD505-2E9C-101B-9397-08002B2CF9AE}" pid="4" name="ZOTERO_PREF_1">
    <vt:lpwstr>&lt;data data-version="3" zotero-version="7.0.30"&gt;&lt;session id="dnQv4KF5"/&gt;&lt;style id="http://www.zotero.org/styles/law-citation-manual" hasBibliography="1" bibliographyStyleHasBeenSet="0"/&gt;&lt;prefs&gt;&lt;pref name="fieldType" value="Field"/&gt;&lt;pref name="noteType" val</vt:lpwstr>
  </property>
  <property fmtid="{D5CDD505-2E9C-101B-9397-08002B2CF9AE}" pid="5" name="ZOTERO_PREF_2">
    <vt:lpwstr>ue="1"/&gt;&lt;pref name="delayCitationUpdates" value="true"/&gt;&lt;pref name="dontAskDelayCitationUpdates" value="true"/&gt;&lt;/prefs&gt;&lt;/data&gt;</vt:lpwstr>
  </property>
</Properties>
</file>