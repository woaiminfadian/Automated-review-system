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846C26">
      <w:pPr>
        <w:jc w:val="center"/>
        <w:rPr>
          <w:rFonts w:hint="eastAsia" w:ascii="宋体" w:hAnsi="宋体" w:eastAsia="宋体" w:cs="宋体"/>
          <w:sz w:val="32"/>
          <w:szCs w:val="32"/>
        </w:rPr>
      </w:pPr>
    </w:p>
    <w:p w14:paraId="774E7ED1">
      <w:pPr>
        <w:jc w:val="center"/>
        <w:rPr>
          <w:rFonts w:hint="default" w:ascii="宋体" w:hAnsi="宋体" w:eastAsia="宋体" w:cs="宋体"/>
          <w:sz w:val="32"/>
          <w:szCs w:val="32"/>
          <w:lang w:val="en-US" w:eastAsia="zh-CN"/>
        </w:rPr>
      </w:pPr>
      <w:r>
        <w:rPr>
          <w:rFonts w:hint="eastAsia" w:ascii="宋体" w:hAnsi="宋体" w:eastAsia="宋体" w:cs="宋体"/>
          <w:sz w:val="32"/>
          <w:szCs w:val="32"/>
        </w:rPr>
        <w:t>数字时代下算法证据证据信息说明义务的构建</w:t>
      </w:r>
      <w:r>
        <w:rPr>
          <w:rFonts w:hint="eastAsia" w:ascii="宋体" w:hAnsi="宋体" w:eastAsia="宋体" w:cs="宋体"/>
          <w:sz w:val="32"/>
          <w:szCs w:val="32"/>
          <w:lang w:val="en-US" w:eastAsia="zh-CN"/>
        </w:rPr>
        <w:t>--以事案解明义务为视角</w:t>
      </w:r>
    </w:p>
    <w:p w14:paraId="6D3DA69E">
      <w:pPr>
        <w:jc w:val="center"/>
        <w:rPr>
          <w:rFonts w:hint="eastAsia" w:ascii="宋体" w:hAnsi="宋体" w:eastAsia="宋体" w:cs="宋体"/>
          <w:sz w:val="28"/>
          <w:szCs w:val="28"/>
        </w:rPr>
      </w:pPr>
    </w:p>
    <w:p w14:paraId="3E01F937">
      <w:pPr>
        <w:spacing w:line="360" w:lineRule="auto"/>
        <w:ind w:firstLine="480" w:firstLineChars="200"/>
        <w:rPr>
          <w:rFonts w:hint="eastAsia" w:ascii="宋体" w:hAnsi="宋体" w:eastAsia="宋体" w:cs="宋体"/>
          <w:sz w:val="24"/>
        </w:rPr>
      </w:pPr>
      <w:r>
        <w:rPr>
          <w:rFonts w:hint="eastAsia"/>
          <w:sz w:val="24"/>
          <w:lang w:eastAsia="zh-CN"/>
        </w:rPr>
        <w:t>【</w:t>
      </w:r>
      <w:r>
        <w:rPr>
          <w:b/>
          <w:bCs/>
          <w:sz w:val="24"/>
        </w:rPr>
        <w:t>摘要</w:t>
      </w:r>
      <w:r>
        <w:rPr>
          <w:rFonts w:hint="eastAsia"/>
          <w:b/>
          <w:bCs/>
          <w:sz w:val="24"/>
          <w:lang w:eastAsia="zh-CN"/>
        </w:rPr>
        <w:t>】</w:t>
      </w:r>
      <w:r>
        <w:rPr>
          <w:b/>
          <w:bCs/>
          <w:sz w:val="24"/>
        </w:rPr>
        <w:t>：</w:t>
      </w:r>
      <w:r>
        <w:rPr>
          <w:rFonts w:hint="eastAsia" w:ascii="宋体" w:hAnsi="宋体" w:eastAsia="宋体" w:cs="宋体"/>
          <w:sz w:val="24"/>
        </w:rPr>
        <w:t>随着大数据与人工智能技术在司法领域的深入应用，传统民事诉讼中的“证据偏在”问题已演变为“信息控制”与“技术理解”的双重偏在，对平等对抗的诉讼结构构成严峻挑战。我国虽已建立文书提出命令、证据交换等证据调查机制，但其制度重心仍停留在证据载体的形式提交层面，尚未确立对证据背后技术原理与信息逻辑的</w:t>
      </w:r>
      <w:r>
        <w:rPr>
          <w:rFonts w:hint="eastAsia" w:ascii="宋体" w:hAnsi="宋体" w:eastAsia="宋体" w:cs="宋体"/>
          <w:sz w:val="24"/>
          <w:lang w:val="en-US" w:eastAsia="zh-CN"/>
        </w:rPr>
        <w:t>说明</w:t>
      </w:r>
      <w:r>
        <w:rPr>
          <w:rFonts w:hint="eastAsia" w:ascii="宋体" w:hAnsi="宋体" w:eastAsia="宋体" w:cs="宋体"/>
          <w:sz w:val="24"/>
        </w:rPr>
        <w:t>义务，导致在应对算法证据等新型证据形态时面临实质审查困境。从比较法视角观察，大陆法系的事案解明义务，在不动摇证明责任分配的基础上，课以未负举证责任一方合理限度的信息说明义务，为我国构建技术类证据的信息说明义务提供了契合本土法系的理论支撑。我国应当在事案解明义务理论基础上，构建符合算法证据等新型证据特征的证据信息说明义务，明确其适用范围、履行限度与程序规则，通过弥合技术认知鸿沟，落实武器平等原则，最终实现从形式对抗到实质公正的诉讼转型。</w:t>
      </w:r>
    </w:p>
    <w:p w14:paraId="3367F112">
      <w:pPr>
        <w:ind w:firstLine="532"/>
        <w:jc w:val="left"/>
        <w:rPr>
          <w:rFonts w:hint="eastAsia"/>
          <w:b/>
          <w:bCs/>
          <w:sz w:val="24"/>
        </w:rPr>
      </w:pPr>
      <w:r>
        <w:rPr>
          <w:rFonts w:hint="eastAsia"/>
          <w:b/>
          <w:bCs/>
          <w:sz w:val="24"/>
          <w:lang w:eastAsia="zh-CN"/>
        </w:rPr>
        <w:t>【</w:t>
      </w:r>
      <w:r>
        <w:rPr>
          <w:rFonts w:hint="eastAsia"/>
          <w:b/>
          <w:bCs/>
          <w:sz w:val="24"/>
        </w:rPr>
        <w:t>关键词</w:t>
      </w:r>
      <w:r>
        <w:rPr>
          <w:rFonts w:hint="eastAsia"/>
          <w:b/>
          <w:bCs/>
          <w:sz w:val="24"/>
          <w:lang w:eastAsia="zh-CN"/>
        </w:rPr>
        <w:t>】</w:t>
      </w:r>
      <w:r>
        <w:rPr>
          <w:rFonts w:hint="eastAsia"/>
          <w:b/>
          <w:bCs/>
          <w:sz w:val="24"/>
        </w:rPr>
        <w:t>：</w:t>
      </w:r>
      <w:r>
        <w:rPr>
          <w:rFonts w:hint="eastAsia"/>
          <w:b w:val="0"/>
          <w:bCs w:val="0"/>
          <w:sz w:val="24"/>
        </w:rPr>
        <w:t>证据信息说明义务；事案解明义务；证据偏在；算法证据；主张责任</w:t>
      </w:r>
    </w:p>
    <w:p w14:paraId="7CB9EAB6">
      <w:pPr>
        <w:ind w:firstLine="532"/>
        <w:jc w:val="left"/>
        <w:rPr>
          <w:rFonts w:hint="eastAsia"/>
          <w:b w:val="0"/>
          <w:bCs w:val="0"/>
          <w:sz w:val="24"/>
          <w:lang w:val="en-US" w:eastAsia="zh-CN"/>
        </w:rPr>
      </w:pPr>
      <w:r>
        <w:rPr>
          <w:rFonts w:hint="eastAsia"/>
          <w:b/>
          <w:bCs/>
          <w:sz w:val="24"/>
          <w:lang w:val="en-US" w:eastAsia="zh-CN"/>
        </w:rPr>
        <w:t>【作者信息】</w:t>
      </w:r>
      <w:r>
        <w:rPr>
          <w:rFonts w:hint="eastAsia"/>
          <w:b w:val="0"/>
          <w:bCs w:val="0"/>
          <w:sz w:val="24"/>
          <w:lang w:val="en-US" w:eastAsia="zh-CN"/>
        </w:rPr>
        <w:t>：翟光普，西南政法大学法学院25级研究生。</w:t>
      </w:r>
      <w:bookmarkStart w:id="0" w:name="_GoBack"/>
      <w:bookmarkEnd w:id="0"/>
    </w:p>
    <w:p w14:paraId="133F9F89">
      <w:pPr>
        <w:ind w:firstLine="532"/>
        <w:jc w:val="left"/>
        <w:rPr>
          <w:rFonts w:hint="eastAsia"/>
          <w:b/>
          <w:bCs/>
          <w:sz w:val="24"/>
        </w:rPr>
      </w:pPr>
    </w:p>
    <w:p w14:paraId="1A4AC38B">
      <w:pPr>
        <w:ind w:firstLine="532"/>
        <w:jc w:val="left"/>
        <w:rPr>
          <w:b/>
          <w:bCs/>
          <w:sz w:val="24"/>
        </w:rPr>
      </w:pPr>
    </w:p>
    <w:p w14:paraId="39530B3B">
      <w:pPr>
        <w:spacing w:line="360" w:lineRule="auto"/>
        <w:ind w:firstLine="482" w:firstLineChars="200"/>
        <w:jc w:val="left"/>
        <w:rPr>
          <w:b/>
          <w:bCs/>
          <w:sz w:val="24"/>
        </w:rPr>
      </w:pPr>
      <w:r>
        <w:rPr>
          <w:rFonts w:hint="eastAsia"/>
          <w:b/>
          <w:bCs/>
          <w:sz w:val="24"/>
        </w:rPr>
        <w:t>一、问题的提出</w:t>
      </w:r>
    </w:p>
    <w:p w14:paraId="04FF0621">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随着大数据、生成式人工智能等数字技术的快速发展，司法实践中逐渐出现一种以算法为技术内核的新型证据形态，有学者将其称为算法证据。</w:t>
      </w:r>
      <w:r>
        <w:rPr>
          <w:rStyle w:val="13"/>
          <w:rFonts w:hint="eastAsia" w:ascii="宋体" w:hAnsi="宋体" w:eastAsia="宋体" w:cs="宋体"/>
          <w:sz w:val="24"/>
        </w:rPr>
        <w:footnoteReference w:id="0"/>
      </w:r>
      <w:r>
        <w:rPr>
          <w:rFonts w:hint="eastAsia" w:ascii="宋体" w:hAnsi="宋体" w:eastAsia="宋体" w:cs="宋体"/>
          <w:sz w:val="24"/>
        </w:rPr>
        <w:t>该类证据不仅在证据载体、生成机制上与传统证据存在显著差异，更在审查认定层面带来诸多法律适用上的不确定性，因而迅速引发理论界对证据归类、资格判断与审查标准等问题的集中探讨。在司法实践层面，算法证据的规制问题亦受到高度关注。杭州互联网法院在“许某某与杭州某软件服务公司网络服务合同纠纷案”中，首次对算法自动化决策作出司法审查，并确立了包括平台应公开算法规则、对技术原理作出合理解释、引入第三方专业机构验证等在内的裁判规则。</w:t>
      </w:r>
      <w:r>
        <w:rPr>
          <w:rStyle w:val="13"/>
          <w:rFonts w:hint="eastAsia" w:ascii="宋体" w:hAnsi="宋体" w:eastAsia="宋体" w:cs="宋体"/>
          <w:sz w:val="24"/>
        </w:rPr>
        <w:footnoteReference w:id="1"/>
      </w:r>
      <w:r>
        <w:rPr>
          <w:rFonts w:hint="eastAsia" w:ascii="宋体" w:hAnsi="宋体" w:eastAsia="宋体" w:cs="宋体"/>
          <w:sz w:val="24"/>
        </w:rPr>
        <w:t>该案因具有较强的规则探索意义，获最高人民法院认可，并入选最高人民法院2021年“新时代推动法治进程四十大案件”。</w:t>
      </w:r>
    </w:p>
    <w:p w14:paraId="5D5FC6ED">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然而，值得反思的是，杭州互联网法院在该案中确立的裁判规则——特别是课予平台公开算法规则，说明技术原理的义务，虽具实践前瞻性，但存在在《民事诉讼法》及相关司法解释中缺乏直接、明确的规范支撑的隐性风险。详言之，该说明义务在性质上已超越我国现有的证据调查体系。我国的“文书提出命令”侧重于载体提交、“证据交换制度”旨在固定证据，明确争点、“证明妨碍规则”侧重于事后制裁的功能定位，“证据保全”制度旨在防止证据载体的毁损灭失……杭州互联网法院的做法，本质上仍属依托法理推演与司法能动所形成的个案规则。</w:t>
      </w:r>
    </w:p>
    <w:p w14:paraId="225E4C26">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由此凸显出一个更深层次的制度性问题：面对以算法证据为代表的、具有高度技术依赖与信息垄断特征的新型数字证据，我国当前以载体控制与事后救济为核心的证据调查体系，是否仍能有效满足司法实践对“信息说明”与“技术阐明”的现实需求？是否足以支撑数字时代民事诉讼所追求的武器平等与裁判公正？若现有制度规则无法有效满足，应如何对其进行改革，以实现数字时代背景下庭审实质化的目标？本文将围绕上述问题展开系统论述。</w:t>
      </w:r>
    </w:p>
    <w:p w14:paraId="75CCDC7F">
      <w:pPr>
        <w:spacing w:line="360" w:lineRule="auto"/>
        <w:ind w:firstLine="480" w:firstLineChars="200"/>
        <w:jc w:val="left"/>
        <w:rPr>
          <w:rFonts w:hint="eastAsia" w:ascii="宋体" w:hAnsi="宋体" w:eastAsia="宋体" w:cs="宋体"/>
          <w:sz w:val="24"/>
        </w:rPr>
      </w:pPr>
    </w:p>
    <w:p w14:paraId="42E600AA">
      <w:pPr>
        <w:spacing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二、数字时代下我国证据调查体系的功能审视与困境分析</w:t>
      </w:r>
    </w:p>
    <w:p w14:paraId="41EAFE03">
      <w:pPr>
        <w:spacing w:line="360" w:lineRule="auto"/>
        <w:ind w:firstLine="480" w:firstLineChars="200"/>
        <w:jc w:val="left"/>
        <w:rPr>
          <w:rStyle w:val="12"/>
        </w:rPr>
      </w:pPr>
      <w:r>
        <w:rPr>
          <w:rFonts w:hint="eastAsia" w:ascii="宋体" w:hAnsi="宋体" w:eastAsia="宋体" w:cs="宋体"/>
          <w:sz w:val="24"/>
        </w:rPr>
        <w:t>（一）我国证据调查体系的功能性划分</w:t>
      </w:r>
    </w:p>
    <w:p w14:paraId="6FB9A648">
      <w:pPr>
        <w:spacing w:line="360" w:lineRule="auto"/>
        <w:ind w:firstLine="480" w:firstLineChars="200"/>
        <w:jc w:val="left"/>
        <w:rPr>
          <w:rFonts w:hint="eastAsia" w:ascii="宋体" w:hAnsi="宋体" w:eastAsia="宋体" w:cs="宋体"/>
          <w:sz w:val="24"/>
        </w:rPr>
      </w:pPr>
      <w:r>
        <w:rPr>
          <w:rFonts w:hint="eastAsia" w:ascii="宋体" w:hAnsi="宋体" w:eastAsia="宋体" w:cs="宋体"/>
          <w:color w:val="0F1115"/>
          <w:sz w:val="24"/>
          <w:shd w:val="clear" w:color="auto" w:fill="FFFFFF"/>
        </w:rPr>
        <w:t>证据在诉讼中内含双重属性：一为承载案件信息的物理形式，即“证据载体”；二为蕴含于载体之中、用以证明案件事实的实质内容，即“证据信息”。大陆法系的证据法理论对此有精辟阐释，其将书证、物证、证人等称为“证据方法”，而法官通过对这些“证据方法”进行调查（如查阅文书、询问证人）所获得的感知材料，方构成裁判基础的“证据资料”（或“证据信息”）。这一区分揭示了从证据载体到心证形成的动态过程，核心在于法官通过“证据调查”这一桥梁，从外部载体中析出内部信息。循此理念检视</w:t>
      </w:r>
      <w:r>
        <w:rPr>
          <w:rFonts w:hint="eastAsia" w:ascii="宋体" w:hAnsi="宋体" w:eastAsia="宋体" w:cs="宋体"/>
          <w:sz w:val="24"/>
        </w:rPr>
        <w:t>我国现行《民事诉讼法》及相关司法解释，可将现行证据调查体系</w:t>
      </w:r>
      <w:r>
        <w:rPr>
          <w:rStyle w:val="13"/>
          <w:rFonts w:hint="eastAsia" w:ascii="宋体" w:hAnsi="宋体" w:eastAsia="宋体" w:cs="宋体"/>
          <w:color w:val="0F1115"/>
          <w:sz w:val="24"/>
          <w:shd w:val="clear" w:color="auto" w:fill="FFFFFF"/>
        </w:rPr>
        <w:footnoteReference w:id="2"/>
      </w:r>
      <w:r>
        <w:rPr>
          <w:rFonts w:hint="eastAsia" w:ascii="宋体" w:hAnsi="宋体" w:eastAsia="宋体" w:cs="宋体"/>
          <w:sz w:val="24"/>
        </w:rPr>
        <w:t>划分为功能侧重不同的两大类型：第一类规范内容以证据形式的固定与呈现为核心功能，旨在确保证据物理形态上的可得性；第二类则以证据信息的解释与说明为功能面向，为法官认定案件事实与形成内心确信提供判断基础。</w:t>
      </w:r>
    </w:p>
    <w:p w14:paraId="1EB01881">
      <w:pPr>
        <w:spacing w:line="360" w:lineRule="auto"/>
        <w:ind w:firstLine="480" w:firstLineChars="200"/>
        <w:rPr>
          <w:rFonts w:hint="eastAsia" w:ascii="宋体" w:hAnsi="宋体" w:eastAsia="宋体" w:cs="宋体"/>
          <w:sz w:val="24"/>
        </w:rPr>
      </w:pPr>
      <w:r>
        <w:rPr>
          <w:rFonts w:hint="eastAsia" w:ascii="宋体" w:hAnsi="宋体" w:eastAsia="宋体" w:cs="宋体"/>
          <w:sz w:val="24"/>
        </w:rPr>
        <w:t>1.以证据形式的固定与呈现为功能的制度规范</w:t>
      </w:r>
    </w:p>
    <w:p w14:paraId="5C527389">
      <w:pPr>
        <w:spacing w:line="360" w:lineRule="auto"/>
        <w:ind w:firstLine="480" w:firstLineChars="200"/>
        <w:rPr>
          <w:rFonts w:hint="eastAsia" w:ascii="宋体" w:hAnsi="宋体" w:eastAsia="宋体" w:cs="宋体"/>
          <w:sz w:val="24"/>
        </w:rPr>
      </w:pPr>
      <w:r>
        <w:rPr>
          <w:rFonts w:hint="eastAsia" w:ascii="宋体" w:hAnsi="宋体" w:eastAsia="宋体" w:cs="宋体"/>
          <w:sz w:val="24"/>
        </w:rPr>
        <w:t>在辩论原则指导下，我国民事诉讼法确立了以当事人举证为原则、法院查证为补充的证据收集模式。为克服实践中因证据分布不均导致的“证据偏在”问题，并弥补当事人在特定情形下的举证能力不足，立法层面亦逐步构建起一系列具有保障与强制功能的证据提出规则，</w:t>
      </w:r>
      <w:r>
        <w:rPr>
          <w:rFonts w:hint="eastAsia" w:ascii="宋体" w:hAnsi="宋体" w:eastAsia="宋体" w:cs="宋体"/>
          <w:color w:val="0F1115"/>
          <w:sz w:val="24"/>
          <w:shd w:val="clear" w:color="auto" w:fill="FFFFFF"/>
        </w:rPr>
        <w:t>形成了以证据载体的控制、保存与呈现为核心功能的规范体系</w:t>
      </w:r>
      <w:r>
        <w:rPr>
          <w:rFonts w:hint="eastAsia" w:ascii="宋体" w:hAnsi="宋体" w:eastAsia="宋体" w:cs="宋体"/>
          <w:sz w:val="24"/>
        </w:rPr>
        <w:t>。该体系由四个关键制度构成：其一为“文书提出命令”制度，通过法院的强制指令，要求持有证据的另一方当事人提交其所控制的文书或其他证据载体。其二为“证明妨碍规则”，侧重于对无正当理由拒不提交证据行为进行程序性制裁，通过推定对方主张成立等方式，扭转因证据持有人不配合所造成的举证困境。其三为“证据保全”制度，该制度具有鲜明的预防性特征，其核心功能为，在证据可能灭失或日后难以取得的情况下，通过预先对证据形式与内容进行固定，防止因证据载体的毁损或消失导致案件事实无法查明。其四为“证据交换”制度，作为庭前程序的核心环节，要求双方当事人在法院主持下相互披露已收集的证据，其目的是固定证据、避免“证据突袭”，使当事人充分准备质证，提高庭审效率。</w:t>
      </w:r>
    </w:p>
    <w:p w14:paraId="717DAC3A">
      <w:pPr>
        <w:spacing w:line="360" w:lineRule="auto"/>
        <w:ind w:firstLine="480" w:firstLineChars="200"/>
        <w:rPr>
          <w:rFonts w:hint="eastAsia" w:ascii="宋体" w:hAnsi="宋体" w:eastAsia="宋体" w:cs="宋体"/>
          <w:sz w:val="24"/>
        </w:rPr>
      </w:pPr>
      <w:r>
        <w:rPr>
          <w:rFonts w:hint="eastAsia" w:ascii="宋体" w:hAnsi="宋体" w:eastAsia="宋体" w:cs="宋体"/>
          <w:sz w:val="24"/>
        </w:rPr>
        <w:t>2.以证据信息的解释与说明为功能的制度规范</w:t>
      </w:r>
    </w:p>
    <w:p w14:paraId="69C6C6CD">
      <w:pPr>
        <w:spacing w:line="360" w:lineRule="auto"/>
        <w:ind w:firstLine="480" w:firstLineChars="200"/>
        <w:rPr>
          <w:rFonts w:hint="eastAsia" w:ascii="宋体" w:hAnsi="宋体" w:eastAsia="宋体" w:cs="宋体"/>
          <w:sz w:val="24"/>
        </w:rPr>
      </w:pPr>
      <w:r>
        <w:rPr>
          <w:rFonts w:hint="eastAsia" w:ascii="宋体" w:hAnsi="宋体" w:eastAsia="宋体" w:cs="宋体"/>
          <w:sz w:val="24"/>
        </w:rPr>
        <w:t>在证据形式得以固定与呈现的基础上，还需进一步解决证据信息与待证事实之间的实质关联问题。此类制度规范的核心功能，在于通过对证据内在信息、形成机理及证明逻辑的专业阐释与说明，构建起从证据载体到案件事实的推理桥梁，为法官心证的形成提供专业支撑与实质内容。与单纯提出和呈现证据载体的制度规范不同，此类规范更侧重于对证据内容的解读、分析与判断，是一个将静态证据转化为动态证明要素的认知深化过程。在我国现行民事诉讼制度体系中，此类以信息解释与说明为核心功能的规范，主要表现为证人、鉴定人与有专门知识的人出庭作证制度。证人出庭制度通过对案件事实亲历者的直接询问，揭示证据形成的背景与过程；鉴定人出庭制度借助专业领域的知识权威，对专门性问题进行分析与判断；而有专门知识的人出庭（即专家辅助人）制度，则通过当事人聘请的专业人士，对鉴定意见或专业问题提出质疑与补充，形成专业领域的对抗与澄清。</w:t>
      </w:r>
    </w:p>
    <w:p w14:paraId="75D60666">
      <w:pPr>
        <w:spacing w:line="360" w:lineRule="auto"/>
        <w:ind w:firstLine="480" w:firstLineChars="200"/>
        <w:rPr>
          <w:rFonts w:hint="eastAsia" w:ascii="宋体" w:hAnsi="宋体" w:eastAsia="宋体" w:cs="宋体"/>
          <w:sz w:val="24"/>
        </w:rPr>
      </w:pPr>
    </w:p>
    <w:p w14:paraId="6109CCAA">
      <w:pPr>
        <w:spacing w:line="360" w:lineRule="auto"/>
        <w:ind w:firstLine="480" w:firstLineChars="200"/>
        <w:rPr>
          <w:rFonts w:hint="eastAsia" w:ascii="宋体" w:hAnsi="宋体" w:eastAsia="宋体" w:cs="宋体"/>
          <w:sz w:val="24"/>
        </w:rPr>
      </w:pPr>
      <w:r>
        <w:rPr>
          <w:rFonts w:hint="eastAsia" w:ascii="宋体" w:hAnsi="宋体" w:eastAsia="宋体" w:cs="宋体"/>
          <w:sz w:val="24"/>
        </w:rPr>
        <w:t>（二）数字时代对我国现行证据调查体系的挑战</w:t>
      </w:r>
    </w:p>
    <w:p w14:paraId="1977CD8A">
      <w:pPr>
        <w:spacing w:line="360" w:lineRule="auto"/>
        <w:ind w:firstLine="480" w:firstLineChars="200"/>
        <w:rPr>
          <w:rFonts w:hint="eastAsia" w:ascii="宋体" w:hAnsi="宋体" w:eastAsia="宋体" w:cs="宋体"/>
          <w:sz w:val="24"/>
        </w:rPr>
      </w:pPr>
      <w:r>
        <w:rPr>
          <w:rFonts w:hint="eastAsia" w:ascii="宋体" w:hAnsi="宋体" w:eastAsia="宋体" w:cs="宋体"/>
          <w:sz w:val="24"/>
        </w:rPr>
        <w:t>在传统诉讼中，上述功能分工体系能够基本有效运转。即便对于鉴定意见等传统“技术性证据”，其载体（鉴定报告）与信息（分析结论）之间虽存在一定分离，但法官与当事人仍能依托日常经验、逻辑法则或相对成熟的常规科学方法，对其结论进行实质性审查和理解。然而，以算法证据、大数据分析报告为代表的新型数字证据的出现，从根本上改变了这一格局。算法模型的复杂性、自主性与“黑箱”特性，急剧加大了证据载体与证据信息之间的认知鸿沟，致使承载结论的代码、数据或报告，与其中所蕴含的决策逻辑和事实含义彻底分离，且这种分离已远超人类感官与常规知识的认知边界。在此冲击下，现行证据调查体系呈现出以下三重困境：</w:t>
      </w:r>
    </w:p>
    <w:p w14:paraId="615CD61D">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1.证据载体交付难以破解技术黑箱</w:t>
      </w:r>
    </w:p>
    <w:p w14:paraId="048A1C73">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在传统诉讼中，以证据载体交付与呈现为核心的证据调查体系能够基本满足法院与当事人的需求。无论是实物证据的物理形态展示，还是书证的内容查阅，其载体与信息之间具有直接对应关系。即便在电子数据时代，电子邮件、电子文档等数字载体仍可通过直接阅读获取其承载信息，证据的生成逻辑与呈现内容相对透明，技术门槛较低。然而，大数据分析与生成式人工智能技术的兴起，从根本上改变了证据的生成逻辑与呈现形态。一方面，大数据证据并非原始数据的简单罗列，而是通过特定算法对海量数据进行清洗、分析与建模后形成的意见性结论。其价值不再取决于数据载体本身，而在于背后的算法模型与分析过程。另一方面，生成式人工智能所创造的内容，其生成机制具有高度的复杂性与不透明性，从源头上就超出了人类直觉理解的范畴。这两种技术导致证据载体与证据信息发生实质性分离：当事人获得的可能只是一个分析结论或生成内容，而技术黑箱则完全遮蔽了从数据到结论的推理过程。在此背景下，我国现行证据调查体系面临严峻挑战。单纯要求控制证据的一方提交最终的数据分析报告或人工智能生成内容，仅能实现证据载体的形式交付，却无法触及背后的技术机理。法官与当事人面对此类证据，既难以验证其可靠性，也无法判断其与案件事实的实质关联，最终导致证据审查流于形式，技术黑箱成为发现真实道路上难以逾越的障碍。</w:t>
      </w:r>
      <w:r>
        <w:rPr>
          <w:rStyle w:val="13"/>
          <w:rFonts w:hint="eastAsia" w:ascii="宋体" w:hAnsi="宋体" w:eastAsia="宋体" w:cs="宋体"/>
          <w:sz w:val="24"/>
        </w:rPr>
        <w:footnoteReference w:id="3"/>
      </w:r>
    </w:p>
    <w:p w14:paraId="48D15BD7">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2.第三方阐释机制存在功能局限</w:t>
      </w:r>
    </w:p>
    <w:p w14:paraId="796F45FF">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在涉及专门性问题的诉讼中，引入第三方进行证据信息阐释——尤其是通过司法鉴定程序，是我国现行证据信息披露的重要路径。然而，在算法决策、大数据分析技术介入的新型证据场景下，这一机制呈现出显著的功能局限。首先，证据控制方与第三方阐释者之间存在难以弥合的信息与距离鸿沟。在算法决策、平台运营等纠纷中，持有核心算法证据的往往是大型互联网企业或技术平台，其不仅直接掌握证据载体，更对算法逻辑、数据架构及技术细节拥有天然的掌控优势。与之相对，无论是当事人申请启动鉴定，还是法院依职权委托鉴定，均面临现实障碍：经济上，申请方需预缴高额鉴定费用，增加了诉讼成本；程序上，证据控制方可能以涉及商业秘密为由，拒绝或拖延提供完整的算法代码、训练数据等核心材料，致使鉴定基础缺失。更为深层的问题在于，面对快速迭代、高度专业的技术内容，外部鉴定机构在专业能力上未必优于证据控制方。算法模型的复杂性、专有技术的非公开性，以及特定业务场景下的数据逻辑，都可能超出一般鉴定机构的知识范畴。在此情况下，鉴定意见的权威性与准确性存疑，诉讼对抗实质上异化为一场专业不对等的博弈。因此，尽管第三方阐释机制在传统诉讼中发挥了关键作用，但在数字技术深度渗透的民事纠纷中，其难以有效弥合当事人之间的技术认知差距，甚至可能因程序繁琐、成本高昂与专业滞后，反而加剧了诉讼地位的不平等，偏离了武器平等原则的实质要求。</w:t>
      </w:r>
    </w:p>
    <w:p w14:paraId="3F8CF620">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3.当事人面临证据偏在与技术偏在的双重难题</w:t>
      </w:r>
    </w:p>
    <w:p w14:paraId="6E605D7A">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在数字诉讼中，作为举证方的原告常面临“证据偏在”与“技术偏在”的双重困境。首先，在证据载体层面，关键证据如算法模型、训练数据、系统日志等，通常由作为技术控制方的被告掌握。尽管我国设有文书提出命令等制度，可强制被告提交证据，但在实践中，原告往往在程序启动之初便因信息严重不对称，难以具体说明所需调取证据的内容与形式，导致证据收集从一开始就举步维艰。其次，即便原告通过文书提出命令或申请法院依职权调取证据，成功获取了相应证据材料，其仍将面临“算法黑箱”所带来的技术认知障碍。算法决策过程的复杂性与不透明性，使得非专业的原告与法庭难以理解其内在逻辑与结论生成机制。更为根本的是，我国现行制度难以强制被告——即技术控制方对证据所蕴含的技术信息进行实质性阐明。一方面，从义务主体来看，对证据“三性”（客观性、关联性、合法性）的说明，通常由负有举证责任的原告承担，旨在支撑其诉讼主张，而非被告的法定义务。被告既无动机，也无责任去主动揭示可能对己不利的技术内容。另一方面，从抗辩机制来看，被告完全可以“涉及商业秘密”为由，拒绝深入披露算法原理、数据结构等核心信息。在缺乏明确法律依据与精细平衡机制的情况下，法院往往难以突破此类抗辩，强制被告作出技术说明。</w:t>
      </w:r>
    </w:p>
    <w:p w14:paraId="4B6B1556">
      <w:pPr>
        <w:spacing w:line="360" w:lineRule="auto"/>
        <w:ind w:firstLine="480" w:firstLineChars="200"/>
        <w:jc w:val="left"/>
        <w:rPr>
          <w:rFonts w:hint="eastAsia" w:ascii="宋体" w:hAnsi="宋体" w:eastAsia="宋体" w:cs="宋体"/>
          <w:sz w:val="24"/>
        </w:rPr>
      </w:pPr>
    </w:p>
    <w:p w14:paraId="08E48AF9">
      <w:pPr>
        <w:spacing w:line="360" w:lineRule="auto"/>
        <w:ind w:firstLine="482" w:firstLineChars="200"/>
        <w:jc w:val="left"/>
        <w:rPr>
          <w:rFonts w:hint="eastAsia" w:ascii="宋体" w:hAnsi="宋体" w:eastAsia="宋体" w:cs="宋体"/>
          <w:b/>
          <w:bCs/>
          <w:sz w:val="24"/>
        </w:rPr>
      </w:pPr>
      <w:r>
        <w:rPr>
          <w:rFonts w:hint="eastAsia" w:ascii="宋体" w:hAnsi="宋体" w:eastAsia="宋体" w:cs="宋体"/>
          <w:b/>
          <w:bCs/>
          <w:sz w:val="24"/>
        </w:rPr>
        <w:t>三、数字时代下我国证据调查体系功能困境的原因剖析</w:t>
      </w:r>
    </w:p>
    <w:p w14:paraId="379DC109">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（一）由证据载体观向证据信息观的理念转型滞后</w:t>
      </w:r>
    </w:p>
    <w:p w14:paraId="28833C1F">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在理论层面，对于证据概念的理解经历了由“事实说”向“材料说”的转变。持“材料说”的学者认为证据是“证据内容与形式的统一”。证据内容是根据证</w:t>
      </w:r>
    </w:p>
    <w:p w14:paraId="38DE0626">
      <w:pPr>
        <w:spacing w:line="360" w:lineRule="auto"/>
        <w:jc w:val="left"/>
        <w:rPr>
          <w:rFonts w:hint="eastAsia" w:ascii="宋体" w:hAnsi="宋体" w:eastAsia="宋体" w:cs="宋体"/>
          <w:sz w:val="24"/>
        </w:rPr>
      </w:pPr>
      <w:r>
        <w:rPr>
          <w:rFonts w:hint="eastAsia" w:ascii="宋体" w:hAnsi="宋体" w:eastAsia="宋体" w:cs="宋体"/>
          <w:sz w:val="24"/>
        </w:rPr>
        <w:t>据本身存储的信息，通过提取、分析、判断等过程得出的证据事实，而证据形式则是信息留存的载体。</w:t>
      </w:r>
      <w:r>
        <w:rPr>
          <w:rStyle w:val="13"/>
          <w:rFonts w:hint="eastAsia" w:ascii="宋体" w:hAnsi="宋体" w:eastAsia="宋体" w:cs="宋体"/>
          <w:sz w:val="24"/>
        </w:rPr>
        <w:footnoteReference w:id="4"/>
      </w:r>
      <w:r>
        <w:rPr>
          <w:rFonts w:hint="eastAsia" w:ascii="宋体" w:hAnsi="宋体" w:eastAsia="宋体" w:cs="宋体"/>
          <w:sz w:val="24"/>
        </w:rPr>
        <w:t>这一学理转向具有重要意义，既清晰区分了证据本身与待证事实，也初步揭示了证据形式与证据信息之间的依存关系。此后，学界进一步提出“信息载体论”，将证据界定为“承载与待证事实相关之信息的人或物”，旨在为立法与司法实践提供更具解释力与操作性的证据观念指导。</w:t>
      </w:r>
      <w:r>
        <w:rPr>
          <w:rStyle w:val="13"/>
          <w:rFonts w:hint="eastAsia" w:ascii="宋体" w:hAnsi="宋体" w:eastAsia="宋体" w:cs="宋体"/>
          <w:sz w:val="24"/>
        </w:rPr>
        <w:footnoteReference w:id="5"/>
      </w:r>
    </w:p>
    <w:p w14:paraId="1185A220">
      <w:pPr>
        <w:spacing w:line="360" w:lineRule="auto"/>
        <w:ind w:firstLine="480" w:firstLineChars="200"/>
        <w:jc w:val="left"/>
        <w:rPr>
          <w:rFonts w:hint="eastAsia" w:ascii="宋体" w:hAnsi="宋体" w:eastAsia="宋体" w:cs="宋体"/>
          <w:color w:val="0F1115"/>
          <w:sz w:val="24"/>
          <w:shd w:val="clear" w:color="auto" w:fill="FFFFFF"/>
        </w:rPr>
      </w:pPr>
      <w:r>
        <w:rPr>
          <w:rFonts w:hint="eastAsia" w:ascii="宋体" w:hAnsi="宋体" w:eastAsia="宋体" w:cs="宋体"/>
          <w:sz w:val="24"/>
        </w:rPr>
        <w:t>然而</w:t>
      </w:r>
      <w:r>
        <w:rPr>
          <w:rFonts w:hint="eastAsia" w:ascii="宋体" w:hAnsi="宋体" w:eastAsia="宋体" w:cs="宋体"/>
          <w:color w:val="0F1115"/>
          <w:sz w:val="24"/>
          <w:shd w:val="clear" w:color="auto" w:fill="FFFFFF"/>
        </w:rPr>
        <w:t>现行制度供给与司法实践在理念跟进上存在滞后，其仍深受传统“证据载体观”的惯性束缚，未能将审查重心充分转向证据的实质信息层面。在规范层面，相关规则设计仍侧重于对证据形式的控制与查验。例如，《最高人民法院关于民事诉讼证据的若干规定（2019年修订）》第93条在判断电子数据真实性时，审查要点仍主要围绕其生成、存储、传输所依赖的计算机系统环境是否可靠，以及数据本身是否保持完整、未被篡改等形式要素，而对于数据所承载信息的实质真实性如何验证，则缺乏系统性的方法指引。在审判实践中，法庭也往往习惯于优先关注证据载体是否完好、是否为原件、是否存在外在物理异常等形式问题。例如，对于书证，审查重点常在于其是否具备原件形态、有无涂改痕迹；对于物证，则侧重于其保存状态是否完整、有无发生变质。这种以形式审查为核心的制度惯性导致在其面对算法证据为代表的新型数字证据时存在应对不足。算法证据，依学界通说，是指借助算法技术自动生成或经算法技术处理后所形成的，用于证明案件事实的结果。</w:t>
      </w:r>
      <w:r>
        <w:rPr>
          <w:rStyle w:val="13"/>
          <w:rFonts w:hint="eastAsia" w:ascii="宋体" w:hAnsi="宋体" w:eastAsia="宋体" w:cs="宋体"/>
          <w:color w:val="0F1115"/>
          <w:sz w:val="24"/>
          <w:shd w:val="clear" w:color="auto" w:fill="FFFFFF"/>
        </w:rPr>
        <w:footnoteReference w:id="6"/>
      </w:r>
      <w:r>
        <w:rPr>
          <w:rFonts w:hint="eastAsia" w:ascii="宋体" w:hAnsi="宋体" w:eastAsia="宋体" w:cs="宋体"/>
          <w:color w:val="0F1115"/>
          <w:sz w:val="24"/>
          <w:shd w:val="clear" w:color="auto" w:fill="FFFFFF"/>
        </w:rPr>
        <w:t>其形态多样，包括但不限于基于海量数据分析形成的意见报告、个性化推荐系统的决策结果、利用生成式人工智能制作的深度合成音视频等。此类证据呈现出与传统证据截然不同的特性：首先，证据信息与证据载体的分离呈现出隐蔽性、深刻性与技术依赖性。算法证据的“机器意见”属性，意味着其结论并非对客观事实的直接记录，而是算法模型对输入数据执行复杂运算后的输出。其生成逻辑深嵌于代码与数据关系之中，构成一个难以直观洞察的“技术黑箱”。无论是法官还是当事人，面对一段代码、一个数据集或一份分析报告（载体），若无法穿透黑箱理解其运行机制，则无从把握其所声称的“事实信息”。其次，算法证据存在形式真实与实质真实的分离风险。这一点在深度伪造内容上体现得尤为突出。一段伪造的视频，其数字文件本身（载体）在格式、编码、元数据上可能完全符合技术规范，无任何显见的“篡改”痕迹，形式审查显示为“真实”。但其描绘的事件或人物言论在实质上却是完全虚构的。</w:t>
      </w:r>
      <w:r>
        <w:rPr>
          <w:rStyle w:val="13"/>
          <w:rFonts w:hint="eastAsia" w:ascii="宋体" w:hAnsi="宋体" w:eastAsia="宋体" w:cs="宋体"/>
          <w:color w:val="0F1115"/>
          <w:sz w:val="24"/>
          <w:shd w:val="clear" w:color="auto" w:fill="FFFFFF"/>
        </w:rPr>
        <w:footnoteReference w:id="7"/>
      </w:r>
      <w:r>
        <w:rPr>
          <w:rFonts w:hint="eastAsia" w:ascii="宋体" w:hAnsi="宋体" w:eastAsia="宋体" w:cs="宋体"/>
          <w:color w:val="0F1115"/>
          <w:sz w:val="24"/>
          <w:shd w:val="clear" w:color="auto" w:fill="FFFFFF"/>
        </w:rPr>
        <w:t>上述特征导致算法证据存在着极为迫切的证据信息实质审查需求，但现行制度却难以给予有效回应。</w:t>
      </w:r>
    </w:p>
    <w:p w14:paraId="2ED3CDAD">
      <w:pPr>
        <w:spacing w:line="360" w:lineRule="auto"/>
        <w:ind w:firstLine="480" w:firstLineChars="200"/>
        <w:jc w:val="left"/>
        <w:rPr>
          <w:rFonts w:hint="eastAsia" w:ascii="宋体" w:hAnsi="宋体" w:eastAsia="宋体" w:cs="宋体"/>
          <w:color w:val="0F1115"/>
          <w:sz w:val="24"/>
          <w:shd w:val="clear" w:color="auto" w:fill="FFFFFF"/>
        </w:rPr>
      </w:pPr>
    </w:p>
    <w:p w14:paraId="10D2E890">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（二）“主张—证明责任”框架在数字时代中的局限性</w:t>
      </w:r>
    </w:p>
    <w:p w14:paraId="1654F458">
      <w:pPr>
        <w:numPr>
          <w:ilvl w:val="255"/>
          <w:numId w:val="0"/>
        </w:num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大陆法系国家以辩论主义与证明责任理论为民事诉讼的基石，并在此基础上构建了“当事人两造对抗、法院居中裁判”的诉讼构造。然而，这套理论体系在实践中的有效运转依赖于两个潜在前提：其一，在客观上，与案件相关的事实及证据信息在双方当事人的控制范围内大致分布均匀，任何一方均有条件接触和获取所需证据；其二，在主观上，双方当事人所具备的证据收集手段与能力大致相当，能够展开相对均衡的攻防。</w:t>
      </w:r>
      <w:r>
        <w:rPr>
          <w:rStyle w:val="13"/>
          <w:rFonts w:hint="eastAsia" w:ascii="宋体" w:hAnsi="宋体" w:eastAsia="宋体" w:cs="宋体"/>
          <w:sz w:val="24"/>
        </w:rPr>
        <w:footnoteReference w:id="8"/>
      </w:r>
    </w:p>
    <w:p w14:paraId="227832AB">
      <w:pPr>
        <w:numPr>
          <w:ilvl w:val="255"/>
          <w:numId w:val="0"/>
        </w:numPr>
        <w:spacing w:line="360" w:lineRule="auto"/>
        <w:ind w:firstLine="480" w:firstLineChars="200"/>
        <w:jc w:val="left"/>
        <w:rPr>
          <w:rFonts w:hint="eastAsia" w:ascii="宋体" w:hAnsi="宋体" w:eastAsia="宋体" w:cs="宋体"/>
          <w:sz w:val="24"/>
        </w:rPr>
      </w:pPr>
      <w:r>
        <w:rPr>
          <w:rFonts w:ascii="宋体" w:hAnsi="宋体" w:eastAsia="宋体" w:cs="宋体"/>
          <w:sz w:val="24"/>
        </w:rPr>
        <w:t>在客观层面，证据信息分布的“均匀性”前提被彻底颠覆，代之以高度的“单方集中与控制”。纠纷的核心证据，如算法逻辑、系统源代码、原始日志数据、用户行为轨迹等，本质上具有非物质性与系统依附性。它们几乎天然地生成并存储于网络服务提供者、平台企业或数据控制者所专属的后台服务器与封闭系统中。对于普通用户、消费者或其他相对方而言，这些证据在技术权限与法律权限上被隔离，形成一种绝对性的证据偏在。</w:t>
      </w:r>
      <w:r>
        <w:rPr>
          <w:rFonts w:hint="eastAsia" w:ascii="宋体" w:hAnsi="宋体" w:eastAsia="宋体" w:cs="宋体"/>
          <w:sz w:val="24"/>
        </w:rPr>
        <w:t>在主观层面，当事人之间“证据收集与解读能力相当”的前提不复存在，证据的理解与运用高度依赖专业技术知识。即便通过证据保全或法院调查令等形式化地获取了数据包或代码片段，对于缺乏相应专业背景的当事人及法官而言，它们也只是一堆无法直接解读的数字代码。证据中所蕴含的、对认定过错、因果关系或行为性质至关重要的“信息”——例如算法是否存在歧视性参数、数据传输是否违反协议、系统故障源于何处——被深锁于技术黑箱之中。负有证明责任的一方，不仅缺乏打开黑箱的技术手段，更缺乏理解其内部运作原理的专业知识。</w:t>
      </w:r>
    </w:p>
    <w:p w14:paraId="45ABD0CF">
      <w:pPr>
        <w:spacing w:line="360" w:lineRule="auto"/>
        <w:ind w:firstLine="480" w:firstLineChars="200"/>
        <w:jc w:val="left"/>
        <w:rPr>
          <w:rFonts w:hint="eastAsia" w:ascii="宋体" w:hAnsi="宋体" w:eastAsia="宋体" w:cs="宋体"/>
          <w:sz w:val="24"/>
        </w:rPr>
      </w:pPr>
    </w:p>
    <w:p w14:paraId="0DC183EB">
      <w:pPr>
        <w:numPr>
          <w:ilvl w:val="255"/>
          <w:numId w:val="0"/>
        </w:num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（三）现行规范下不负证明责任的一方当事人证据信息说明义务缺失</w:t>
      </w:r>
    </w:p>
    <w:p w14:paraId="70D0E30B">
      <w:pPr>
        <w:numPr>
          <w:ilvl w:val="255"/>
          <w:numId w:val="0"/>
        </w:num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我国现行规范下，对证据信息进行说明与阐释的主体主要为对待证事实负有举证责任的一方当事人以及当事人之外的中立第三方主体（如鉴定人、证人）。前者主要表现为在举证时所负担的对“证据三性”的说明，通过向法庭说明证据的客观性、合法性与关联性问题，以获取法官的心证支持；后者则体现为通过专门的鉴定人、证人出庭作证机制，对证据信息进行分析说明。然而，现行规范并未确立不负证明责任一方当事人的证据信息说明义务。</w:t>
      </w:r>
      <w:r>
        <w:rPr>
          <w:rStyle w:val="13"/>
          <w:rFonts w:hint="eastAsia" w:ascii="宋体" w:hAnsi="宋体" w:eastAsia="宋体" w:cs="宋体"/>
          <w:sz w:val="24"/>
        </w:rPr>
        <w:footnoteReference w:id="9"/>
      </w:r>
      <w:r>
        <w:rPr>
          <w:rFonts w:hint="eastAsia" w:ascii="宋体" w:hAnsi="宋体" w:eastAsia="宋体" w:cs="宋体"/>
          <w:sz w:val="24"/>
        </w:rPr>
        <w:t>究其原因，我国民事诉讼在基本理念与程序构造上主要遵循大陆法系传统，在辩论原则与对抗制框架下，诉讼表现为双方当事人之间的对立竞争，难以期待一方为对方的主张提供协助性说明。尽管为应对现代型诉讼中日益显著的“证据偏在”问题，大陆法系国家已通过文书提出命令、事案解明义务等制度对辩论主义进行修正，以恢复诉讼武器的实质平等，但我国并未完全沿袭其辩论主义模式，与之相应的、精细化的证明责任分配与适用体系亦未臻成熟。在此背景下，旨在对辩论主义进行例外修正的程序配套制度缺乏发展土壤，继而留下了一定幅度的规范空白，这一空白，在数字时代的背景下被进一步扩大。</w:t>
      </w:r>
    </w:p>
    <w:p w14:paraId="51502C1F">
      <w:pPr>
        <w:spacing w:line="360" w:lineRule="auto"/>
        <w:jc w:val="left"/>
        <w:rPr>
          <w:sz w:val="24"/>
        </w:rPr>
      </w:pPr>
    </w:p>
    <w:p w14:paraId="336B207F">
      <w:pPr>
        <w:spacing w:line="360" w:lineRule="auto"/>
        <w:ind w:firstLine="482" w:firstLineChars="200"/>
        <w:jc w:val="left"/>
        <w:rPr>
          <w:b/>
          <w:bCs/>
          <w:sz w:val="24"/>
        </w:rPr>
      </w:pPr>
      <w:r>
        <w:rPr>
          <w:rFonts w:hint="eastAsia"/>
          <w:b/>
          <w:bCs/>
          <w:sz w:val="24"/>
        </w:rPr>
        <w:t>四、数字时代下证据信息说明义务构建之理论证成</w:t>
      </w:r>
    </w:p>
    <w:p w14:paraId="74905EE7">
      <w:pPr>
        <w:spacing w:line="360" w:lineRule="auto"/>
        <w:ind w:firstLine="480" w:firstLineChars="200"/>
        <w:rPr>
          <w:rFonts w:hint="eastAsia" w:ascii="宋体" w:hAnsi="宋体" w:eastAsia="宋体" w:cs="宋体"/>
          <w:sz w:val="24"/>
        </w:rPr>
      </w:pPr>
      <w:r>
        <w:rPr>
          <w:rFonts w:hint="eastAsia" w:ascii="宋体" w:hAnsi="宋体" w:eastAsia="宋体" w:cs="宋体"/>
          <w:sz w:val="24"/>
        </w:rPr>
        <w:t>确立数字时代背景下不负证明责任一方当事人的证据信息说明义务，并非对既有民事诉讼基本理念的颠覆，而是在技术迭代与社会发展背景下，对程序法理进行的必要调适。该规则构建具有实体与程序双重层面的正当性基础，在实体层面，它源于通过司法程序维护社会公共利益、并反向引导互联网企业合规经营的时代需求；在程序层面，其可从大陆法系“事案解明义务”理论中，获得稳固的体系定位与精细化的规则支撑。</w:t>
      </w:r>
    </w:p>
    <w:p w14:paraId="6658B844">
      <w:pPr>
        <w:spacing w:line="360" w:lineRule="auto"/>
        <w:ind w:firstLine="480" w:firstLineChars="200"/>
        <w:rPr>
          <w:rFonts w:hint="eastAsia" w:ascii="宋体" w:hAnsi="宋体" w:eastAsia="宋体" w:cs="宋体"/>
          <w:sz w:val="24"/>
        </w:rPr>
      </w:pPr>
      <w:r>
        <w:rPr>
          <w:rFonts w:hint="eastAsia"/>
          <w:sz w:val="24"/>
        </w:rPr>
        <w:t>（一）以公共属性与合规引导为核心的实体正当性证成</w:t>
      </w:r>
    </w:p>
    <w:p w14:paraId="004BA735">
      <w:pPr>
        <w:numPr>
          <w:ilvl w:val="255"/>
          <w:numId w:val="0"/>
        </w:numPr>
        <w:spacing w:line="360" w:lineRule="auto"/>
        <w:ind w:firstLine="480" w:firstLineChars="200"/>
        <w:jc w:val="left"/>
        <w:rPr>
          <w:rFonts w:hint="default"/>
          <w:sz w:val="24"/>
          <w:lang w:val="en-US"/>
        </w:rPr>
      </w:pPr>
      <w:r>
        <w:rPr>
          <w:rFonts w:hint="eastAsia"/>
          <w:sz w:val="24"/>
        </w:rPr>
        <w:t>首先，涉及算法的民事纠纷</w:t>
      </w:r>
      <w:r>
        <w:rPr>
          <w:rStyle w:val="13"/>
          <w:rFonts w:hint="eastAsia"/>
          <w:sz w:val="24"/>
        </w:rPr>
        <w:footnoteReference w:id="10"/>
      </w:r>
      <w:r>
        <w:rPr>
          <w:rFonts w:hint="eastAsia"/>
          <w:sz w:val="24"/>
        </w:rPr>
        <w:t>已超越纯粹的私人权益纠纷，其内含着显著或潜在的社会公共利益。无论是基于用户画像的个性化推荐算法、关乎公共安全的自动驾驶决策系统，还是足以扰乱信息秩序的深度伪造音视频材料，其算法的运行逻辑与输出结果均与社会公共利益密切相关。例如，推荐算法直接面向不特定多数的消费者，其公平性与非歧视性关涉市场竞争秩序与消费者福祉；</w:t>
      </w:r>
      <w:r>
        <w:rPr>
          <w:rStyle w:val="13"/>
          <w:rFonts w:hint="eastAsia"/>
          <w:sz w:val="24"/>
        </w:rPr>
        <w:footnoteReference w:id="11"/>
      </w:r>
      <w:r>
        <w:rPr>
          <w:rFonts w:hint="eastAsia"/>
          <w:sz w:val="24"/>
        </w:rPr>
        <w:t>自动驾驶算法的安全性与可靠性直接关涉社会公共安全；</w:t>
      </w:r>
      <w:r>
        <w:rPr>
          <w:rStyle w:val="13"/>
          <w:rFonts w:hint="eastAsia"/>
          <w:sz w:val="24"/>
        </w:rPr>
        <w:footnoteReference w:id="12"/>
      </w:r>
      <w:r>
        <w:rPr>
          <w:rFonts w:hint="eastAsia"/>
          <w:sz w:val="24"/>
        </w:rPr>
        <w:t>深度伪造技术生成的内容，则可能侵蚀公众知情权、损害社会信任基础</w:t>
      </w:r>
      <w:r>
        <w:rPr>
          <w:rFonts w:hint="eastAsia"/>
          <w:sz w:val="24"/>
          <w:lang w:eastAsia="zh-CN"/>
        </w:rPr>
        <w:t>；</w:t>
      </w:r>
      <w:r>
        <w:rPr>
          <w:rStyle w:val="13"/>
          <w:rFonts w:hint="eastAsia"/>
          <w:sz w:val="24"/>
        </w:rPr>
        <w:footnoteReference w:id="13"/>
      </w:r>
      <w:r>
        <w:rPr>
          <w:rFonts w:hint="eastAsia"/>
          <w:sz w:val="24"/>
          <w:lang w:val="en-US" w:eastAsia="zh-CN"/>
        </w:rPr>
        <w:t>不当利用生成式人工智能进行创作存在损害创作者权益与文化市场秩序的可能。</w:t>
      </w:r>
      <w:r>
        <w:rPr>
          <w:rStyle w:val="13"/>
          <w:rFonts w:hint="eastAsia"/>
          <w:sz w:val="24"/>
          <w:lang w:val="en-US" w:eastAsia="zh-CN"/>
        </w:rPr>
        <w:footnoteReference w:id="14"/>
      </w:r>
    </w:p>
    <w:p w14:paraId="5F00028D">
      <w:pPr>
        <w:numPr>
          <w:ilvl w:val="255"/>
          <w:numId w:val="0"/>
        </w:numPr>
        <w:spacing w:line="360" w:lineRule="auto"/>
        <w:ind w:firstLine="480" w:firstLineChars="200"/>
        <w:jc w:val="left"/>
        <w:rPr>
          <w:sz w:val="24"/>
        </w:rPr>
      </w:pPr>
      <w:r>
        <w:rPr>
          <w:rFonts w:hint="eastAsia"/>
          <w:sz w:val="24"/>
        </w:rPr>
        <w:t>其次，算法技术的系统性影响与可重复适用特征，决定了其治理需从事后救济转向事前规范，而司法程序可发挥关键的合规引导作用。算法并非仅服务于单一交易的孤立工具，其本质是一套系统化、可重复适用且具有普遍社会影响的技术规则体系。例如，一套用于信贷审批或内容推荐的算法，其设计逻辑与参数一旦确立，便将持续、自动化地作用于海量用户，形塑着广泛的社会经济行为与信息获取模式。这意味着，对算法的司法审查，其意义已超越个案事实认定，而兼有对具有事实规范效力的技术系统本身进行评估与规制的公共治理意涵。</w:t>
      </w:r>
    </w:p>
    <w:p w14:paraId="3E588C5B">
      <w:pPr>
        <w:numPr>
          <w:ilvl w:val="255"/>
          <w:numId w:val="0"/>
        </w:numPr>
        <w:spacing w:line="360" w:lineRule="auto"/>
        <w:ind w:firstLine="480" w:firstLineChars="200"/>
        <w:jc w:val="left"/>
        <w:rPr>
          <w:sz w:val="24"/>
        </w:rPr>
      </w:pPr>
      <w:r>
        <w:rPr>
          <w:rFonts w:hint="eastAsia"/>
          <w:sz w:val="24"/>
        </w:rPr>
        <w:t>因此，确立合理限度的证据信息说明义务，不仅有助于在具体案件中揭示真相、实现个案公正，更能通过司法审查机制推动算法活动的公开与规范，从而维护社会公共利益。同时，该义务的确立还具有积极的合规引导与行为规制功能。通过设定明确的法律预期——要求企业在涉诉时对其算法系统承担必要的说明义务，能够引导互联网企业在技术研发与产品部署的早期阶段，就将可解释性、透明性与合规性要求融入系统设计。这不仅能促使企业为降低未来诉讼风险而主动完善内部算法治理机制，也推动了“算法向善”治理理念的落地实践。</w:t>
      </w:r>
      <w:r>
        <w:rPr>
          <w:rStyle w:val="13"/>
          <w:rFonts w:hint="eastAsia"/>
          <w:sz w:val="24"/>
        </w:rPr>
        <w:footnoteReference w:id="15"/>
      </w:r>
    </w:p>
    <w:p w14:paraId="30B497CF">
      <w:pPr>
        <w:numPr>
          <w:ilvl w:val="255"/>
          <w:numId w:val="0"/>
        </w:numPr>
        <w:spacing w:line="360" w:lineRule="auto"/>
        <w:ind w:firstLine="480" w:firstLineChars="200"/>
        <w:jc w:val="left"/>
        <w:rPr>
          <w:sz w:val="24"/>
        </w:rPr>
      </w:pPr>
    </w:p>
    <w:p w14:paraId="285C71BE">
      <w:pPr>
        <w:numPr>
          <w:ilvl w:val="255"/>
          <w:numId w:val="0"/>
        </w:numPr>
        <w:spacing w:line="360" w:lineRule="auto"/>
        <w:ind w:firstLine="480" w:firstLineChars="200"/>
        <w:jc w:val="left"/>
        <w:rPr>
          <w:sz w:val="24"/>
        </w:rPr>
      </w:pPr>
      <w:r>
        <w:rPr>
          <w:rFonts w:hint="eastAsia"/>
          <w:sz w:val="24"/>
        </w:rPr>
        <w:t>（二）以“事案解明义务”为核心的程序正当性证成</w:t>
      </w:r>
    </w:p>
    <w:p w14:paraId="1BD668CC">
      <w:pPr>
        <w:widowControl/>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事案解明义务起源于现代诉讼背景之下。在现代诉讼中，当事人对抗能力不平衡且在证据占有方面存在巨大差异，负证明责任的一方当事人面临着普遍的证明困难。为解决这一困难，学界提出了“事案解明义务”理论，其核心在于：在满足一定条件时，要求不负证明责任的一方当事人承担合理的说明与证据提出义务。该义务旨在弥补举证方在事证收集手段上的欠缺，促使掌握关键信息的当事人披露事实与证据，从而充实裁判资料，澄清案件事实，最终实现诉讼的实质公正。</w:t>
      </w:r>
      <w:r>
        <w:rPr>
          <w:rStyle w:val="13"/>
          <w:rFonts w:hint="eastAsia" w:ascii="宋体" w:hAnsi="宋体" w:eastAsia="宋体" w:cs="宋体"/>
          <w:sz w:val="24"/>
        </w:rPr>
        <w:footnoteReference w:id="16"/>
      </w:r>
      <w:r>
        <w:rPr>
          <w:rFonts w:hint="eastAsia" w:ascii="宋体" w:hAnsi="宋体" w:eastAsia="宋体" w:cs="宋体"/>
          <w:sz w:val="24"/>
        </w:rPr>
        <w:t>将这一理论作为构建我国数字时代下证据信息说明义务的程序法基础具有法理正当性与制度契合性。</w:t>
      </w:r>
    </w:p>
    <w:p w14:paraId="467876B6">
      <w:pPr>
        <w:widowControl/>
        <w:spacing w:line="360" w:lineRule="auto"/>
        <w:ind w:firstLine="480" w:firstLineChars="200"/>
        <w:jc w:val="left"/>
        <w:rPr>
          <w:sz w:val="24"/>
        </w:rPr>
      </w:pPr>
      <w:r>
        <w:rPr>
          <w:rFonts w:hint="eastAsia" w:ascii="宋体" w:hAnsi="宋体" w:eastAsia="宋体" w:cs="宋体"/>
          <w:color w:val="0F1115"/>
          <w:sz w:val="24"/>
          <w:shd w:val="clear" w:color="auto" w:fill="FFFFFF"/>
        </w:rPr>
        <w:t>首先，事案解明义务在性质上与我国以辩论原则为基础的诉讼构造具有兼容性。该义务并非对既有诉讼框架的否定，而是在坚持辩论原则和既有证明责任分配规则的前提下，所作的一种</w:t>
      </w:r>
      <w:r>
        <w:rPr>
          <w:rStyle w:val="11"/>
          <w:rFonts w:hint="eastAsia" w:ascii="宋体" w:hAnsi="宋体" w:eastAsia="宋体" w:cs="宋体"/>
          <w:b w:val="0"/>
          <w:color w:val="0F1115"/>
          <w:sz w:val="24"/>
          <w:shd w:val="clear" w:color="auto" w:fill="FFFFFF"/>
        </w:rPr>
        <w:t>例外性与补充性</w:t>
      </w:r>
      <w:r>
        <w:rPr>
          <w:rFonts w:hint="eastAsia" w:ascii="宋体" w:hAnsi="宋体" w:eastAsia="宋体" w:cs="宋体"/>
          <w:color w:val="0F1115"/>
          <w:sz w:val="24"/>
          <w:shd w:val="clear" w:color="auto" w:fill="FFFFFF"/>
        </w:rPr>
        <w:t>的程序安排。其主要作用层面在于</w:t>
      </w:r>
      <w:r>
        <w:rPr>
          <w:rStyle w:val="11"/>
          <w:rFonts w:hint="eastAsia" w:ascii="宋体" w:hAnsi="宋体" w:eastAsia="宋体" w:cs="宋体"/>
          <w:b w:val="0"/>
          <w:color w:val="0F1115"/>
          <w:sz w:val="24"/>
          <w:shd w:val="clear" w:color="auto" w:fill="FFFFFF"/>
        </w:rPr>
        <w:t>主观证明责任</w:t>
      </w:r>
      <w:r>
        <w:rPr>
          <w:rFonts w:hint="eastAsia" w:ascii="宋体" w:hAnsi="宋体" w:eastAsia="宋体" w:cs="宋体"/>
          <w:color w:val="0F1115"/>
          <w:sz w:val="24"/>
          <w:shd w:val="clear" w:color="auto" w:fill="FFFFFF"/>
        </w:rPr>
        <w:t>，通过在证据结构性偏在等特定情形下，调整当事人提供证据的行为负担，以矫正诉讼攻防失衡。且相较于“表见证明”、“证明标准降低”等旨在直接降低证明难度或介入心证形成的策略，事案解明义务在方法论上具有独特优势。它被主要界定为一项程序法上的诉讼协力义务，其规范重心在于设定当事人的程序协作行为，而非直接指示法官如何形成心证。考虑到我国司法实践对法官自由心证可能秉持的审慎态度，这种不直接触及自由心证核心领域、侧重于明确和强化当事人程序性协作义务的制度设计，在实践中可能更具可接受性与适用空间。</w:t>
      </w:r>
      <w:r>
        <w:rPr>
          <w:rStyle w:val="13"/>
          <w:rFonts w:hint="eastAsia" w:ascii="宋体" w:hAnsi="宋体" w:eastAsia="宋体" w:cs="宋体"/>
          <w:sz w:val="24"/>
        </w:rPr>
        <w:footnoteReference w:id="17"/>
      </w:r>
    </w:p>
    <w:p w14:paraId="7ACD2B62">
      <w:pPr>
        <w:widowControl/>
        <w:spacing w:line="360" w:lineRule="auto"/>
        <w:ind w:firstLine="480" w:firstLineChars="200"/>
        <w:jc w:val="left"/>
        <w:rPr>
          <w:sz w:val="24"/>
        </w:rPr>
      </w:pPr>
      <w:r>
        <w:rPr>
          <w:rFonts w:hint="eastAsia" w:ascii="宋体" w:hAnsi="宋体" w:eastAsia="宋体" w:cs="宋体"/>
          <w:sz w:val="24"/>
        </w:rPr>
        <w:t>其次，从适用场域来看，事案解明义务与涉算法民事纠纷具有天然亲近性。该义务的传统适用场域，如知识产权侵权、环境公害、医疗纠纷等，均以证据高度集中于一方（通常为被告）、且涉及复杂专业知识为特征。涉算法民事纠纷承继并扩大了前述特征：证据（算法逻辑、底层数据）由运营者单方控制，且技术壁垒极高。我国司法实践在应对知识产权等现代型诉讼中的证明困难时，已尝试运用“书证提出命令”“举证责任转移”等程序工具，以缓解原告的举证压力。例如，在“新思科技与武汉芯动科技软件著作权案”中，最高人民法院指出，在原告初步证明“接触可能性”与“实质性相似”后，举证责任可转移至被诉侵权人。此类做法的制度功能与内在逻辑，已与事案解明义务中“要求证据持有方在具备期待可能性的情况下，协助澄清事实”的理念高度相通。法官在运用这些策略时，实质上已在不同程度上接近或采纳了事案解明义务所蕴含的“协作解明”“武器平等”等程序法理，对该思维模式并不陌生。</w:t>
      </w:r>
      <w:r>
        <w:rPr>
          <w:rStyle w:val="13"/>
          <w:rFonts w:hint="eastAsia" w:ascii="宋体" w:hAnsi="宋体" w:eastAsia="宋体" w:cs="宋体"/>
          <w:sz w:val="24"/>
        </w:rPr>
        <w:footnoteReference w:id="18"/>
      </w:r>
      <w:r>
        <w:rPr>
          <w:rFonts w:hint="eastAsia" w:ascii="宋体" w:hAnsi="宋体" w:eastAsia="宋体" w:cs="宋体"/>
          <w:sz w:val="24"/>
        </w:rPr>
        <w:t>更重要的是，随着理论探讨与案例积累的深入，学界与实务界逐渐认识到，相较于在主观证明责任框架内进行“动态配置”或依赖零散的“初步证明”规则，事案解明义务作为一种独立的程序性义务建构，具有更清晰的行为规范性、更系统的要件效果结构，以及更能体现程序协作理念的理论优势。它能够为法官在</w:t>
      </w:r>
      <w:r>
        <w:rPr>
          <w:rFonts w:hint="eastAsia" w:ascii="宋体" w:hAnsi="宋体" w:eastAsia="宋体" w:cs="宋体"/>
          <w:color w:val="auto"/>
          <w:sz w:val="24"/>
          <w:u w:val="none"/>
        </w:rPr>
        <w:t>涉算法民事纠纷等新型复杂案件</w:t>
      </w:r>
      <w:r>
        <w:rPr>
          <w:rFonts w:hint="eastAsia" w:ascii="宋体" w:hAnsi="宋体" w:eastAsia="宋体" w:cs="宋体"/>
          <w:sz w:val="24"/>
        </w:rPr>
        <w:t>中分配举证负担、设定说明责任提供更为融贯且有力的法理依据，避免传统理论在解释“为何转移”“转移程度”“违反后果”等问题上的模糊与断裂。</w:t>
      </w:r>
      <w:r>
        <w:rPr>
          <w:rStyle w:val="13"/>
          <w:rFonts w:hint="eastAsia" w:ascii="宋体" w:hAnsi="宋体" w:eastAsia="宋体" w:cs="宋体"/>
          <w:sz w:val="24"/>
        </w:rPr>
        <w:footnoteReference w:id="19"/>
      </w:r>
      <w:r>
        <w:rPr>
          <w:rFonts w:hint="eastAsia" w:ascii="宋体" w:hAnsi="宋体" w:eastAsia="宋体" w:cs="宋体"/>
          <w:sz w:val="24"/>
        </w:rPr>
        <w:t>因此，在涉算法民事纠纷诉讼中确立以事案解明义务为理论基础的证据信息说明义务，可视为将已在其他现代型诉讼中被验证有效的事案解明理念，延伸适用于具有相同证据结构特征的新兴纠纷领域，具备实践认知上的连续性与合理性。</w:t>
      </w:r>
    </w:p>
    <w:p w14:paraId="40E6C249">
      <w:pPr>
        <w:widowControl/>
        <w:spacing w:line="360" w:lineRule="auto"/>
        <w:ind w:firstLine="480" w:firstLineChars="200"/>
        <w:jc w:val="left"/>
        <w:rPr>
          <w:sz w:val="24"/>
        </w:rPr>
      </w:pPr>
      <w:r>
        <w:rPr>
          <w:rFonts w:hint="eastAsia" w:ascii="宋体" w:hAnsi="宋体" w:eastAsia="宋体" w:cs="宋体"/>
          <w:sz w:val="24"/>
        </w:rPr>
        <w:t>再次，从适用要件来看，成熟的理论框架可确保义务的审慎与限定性适用。事案解明义务的启动通常遵循严格要件：其一是证据偏在性，即关键事实或证据由一方当事人实际控制或支配；其二是主张具体化，指负有证明责任的一方已就权利主张进行初步且具体的说明，使请求具备合理依据；其三是期待可能性，意味着要求对方解明事实不应构成过重负担或显失公平。这些要件共同构成一套约束机制，旨在限定义务的适用场景，防止将其泛化为一般性的释明义务。</w:t>
      </w:r>
      <w:r>
        <w:rPr>
          <w:rStyle w:val="13"/>
          <w:rFonts w:hint="eastAsia" w:ascii="宋体" w:hAnsi="宋体" w:eastAsia="宋体" w:cs="宋体"/>
          <w:sz w:val="24"/>
        </w:rPr>
        <w:footnoteReference w:id="20"/>
      </w:r>
      <w:r>
        <w:rPr>
          <w:rFonts w:hint="eastAsia" w:ascii="宋体" w:hAnsi="宋体" w:eastAsia="宋体" w:cs="宋体"/>
          <w:sz w:val="24"/>
        </w:rPr>
        <w:t>在诉讼中，这些要件可转化为对“技术黑箱”是否存在、原告是否已指明算法可疑环节、以及要求平台披露是否会损及核心商业秘密等的审查，从而实现技术说明与必要的保密之间的平衡。</w:t>
      </w:r>
    </w:p>
    <w:p w14:paraId="227A48B5">
      <w:pPr>
        <w:widowControl/>
        <w:spacing w:line="360" w:lineRule="auto"/>
        <w:ind w:firstLine="480" w:firstLineChars="200"/>
        <w:jc w:val="left"/>
        <w:rPr>
          <w:sz w:val="24"/>
        </w:rPr>
      </w:pPr>
      <w:r>
        <w:rPr>
          <w:rFonts w:hint="eastAsia" w:ascii="宋体" w:hAnsi="宋体" w:eastAsia="宋体" w:cs="宋体"/>
          <w:sz w:val="24"/>
        </w:rPr>
        <w:t>最后，从制度衔接来看，该义务可与我国现行民事诉讼规范实现低成本融合。 我国《民事诉讼法》及司法解释中已蕴含事案解明义务的零散元素，如文书提出命令、证明妨碍规则等。证据信息说明义务，可被视为对这些现有制度的内涵深化与功能拓展，即在要求提交证据载体的基础上，进一步明确对载体背后技术原理的“说明”义务。</w:t>
      </w:r>
      <w:r>
        <w:rPr>
          <w:rStyle w:val="13"/>
          <w:rFonts w:hint="eastAsia" w:ascii="宋体" w:hAnsi="宋体" w:eastAsia="宋体" w:cs="宋体"/>
          <w:sz w:val="24"/>
        </w:rPr>
        <w:footnoteReference w:id="21"/>
      </w:r>
      <w:r>
        <w:rPr>
          <w:rFonts w:hint="eastAsia" w:ascii="宋体" w:hAnsi="宋体" w:eastAsia="宋体" w:cs="宋体"/>
          <w:sz w:val="24"/>
        </w:rPr>
        <w:t>这种建构路径无需根本性立法变革，主要通过法律解释与司法规则的细化即可推进，制度转换成本较低，且能与既有程序制裁措施（如不利推定）相衔接，具备较强的可操作性与现实基础。</w:t>
      </w:r>
    </w:p>
    <w:p w14:paraId="3DB7D5EE">
      <w:pPr>
        <w:spacing w:line="360" w:lineRule="auto"/>
        <w:ind w:firstLine="420" w:firstLineChars="200"/>
      </w:pPr>
    </w:p>
    <w:p w14:paraId="60D9FD9D">
      <w:pPr>
        <w:numPr>
          <w:ilvl w:val="255"/>
          <w:numId w:val="0"/>
        </w:numPr>
        <w:spacing w:line="360" w:lineRule="auto"/>
        <w:ind w:firstLine="0" w:firstLineChars="0"/>
        <w:jc w:val="left"/>
        <w:rPr>
          <w:rFonts w:hint="eastAsia" w:ascii="宋体" w:hAnsi="宋体" w:eastAsia="宋体" w:cs="宋体"/>
          <w:b w:val="0"/>
          <w:bCs w:val="0"/>
          <w:sz w:val="24"/>
        </w:rPr>
      </w:pPr>
      <w:r>
        <w:rPr>
          <w:rFonts w:hint="eastAsia" w:ascii="宋体" w:hAnsi="宋体" w:eastAsia="宋体" w:cs="宋体"/>
          <w:b w:val="0"/>
          <w:bCs w:val="0"/>
          <w:sz w:val="24"/>
        </w:rPr>
        <w:t>五、数字时代下算法证据证据信息说明义务的构建路径</w:t>
      </w:r>
    </w:p>
    <w:p w14:paraId="6BAC97A9">
      <w:pPr>
        <w:spacing w:line="360" w:lineRule="auto"/>
        <w:ind w:firstLine="480" w:firstLineChars="200"/>
        <w:jc w:val="left"/>
        <w:rPr>
          <w:rFonts w:hint="eastAsia" w:ascii="宋体" w:hAnsi="宋体" w:eastAsia="宋体" w:cs="宋体"/>
          <w:b w:val="0"/>
          <w:bCs w:val="0"/>
          <w:sz w:val="24"/>
        </w:rPr>
      </w:pPr>
      <w:r>
        <w:rPr>
          <w:rFonts w:hint="eastAsia" w:ascii="宋体" w:hAnsi="宋体" w:eastAsia="宋体" w:cs="宋体"/>
          <w:b w:val="0"/>
          <w:bCs w:val="0"/>
          <w:sz w:val="24"/>
        </w:rPr>
        <w:t>（一）确定证据信息说明义务的适用对象</w:t>
      </w:r>
    </w:p>
    <w:p w14:paraId="23B8319E">
      <w:pPr>
        <w:spacing w:line="360" w:lineRule="auto"/>
        <w:ind w:firstLine="480" w:firstLineChars="200"/>
        <w:jc w:val="left"/>
        <w:rPr>
          <w:rFonts w:hint="eastAsia" w:ascii="宋体" w:hAnsi="宋体" w:eastAsia="宋体" w:cs="宋体"/>
          <w:b w:val="0"/>
          <w:bCs w:val="0"/>
          <w:sz w:val="24"/>
        </w:rPr>
      </w:pPr>
      <w:r>
        <w:rPr>
          <w:rFonts w:hint="eastAsia" w:ascii="宋体" w:hAnsi="宋体" w:eastAsia="宋体" w:cs="宋体"/>
          <w:b w:val="0"/>
          <w:bCs w:val="0"/>
          <w:sz w:val="24"/>
        </w:rPr>
        <w:t>立足于大陆法系民事诉讼基础原理与诉讼构造，数字时代下我国民事诉讼制度中所确立的证据信息说明义务，构成对辩论原则的例外补充，该义务的适用对象应具有严格的指向性，即以算法证据为代表的，具有证据偏在性与技术复杂性的新型证据形态。</w:t>
      </w:r>
    </w:p>
    <w:p w14:paraId="3E56025B">
      <w:pPr>
        <w:spacing w:line="360" w:lineRule="auto"/>
        <w:ind w:firstLine="480" w:firstLineChars="200"/>
        <w:jc w:val="left"/>
        <w:rPr>
          <w:rFonts w:hint="eastAsia" w:ascii="宋体" w:hAnsi="宋体" w:eastAsia="宋体" w:cs="宋体"/>
          <w:b w:val="0"/>
          <w:bCs w:val="0"/>
          <w:sz w:val="24"/>
        </w:rPr>
      </w:pPr>
      <w:r>
        <w:rPr>
          <w:rFonts w:hint="eastAsia" w:ascii="宋体" w:hAnsi="宋体" w:eastAsia="宋体" w:cs="宋体"/>
          <w:b w:val="0"/>
          <w:bCs w:val="0"/>
          <w:sz w:val="24"/>
        </w:rPr>
        <w:t>依照学界定义，算法证据，本质上通过大数据算法软件、编码或者程序等技术规则来证明案件事实的材料，</w:t>
      </w:r>
      <w:r>
        <w:rPr>
          <w:rStyle w:val="13"/>
          <w:rFonts w:hint="eastAsia" w:ascii="宋体" w:hAnsi="宋体" w:eastAsia="宋体" w:cs="宋体"/>
          <w:b w:val="0"/>
          <w:bCs w:val="0"/>
          <w:color w:val="auto"/>
          <w:sz w:val="24"/>
        </w:rPr>
        <w:footnoteReference w:id="22"/>
      </w:r>
      <w:r>
        <w:rPr>
          <w:rFonts w:hint="eastAsia" w:ascii="宋体" w:hAnsi="宋体" w:eastAsia="宋体" w:cs="宋体"/>
          <w:b w:val="0"/>
          <w:bCs w:val="0"/>
          <w:sz w:val="24"/>
        </w:rPr>
        <w:t>其生成依托于算法技术与海量数据集。其中，算法使其具有显著的主观色彩，这种主观又包含了人为的意志和机器的“意志”。一方面，算法是一种特定化的行为工具，是一系列技术规则的集合与表达。当行为人通过设计并使用特定化的算法去实施具体行为时，这种算法就在一定程度上隐含了行为人 （自然人或法人）的主观目的和意志。</w:t>
      </w:r>
      <w:r>
        <w:rPr>
          <w:rStyle w:val="13"/>
          <w:rFonts w:hint="eastAsia" w:ascii="宋体" w:hAnsi="宋体" w:eastAsia="宋体" w:cs="宋体"/>
          <w:b w:val="0"/>
          <w:bCs w:val="0"/>
          <w:color w:val="auto"/>
          <w:sz w:val="24"/>
        </w:rPr>
        <w:footnoteReference w:id="23"/>
      </w:r>
      <w:r>
        <w:rPr>
          <w:rFonts w:hint="eastAsia" w:ascii="宋体" w:hAnsi="宋体" w:eastAsia="宋体" w:cs="宋体"/>
          <w:b w:val="0"/>
          <w:bCs w:val="0"/>
          <w:sz w:val="24"/>
        </w:rPr>
        <w:t>同时，在机器学习与深度学习技术的介入下，算法的自动化决策机制可能超越设计者的原有意志，呈现某种具有自主性的机器意见。</w:t>
      </w:r>
      <w:r>
        <w:rPr>
          <w:rStyle w:val="13"/>
          <w:rFonts w:hint="eastAsia" w:ascii="宋体" w:hAnsi="宋体" w:eastAsia="宋体" w:cs="宋体"/>
          <w:b w:val="0"/>
          <w:bCs w:val="0"/>
          <w:color w:val="auto"/>
          <w:sz w:val="24"/>
        </w:rPr>
        <w:footnoteReference w:id="24"/>
      </w:r>
      <w:r>
        <w:rPr>
          <w:rFonts w:hint="eastAsia" w:ascii="宋体" w:hAnsi="宋体" w:eastAsia="宋体" w:cs="宋体"/>
          <w:b w:val="0"/>
          <w:bCs w:val="0"/>
          <w:sz w:val="24"/>
        </w:rPr>
        <w:t>另一方面，海量数据集又赋予算法证据以电子数据的客观属性。在算法与数据的共同作用下，算法证据呈现出复合的证据属性，这致使其与我国现行证据种类存在一定程度的冲突。我国民事诉讼法在证据种类法定主义下确立了八种法定证据类型，主要以证据的“性质与特征”作为分类标准。如书证以文字、符号等形式表达思想内容，物证则以其物理属性证明案件事实，二者在本质上存在“思想内容”与“物理属性”的区分。这一分类标准不仅明确了各类证据的归属，也为构建类型化、差异化的证据规则提供了参照。</w:t>
      </w:r>
      <w:r>
        <w:rPr>
          <w:rFonts w:hint="eastAsia" w:ascii="宋体" w:hAnsi="宋体" w:eastAsia="宋体" w:cs="宋体"/>
          <w:b w:val="0"/>
          <w:bCs w:val="0"/>
          <w:color w:val="0F1115"/>
          <w:sz w:val="24"/>
          <w:szCs w:val="24"/>
          <w:shd w:val="clear" w:color="auto" w:fill="FFFFFF"/>
        </w:rPr>
        <w:t>然而，算法证据的复合属性使其难以被简单归入任一单一证据类型，进而导致现行分类下的证据规则难以适用。</w:t>
      </w:r>
      <w:r>
        <w:rPr>
          <w:rFonts w:hint="eastAsia" w:ascii="宋体" w:hAnsi="宋体" w:eastAsia="宋体" w:cs="宋体"/>
          <w:b w:val="0"/>
          <w:bCs w:val="0"/>
          <w:sz w:val="24"/>
        </w:rPr>
        <w:t>以电子数据与鉴定意见两种最为接近的证据类型为例，现行电子数据审查规则侧重数据本身的静态完整性、真实性与提取合法性，却难以应对算法证据中海量数据的动态生成过程及其生成机制的自主性。</w:t>
      </w:r>
      <w:r>
        <w:rPr>
          <w:rStyle w:val="13"/>
          <w:rFonts w:hint="eastAsia" w:ascii="宋体" w:hAnsi="宋体" w:eastAsia="宋体" w:cs="宋体"/>
          <w:b w:val="0"/>
          <w:bCs w:val="0"/>
          <w:sz w:val="24"/>
        </w:rPr>
        <w:footnoteReference w:id="25"/>
      </w:r>
      <w:r>
        <w:rPr>
          <w:rFonts w:hint="eastAsia" w:ascii="宋体" w:hAnsi="宋体" w:eastAsia="宋体" w:cs="宋体"/>
          <w:b w:val="0"/>
          <w:bCs w:val="0"/>
          <w:sz w:val="24"/>
        </w:rPr>
        <w:t>鉴定意见则是由具备专门知识的人类专家基于科学方法作出的主观判断，其核心在于“人的认知”，审查重点相应集中于鉴定人资质、方法科学性及推理可靠性，并可通过当庭质询鉴定人的方式予以检验。</w:t>
      </w:r>
      <w:r>
        <w:rPr>
          <w:rStyle w:val="13"/>
          <w:rFonts w:hint="eastAsia" w:ascii="宋体" w:hAnsi="宋体" w:eastAsia="宋体" w:cs="宋体"/>
          <w:b w:val="0"/>
          <w:bCs w:val="0"/>
          <w:sz w:val="24"/>
        </w:rPr>
        <w:footnoteReference w:id="26"/>
      </w:r>
      <w:r>
        <w:rPr>
          <w:rFonts w:hint="eastAsia" w:ascii="宋体" w:hAnsi="宋体" w:eastAsia="宋体" w:cs="宋体"/>
          <w:b w:val="0"/>
          <w:bCs w:val="0"/>
          <w:sz w:val="24"/>
        </w:rPr>
        <w:t>相比之下，算法证据是由机器依据算法模型与海量数据自动生成的“机器意见”，其形成并不依赖人类实时的认知活动，其可靠性主要取决于算法设计、数据质量及训练过程的合理性。这一特点决定了对算法证据的审查无法通过直接询问自然人来实现，而必须深入探究机器内部的技术逻辑，包括算法设计是否公平、数据是否存在偏见、模型是否具备可解释性等。</w:t>
      </w:r>
    </w:p>
    <w:p w14:paraId="00513E83">
      <w:pPr>
        <w:spacing w:line="360" w:lineRule="auto"/>
        <w:ind w:firstLine="480" w:firstLineChars="200"/>
        <w:jc w:val="left"/>
        <w:rPr>
          <w:rFonts w:hint="eastAsia" w:ascii="宋体" w:hAnsi="宋体" w:eastAsia="宋体" w:cs="宋体"/>
          <w:b w:val="0"/>
          <w:bCs w:val="0"/>
          <w:sz w:val="24"/>
        </w:rPr>
      </w:pPr>
      <w:r>
        <w:rPr>
          <w:rFonts w:hint="eastAsia" w:ascii="宋体" w:hAnsi="宋体" w:eastAsia="宋体" w:cs="宋体"/>
          <w:b w:val="0"/>
          <w:bCs w:val="0"/>
          <w:sz w:val="24"/>
        </w:rPr>
        <w:t>综上，算法证据在技术原理、证据属性及审查方法等方面与传统证据存在显著差异，现有证据规则难以直接适用。在此情况下，法官既缺乏相关的专业知识，又缺少有效的法律规范指引，因而在证据审查过程中不得不更依赖于当事人的说明与配合。也因如此，针对此类证据适用证据信息说明义务具有现实必要性。</w:t>
      </w:r>
    </w:p>
    <w:p w14:paraId="643A563E">
      <w:pPr>
        <w:numPr>
          <w:ins w:id="0" w:author="作者" w:date=""/>
        </w:numPr>
        <w:spacing w:line="360" w:lineRule="auto"/>
        <w:ind w:firstLine="482" w:firstLineChars="200"/>
        <w:jc w:val="left"/>
        <w:rPr>
          <w:b/>
          <w:bCs/>
          <w:sz w:val="24"/>
        </w:rPr>
      </w:pPr>
    </w:p>
    <w:p w14:paraId="35186D1F">
      <w:pPr>
        <w:spacing w:line="360" w:lineRule="auto"/>
        <w:ind w:firstLine="480" w:firstLineChars="200"/>
        <w:rPr>
          <w:rFonts w:hint="eastAsia" w:ascii="宋体" w:hAnsi="宋体" w:eastAsia="宋体" w:cs="宋体"/>
          <w:sz w:val="24"/>
        </w:rPr>
      </w:pPr>
      <w:r>
        <w:rPr>
          <w:rFonts w:hint="eastAsia" w:ascii="宋体" w:hAnsi="宋体" w:eastAsia="宋体" w:cs="宋体"/>
          <w:sz w:val="24"/>
        </w:rPr>
        <w:t>（二）明确证据信息说明义务的适用标准</w:t>
      </w:r>
    </w:p>
    <w:p w14:paraId="1C6F6841">
      <w:pPr>
        <w:spacing w:line="360" w:lineRule="auto"/>
        <w:ind w:firstLine="480" w:firstLineChars="200"/>
        <w:rPr>
          <w:rFonts w:hint="eastAsia" w:ascii="宋体" w:hAnsi="宋体" w:eastAsia="宋体" w:cs="宋体"/>
          <w:sz w:val="24"/>
        </w:rPr>
      </w:pPr>
      <w:r>
        <w:rPr>
          <w:rFonts w:hint="eastAsia" w:ascii="宋体" w:hAnsi="宋体" w:eastAsia="宋体" w:cs="宋体"/>
          <w:sz w:val="24"/>
        </w:rPr>
        <w:t>数字时代下所确立的算法证据证据信息说明义务，本质上是在坚持辩论主义基础上，以事案解明义务为理论基础而设立的特殊程序机制。为确保该义务不被滥用，必须对其产生条件与说明标准进行精确界定。</w:t>
      </w:r>
    </w:p>
    <w:p w14:paraId="0A23343F">
      <w:pPr>
        <w:spacing w:line="360" w:lineRule="auto"/>
        <w:ind w:firstLine="480" w:firstLineChars="200"/>
        <w:rPr>
          <w:rFonts w:hint="eastAsia" w:ascii="宋体" w:hAnsi="宋体" w:eastAsia="宋体" w:cs="宋体"/>
          <w:sz w:val="24"/>
        </w:rPr>
      </w:pPr>
      <w:r>
        <w:rPr>
          <w:rFonts w:hint="eastAsia" w:ascii="宋体" w:hAnsi="宋体" w:eastAsia="宋体" w:cs="宋体"/>
          <w:sz w:val="24"/>
        </w:rPr>
        <w:t>1.义务启动的双重标准</w:t>
      </w:r>
    </w:p>
    <w:p w14:paraId="35A25B8C">
      <w:pPr>
        <w:spacing w:line="360" w:lineRule="auto"/>
        <w:ind w:firstLine="480" w:firstLineChars="200"/>
        <w:rPr>
          <w:rFonts w:hint="eastAsia" w:ascii="宋体" w:hAnsi="宋体" w:eastAsia="宋体" w:cs="宋体"/>
          <w:sz w:val="24"/>
        </w:rPr>
      </w:pPr>
      <w:r>
        <w:rPr>
          <w:rFonts w:hint="eastAsia" w:ascii="宋体" w:hAnsi="宋体" w:eastAsia="宋体" w:cs="宋体"/>
          <w:sz w:val="24"/>
        </w:rPr>
        <w:t>信息说明义务在满足以下两种情形时会产生，其一，存在结构性技术偏在。即案件的关键证据（如核心算法、训练数据、决策模型等）由一方当事人实质控制，且因其技术复杂性与不透明性，构成了对方当事人难以逾越的“技术黑箱”，导致举证方客观上陷入举证困境。其二，涉及重大法律保护利益，即所请求说明的证据信息对认定关键案件事实具有不可替代的作用，既包括涉及重大实体权益的情形，也包括关乎重大程序利益、可能影响诉讼武器平等原则实现的情形。此要件不仅包括涉及不特定多数人利益的公共案件（如算法歧视、平台垄断），也涵盖虽发生于平等商事主体间（如平台与平台），但争议结果对市场秩序、技术标准或公共利益有重大影响的纠纷。</w:t>
      </w:r>
    </w:p>
    <w:p w14:paraId="22AE2F8C">
      <w:pPr>
        <w:spacing w:line="360" w:lineRule="auto"/>
        <w:ind w:firstLine="480" w:firstLineChars="200"/>
        <w:rPr>
          <w:rFonts w:hint="eastAsia" w:ascii="宋体" w:hAnsi="宋体" w:eastAsia="宋体" w:cs="宋体"/>
          <w:sz w:val="24"/>
        </w:rPr>
      </w:pPr>
      <w:r>
        <w:rPr>
          <w:rFonts w:hint="eastAsia" w:ascii="宋体" w:hAnsi="宋体" w:eastAsia="宋体" w:cs="宋体"/>
          <w:sz w:val="24"/>
        </w:rPr>
        <w:t>2.义务履行的分层机制</w:t>
      </w:r>
    </w:p>
    <w:p w14:paraId="53C0A1B5">
      <w:pPr>
        <w:spacing w:line="360" w:lineRule="auto"/>
        <w:ind w:firstLine="480" w:firstLineChars="200"/>
        <w:rPr>
          <w:rFonts w:hint="eastAsia" w:ascii="宋体" w:hAnsi="宋体" w:eastAsia="宋体" w:cs="宋体"/>
          <w:sz w:val="24"/>
        </w:rPr>
      </w:pPr>
      <w:r>
        <w:rPr>
          <w:rFonts w:hint="eastAsia" w:ascii="宋体" w:hAnsi="宋体" w:eastAsia="宋体" w:cs="宋体"/>
          <w:sz w:val="24"/>
        </w:rPr>
        <w:t>说明义务的履行不应是“全有或全无”的二元选择，而应根据诉讼需求和比例原则，设计由浅入深、循序渐进的层次化要求。第一阶段为结果说明义务，要求控制方对算法或数据处理的输出结果及其依据进行解释；第二阶段为逻辑说明义务，在结果说明存在疑点时，进一步要求揭示技术系统的基本原理、关键参数与决策逻辑；第三阶段为协助验证义务，即当技术原理的说明仍不足以消除合理怀疑，且该事实对案件审理具有关键影响时，控制方负有在法院主导下提供必要协助的义务，以确保验证得以实现。此种协助并非证明责任的转移，而是事案解明义务的具体化体现。其实现形式可为以下：（1）提供验证环境。在确保商业秘密的前提下，为法庭指定的中立专家或对方专家提供一个隔离的、可运行的技术环境（如沙盒环境），以便对特定输入条件下的输出进行结果重现；（2）进行技术演示。应法庭要求，对算法的特定模块或数据处理流程进行非核心代码的可视化演示，以阐明其工作机制；（3）配合司法鉴定。此时，申请鉴定的责任仍在负有证明责任的一方当事人或由法院依职权启动，但证据控制方必须履行协作义务，如提供必要的技术接口、非核心的辅助文档或基础数据，不得无故拒绝或阻碍。需要特别强调的是，协助验证义务并非是对举证责任分配的变更或替代，申请鉴定的程序启动责任及待证事实的证明责任仍严格遵循民事诉讼法的一般规则。协助验证义务的核心功能在于，在坚持证明责任法定原则的前提下，通过消除技术壁垒来保障证明责任制度在诉讼中的实质有效运作。</w:t>
      </w:r>
    </w:p>
    <w:p w14:paraId="322FB789">
      <w:pPr>
        <w:spacing w:line="360" w:lineRule="auto"/>
        <w:ind w:firstLine="480" w:firstLineChars="200"/>
        <w:rPr>
          <w:rFonts w:hint="eastAsia" w:ascii="宋体" w:hAnsi="宋体" w:eastAsia="宋体" w:cs="宋体"/>
          <w:sz w:val="24"/>
        </w:rPr>
      </w:pPr>
    </w:p>
    <w:p w14:paraId="5E687557">
      <w:pPr>
        <w:spacing w:line="360" w:lineRule="auto"/>
        <w:ind w:firstLine="480" w:firstLineChars="200"/>
        <w:rPr>
          <w:rFonts w:hint="eastAsia" w:ascii="宋体" w:hAnsi="宋体" w:eastAsia="宋体" w:cs="宋体"/>
          <w:sz w:val="24"/>
        </w:rPr>
      </w:pPr>
      <w:r>
        <w:rPr>
          <w:rFonts w:hint="eastAsia" w:ascii="宋体" w:hAnsi="宋体" w:eastAsia="宋体" w:cs="宋体"/>
          <w:sz w:val="24"/>
        </w:rPr>
        <w:t>（三）完善证据信息说明义务的制度载体</w:t>
      </w:r>
    </w:p>
    <w:p w14:paraId="495C8296">
      <w:pPr>
        <w:spacing w:line="360" w:lineRule="auto"/>
        <w:ind w:firstLine="480" w:firstLineChars="200"/>
        <w:rPr>
          <w:rFonts w:hint="eastAsia" w:ascii="宋体" w:hAnsi="宋体" w:eastAsia="宋体" w:cs="宋体"/>
          <w:sz w:val="24"/>
        </w:rPr>
      </w:pPr>
      <w:r>
        <w:rPr>
          <w:rFonts w:hint="eastAsia" w:ascii="宋体" w:hAnsi="宋体" w:eastAsia="宋体" w:cs="宋体"/>
          <w:sz w:val="24"/>
        </w:rPr>
        <w:t>在明确信息说明义务的正当性基础与适用标准后，需要将其实体化为具体的制度安排。基于制度改革的可行性与稳定性考量，应当在我国现有证据调查体系基础上进行完善，构建以文书提出命令为核心、证据交换制度为补充的制度载体。</w:t>
      </w:r>
    </w:p>
    <w:p w14:paraId="74B75E4A">
      <w:pPr>
        <w:spacing w:line="360" w:lineRule="auto"/>
        <w:ind w:firstLine="480" w:firstLineChars="200"/>
        <w:rPr>
          <w:rFonts w:hint="eastAsia" w:ascii="宋体" w:hAnsi="宋体" w:eastAsia="宋体" w:cs="宋体"/>
          <w:sz w:val="24"/>
        </w:rPr>
      </w:pPr>
      <w:r>
        <w:rPr>
          <w:rFonts w:hint="eastAsia" w:ascii="宋体" w:hAnsi="宋体" w:eastAsia="宋体" w:cs="宋体"/>
          <w:sz w:val="24"/>
        </w:rPr>
        <w:t>首先，应当以文书提出命令作为信息说明义务的主要制度载体。该制度在启动条件和程序性制裁后果方面与证据信息说明义务高度契合：其严格的申请条件可防止权利滥用，而证明妨碍规则则为义务履行提供保障。</w:t>
      </w:r>
      <w:r>
        <w:rPr>
          <w:rStyle w:val="13"/>
          <w:rFonts w:hint="eastAsia" w:ascii="宋体" w:hAnsi="宋体" w:eastAsia="宋体" w:cs="宋体"/>
          <w:sz w:val="24"/>
        </w:rPr>
        <w:footnoteReference w:id="27"/>
      </w:r>
      <w:r>
        <w:rPr>
          <w:rFonts w:hint="eastAsia" w:ascii="宋体" w:hAnsi="宋体" w:eastAsia="宋体" w:cs="宋体"/>
          <w:sz w:val="24"/>
        </w:rPr>
        <w:t>具体完善路径包括：通过司法解释将算法、数据模型等技术证据纳入客体范畴，同时在保留证据载体提交要求的基础上，增加实质性信息说明义务，使文书提出命令从传统的“载体交付”机制转型为兼具“信息说明”功能的新型证据收集工具。</w:t>
      </w:r>
    </w:p>
    <w:p w14:paraId="3B65A8EE">
      <w:pPr>
        <w:spacing w:line="360" w:lineRule="auto"/>
        <w:ind w:firstLine="480" w:firstLineChars="200"/>
        <w:rPr>
          <w:rFonts w:hint="eastAsia" w:ascii="宋体" w:hAnsi="宋体" w:eastAsia="宋体" w:cs="宋体"/>
          <w:sz w:val="24"/>
        </w:rPr>
      </w:pPr>
      <w:r>
        <w:rPr>
          <w:rFonts w:hint="eastAsia" w:ascii="宋体" w:hAnsi="宋体" w:eastAsia="宋体" w:cs="宋体"/>
          <w:sz w:val="24"/>
        </w:rPr>
        <w:t>其次，应当充分发挥证据交换制度的补充功能。证据交换作为既存的制度平台，在实现信息分阶说明方面具有独特优势。应当强化其在诉讼中的实质性功能：在法院主持的审前证据交换程序中，将技术信息的阶梯式说明纳入交换内容，要求控制方依次履行结果说明、逻辑阐释等义务。这种安排既符合证据交换程序固定争点、防止证据突袭的原有定位，又能通过专业领域的早期信息说明提升后续庭审质证效率。</w:t>
      </w:r>
    </w:p>
    <w:p w14:paraId="1068D5AB">
      <w:pPr>
        <w:spacing w:line="360" w:lineRule="auto"/>
        <w:ind w:firstLine="480" w:firstLineChars="200"/>
        <w:rPr>
          <w:rFonts w:hint="eastAsia" w:ascii="宋体" w:hAnsi="宋体" w:eastAsia="宋体" w:cs="宋体"/>
          <w:sz w:val="24"/>
        </w:rPr>
      </w:pPr>
      <w:r>
        <w:rPr>
          <w:rFonts w:hint="eastAsia" w:ascii="宋体" w:hAnsi="宋体" w:eastAsia="宋体" w:cs="宋体"/>
          <w:sz w:val="24"/>
        </w:rPr>
        <w:t>这种制度完善方案还具有体系化统领的优势，具体体现在两个方面。第一，该完善方案能够起到功能发挥上的统领作用，文书提出命令以其固有的司法强制属性与成熟的证明妨碍规则，为信息说明义务提供了刚性保障，尤其确保了对高阶逻辑说明与协助验证义务的履行约束。证据交换制度则通过其灵活的程序空间，为初阶的结果说明与逻辑阐释提供了有序的对话平台，有效整合了分散的信息说明活动。二者功能互补，兼顾了义务履行的强制力与适应性。第二，该完善方案能够起到程序覆盖上的统领作用，该方案实现了从个别证据争议到全案证据整理的全程覆盖。当事人可通过文书提出命令启动针对特定技术证据的信息说明，而证据交换则承担起系统性梳理全案技术争点的功能。两种程序可相互触发：当证据交换中出现拒不履行说明义务的情形时，当事人可申请转为文书提出命令程序，实现柔性协商与刚性制约的联动。</w:t>
      </w:r>
    </w:p>
    <w:p w14:paraId="5E2B2D25">
      <w:pPr>
        <w:spacing w:line="360" w:lineRule="auto"/>
        <w:ind w:firstLine="420" w:firstLineChars="200"/>
        <w:jc w:val="left"/>
      </w:pPr>
    </w:p>
    <w:p w14:paraId="40AE0922">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（四）健全证据信息说明义务的配套保障措施</w:t>
      </w:r>
    </w:p>
    <w:p w14:paraId="6EB963AE">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证据信息说明义务的有效运行，不仅需要核心制度的构建，也依赖于一套精密、协同的配套保障机制。这些配套措施旨在平衡因信息说明可能引发的权益冲突、确保义务履行的强制性，并提升法庭对专业信息的实质审查能力，从而构成一个闭环的、能够自我实施的制度体系。</w:t>
      </w:r>
    </w:p>
    <w:p w14:paraId="22585158">
      <w:pPr>
        <w:spacing w:line="360" w:lineRule="auto"/>
        <w:ind w:firstLine="480" w:firstLineChars="200"/>
        <w:jc w:val="left"/>
        <w:rPr>
          <w:rFonts w:hint="eastAsia" w:ascii="宋体" w:hAnsi="宋体" w:eastAsia="宋体" w:cs="宋体"/>
          <w:sz w:val="24"/>
        </w:rPr>
      </w:pPr>
      <w:r>
        <w:rPr>
          <w:rFonts w:hint="eastAsia" w:ascii="宋体" w:hAnsi="宋体" w:eastAsia="宋体" w:cs="宋体"/>
          <w:sz w:val="24"/>
        </w:rPr>
        <w:t>1.信息说明与商业秘密保护的平衡处理</w:t>
      </w:r>
    </w:p>
    <w:p w14:paraId="716E5B3C">
      <w:pPr>
        <w:spacing w:line="360" w:lineRule="auto"/>
        <w:ind w:firstLine="480" w:firstLineChars="200"/>
        <w:jc w:val="left"/>
        <w:rPr>
          <w:rFonts w:hint="eastAsia" w:ascii="宋体" w:hAnsi="宋体" w:eastAsia="宋体" w:cs="宋体"/>
          <w:sz w:val="24"/>
        </w:rPr>
      </w:pPr>
      <w:r>
        <w:rPr>
          <w:rFonts w:ascii="宋体" w:hAnsi="宋体" w:eastAsia="宋体" w:cs="宋体"/>
          <w:sz w:val="24"/>
        </w:rPr>
        <w:t>算法模型、大数据分析技术等新型数字证据在诉讼中具有双重属性：它们既是查明案件事实所需</w:t>
      </w:r>
      <w:r>
        <w:rPr>
          <w:rFonts w:hint="eastAsia" w:ascii="宋体" w:hAnsi="宋体" w:eastAsia="宋体" w:cs="宋体"/>
          <w:sz w:val="24"/>
        </w:rPr>
        <w:t>说明</w:t>
      </w:r>
      <w:r>
        <w:rPr>
          <w:rFonts w:ascii="宋体" w:hAnsi="宋体" w:eastAsia="宋体" w:cs="宋体"/>
          <w:sz w:val="24"/>
        </w:rPr>
        <w:t>的关键证据，又往往是平台企业与科技公司赖以维持竞争优势的核心商业秘密。实践中</w:t>
      </w:r>
      <w:r>
        <w:rPr>
          <w:rFonts w:hint="eastAsia" w:ascii="宋体" w:hAnsi="宋体" w:eastAsia="宋体" w:cs="宋体"/>
          <w:sz w:val="24"/>
        </w:rPr>
        <w:t>也</w:t>
      </w:r>
      <w:r>
        <w:rPr>
          <w:rFonts w:ascii="宋体" w:hAnsi="宋体" w:eastAsia="宋体" w:cs="宋体"/>
          <w:sz w:val="24"/>
        </w:rPr>
        <w:t>确实存在竞争主体滥用诉权与信息</w:t>
      </w:r>
      <w:r>
        <w:rPr>
          <w:rFonts w:hint="eastAsia" w:ascii="宋体" w:hAnsi="宋体" w:eastAsia="宋体" w:cs="宋体"/>
          <w:sz w:val="24"/>
        </w:rPr>
        <w:t>说明</w:t>
      </w:r>
      <w:r>
        <w:rPr>
          <w:rFonts w:ascii="宋体" w:hAnsi="宋体" w:eastAsia="宋体" w:cs="宋体"/>
          <w:sz w:val="24"/>
        </w:rPr>
        <w:t>义务，以诉讼为名行窃取商业秘密之实的潜在风险。因此，构建完善的商业秘密防护机制，是</w:t>
      </w:r>
      <w:r>
        <w:rPr>
          <w:rFonts w:hint="eastAsia" w:ascii="宋体" w:hAnsi="宋体" w:eastAsia="宋体" w:cs="宋体"/>
          <w:sz w:val="24"/>
        </w:rPr>
        <w:t>证据</w:t>
      </w:r>
      <w:r>
        <w:rPr>
          <w:rFonts w:ascii="宋体" w:hAnsi="宋体" w:eastAsia="宋体" w:cs="宋体"/>
          <w:sz w:val="24"/>
        </w:rPr>
        <w:t>信息</w:t>
      </w:r>
      <w:r>
        <w:rPr>
          <w:rFonts w:hint="eastAsia" w:ascii="宋体" w:hAnsi="宋体" w:eastAsia="宋体" w:cs="宋体"/>
          <w:sz w:val="24"/>
        </w:rPr>
        <w:t>说明义务</w:t>
      </w:r>
      <w:r>
        <w:rPr>
          <w:rFonts w:ascii="宋体" w:hAnsi="宋体" w:eastAsia="宋体" w:cs="宋体"/>
          <w:sz w:val="24"/>
        </w:rPr>
        <w:t>得以稳健运行的前提。为实现信息</w:t>
      </w:r>
      <w:r>
        <w:rPr>
          <w:rFonts w:hint="eastAsia" w:ascii="宋体" w:hAnsi="宋体" w:eastAsia="宋体" w:cs="宋体"/>
          <w:sz w:val="24"/>
        </w:rPr>
        <w:t>说明</w:t>
      </w:r>
      <w:r>
        <w:rPr>
          <w:rFonts w:ascii="宋体" w:hAnsi="宋体" w:eastAsia="宋体" w:cs="宋体"/>
          <w:sz w:val="24"/>
        </w:rPr>
        <w:t>与商业秘密保护的平衡，需建立贯穿诉讼全程的双</w:t>
      </w:r>
      <w:r>
        <w:rPr>
          <w:rFonts w:hint="eastAsia" w:ascii="宋体" w:hAnsi="宋体" w:eastAsia="宋体" w:cs="宋体"/>
          <w:sz w:val="24"/>
        </w:rPr>
        <w:t>重</w:t>
      </w:r>
      <w:r>
        <w:rPr>
          <w:rFonts w:ascii="宋体" w:hAnsi="宋体" w:eastAsia="宋体" w:cs="宋体"/>
          <w:sz w:val="24"/>
        </w:rPr>
        <w:t>审查与保障机制。在前端，法院应对信息</w:t>
      </w:r>
      <w:r>
        <w:rPr>
          <w:rFonts w:hint="eastAsia" w:ascii="宋体" w:hAnsi="宋体" w:eastAsia="宋体" w:cs="宋体"/>
          <w:sz w:val="24"/>
        </w:rPr>
        <w:t>说明</w:t>
      </w:r>
      <w:r>
        <w:rPr>
          <w:rFonts w:ascii="宋体" w:hAnsi="宋体" w:eastAsia="宋体" w:cs="宋体"/>
          <w:sz w:val="24"/>
        </w:rPr>
        <w:t>义务的启动进行严格必要性审查，要求申请方具体说明待</w:t>
      </w:r>
      <w:r>
        <w:rPr>
          <w:rFonts w:hint="eastAsia" w:ascii="宋体" w:hAnsi="宋体" w:eastAsia="宋体" w:cs="宋体"/>
          <w:sz w:val="24"/>
        </w:rPr>
        <w:t>说明的证据</w:t>
      </w:r>
      <w:r>
        <w:rPr>
          <w:rFonts w:ascii="宋体" w:hAnsi="宋体" w:eastAsia="宋体" w:cs="宋体"/>
          <w:sz w:val="24"/>
        </w:rPr>
        <w:t>信息与案件核心争议的关联性，并初步证明该信息对其举证具有不可替代性，防止</w:t>
      </w:r>
      <w:r>
        <w:rPr>
          <w:rFonts w:hint="eastAsia" w:ascii="宋体" w:hAnsi="宋体" w:eastAsia="宋体" w:cs="宋体"/>
          <w:sz w:val="24"/>
        </w:rPr>
        <w:t>说明</w:t>
      </w:r>
      <w:r>
        <w:rPr>
          <w:rFonts w:ascii="宋体" w:hAnsi="宋体" w:eastAsia="宋体" w:cs="宋体"/>
          <w:sz w:val="24"/>
        </w:rPr>
        <w:t>范围的泛化和权利的滥用。在后端，则需构建多层次、精细化的商业秘密保护措施，可系统借鉴域外成熟经验：</w:t>
      </w:r>
      <w:r>
        <w:rPr>
          <w:rFonts w:hint="eastAsia" w:ascii="宋体" w:hAnsi="宋体" w:eastAsia="宋体" w:cs="宋体"/>
          <w:sz w:val="24"/>
        </w:rPr>
        <w:t>（1）签发保密令，明确限定接触证据信息的人员范围（如仅限于对方代理律师及双方认可的技术专家），并要求其签署具具有法律约束力的保密承诺，违者承担包括损害赔偿乃至刑事责任的制裁；（2）对于涉及极度敏感技术秘密的部分，庭审质证环节可以不公开进行。更进一步，可以采取“限制说明”机制，即要求技术控制方准备一份面向法庭与中立技术专家的、包含更详尽技术细节的完整版说明，同时提供一份面向对方当事人的、经过适当脱敏处理但保留了关键逻辑的简要版说明。此举既保障了对方的质证权，又将核心机密的风险控制在最小范围；（3）引入法庭技术机构审查机制，由法院指定的技术调查官或中立专家对原始代码、核心算法等敏感信息进行审查，并就此向法庭出具不包含具体秘密内容的综合性技术审查报告，在法官与商业秘密之间建立一道可靠的“技术防火墙”。</w:t>
      </w:r>
      <w:r>
        <w:rPr>
          <w:rStyle w:val="13"/>
          <w:rFonts w:hint="eastAsia" w:ascii="宋体" w:hAnsi="宋体" w:eastAsia="宋体" w:cs="宋体"/>
          <w:sz w:val="24"/>
        </w:rPr>
        <w:footnoteReference w:id="28"/>
      </w:r>
    </w:p>
    <w:p w14:paraId="55E4E5C8">
      <w:pPr>
        <w:spacing w:line="360" w:lineRule="auto"/>
        <w:ind w:firstLine="480" w:firstLineChars="200"/>
        <w:jc w:val="left"/>
        <w:rPr>
          <w:rFonts w:hint="eastAsia" w:ascii="宋体" w:hAnsi="宋体" w:eastAsia="宋体" w:cs="宋体"/>
          <w:sz w:val="24"/>
        </w:rPr>
      </w:pPr>
    </w:p>
    <w:p w14:paraId="5876674A">
      <w:pPr>
        <w:spacing w:line="360" w:lineRule="auto"/>
        <w:ind w:firstLine="480" w:firstLineChars="200"/>
        <w:rPr>
          <w:rFonts w:hint="eastAsia" w:ascii="宋体" w:hAnsi="宋体" w:eastAsia="宋体" w:cs="宋体"/>
          <w:sz w:val="24"/>
        </w:rPr>
      </w:pPr>
      <w:r>
        <w:rPr>
          <w:rFonts w:hint="eastAsia" w:ascii="宋体" w:hAnsi="宋体" w:eastAsia="宋体" w:cs="宋体"/>
          <w:sz w:val="24"/>
        </w:rPr>
        <w:t>2.程序性惩戒措施的多元化设置</w:t>
      </w:r>
    </w:p>
    <w:p w14:paraId="44BF6EEE">
      <w:pPr>
        <w:spacing w:line="360" w:lineRule="auto"/>
        <w:ind w:firstLine="480" w:firstLineChars="200"/>
        <w:rPr>
          <w:rFonts w:hint="eastAsia" w:ascii="宋体" w:hAnsi="宋体" w:eastAsia="宋体" w:cs="宋体"/>
          <w:sz w:val="24"/>
        </w:rPr>
      </w:pPr>
      <w:r>
        <w:rPr>
          <w:rFonts w:hint="eastAsia" w:ascii="宋体" w:hAnsi="宋体" w:eastAsia="宋体" w:cs="宋体"/>
          <w:sz w:val="24"/>
        </w:rPr>
        <w:t>为确保信息说明义务的切实履行，应当依据比例原则构建多元化的程序性制裁措施。这一体系需根据违反义务行为的情节轻重，设置层次化的法律后果。</w:t>
      </w:r>
    </w:p>
    <w:p w14:paraId="16AA9769">
      <w:pPr>
        <w:spacing w:line="360" w:lineRule="auto"/>
        <w:ind w:firstLine="480" w:firstLineChars="200"/>
        <w:rPr>
          <w:rFonts w:hint="eastAsia" w:ascii="宋体" w:hAnsi="宋体" w:eastAsia="宋体" w:cs="宋体"/>
          <w:sz w:val="24"/>
        </w:rPr>
      </w:pPr>
      <w:r>
        <w:rPr>
          <w:rFonts w:hint="eastAsia" w:ascii="宋体" w:hAnsi="宋体" w:eastAsia="宋体" w:cs="宋体"/>
          <w:sz w:val="24"/>
        </w:rPr>
        <w:t>对于轻微的程序性瑕疵，如非主观恶意的延迟履行或不完全履行，可采取诉讼费用分摊的制裁方式。具体而言，应由违反义务方承担对方当事人因督促履行、理解技术信息等支出的合理费用，包括但不限于额外的程序性费用及专家辅助人报酬。此类经济制裁既弥补了守约方的实际损失，又对轻微不当行为形成了有效制约。对于具有明显主观故意的程序性违规行为，应当适用罚款等公法制裁措施。罚款数额的确定应当综合考量案件标的额、行为人的主观状态、违反义务的严重程度及对诉讼进程的实际影响等因素。此类制裁不仅具有补偿功能，更着重于维护司法权威和诉讼秩序的严肃性。对于拒不履行核心说明义务，特别是拒绝提供逻辑说明或协助验证等关键义务的行为，应当适用审查结果不利推定而非证据失权的制裁措施。</w:t>
      </w:r>
      <w:r>
        <w:rPr>
          <w:rStyle w:val="13"/>
          <w:rFonts w:hint="eastAsia" w:ascii="宋体" w:hAnsi="宋体" w:eastAsia="宋体" w:cs="宋体"/>
          <w:sz w:val="24"/>
        </w:rPr>
        <w:footnoteReference w:id="29"/>
      </w:r>
      <w:r>
        <w:rPr>
          <w:rFonts w:hint="eastAsia" w:ascii="宋体" w:hAnsi="宋体" w:eastAsia="宋体" w:cs="宋体"/>
          <w:sz w:val="24"/>
        </w:rPr>
        <w:t>与证据失权相比，不利推定具有显著优势：首先，证据失权可能因关键证据的排除而损害实体公正，反使不诚信的当事人获得不当利益；其次，不利推定通过法律拟制技术，在制裁不当行为的同时，仍致力于发现案件客观真实；最后，这种推定机制与证明妨碍法理高度契合，既能维护诉讼诚信原则，又能有效破解因证据垄断导致的技术黑箱困境。</w:t>
      </w:r>
    </w:p>
    <w:p w14:paraId="1A340679">
      <w:pPr>
        <w:spacing w:line="360" w:lineRule="auto"/>
        <w:ind w:firstLine="420" w:firstLineChars="200"/>
        <w:jc w:val="left"/>
      </w:pPr>
    </w:p>
    <w:p w14:paraId="0657B481">
      <w:pPr>
        <w:spacing w:line="360" w:lineRule="auto"/>
        <w:ind w:firstLine="480" w:firstLineChars="200"/>
        <w:rPr>
          <w:rFonts w:hint="eastAsia" w:ascii="宋体" w:hAnsi="宋体" w:eastAsia="宋体" w:cs="宋体"/>
          <w:sz w:val="24"/>
        </w:rPr>
      </w:pPr>
      <w:r>
        <w:rPr>
          <w:rFonts w:hint="eastAsia" w:ascii="宋体" w:hAnsi="宋体" w:eastAsia="宋体" w:cs="宋体"/>
          <w:sz w:val="24"/>
        </w:rPr>
        <w:t>3.法庭技术辅助机构的设立与职能完善</w:t>
      </w:r>
    </w:p>
    <w:p w14:paraId="5F9DD7C4">
      <w:pPr>
        <w:spacing w:line="360" w:lineRule="auto"/>
        <w:ind w:firstLine="480" w:firstLineChars="200"/>
        <w:rPr>
          <w:rFonts w:hint="eastAsia" w:ascii="宋体" w:hAnsi="宋体" w:eastAsia="宋体" w:cs="宋体"/>
          <w:sz w:val="24"/>
        </w:rPr>
      </w:pPr>
      <w:r>
        <w:rPr>
          <w:rFonts w:hint="eastAsia" w:ascii="宋体" w:hAnsi="宋体" w:eastAsia="宋体" w:cs="宋体"/>
          <w:sz w:val="24"/>
        </w:rPr>
        <w:t>在数字时代下，算法证据等新型证据的涌现，使得传统的形式审查模式面临严峻挑战。法官作为法律专家，往往缺乏深入理解此类技术证据所需的专业背景，若仅被动采纳一方当事人或其聘请的专家提供的意见，易陷入对专业权威的“遵循模式”，难以对证据的实质内容及证明力进行独立判断。为保障裁判的公正性与科学性，亟需推动法庭审查由“遵循模式”向“教育模式”转型，</w:t>
      </w:r>
      <w:r>
        <w:rPr>
          <w:rStyle w:val="13"/>
          <w:rFonts w:hint="eastAsia" w:ascii="宋体" w:hAnsi="宋体" w:eastAsia="宋体" w:cs="宋体"/>
          <w:sz w:val="24"/>
        </w:rPr>
        <w:footnoteReference w:id="30"/>
      </w:r>
      <w:r>
        <w:rPr>
          <w:rFonts w:hint="eastAsia" w:ascii="宋体" w:hAnsi="宋体" w:eastAsia="宋体" w:cs="宋体"/>
          <w:sz w:val="24"/>
        </w:rPr>
        <w:t>即通过建立内设于法庭的、中立的技术辅助机构，为法官提供持续、客观的专业知识支持，实质提升其对复杂技术事实的认知与审查能力。</w:t>
      </w:r>
    </w:p>
    <w:p w14:paraId="55EAD76F">
      <w:pPr>
        <w:spacing w:line="360" w:lineRule="auto"/>
        <w:ind w:firstLine="480" w:firstLineChars="200"/>
        <w:rPr>
          <w:rFonts w:hint="eastAsia" w:ascii="宋体" w:hAnsi="宋体" w:eastAsia="宋体" w:cs="宋体"/>
          <w:sz w:val="24"/>
        </w:rPr>
      </w:pPr>
      <w:r>
        <w:rPr>
          <w:rFonts w:hint="eastAsia" w:ascii="宋体" w:hAnsi="宋体" w:eastAsia="宋体" w:cs="宋体"/>
          <w:sz w:val="24"/>
        </w:rPr>
        <w:t>检察系统的改革实践为此提供了有益借鉴。近年来，检察机关专门设立了检察技术职能部门，并出台了《人民检察院技术性证据专门审查工作规定》，明确将技术性证据的专门审查工作职责赋予具备相应资质的检察技术人员，对审查主体、程序与标准进行了细致规范。</w:t>
      </w:r>
      <w:r>
        <w:rPr>
          <w:rStyle w:val="13"/>
          <w:rFonts w:hint="eastAsia" w:ascii="宋体" w:hAnsi="宋体" w:eastAsia="宋体" w:cs="宋体"/>
          <w:sz w:val="24"/>
        </w:rPr>
        <w:footnoteReference w:id="31"/>
      </w:r>
      <w:r>
        <w:rPr>
          <w:rFonts w:hint="eastAsia" w:ascii="宋体" w:hAnsi="宋体" w:eastAsia="宋体" w:cs="宋体"/>
          <w:sz w:val="24"/>
        </w:rPr>
        <w:t>这一制度创新有效强化了检察机关对专业证据的审查监督能力。法院可以参考这一思路，结合审判工作实际，探索建立法庭技术辅助机构。可采取渐进式路径，首先在案件类型集中、技术需求迫切的互联网法院、知识产权法院以及部分条件成熟的中级人民法院进行试点。</w:t>
      </w:r>
      <w:r>
        <w:rPr>
          <w:rStyle w:val="13"/>
          <w:rFonts w:hint="eastAsia" w:ascii="宋体" w:hAnsi="宋体" w:eastAsia="宋体" w:cs="宋体"/>
          <w:sz w:val="24"/>
        </w:rPr>
        <w:footnoteReference w:id="32"/>
      </w:r>
      <w:r>
        <w:rPr>
          <w:rFonts w:hint="eastAsia" w:ascii="宋体" w:hAnsi="宋体" w:eastAsia="宋体" w:cs="宋体"/>
          <w:sz w:val="24"/>
        </w:rPr>
        <w:t>该机构的职能应超越传统鉴定，定位于为法官提供全流程的技术智识支撑：其一，事前辅助，协助法官明确技术争点，审查当事人技术说明的充分性与逻辑自洽性；其二，事中审查，在庭审中协助法官对专家辅助人的陈述及双方的技术辩论进行专业把关，识别并质询可能的“解释性洗白”行为；其三，事后评估，应法官要求，对已提交的技术证据或鉴定意见出具独立的技术审查报告，阐明其原理、局限性与待证事实的关联度。</w:t>
      </w:r>
    </w:p>
    <w:p w14:paraId="359442BF">
      <w:pPr>
        <w:spacing w:line="360" w:lineRule="auto"/>
        <w:ind w:firstLine="480" w:firstLineChars="200"/>
        <w:rPr>
          <w:rFonts w:hint="eastAsia" w:ascii="宋体" w:hAnsi="宋体" w:eastAsia="宋体" w:cs="宋体"/>
          <w:sz w:val="24"/>
        </w:rPr>
      </w:pPr>
      <w:r>
        <w:rPr>
          <w:rFonts w:hint="eastAsia" w:ascii="宋体" w:hAnsi="宋体" w:eastAsia="宋体" w:cs="宋体"/>
          <w:sz w:val="24"/>
        </w:rPr>
        <w:t>通过设立中立、权威的技术辅助机构，不仅能够赋能法官，使其真正成为技术事实的裁判者，更能有效制衡当事人提供的专家意见，防止诉讼沦为“专家斗法”，从而确保技术在司法程序中成为照亮事实的工具，而非遮蔽真相的迷雾。</w:t>
      </w:r>
    </w:p>
    <w:p w14:paraId="47AAB50B">
      <w:pPr>
        <w:spacing w:line="360" w:lineRule="auto"/>
        <w:ind w:firstLine="480" w:firstLineChars="200"/>
        <w:rPr>
          <w:rFonts w:hint="eastAsia" w:ascii="宋体" w:hAnsi="宋体" w:eastAsia="宋体" w:cs="宋体"/>
          <w:sz w:val="24"/>
        </w:rPr>
      </w:pPr>
    </w:p>
    <w:p w14:paraId="6107400D">
      <w:pPr>
        <w:spacing w:line="360" w:lineRule="auto"/>
        <w:ind w:firstLine="482" w:firstLineChars="200"/>
        <w:rPr>
          <w:rFonts w:hint="eastAsia" w:ascii="宋体" w:hAnsi="宋体" w:eastAsia="宋体" w:cs="宋体"/>
          <w:b/>
          <w:bCs/>
          <w:sz w:val="24"/>
        </w:rPr>
      </w:pPr>
      <w:r>
        <w:rPr>
          <w:rFonts w:hint="eastAsia" w:ascii="宋体" w:hAnsi="宋体" w:eastAsia="宋体" w:cs="宋体"/>
          <w:b/>
          <w:bCs/>
          <w:sz w:val="24"/>
        </w:rPr>
        <w:t>六、结语</w:t>
      </w:r>
    </w:p>
    <w:p w14:paraId="6AF3B736">
      <w:pPr>
        <w:spacing w:line="360" w:lineRule="auto"/>
        <w:ind w:firstLine="480" w:firstLineChars="200"/>
        <w:rPr>
          <w:rFonts w:hint="eastAsia" w:ascii="宋体" w:hAnsi="宋体" w:eastAsia="宋体" w:cs="宋体"/>
          <w:sz w:val="24"/>
        </w:rPr>
      </w:pPr>
      <w:r>
        <w:rPr>
          <w:rFonts w:ascii="宋体" w:hAnsi="宋体" w:eastAsia="宋体" w:cs="宋体"/>
          <w:sz w:val="24"/>
        </w:rPr>
        <w:t>数字技术的司法应用对传统民事诉讼的证据规则形成系统性挑战。以算法证据为代表的</w:t>
      </w:r>
      <w:r>
        <w:rPr>
          <w:rFonts w:hint="eastAsia" w:ascii="宋体" w:hAnsi="宋体" w:eastAsia="宋体" w:cs="宋体"/>
          <w:sz w:val="24"/>
        </w:rPr>
        <w:t>新型证据形态</w:t>
      </w:r>
      <w:r>
        <w:rPr>
          <w:rFonts w:ascii="宋体" w:hAnsi="宋体" w:eastAsia="宋体" w:cs="宋体"/>
          <w:sz w:val="24"/>
        </w:rPr>
        <w:t>，凸显了证据载体与信息实质的高度分离，使侧重形式固定的传统调查机制面临功能局限。构建针对技术控制方的证据信息说明义务，成为弥合认知鸿沟、实现武器平等与实质裁判的关键程序回应。该义务的启动应以结构性技术偏在与重大法律保护利益为前提，遵循从结果说明、逻辑阐明到协助验证的阶梯化路径，并可通过拓展文书提出命令等既有机制，辅以商业秘密平衡保护、多元化程序制裁及法庭技术辅助体系予以实现。展望未来，理论层面需针对算法决策、大数据分析等不同技术机理，细化其差异化的审查标准；制度层面应进一步厘清该义务与举证责任分配、当事人陈述等传统范畴的规范边界；实践层面则亟待探索技术辅助人员的职能定位、智能审查工具的适用伦理，以及涉密信息有限</w:t>
      </w:r>
      <w:r>
        <w:rPr>
          <w:rFonts w:hint="eastAsia" w:ascii="宋体" w:hAnsi="宋体" w:eastAsia="宋体" w:cs="宋体"/>
          <w:sz w:val="24"/>
        </w:rPr>
        <w:t>说明</w:t>
      </w:r>
      <w:r>
        <w:rPr>
          <w:rFonts w:ascii="宋体" w:hAnsi="宋体" w:eastAsia="宋体" w:cs="宋体"/>
          <w:sz w:val="24"/>
        </w:rPr>
        <w:t>的具体规程。通过证据理念与制度体系的协同</w:t>
      </w:r>
      <w:r>
        <w:rPr>
          <w:rFonts w:hint="eastAsia" w:ascii="宋体" w:hAnsi="宋体" w:eastAsia="宋体" w:cs="宋体"/>
          <w:sz w:val="24"/>
        </w:rPr>
        <w:t>深化</w:t>
      </w:r>
      <w:r>
        <w:rPr>
          <w:rFonts w:ascii="宋体" w:hAnsi="宋体" w:eastAsia="宋体" w:cs="宋体"/>
          <w:sz w:val="24"/>
        </w:rPr>
        <w:t>，</w:t>
      </w:r>
      <w:r>
        <w:rPr>
          <w:rFonts w:hint="eastAsia" w:ascii="宋体" w:hAnsi="宋体" w:eastAsia="宋体" w:cs="宋体"/>
          <w:sz w:val="24"/>
        </w:rPr>
        <w:t>方能更好发挥数字时代下民事诉讼解决纠纷，保障权利的功能。</w:t>
      </w:r>
    </w:p>
    <w:p w14:paraId="2BCA00DE">
      <w:pPr>
        <w:spacing w:line="360" w:lineRule="auto"/>
        <w:ind w:firstLine="480" w:firstLineChars="200"/>
        <w:rPr>
          <w:rFonts w:hint="eastAsia" w:ascii="宋体" w:hAnsi="宋体" w:eastAsia="宋体" w:cs="宋体"/>
          <w:sz w:val="24"/>
        </w:rPr>
      </w:pPr>
    </w:p>
    <w:p w14:paraId="7320B909">
      <w:pPr>
        <w:spacing w:line="360" w:lineRule="auto"/>
        <w:rPr>
          <w:rFonts w:hint="eastAsia" w:ascii="宋体" w:hAnsi="宋体" w:eastAsia="宋体" w:cs="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6">
    <w:p>
      <w:r>
        <w:separator/>
      </w:r>
    </w:p>
  </w:footnote>
  <w:footnote w:type="continuationSeparator" w:id="67">
    <w:p>
      <w:r>
        <w:continuationSeparator/>
      </w:r>
    </w:p>
  </w:footnote>
  <w:footnote w:id="0">
    <w:p w14:paraId="2E511F94">
      <w:pPr>
        <w:pStyle w:val="6"/>
        <w:rPr>
          <w:rStyle w:val="13"/>
          <w:rFonts w:hint="default" w:eastAsiaTheme="minorEastAsia"/>
          <w:lang w:val="en-US" w:eastAsia="zh-CN"/>
        </w:rPr>
      </w:pPr>
      <w:r>
        <w:rPr>
          <w:rFonts w:hint="eastAsia"/>
          <w:lang w:val="en-US" w:eastAsia="zh-CN"/>
        </w:rPr>
        <w:t>本文为西南政法大学法学院2026年度学生科研创新项目算法证据在民事诉讼中的适用研究的结项成果，项目编号：FXY2026029</w:t>
      </w:r>
    </w:p>
    <w:p w14:paraId="72764494">
      <w:pPr>
        <w:pStyle w:val="6"/>
      </w:pPr>
      <w:r>
        <w:rPr>
          <w:rStyle w:val="13"/>
        </w:rPr>
        <w:footnoteRef/>
      </w:r>
      <w:r>
        <w:t xml:space="preserve"> </w:t>
      </w:r>
      <w:r>
        <w:rPr>
          <w:rFonts w:hint="eastAsia"/>
        </w:rPr>
        <w:t>从证据法视角来看,算法证据是将海量的案件信息数据进行计算整合,形成结构化和信息化的案件场景自动解读与自动推理结果。对于该类证据，学界亦有“大数据证据”、“人工智能证据”等概念表述，</w:t>
      </w:r>
      <w:r>
        <w:rPr>
          <w:rFonts w:hint="eastAsia" w:ascii="宋体" w:hAnsi="宋体" w:eastAsia="宋体" w:cs="宋体"/>
          <w:szCs w:val="18"/>
        </w:rPr>
        <w:t>持“大数据证据” 观点的学者认为其指基于海量电子所生成的分析报告或结果；持“人工智能证据”观点的学者认为其是基于人工智能分析形成的可用于证明案件事实的机器意见。三套概念体系的共同点在于均认可该类证据具有明显的机器意见属性，在生成过程中依托算法程序与海量数据集而具有技术复杂性。三者的差异主要在概念界定与表述的侧重上，“大数据证据”存在混淆“海量数据集”与基于“海量数据集”所生成的结果之间的关系，同时掩盖“算法”这一首要规制对象。而“人工智能证据”概念表述过于宽泛，存在脱离实践语境的风险。以“算法证据”为概念表述能够准确切中该类证据的主要技术机理与规制侧重，因而具有优势。参见刘品新:《论大数据证据》,载《环球法律评论》2019年第1期，第21-34页；马国洋:《论刑事诉讼中人工智能证据的审查》,载《中国刑事法杂志》2021年第5期，第158-176页；张迪：《刑事诉讼中的算法证据：概念，机理及其应用》，载《河南大学学报（社会科学版）》2023年第3期，第36-42页；杨继文：《算法证据：作为证据的算法及其适用规则前瞻》，载《地方立法研究》2022年第3期，第38-50页。</w:t>
      </w:r>
    </w:p>
  </w:footnote>
  <w:footnote w:id="1">
    <w:p w14:paraId="3D1C4604">
      <w:pPr>
        <w:pStyle w:val="6"/>
      </w:pPr>
      <w:r>
        <w:rPr>
          <w:rStyle w:val="13"/>
        </w:rPr>
        <w:footnoteRef/>
      </w:r>
      <w:r>
        <w:t xml:space="preserve"> </w:t>
      </w:r>
      <w:r>
        <w:rPr>
          <w:rFonts w:hint="eastAsia"/>
        </w:rPr>
        <w:t>杭州互联网法院民事判决书，(2020)浙0192民初3081号。</w:t>
      </w:r>
    </w:p>
  </w:footnote>
  <w:footnote w:id="2">
    <w:p w14:paraId="0F8B5F24">
      <w:pPr>
        <w:pStyle w:val="6"/>
      </w:pPr>
      <w:r>
        <w:rPr>
          <w:rStyle w:val="13"/>
        </w:rPr>
        <w:footnoteRef/>
      </w:r>
      <w:r>
        <w:t xml:space="preserve"> </w:t>
      </w:r>
      <w:r>
        <w:rPr>
          <w:rFonts w:hint="eastAsia"/>
        </w:rPr>
        <w:t>本文所称的证据调查体系包含两大类规则，一者为旨在控制交付证据载体的证据调查规则如“文书提出命令”、“证据交换规则”、“证据保全规则”等；一者为旨在揭露证据信息的证据调查规则如“鉴定人出庭作证规则”、“专家辅助人出庭作证规则”等。</w:t>
      </w:r>
    </w:p>
  </w:footnote>
  <w:footnote w:id="3">
    <w:p w14:paraId="2854D05C">
      <w:pPr>
        <w:pStyle w:val="6"/>
      </w:pPr>
      <w:r>
        <w:rPr>
          <w:rStyle w:val="13"/>
        </w:rPr>
        <w:footnoteRef/>
      </w:r>
      <w:r>
        <w:t xml:space="preserve"> </w:t>
      </w:r>
      <w:r>
        <w:rPr>
          <w:rFonts w:hint="eastAsia"/>
        </w:rPr>
        <w:t>参见郑飞、马国洋：《大数据证据适用的三重困境及出路》，载《重庆大学学报（社会科学版）》2022年第3期，第211-213页。</w:t>
      </w:r>
    </w:p>
  </w:footnote>
  <w:footnote w:id="4">
    <w:p w14:paraId="19BB8689">
      <w:pPr>
        <w:pStyle w:val="6"/>
      </w:pPr>
      <w:r>
        <w:rPr>
          <w:rStyle w:val="13"/>
        </w:rPr>
        <w:footnoteRef/>
      </w:r>
      <w:r>
        <w:t xml:space="preserve"> </w:t>
      </w:r>
      <w:r>
        <w:rPr>
          <w:rFonts w:hint="eastAsia"/>
        </w:rPr>
        <w:t>陈光中：《中华人民共和国刑事证据法专家拟制稿（条文、释义与论证）》，中国法制出版社2004年版，第133-135页。</w:t>
      </w:r>
    </w:p>
  </w:footnote>
  <w:footnote w:id="5">
    <w:p w14:paraId="11F143CE">
      <w:pPr>
        <w:pStyle w:val="6"/>
      </w:pPr>
      <w:r>
        <w:rPr>
          <w:rStyle w:val="13"/>
        </w:rPr>
        <w:footnoteRef/>
      </w:r>
      <w:r>
        <w:t xml:space="preserve"> </w:t>
      </w:r>
      <w:r>
        <w:rPr>
          <w:rFonts w:hint="eastAsia"/>
        </w:rPr>
        <w:t>参见周千淇：《证据概念与形式问题研究——以事实信息理论为视角》，载《法律适用》2013年第8期，第51-56页。</w:t>
      </w:r>
    </w:p>
  </w:footnote>
  <w:footnote w:id="6">
    <w:p w14:paraId="375BFA6D">
      <w:pPr>
        <w:pStyle w:val="6"/>
        <w:rPr>
          <w:rFonts w:eastAsia="宋体"/>
        </w:rPr>
      </w:pPr>
      <w:r>
        <w:rPr>
          <w:rStyle w:val="13"/>
        </w:rPr>
        <w:footnoteRef/>
      </w:r>
      <w:r>
        <w:t xml:space="preserve"> </w:t>
      </w:r>
      <w:r>
        <w:rPr>
          <w:rFonts w:hint="eastAsia"/>
        </w:rPr>
        <w:t>参见</w:t>
      </w:r>
      <w:r>
        <w:rPr>
          <w:rFonts w:hint="eastAsia" w:ascii="宋体" w:hAnsi="宋体" w:eastAsia="宋体" w:cs="宋体"/>
          <w:szCs w:val="18"/>
        </w:rPr>
        <w:t>张迪：《刑事诉讼中的算法证据：概念，机理及其应用》，载《河南大学学报（社会科学版）》2023年第3期，第36-38页。</w:t>
      </w:r>
    </w:p>
  </w:footnote>
  <w:footnote w:id="7">
    <w:p w14:paraId="3599CE4B">
      <w:pPr>
        <w:pStyle w:val="6"/>
      </w:pPr>
      <w:r>
        <w:rPr>
          <w:rStyle w:val="13"/>
        </w:rPr>
        <w:footnoteRef/>
      </w:r>
      <w:r>
        <w:t xml:space="preserve"> </w:t>
      </w:r>
      <w:r>
        <w:rPr>
          <w:rFonts w:hint="eastAsia"/>
        </w:rPr>
        <w:t>参见孟醒：《深度伪造视听类电子数据的民事审查困境与应对》，载《大连理工大学学报（社会科学版）》2026年第1期，第89-90页。</w:t>
      </w:r>
    </w:p>
  </w:footnote>
  <w:footnote w:id="8">
    <w:p w14:paraId="299C099A">
      <w:pPr>
        <w:pStyle w:val="6"/>
      </w:pPr>
      <w:r>
        <w:rPr>
          <w:rStyle w:val="13"/>
        </w:rPr>
        <w:footnoteRef/>
      </w:r>
      <w:r>
        <w:t xml:space="preserve"> </w:t>
      </w:r>
      <w:r>
        <w:rPr>
          <w:rFonts w:hint="eastAsia"/>
        </w:rPr>
        <w:t>陈嘉帝：《论事案解明义务的中国路径》，载《甘肃政法大学学报》2024年第4期，第115页。</w:t>
      </w:r>
    </w:p>
  </w:footnote>
  <w:footnote w:id="9">
    <w:p w14:paraId="32F447FF">
      <w:pPr>
        <w:pStyle w:val="6"/>
      </w:pPr>
      <w:r>
        <w:rPr>
          <w:rStyle w:val="13"/>
        </w:rPr>
        <w:footnoteRef/>
      </w:r>
      <w:r>
        <w:t xml:space="preserve"> </w:t>
      </w:r>
      <w:r>
        <w:rPr>
          <w:rFonts w:hint="eastAsia"/>
        </w:rPr>
        <w:t>参见曹建军：《论事案解明义务的规制模式与路径展开》，载《现代法学》2024年第5期，第182页。</w:t>
      </w:r>
    </w:p>
  </w:footnote>
  <w:footnote w:id="10">
    <w:p w14:paraId="71F97E64">
      <w:pPr>
        <w:pStyle w:val="6"/>
        <w:rPr>
          <w:u w:val="none"/>
        </w:rPr>
      </w:pPr>
      <w:r>
        <w:rPr>
          <w:rStyle w:val="13"/>
        </w:rPr>
        <w:footnoteRef/>
      </w:r>
      <w:r>
        <w:t xml:space="preserve"> </w:t>
      </w:r>
      <w:r>
        <w:rPr>
          <w:rFonts w:hint="eastAsia"/>
        </w:rPr>
        <w:t>本文所称的</w:t>
      </w:r>
      <w:r>
        <w:rPr>
          <w:rFonts w:hint="eastAsia"/>
          <w:color w:val="auto"/>
          <w:u w:val="none"/>
        </w:rPr>
        <w:t>“涉算法民事纠纷”</w:t>
      </w:r>
      <w:r>
        <w:rPr>
          <w:rFonts w:hint="eastAsia"/>
          <w:u w:val="none"/>
        </w:rPr>
        <w:t>，主要指因算法决策、大数据分析、生成式人工智能应用等数字技术直接引发，且案件事实的认定高度依赖于此类技术生成之证据（算法证据）的民事诉讼案件。</w:t>
      </w:r>
    </w:p>
  </w:footnote>
  <w:footnote w:id="11">
    <w:p w14:paraId="75E3D050">
      <w:pPr>
        <w:pStyle w:val="6"/>
      </w:pPr>
      <w:r>
        <w:rPr>
          <w:rStyle w:val="13"/>
        </w:rPr>
        <w:footnoteRef/>
      </w:r>
      <w:r>
        <w:t xml:space="preserve"> </w:t>
      </w:r>
      <w:r>
        <w:rPr>
          <w:rFonts w:hint="eastAsia"/>
        </w:rPr>
        <w:t>参见孟勤国：《治理算法歧视侵害消费者权益的关键问题——以大数据杀熟为视角》，载《法律适用》2023年第3期，第40页。</w:t>
      </w:r>
    </w:p>
  </w:footnote>
  <w:footnote w:id="12">
    <w:p w14:paraId="6193F03A">
      <w:pPr>
        <w:pStyle w:val="6"/>
      </w:pPr>
      <w:r>
        <w:rPr>
          <w:rStyle w:val="13"/>
        </w:rPr>
        <w:footnoteRef/>
      </w:r>
      <w:r>
        <w:t xml:space="preserve"> </w:t>
      </w:r>
      <w:r>
        <w:rPr>
          <w:rFonts w:hint="eastAsia"/>
        </w:rPr>
        <w:t>2020年10月11日，百度宣布其无人驾驶出租车服务在北京开展运营，涵盖了海淀，亦庄等15个测试站点。参见崔吕萍：《自动驾驶拿到路权更要安全》，《人民政协报》2022年8月16日05版。</w:t>
      </w:r>
    </w:p>
  </w:footnote>
  <w:footnote w:id="13">
    <w:p w14:paraId="41113B3A">
      <w:pPr>
        <w:pStyle w:val="6"/>
      </w:pPr>
      <w:r>
        <w:rPr>
          <w:rStyle w:val="13"/>
        </w:rPr>
        <w:footnoteRef/>
      </w:r>
      <w:r>
        <w:t xml:space="preserve"> </w:t>
      </w:r>
      <w:r>
        <w:rPr>
          <w:rFonts w:hint="eastAsia"/>
        </w:rPr>
        <w:t>参见文铭、孙园园：《深度伪造技术应用风险及法律规制研究》，载《中国科技论坛》2023年第4期，第160页。</w:t>
      </w:r>
    </w:p>
  </w:footnote>
  <w:footnote w:id="14">
    <w:p w14:paraId="0FE96EAA">
      <w:pPr>
        <w:pStyle w:val="6"/>
        <w:snapToGrid w:val="0"/>
        <w:rPr>
          <w:rFonts w:hint="default" w:eastAsiaTheme="minorEastAsia"/>
          <w:lang w:val="en-US" w:eastAsia="zh-CN"/>
        </w:rPr>
      </w:pPr>
      <w:r>
        <w:rPr>
          <w:rStyle w:val="13"/>
        </w:rPr>
        <w:footnoteRef/>
      </w:r>
      <w:r>
        <w:t xml:space="preserve"> </w:t>
      </w:r>
      <w:r>
        <w:rPr>
          <w:rFonts w:hint="eastAsia"/>
          <w:lang w:val="en-US" w:eastAsia="zh-CN"/>
        </w:rPr>
        <w:t>参见于嘉诚：《人工智能服务提供者对生成内容的版权注意义务》，载《中国政法大学研究生学报》2025年第1辑，第158-159页。</w:t>
      </w:r>
    </w:p>
  </w:footnote>
  <w:footnote w:id="15">
    <w:p w14:paraId="5386BBE5">
      <w:pPr>
        <w:pStyle w:val="6"/>
      </w:pPr>
      <w:r>
        <w:rPr>
          <w:rStyle w:val="13"/>
        </w:rPr>
        <w:footnoteRef/>
      </w:r>
      <w:r>
        <w:t xml:space="preserve"> </w:t>
      </w:r>
      <w:r>
        <w:rPr>
          <w:rFonts w:hint="eastAsia"/>
        </w:rPr>
        <w:t>参见蒋洁：《人工智能开发企业社会责任及其法律规制》，载《湖湘论坛》2019年第2期，第32-35页。</w:t>
      </w:r>
    </w:p>
  </w:footnote>
  <w:footnote w:id="16">
    <w:p w14:paraId="47E16651">
      <w:pPr>
        <w:pStyle w:val="6"/>
      </w:pPr>
      <w:r>
        <w:rPr>
          <w:rStyle w:val="13"/>
        </w:rPr>
        <w:footnoteRef/>
      </w:r>
      <w:r>
        <w:t xml:space="preserve"> </w:t>
      </w:r>
      <w:r>
        <w:rPr>
          <w:rFonts w:hint="eastAsia"/>
        </w:rPr>
        <w:t>参见彭博：《现代型诉讼中事案解明义务的程序构造》，载《河南财经政法大学学报》2023年第4期，第157-158页。</w:t>
      </w:r>
    </w:p>
  </w:footnote>
  <w:footnote w:id="17">
    <w:p w14:paraId="3BC94E40">
      <w:pPr>
        <w:pStyle w:val="6"/>
      </w:pPr>
      <w:r>
        <w:rPr>
          <w:rStyle w:val="13"/>
        </w:rPr>
        <w:footnoteRef/>
      </w:r>
      <w:r>
        <w:t xml:space="preserve"> </w:t>
      </w:r>
      <w:r>
        <w:rPr>
          <w:rFonts w:hint="eastAsia"/>
        </w:rPr>
        <w:t>参见吴泽勇：《不负证明责任当事人的事案解明义务》，载《中外法学》2018年第5期，第1372-1373页。</w:t>
      </w:r>
    </w:p>
  </w:footnote>
  <w:footnote w:id="18">
    <w:p w14:paraId="71ABA7BA">
      <w:pPr>
        <w:pStyle w:val="6"/>
      </w:pPr>
      <w:r>
        <w:rPr>
          <w:rStyle w:val="13"/>
        </w:rPr>
        <w:footnoteRef/>
      </w:r>
      <w:r>
        <w:t xml:space="preserve"> </w:t>
      </w:r>
      <w:r>
        <w:rPr>
          <w:rFonts w:hint="eastAsia"/>
        </w:rPr>
        <w:t>最高人民法院民事判决书，(2020)最高法知民终 1138 号。</w:t>
      </w:r>
    </w:p>
  </w:footnote>
  <w:footnote w:id="19">
    <w:p w14:paraId="6928B5D6">
      <w:pPr>
        <w:pStyle w:val="6"/>
      </w:pPr>
      <w:r>
        <w:rPr>
          <w:rStyle w:val="13"/>
        </w:rPr>
        <w:footnoteRef/>
      </w:r>
      <w:r>
        <w:t xml:space="preserve"> </w:t>
      </w:r>
      <w:r>
        <w:rPr>
          <w:rFonts w:hint="eastAsia"/>
        </w:rPr>
        <w:t>参见曹建军：《论事案解明义务的规制模式与路径展开》，载《现代法学》2024年第5期，第183-186页。</w:t>
      </w:r>
    </w:p>
  </w:footnote>
  <w:footnote w:id="20">
    <w:p w14:paraId="08456171">
      <w:pPr>
        <w:pStyle w:val="6"/>
      </w:pPr>
      <w:r>
        <w:rPr>
          <w:rStyle w:val="13"/>
        </w:rPr>
        <w:footnoteRef/>
      </w:r>
      <w:r>
        <w:t xml:space="preserve"> </w:t>
      </w:r>
      <w:r>
        <w:rPr>
          <w:rFonts w:hint="eastAsia"/>
        </w:rPr>
        <w:t>参见陈嘉帝：《论事案解明义务的中国路径》，载《甘肃政法大学学报》2024年第4期，第120-122页。</w:t>
      </w:r>
    </w:p>
  </w:footnote>
  <w:footnote w:id="21">
    <w:p w14:paraId="1C80E317">
      <w:pPr>
        <w:pStyle w:val="6"/>
      </w:pPr>
      <w:r>
        <w:rPr>
          <w:rStyle w:val="13"/>
        </w:rPr>
        <w:footnoteRef/>
      </w:r>
      <w:r>
        <w:t xml:space="preserve"> </w:t>
      </w:r>
      <w:r>
        <w:rPr>
          <w:rFonts w:hint="eastAsia"/>
        </w:rPr>
        <w:t>事案解明义务的具体形式包含了当事人的陈述义务、文书提出义务、勘验鉴定协力义务、信息披露提供义务等。证据信息说明义务，实质上为事案解明义务中的信息披露提供义务这一具体表现形式。参见庞小菊、徐英倩：《不负证明责任当事人的事案解明义务》，载《国家检察官学院学报》2015年第3期，第126-127页。</w:t>
      </w:r>
    </w:p>
  </w:footnote>
  <w:footnote w:id="22">
    <w:p w14:paraId="437AF97B">
      <w:pPr>
        <w:pStyle w:val="6"/>
        <w:rPr>
          <w:color w:val="auto"/>
          <w:u w:val="none"/>
        </w:rPr>
      </w:pPr>
      <w:r>
        <w:rPr>
          <w:rStyle w:val="13"/>
          <w:color w:val="auto"/>
          <w:u w:val="none"/>
        </w:rPr>
        <w:footnoteRef/>
      </w:r>
      <w:r>
        <w:rPr>
          <w:color w:val="auto"/>
          <w:u w:val="none"/>
        </w:rPr>
        <w:t xml:space="preserve"> </w:t>
      </w:r>
      <w:r>
        <w:rPr>
          <w:rFonts w:hint="eastAsia"/>
          <w:color w:val="auto"/>
          <w:u w:val="none"/>
        </w:rPr>
        <w:t>杨继文：《算法证据：作为证据的算法及其适用规则前瞻》，载《地方立法研究》2022年第3期，第40页。</w:t>
      </w:r>
    </w:p>
  </w:footnote>
  <w:footnote w:id="23">
    <w:p w14:paraId="7A65227C">
      <w:pPr>
        <w:pStyle w:val="6"/>
        <w:rPr>
          <w:color w:val="auto"/>
          <w:u w:val="none"/>
        </w:rPr>
      </w:pPr>
      <w:r>
        <w:rPr>
          <w:rStyle w:val="13"/>
          <w:color w:val="auto"/>
          <w:u w:val="none"/>
        </w:rPr>
        <w:footnoteRef/>
      </w:r>
      <w:r>
        <w:rPr>
          <w:color w:val="auto"/>
          <w:u w:val="none"/>
        </w:rPr>
        <w:t xml:space="preserve"> </w:t>
      </w:r>
      <w:r>
        <w:rPr>
          <w:rFonts w:hint="eastAsia"/>
          <w:color w:val="auto"/>
          <w:u w:val="none"/>
        </w:rPr>
        <w:t>何家宏、谢君泽：《网络平台犯意的算法证明》，载《中国人民大学学报》2021年第4期，第111页。</w:t>
      </w:r>
    </w:p>
  </w:footnote>
  <w:footnote w:id="24">
    <w:p w14:paraId="580FB062">
      <w:pPr>
        <w:pStyle w:val="6"/>
        <w:rPr>
          <w:color w:val="auto"/>
          <w:u w:val="none"/>
        </w:rPr>
      </w:pPr>
      <w:r>
        <w:rPr>
          <w:rStyle w:val="13"/>
          <w:color w:val="auto"/>
          <w:u w:val="none"/>
        </w:rPr>
        <w:footnoteRef/>
      </w:r>
      <w:r>
        <w:rPr>
          <w:color w:val="auto"/>
          <w:u w:val="none"/>
        </w:rPr>
        <w:t xml:space="preserve"> </w:t>
      </w:r>
      <w:r>
        <w:rPr>
          <w:rFonts w:hint="eastAsia"/>
          <w:color w:val="auto"/>
          <w:u w:val="none"/>
        </w:rPr>
        <w:t>参见江朔：《自动化决策、刑事司法与算法规制——由卢米斯案引发的思考》，载《东方法学》2020年第3期，第81页。</w:t>
      </w:r>
    </w:p>
  </w:footnote>
  <w:footnote w:id="25">
    <w:p w14:paraId="19B3DD58">
      <w:pPr>
        <w:pStyle w:val="6"/>
      </w:pPr>
      <w:r>
        <w:rPr>
          <w:rStyle w:val="13"/>
        </w:rPr>
        <w:footnoteRef/>
      </w:r>
      <w:r>
        <w:t xml:space="preserve"> </w:t>
      </w:r>
      <w:r>
        <w:rPr>
          <w:rFonts w:hint="eastAsia"/>
        </w:rPr>
        <w:t>《最高人民法院关于民事诉讼证据的若干规定（2019）》第93条规定了电子数据的真实性判断规则，法院通过审查电子数据的运行环境是否正常完整，电子数据提取传输的方式是否规范等因素，以判断电子数据是否真实。法院在审查算法证据材料时，亦依据该规范判断算法证据材料完整性与可靠性。但该规范仅能审查生成算法证据材料的数据集是否完整可靠，无法审查与解释算法运行机制。</w:t>
      </w:r>
    </w:p>
  </w:footnote>
  <w:footnote w:id="26">
    <w:p w14:paraId="2A515735">
      <w:pPr>
        <w:pStyle w:val="6"/>
      </w:pPr>
      <w:r>
        <w:rPr>
          <w:rStyle w:val="13"/>
        </w:rPr>
        <w:footnoteRef/>
      </w:r>
      <w:r>
        <w:t xml:space="preserve"> </w:t>
      </w:r>
      <w:r>
        <w:rPr>
          <w:rFonts w:hint="eastAsia"/>
        </w:rPr>
        <w:t>《最高人民法院关于民事诉讼证据的若干规定（2019）》第33条，第36条以及第40条对鉴定意见的审查规则进行了细化，但是现行规范更侧重于从形式角度对鉴定意见意见进行审查，存在实质审查的不足。具体而言，新证据规定第33条通过要求鉴定人签署承诺书以确保鉴定意见的可靠性，但并未建立对鉴定方法、数据或结论科学有效性的实质性评估标准；第36条规定鉴定书需载明委托法院、委托鉴定的内容、鉴定所依据的原理和方法、鉴定材料、鉴定说明、承诺书等六项内容，但其审查重点仍集中于鉴定书的形式完备性，而非强调法院对鉴定原理或方法的实质性审查；第40条虽规定了重新鉴定的条件，但实践中法院多以“程序违法”或“明显依据不足”等形式瑕疵作为重新鉴定的触发事由，较少涉及对鉴定技术或方法的实质性质疑。</w:t>
      </w:r>
    </w:p>
  </w:footnote>
  <w:footnote w:id="27">
    <w:p w14:paraId="7731C74C">
      <w:pPr>
        <w:pStyle w:val="6"/>
      </w:pPr>
      <w:r>
        <w:rPr>
          <w:rStyle w:val="13"/>
        </w:rPr>
        <w:footnoteRef/>
      </w:r>
      <w:r>
        <w:t xml:space="preserve"> </w:t>
      </w:r>
      <w:r>
        <w:rPr>
          <w:rFonts w:hint="eastAsia"/>
        </w:rPr>
        <w:t>参见彭博：《现代型诉讼中事案解明义务的程序构造》，载《河南财经政法大学学报》2023年第4期，第164页。</w:t>
      </w:r>
    </w:p>
  </w:footnote>
  <w:footnote w:id="28">
    <w:p w14:paraId="7E5B92DF">
      <w:pPr>
        <w:pStyle w:val="6"/>
      </w:pPr>
      <w:r>
        <w:rPr>
          <w:rStyle w:val="13"/>
        </w:rPr>
        <w:footnoteRef/>
      </w:r>
      <w:r>
        <w:t xml:space="preserve"> </w:t>
      </w:r>
      <w:r>
        <w:rPr>
          <w:rFonts w:hint="eastAsia"/>
        </w:rPr>
        <w:t>参见王迪：《算法披露在侵权诉讼中的功能定位与分层实现路径》，载《西部法学评论》2025年第6期，第107-108页。</w:t>
      </w:r>
    </w:p>
  </w:footnote>
  <w:footnote w:id="29">
    <w:p w14:paraId="0DB626B1">
      <w:pPr>
        <w:pStyle w:val="6"/>
      </w:pPr>
      <w:r>
        <w:rPr>
          <w:rStyle w:val="13"/>
        </w:rPr>
        <w:footnoteRef/>
      </w:r>
      <w:r>
        <w:t xml:space="preserve"> </w:t>
      </w:r>
      <w:r>
        <w:rPr>
          <w:rFonts w:hint="eastAsia"/>
        </w:rPr>
        <w:t>参见杭州互联网法院、中国政法大学联合课题组：《算法纠纷裁判中的场景化思维和审查方法——以杭州互联网法院相关案件为重点的实证分析》，载《数字法治》2024年第1期，第150-151页。</w:t>
      </w:r>
    </w:p>
  </w:footnote>
  <w:footnote w:id="30">
    <w:p w14:paraId="6BA234B4">
      <w:pPr>
        <w:pStyle w:val="6"/>
      </w:pPr>
      <w:r>
        <w:rPr>
          <w:rStyle w:val="13"/>
        </w:rPr>
        <w:footnoteRef/>
      </w:r>
      <w:r>
        <w:t xml:space="preserve"> </w:t>
      </w:r>
      <w:r>
        <w:rPr>
          <w:rFonts w:hint="eastAsia"/>
        </w:rPr>
        <w:t>参见纵博：《论科学证据的实质审查》，载《法商研究》2024年第1期，第151-156页。</w:t>
      </w:r>
    </w:p>
  </w:footnote>
  <w:footnote w:id="31">
    <w:p w14:paraId="394F3DA1">
      <w:pPr>
        <w:pStyle w:val="6"/>
      </w:pPr>
      <w:r>
        <w:rPr>
          <w:rStyle w:val="13"/>
        </w:rPr>
        <w:footnoteRef/>
      </w:r>
      <w:r>
        <w:t xml:space="preserve"> </w:t>
      </w:r>
      <w:r>
        <w:rPr>
          <w:rFonts w:hint="eastAsia"/>
        </w:rPr>
        <w:t>最高人民检察院：《人民检察院技术性证据专门审查工作规定》，2023年2月22日。</w:t>
      </w:r>
    </w:p>
  </w:footnote>
  <w:footnote w:id="32">
    <w:p w14:paraId="676A13CD">
      <w:pPr>
        <w:pStyle w:val="6"/>
      </w:pPr>
      <w:r>
        <w:rPr>
          <w:rStyle w:val="13"/>
        </w:rPr>
        <w:footnoteRef/>
      </w:r>
      <w:r>
        <w:t xml:space="preserve"> </w:t>
      </w:r>
      <w:r>
        <w:rPr>
          <w:rFonts w:hint="eastAsia"/>
        </w:rPr>
        <w:t>2019年4月26日，最高人民法院公布《最高人民法院关于技术调查官参与知识产权案件诉讼活动的若干规定》，明确审理技术类知识产权案件的人民法院将实施技术调查官制度。关于技术调查意见的效力，规定明确，技术调查意见可以作为合议庭认定技术事实的参考，亦可为构建法庭技术辅助机构提供基础规范借鉴与推广蓝本。</w:t>
      </w:r>
    </w:p>
    <w:p w14:paraId="43B6A0E5">
      <w:pPr>
        <w:pStyle w:val="6"/>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6"/>
    <w:footnote w:id="67"/>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2E9"/>
    <w:rsid w:val="00147291"/>
    <w:rsid w:val="00461979"/>
    <w:rsid w:val="004B32E9"/>
    <w:rsid w:val="004B5F08"/>
    <w:rsid w:val="004F0FAA"/>
    <w:rsid w:val="006B09BB"/>
    <w:rsid w:val="007200F6"/>
    <w:rsid w:val="007838E7"/>
    <w:rsid w:val="00901FEE"/>
    <w:rsid w:val="00916375"/>
    <w:rsid w:val="00951FE2"/>
    <w:rsid w:val="009D2C2E"/>
    <w:rsid w:val="009E7630"/>
    <w:rsid w:val="00A149F3"/>
    <w:rsid w:val="00B53511"/>
    <w:rsid w:val="00B76901"/>
    <w:rsid w:val="00B85836"/>
    <w:rsid w:val="00BA055A"/>
    <w:rsid w:val="00D955F2"/>
    <w:rsid w:val="00DA042C"/>
    <w:rsid w:val="00E04D30"/>
    <w:rsid w:val="00F5646E"/>
    <w:rsid w:val="00FF5947"/>
    <w:rsid w:val="01480BBC"/>
    <w:rsid w:val="017817AA"/>
    <w:rsid w:val="01807EE6"/>
    <w:rsid w:val="01917C3D"/>
    <w:rsid w:val="01A9561C"/>
    <w:rsid w:val="01C66A79"/>
    <w:rsid w:val="01E76FAE"/>
    <w:rsid w:val="01FF4655"/>
    <w:rsid w:val="020460F9"/>
    <w:rsid w:val="020F4E3A"/>
    <w:rsid w:val="0213141D"/>
    <w:rsid w:val="021352E3"/>
    <w:rsid w:val="022A49B8"/>
    <w:rsid w:val="022F6127"/>
    <w:rsid w:val="024242BB"/>
    <w:rsid w:val="027F246C"/>
    <w:rsid w:val="0296331E"/>
    <w:rsid w:val="02C843B3"/>
    <w:rsid w:val="02EC54FC"/>
    <w:rsid w:val="030A6CC4"/>
    <w:rsid w:val="03180AE8"/>
    <w:rsid w:val="03190CB5"/>
    <w:rsid w:val="031E7FE8"/>
    <w:rsid w:val="034471F7"/>
    <w:rsid w:val="0362429C"/>
    <w:rsid w:val="03A12FE3"/>
    <w:rsid w:val="03CB3826"/>
    <w:rsid w:val="03D53375"/>
    <w:rsid w:val="044A6798"/>
    <w:rsid w:val="04624F67"/>
    <w:rsid w:val="04973DB6"/>
    <w:rsid w:val="04A120C2"/>
    <w:rsid w:val="04A6582D"/>
    <w:rsid w:val="04B17441"/>
    <w:rsid w:val="04EC0F26"/>
    <w:rsid w:val="051A35ED"/>
    <w:rsid w:val="053132AF"/>
    <w:rsid w:val="055F3391"/>
    <w:rsid w:val="0566302B"/>
    <w:rsid w:val="05827218"/>
    <w:rsid w:val="05921FB2"/>
    <w:rsid w:val="05A45750"/>
    <w:rsid w:val="05AE5D45"/>
    <w:rsid w:val="05E22A83"/>
    <w:rsid w:val="061A1C7B"/>
    <w:rsid w:val="062E46EF"/>
    <w:rsid w:val="0662095B"/>
    <w:rsid w:val="069914E0"/>
    <w:rsid w:val="06A90C17"/>
    <w:rsid w:val="06AB71F5"/>
    <w:rsid w:val="06B12E51"/>
    <w:rsid w:val="06C701D6"/>
    <w:rsid w:val="06F21187"/>
    <w:rsid w:val="07091E8C"/>
    <w:rsid w:val="074E5539"/>
    <w:rsid w:val="075C7020"/>
    <w:rsid w:val="075C788D"/>
    <w:rsid w:val="075D1488"/>
    <w:rsid w:val="07A70973"/>
    <w:rsid w:val="07D16002"/>
    <w:rsid w:val="07F548D9"/>
    <w:rsid w:val="08183D9C"/>
    <w:rsid w:val="0876339D"/>
    <w:rsid w:val="088B1B4F"/>
    <w:rsid w:val="08A54080"/>
    <w:rsid w:val="08FC2CBB"/>
    <w:rsid w:val="091276E9"/>
    <w:rsid w:val="091A6B97"/>
    <w:rsid w:val="09406767"/>
    <w:rsid w:val="09491BC8"/>
    <w:rsid w:val="094B7289"/>
    <w:rsid w:val="09A14508"/>
    <w:rsid w:val="09A536E1"/>
    <w:rsid w:val="09AE3E7F"/>
    <w:rsid w:val="09B43A76"/>
    <w:rsid w:val="09D15173"/>
    <w:rsid w:val="09ED7DCD"/>
    <w:rsid w:val="09F16760"/>
    <w:rsid w:val="0A131BAD"/>
    <w:rsid w:val="0A2F5B6D"/>
    <w:rsid w:val="0A312B22"/>
    <w:rsid w:val="0A5D02B0"/>
    <w:rsid w:val="0A642699"/>
    <w:rsid w:val="0A655AB3"/>
    <w:rsid w:val="0A696CA3"/>
    <w:rsid w:val="0A7375B2"/>
    <w:rsid w:val="0A817BCD"/>
    <w:rsid w:val="0A9C3E06"/>
    <w:rsid w:val="0AAD3F14"/>
    <w:rsid w:val="0AB56889"/>
    <w:rsid w:val="0AB95133"/>
    <w:rsid w:val="0AF93C59"/>
    <w:rsid w:val="0B304D5D"/>
    <w:rsid w:val="0B486311"/>
    <w:rsid w:val="0B585B46"/>
    <w:rsid w:val="0B737155"/>
    <w:rsid w:val="0B7E1B0E"/>
    <w:rsid w:val="0B9B4352"/>
    <w:rsid w:val="0BA67416"/>
    <w:rsid w:val="0BCC687D"/>
    <w:rsid w:val="0BE45942"/>
    <w:rsid w:val="0C0151D1"/>
    <w:rsid w:val="0C3C00DF"/>
    <w:rsid w:val="0CA5691F"/>
    <w:rsid w:val="0CBA0ABA"/>
    <w:rsid w:val="0CFB481B"/>
    <w:rsid w:val="0CFC072D"/>
    <w:rsid w:val="0D2D522C"/>
    <w:rsid w:val="0D8B1348"/>
    <w:rsid w:val="0DC53105"/>
    <w:rsid w:val="0DD856C5"/>
    <w:rsid w:val="0DF76096"/>
    <w:rsid w:val="0E2C7543"/>
    <w:rsid w:val="0E63372C"/>
    <w:rsid w:val="0E840FE2"/>
    <w:rsid w:val="0E86159E"/>
    <w:rsid w:val="0E8E4763"/>
    <w:rsid w:val="0EBA5CB8"/>
    <w:rsid w:val="0EF225F7"/>
    <w:rsid w:val="0EFE76A6"/>
    <w:rsid w:val="0F627C4F"/>
    <w:rsid w:val="0F665DD1"/>
    <w:rsid w:val="0F6C1585"/>
    <w:rsid w:val="0F755DE0"/>
    <w:rsid w:val="0F9D1470"/>
    <w:rsid w:val="0FC93BC4"/>
    <w:rsid w:val="103145A0"/>
    <w:rsid w:val="109C2114"/>
    <w:rsid w:val="109D1047"/>
    <w:rsid w:val="10BD5AC4"/>
    <w:rsid w:val="10F16E4E"/>
    <w:rsid w:val="10F22B45"/>
    <w:rsid w:val="110113F5"/>
    <w:rsid w:val="11081F58"/>
    <w:rsid w:val="111108B1"/>
    <w:rsid w:val="111A5F7D"/>
    <w:rsid w:val="112A2839"/>
    <w:rsid w:val="116D0724"/>
    <w:rsid w:val="11884C9E"/>
    <w:rsid w:val="118E6C24"/>
    <w:rsid w:val="11A467E3"/>
    <w:rsid w:val="11F50B3F"/>
    <w:rsid w:val="122338FE"/>
    <w:rsid w:val="122D6F5C"/>
    <w:rsid w:val="124A3B26"/>
    <w:rsid w:val="1264323B"/>
    <w:rsid w:val="127E324F"/>
    <w:rsid w:val="12B94EC3"/>
    <w:rsid w:val="12CC2DDB"/>
    <w:rsid w:val="12F00C33"/>
    <w:rsid w:val="133832E8"/>
    <w:rsid w:val="133B7018"/>
    <w:rsid w:val="134C4244"/>
    <w:rsid w:val="1360648C"/>
    <w:rsid w:val="136904C9"/>
    <w:rsid w:val="137E3324"/>
    <w:rsid w:val="13A04821"/>
    <w:rsid w:val="13B11BBC"/>
    <w:rsid w:val="13B87FF9"/>
    <w:rsid w:val="13BE7E33"/>
    <w:rsid w:val="13D83CF6"/>
    <w:rsid w:val="142A7D8C"/>
    <w:rsid w:val="14417BF7"/>
    <w:rsid w:val="14694C0A"/>
    <w:rsid w:val="147F31F9"/>
    <w:rsid w:val="14871C3B"/>
    <w:rsid w:val="14994F42"/>
    <w:rsid w:val="1499642D"/>
    <w:rsid w:val="14A32AD4"/>
    <w:rsid w:val="14B22A7F"/>
    <w:rsid w:val="14B92B29"/>
    <w:rsid w:val="14BE7550"/>
    <w:rsid w:val="14ED18EE"/>
    <w:rsid w:val="14F65BD2"/>
    <w:rsid w:val="150A66AF"/>
    <w:rsid w:val="152165B6"/>
    <w:rsid w:val="1525229D"/>
    <w:rsid w:val="1537321C"/>
    <w:rsid w:val="15470516"/>
    <w:rsid w:val="154A174D"/>
    <w:rsid w:val="158B16D2"/>
    <w:rsid w:val="158B784A"/>
    <w:rsid w:val="15AC781F"/>
    <w:rsid w:val="15C35A3C"/>
    <w:rsid w:val="15FA2BC8"/>
    <w:rsid w:val="163555A8"/>
    <w:rsid w:val="164962A0"/>
    <w:rsid w:val="165A53BA"/>
    <w:rsid w:val="1664374B"/>
    <w:rsid w:val="167F2368"/>
    <w:rsid w:val="16BC7E7D"/>
    <w:rsid w:val="16DC6CDB"/>
    <w:rsid w:val="17057D38"/>
    <w:rsid w:val="17544932"/>
    <w:rsid w:val="176026E9"/>
    <w:rsid w:val="176619B6"/>
    <w:rsid w:val="1777230E"/>
    <w:rsid w:val="177D47DC"/>
    <w:rsid w:val="178957C0"/>
    <w:rsid w:val="17C60CF3"/>
    <w:rsid w:val="17E1613A"/>
    <w:rsid w:val="17FE44C5"/>
    <w:rsid w:val="18155D42"/>
    <w:rsid w:val="18185587"/>
    <w:rsid w:val="181B1EAC"/>
    <w:rsid w:val="182014A2"/>
    <w:rsid w:val="183C693F"/>
    <w:rsid w:val="18422453"/>
    <w:rsid w:val="1844426F"/>
    <w:rsid w:val="184809C0"/>
    <w:rsid w:val="18542BF6"/>
    <w:rsid w:val="189A07B6"/>
    <w:rsid w:val="18AA473A"/>
    <w:rsid w:val="18CB37DE"/>
    <w:rsid w:val="18DF140A"/>
    <w:rsid w:val="19557636"/>
    <w:rsid w:val="19D26A17"/>
    <w:rsid w:val="19EB1229"/>
    <w:rsid w:val="1A0C35CC"/>
    <w:rsid w:val="1A360B8D"/>
    <w:rsid w:val="1A3811A1"/>
    <w:rsid w:val="1A526738"/>
    <w:rsid w:val="1A612A46"/>
    <w:rsid w:val="1A6607F6"/>
    <w:rsid w:val="1A687AF1"/>
    <w:rsid w:val="1A7B56D5"/>
    <w:rsid w:val="1A877810"/>
    <w:rsid w:val="1AAE5D2F"/>
    <w:rsid w:val="1AB23CCB"/>
    <w:rsid w:val="1AD463F0"/>
    <w:rsid w:val="1AEA79DF"/>
    <w:rsid w:val="1B0B4F2F"/>
    <w:rsid w:val="1B27547F"/>
    <w:rsid w:val="1B3F6E41"/>
    <w:rsid w:val="1B533DB3"/>
    <w:rsid w:val="1BC32E02"/>
    <w:rsid w:val="1BE3794F"/>
    <w:rsid w:val="1BE83612"/>
    <w:rsid w:val="1BF01DEA"/>
    <w:rsid w:val="1C243D75"/>
    <w:rsid w:val="1C4850F5"/>
    <w:rsid w:val="1C7B464A"/>
    <w:rsid w:val="1CBA412F"/>
    <w:rsid w:val="1CBB73DB"/>
    <w:rsid w:val="1CC425E1"/>
    <w:rsid w:val="1CCA43C9"/>
    <w:rsid w:val="1CE44F73"/>
    <w:rsid w:val="1CE5103E"/>
    <w:rsid w:val="1CF1533C"/>
    <w:rsid w:val="1D117E6C"/>
    <w:rsid w:val="1D273B54"/>
    <w:rsid w:val="1D463503"/>
    <w:rsid w:val="1D8B67FB"/>
    <w:rsid w:val="1DAE7561"/>
    <w:rsid w:val="1DCF3C77"/>
    <w:rsid w:val="1DEA41E7"/>
    <w:rsid w:val="1E1F1478"/>
    <w:rsid w:val="1E261550"/>
    <w:rsid w:val="1E39200E"/>
    <w:rsid w:val="1E6B7566"/>
    <w:rsid w:val="1E8C7D20"/>
    <w:rsid w:val="1E904BC7"/>
    <w:rsid w:val="1E990FC3"/>
    <w:rsid w:val="1EA65759"/>
    <w:rsid w:val="1F182311"/>
    <w:rsid w:val="1F4F7531"/>
    <w:rsid w:val="1F550379"/>
    <w:rsid w:val="1F6F251E"/>
    <w:rsid w:val="1FAD3F88"/>
    <w:rsid w:val="1FFC6AE1"/>
    <w:rsid w:val="200B777F"/>
    <w:rsid w:val="201A2537"/>
    <w:rsid w:val="20607585"/>
    <w:rsid w:val="2079049F"/>
    <w:rsid w:val="208C50B2"/>
    <w:rsid w:val="20AE39CB"/>
    <w:rsid w:val="20D87472"/>
    <w:rsid w:val="20F07B67"/>
    <w:rsid w:val="210963C9"/>
    <w:rsid w:val="21097C41"/>
    <w:rsid w:val="210D6215"/>
    <w:rsid w:val="212862D1"/>
    <w:rsid w:val="213C3913"/>
    <w:rsid w:val="214C3519"/>
    <w:rsid w:val="21573B23"/>
    <w:rsid w:val="21742B65"/>
    <w:rsid w:val="219C2D85"/>
    <w:rsid w:val="21A26B3B"/>
    <w:rsid w:val="21B04F2A"/>
    <w:rsid w:val="21C1459A"/>
    <w:rsid w:val="21DE5FB1"/>
    <w:rsid w:val="221843CC"/>
    <w:rsid w:val="22217769"/>
    <w:rsid w:val="2231277B"/>
    <w:rsid w:val="22371FD7"/>
    <w:rsid w:val="226C6D7C"/>
    <w:rsid w:val="227E72E7"/>
    <w:rsid w:val="22B1723D"/>
    <w:rsid w:val="22F64004"/>
    <w:rsid w:val="22FE6ED6"/>
    <w:rsid w:val="234579E7"/>
    <w:rsid w:val="235651B5"/>
    <w:rsid w:val="23757712"/>
    <w:rsid w:val="239D7998"/>
    <w:rsid w:val="23A67EEB"/>
    <w:rsid w:val="23B25DA4"/>
    <w:rsid w:val="23C50404"/>
    <w:rsid w:val="23E34C9B"/>
    <w:rsid w:val="2400162A"/>
    <w:rsid w:val="243258B8"/>
    <w:rsid w:val="24380772"/>
    <w:rsid w:val="246123DC"/>
    <w:rsid w:val="24CB3805"/>
    <w:rsid w:val="24E32A79"/>
    <w:rsid w:val="24F033D2"/>
    <w:rsid w:val="250B5853"/>
    <w:rsid w:val="252E01C0"/>
    <w:rsid w:val="25494FD2"/>
    <w:rsid w:val="25B5762F"/>
    <w:rsid w:val="25E8231A"/>
    <w:rsid w:val="260B11A1"/>
    <w:rsid w:val="26374116"/>
    <w:rsid w:val="263F0183"/>
    <w:rsid w:val="26AC2D80"/>
    <w:rsid w:val="26BE70BF"/>
    <w:rsid w:val="26D22158"/>
    <w:rsid w:val="27122109"/>
    <w:rsid w:val="276E2D92"/>
    <w:rsid w:val="27703689"/>
    <w:rsid w:val="278968AC"/>
    <w:rsid w:val="27896EEB"/>
    <w:rsid w:val="27985E53"/>
    <w:rsid w:val="279A24CB"/>
    <w:rsid w:val="27A27E15"/>
    <w:rsid w:val="27AC1848"/>
    <w:rsid w:val="27B626C7"/>
    <w:rsid w:val="27F0747E"/>
    <w:rsid w:val="27FA7E2E"/>
    <w:rsid w:val="280813FC"/>
    <w:rsid w:val="28387F89"/>
    <w:rsid w:val="285D241C"/>
    <w:rsid w:val="286114C8"/>
    <w:rsid w:val="288F0997"/>
    <w:rsid w:val="28963AA8"/>
    <w:rsid w:val="28AC5D49"/>
    <w:rsid w:val="28BD138E"/>
    <w:rsid w:val="28D25F89"/>
    <w:rsid w:val="28EE053D"/>
    <w:rsid w:val="292A55F5"/>
    <w:rsid w:val="295E5B6D"/>
    <w:rsid w:val="296D58FD"/>
    <w:rsid w:val="299059E8"/>
    <w:rsid w:val="299319B2"/>
    <w:rsid w:val="29CA4B8D"/>
    <w:rsid w:val="29E32867"/>
    <w:rsid w:val="2A2C7F02"/>
    <w:rsid w:val="2A624012"/>
    <w:rsid w:val="2A670190"/>
    <w:rsid w:val="2A864B7A"/>
    <w:rsid w:val="2AD25366"/>
    <w:rsid w:val="2AD34880"/>
    <w:rsid w:val="2ADB3690"/>
    <w:rsid w:val="2AFE7800"/>
    <w:rsid w:val="2B060108"/>
    <w:rsid w:val="2B44659A"/>
    <w:rsid w:val="2BFB5804"/>
    <w:rsid w:val="2BFD78DC"/>
    <w:rsid w:val="2C0B1CF2"/>
    <w:rsid w:val="2C1B6F9C"/>
    <w:rsid w:val="2C4442AB"/>
    <w:rsid w:val="2C532BDA"/>
    <w:rsid w:val="2C5A2ACB"/>
    <w:rsid w:val="2C5E0E8C"/>
    <w:rsid w:val="2C7A4785"/>
    <w:rsid w:val="2CED4AC4"/>
    <w:rsid w:val="2CF80FE6"/>
    <w:rsid w:val="2D3276CB"/>
    <w:rsid w:val="2D9716DA"/>
    <w:rsid w:val="2DCB2B00"/>
    <w:rsid w:val="2DCD42C6"/>
    <w:rsid w:val="2DEA6B5D"/>
    <w:rsid w:val="2E00376E"/>
    <w:rsid w:val="2E165C5A"/>
    <w:rsid w:val="2E3B1352"/>
    <w:rsid w:val="2E3F2682"/>
    <w:rsid w:val="2E4C4F37"/>
    <w:rsid w:val="2E612A61"/>
    <w:rsid w:val="2E753695"/>
    <w:rsid w:val="2E76670C"/>
    <w:rsid w:val="2E8010BB"/>
    <w:rsid w:val="2E9023EA"/>
    <w:rsid w:val="2E964D53"/>
    <w:rsid w:val="2E9B7C83"/>
    <w:rsid w:val="2EA918F1"/>
    <w:rsid w:val="2EB76A0E"/>
    <w:rsid w:val="2EC01249"/>
    <w:rsid w:val="2EC85C71"/>
    <w:rsid w:val="2ECA1E1A"/>
    <w:rsid w:val="2EDF7472"/>
    <w:rsid w:val="2EF9001C"/>
    <w:rsid w:val="2F0A4AAB"/>
    <w:rsid w:val="2F107BE4"/>
    <w:rsid w:val="2F1863B8"/>
    <w:rsid w:val="2F3542FE"/>
    <w:rsid w:val="2F473FE1"/>
    <w:rsid w:val="2F5838B9"/>
    <w:rsid w:val="2F590507"/>
    <w:rsid w:val="2F6760D2"/>
    <w:rsid w:val="2F7B222C"/>
    <w:rsid w:val="2F8176C9"/>
    <w:rsid w:val="2F994DA8"/>
    <w:rsid w:val="2FB87260"/>
    <w:rsid w:val="2FEF5FE0"/>
    <w:rsid w:val="2FF43C97"/>
    <w:rsid w:val="301B3A0F"/>
    <w:rsid w:val="311E75A5"/>
    <w:rsid w:val="312A000A"/>
    <w:rsid w:val="313E115B"/>
    <w:rsid w:val="31653193"/>
    <w:rsid w:val="317F6C7A"/>
    <w:rsid w:val="31D005FE"/>
    <w:rsid w:val="31E42558"/>
    <w:rsid w:val="32132A2F"/>
    <w:rsid w:val="321477E7"/>
    <w:rsid w:val="324C7B84"/>
    <w:rsid w:val="32545820"/>
    <w:rsid w:val="325A7729"/>
    <w:rsid w:val="32CD5AFC"/>
    <w:rsid w:val="32EC51EE"/>
    <w:rsid w:val="32F31EA6"/>
    <w:rsid w:val="331658DE"/>
    <w:rsid w:val="33175440"/>
    <w:rsid w:val="3333344C"/>
    <w:rsid w:val="335B3BD6"/>
    <w:rsid w:val="336A0051"/>
    <w:rsid w:val="33A93E4F"/>
    <w:rsid w:val="33B25639"/>
    <w:rsid w:val="33BC7436"/>
    <w:rsid w:val="33F23CB8"/>
    <w:rsid w:val="344B46DB"/>
    <w:rsid w:val="345C291E"/>
    <w:rsid w:val="34891BB7"/>
    <w:rsid w:val="34B11BCB"/>
    <w:rsid w:val="34B97AD2"/>
    <w:rsid w:val="34DF500B"/>
    <w:rsid w:val="34F4706D"/>
    <w:rsid w:val="350C2625"/>
    <w:rsid w:val="350E737B"/>
    <w:rsid w:val="35312755"/>
    <w:rsid w:val="353969D6"/>
    <w:rsid w:val="35424BEE"/>
    <w:rsid w:val="354B4044"/>
    <w:rsid w:val="359166D4"/>
    <w:rsid w:val="35D05A62"/>
    <w:rsid w:val="35F02628"/>
    <w:rsid w:val="36160449"/>
    <w:rsid w:val="361F3DB4"/>
    <w:rsid w:val="3627291E"/>
    <w:rsid w:val="36372C24"/>
    <w:rsid w:val="363B1248"/>
    <w:rsid w:val="363F7524"/>
    <w:rsid w:val="36511242"/>
    <w:rsid w:val="365554EB"/>
    <w:rsid w:val="366F1E96"/>
    <w:rsid w:val="3683779F"/>
    <w:rsid w:val="36DF7E92"/>
    <w:rsid w:val="36E94025"/>
    <w:rsid w:val="36F90A3C"/>
    <w:rsid w:val="371812F1"/>
    <w:rsid w:val="372B398F"/>
    <w:rsid w:val="374C04C6"/>
    <w:rsid w:val="37E00D3A"/>
    <w:rsid w:val="3826047B"/>
    <w:rsid w:val="38292B34"/>
    <w:rsid w:val="38387B0C"/>
    <w:rsid w:val="3868591A"/>
    <w:rsid w:val="38B444C0"/>
    <w:rsid w:val="38BC19A2"/>
    <w:rsid w:val="38BD0478"/>
    <w:rsid w:val="38C4578E"/>
    <w:rsid w:val="38E62955"/>
    <w:rsid w:val="38FB618B"/>
    <w:rsid w:val="38FE7A29"/>
    <w:rsid w:val="390573D6"/>
    <w:rsid w:val="390E4110"/>
    <w:rsid w:val="39171BC3"/>
    <w:rsid w:val="3917693E"/>
    <w:rsid w:val="3923264B"/>
    <w:rsid w:val="39355DE8"/>
    <w:rsid w:val="39493829"/>
    <w:rsid w:val="395C1320"/>
    <w:rsid w:val="39630EB6"/>
    <w:rsid w:val="3963440C"/>
    <w:rsid w:val="396939F1"/>
    <w:rsid w:val="39747A8A"/>
    <w:rsid w:val="39B2341B"/>
    <w:rsid w:val="39C36698"/>
    <w:rsid w:val="39E12C05"/>
    <w:rsid w:val="39F96E2B"/>
    <w:rsid w:val="3A167A9D"/>
    <w:rsid w:val="3A1A5C49"/>
    <w:rsid w:val="3A6A0CCC"/>
    <w:rsid w:val="3AC23DAF"/>
    <w:rsid w:val="3AF468B2"/>
    <w:rsid w:val="3AFF4CA4"/>
    <w:rsid w:val="3B5073DC"/>
    <w:rsid w:val="3BAF401C"/>
    <w:rsid w:val="3BE001AE"/>
    <w:rsid w:val="3C276A6B"/>
    <w:rsid w:val="3C395B94"/>
    <w:rsid w:val="3C444079"/>
    <w:rsid w:val="3C817F46"/>
    <w:rsid w:val="3C881760"/>
    <w:rsid w:val="3CCA65A0"/>
    <w:rsid w:val="3D3C7A5B"/>
    <w:rsid w:val="3D4A4FA9"/>
    <w:rsid w:val="3D5E780F"/>
    <w:rsid w:val="3D7F55DD"/>
    <w:rsid w:val="3D9C6FA1"/>
    <w:rsid w:val="3DAA74C8"/>
    <w:rsid w:val="3DCE6043"/>
    <w:rsid w:val="3DDF0D0F"/>
    <w:rsid w:val="3DE27716"/>
    <w:rsid w:val="3DE606EB"/>
    <w:rsid w:val="3DEE3528"/>
    <w:rsid w:val="3DEE4511"/>
    <w:rsid w:val="3DF81AC5"/>
    <w:rsid w:val="3E004557"/>
    <w:rsid w:val="3E022EE1"/>
    <w:rsid w:val="3E0C2BE9"/>
    <w:rsid w:val="3E1966FB"/>
    <w:rsid w:val="3E3E3F6E"/>
    <w:rsid w:val="3E8A637E"/>
    <w:rsid w:val="3E9E1F10"/>
    <w:rsid w:val="3EA86F64"/>
    <w:rsid w:val="3ECB15F2"/>
    <w:rsid w:val="3EE94A45"/>
    <w:rsid w:val="3F2546A9"/>
    <w:rsid w:val="3F38676F"/>
    <w:rsid w:val="3F9625DF"/>
    <w:rsid w:val="3F9A3AE0"/>
    <w:rsid w:val="3FBB6530"/>
    <w:rsid w:val="3FEE64F1"/>
    <w:rsid w:val="40071619"/>
    <w:rsid w:val="402B0192"/>
    <w:rsid w:val="403D352D"/>
    <w:rsid w:val="403D5C22"/>
    <w:rsid w:val="40416418"/>
    <w:rsid w:val="40536215"/>
    <w:rsid w:val="40784565"/>
    <w:rsid w:val="40891B3B"/>
    <w:rsid w:val="40A237AD"/>
    <w:rsid w:val="40AA0BC3"/>
    <w:rsid w:val="40C501F6"/>
    <w:rsid w:val="40C91191"/>
    <w:rsid w:val="411916D0"/>
    <w:rsid w:val="417C6008"/>
    <w:rsid w:val="41881FA0"/>
    <w:rsid w:val="41913ED7"/>
    <w:rsid w:val="41932F14"/>
    <w:rsid w:val="41D83E0A"/>
    <w:rsid w:val="41DD49F4"/>
    <w:rsid w:val="41F5661B"/>
    <w:rsid w:val="4208304D"/>
    <w:rsid w:val="427C033D"/>
    <w:rsid w:val="429B019F"/>
    <w:rsid w:val="42FA3B79"/>
    <w:rsid w:val="432B64E6"/>
    <w:rsid w:val="4339622E"/>
    <w:rsid w:val="43790FC1"/>
    <w:rsid w:val="43A13B16"/>
    <w:rsid w:val="43BE012F"/>
    <w:rsid w:val="43D24ED2"/>
    <w:rsid w:val="43F07D06"/>
    <w:rsid w:val="440D1834"/>
    <w:rsid w:val="445057A1"/>
    <w:rsid w:val="445175A7"/>
    <w:rsid w:val="446D70BB"/>
    <w:rsid w:val="448412F0"/>
    <w:rsid w:val="44A641FE"/>
    <w:rsid w:val="44C33553"/>
    <w:rsid w:val="44C9546A"/>
    <w:rsid w:val="44D34460"/>
    <w:rsid w:val="44E8249C"/>
    <w:rsid w:val="44ED30A1"/>
    <w:rsid w:val="450A2A0F"/>
    <w:rsid w:val="450B5755"/>
    <w:rsid w:val="45281569"/>
    <w:rsid w:val="455C3626"/>
    <w:rsid w:val="458F4990"/>
    <w:rsid w:val="45A71B75"/>
    <w:rsid w:val="45AB064E"/>
    <w:rsid w:val="45C53DA9"/>
    <w:rsid w:val="45F70820"/>
    <w:rsid w:val="463B1498"/>
    <w:rsid w:val="46431AE1"/>
    <w:rsid w:val="466B4B97"/>
    <w:rsid w:val="468679DC"/>
    <w:rsid w:val="4699199D"/>
    <w:rsid w:val="46C17A4D"/>
    <w:rsid w:val="46C45A96"/>
    <w:rsid w:val="46DA40FA"/>
    <w:rsid w:val="46FE3230"/>
    <w:rsid w:val="472E2612"/>
    <w:rsid w:val="477F33DA"/>
    <w:rsid w:val="479A26CD"/>
    <w:rsid w:val="47A0080A"/>
    <w:rsid w:val="47AA51CE"/>
    <w:rsid w:val="47BC268C"/>
    <w:rsid w:val="47C65743"/>
    <w:rsid w:val="47C92E0A"/>
    <w:rsid w:val="47D34077"/>
    <w:rsid w:val="48035BB1"/>
    <w:rsid w:val="48117EF1"/>
    <w:rsid w:val="482109E5"/>
    <w:rsid w:val="484723CB"/>
    <w:rsid w:val="486A6E89"/>
    <w:rsid w:val="48B65C95"/>
    <w:rsid w:val="48C345A7"/>
    <w:rsid w:val="4954425A"/>
    <w:rsid w:val="499663D9"/>
    <w:rsid w:val="49AF10F0"/>
    <w:rsid w:val="49CB2A2A"/>
    <w:rsid w:val="49D979FF"/>
    <w:rsid w:val="4A013C4D"/>
    <w:rsid w:val="4A154D89"/>
    <w:rsid w:val="4A1C4A46"/>
    <w:rsid w:val="4A277DCF"/>
    <w:rsid w:val="4A5370BD"/>
    <w:rsid w:val="4A6546FB"/>
    <w:rsid w:val="4A903009"/>
    <w:rsid w:val="4A965B54"/>
    <w:rsid w:val="4A9B5FC3"/>
    <w:rsid w:val="4AB63EA1"/>
    <w:rsid w:val="4B120D37"/>
    <w:rsid w:val="4B1918FB"/>
    <w:rsid w:val="4B2D5042"/>
    <w:rsid w:val="4B4B2196"/>
    <w:rsid w:val="4C126EA2"/>
    <w:rsid w:val="4C411429"/>
    <w:rsid w:val="4C6E7CC1"/>
    <w:rsid w:val="4C893C94"/>
    <w:rsid w:val="4C9646F1"/>
    <w:rsid w:val="4CB314E0"/>
    <w:rsid w:val="4CB66B41"/>
    <w:rsid w:val="4CCC6476"/>
    <w:rsid w:val="4CE505EA"/>
    <w:rsid w:val="4CE64136"/>
    <w:rsid w:val="4D1172F0"/>
    <w:rsid w:val="4D2505FB"/>
    <w:rsid w:val="4D2607A2"/>
    <w:rsid w:val="4D36558C"/>
    <w:rsid w:val="4D366E27"/>
    <w:rsid w:val="4D420FCC"/>
    <w:rsid w:val="4D6C0FAE"/>
    <w:rsid w:val="4D827837"/>
    <w:rsid w:val="4D926C66"/>
    <w:rsid w:val="4DDC25D7"/>
    <w:rsid w:val="4DFB61FC"/>
    <w:rsid w:val="4E115752"/>
    <w:rsid w:val="4E6E39A1"/>
    <w:rsid w:val="4EB75920"/>
    <w:rsid w:val="4EC14BD2"/>
    <w:rsid w:val="4ECC7F56"/>
    <w:rsid w:val="4ED35EDF"/>
    <w:rsid w:val="4EFE52B2"/>
    <w:rsid w:val="4F096B98"/>
    <w:rsid w:val="4F0B00E5"/>
    <w:rsid w:val="4F1137C6"/>
    <w:rsid w:val="4F453D4C"/>
    <w:rsid w:val="4F45452F"/>
    <w:rsid w:val="4F6D4695"/>
    <w:rsid w:val="4F751C4B"/>
    <w:rsid w:val="4F7B0A7F"/>
    <w:rsid w:val="4F801F1C"/>
    <w:rsid w:val="4F8962B6"/>
    <w:rsid w:val="4F8F4094"/>
    <w:rsid w:val="4FC60E49"/>
    <w:rsid w:val="502C0172"/>
    <w:rsid w:val="50367B61"/>
    <w:rsid w:val="504D574C"/>
    <w:rsid w:val="50502E09"/>
    <w:rsid w:val="50573708"/>
    <w:rsid w:val="505A018C"/>
    <w:rsid w:val="505A5A36"/>
    <w:rsid w:val="506523D0"/>
    <w:rsid w:val="506651BA"/>
    <w:rsid w:val="50715259"/>
    <w:rsid w:val="50822C5D"/>
    <w:rsid w:val="50E53551"/>
    <w:rsid w:val="512B6368"/>
    <w:rsid w:val="513C263C"/>
    <w:rsid w:val="51656440"/>
    <w:rsid w:val="51666701"/>
    <w:rsid w:val="5169376B"/>
    <w:rsid w:val="516F40E5"/>
    <w:rsid w:val="517B293B"/>
    <w:rsid w:val="517D16C1"/>
    <w:rsid w:val="518B6458"/>
    <w:rsid w:val="51A21442"/>
    <w:rsid w:val="51C74067"/>
    <w:rsid w:val="51C80C6E"/>
    <w:rsid w:val="51D82CD4"/>
    <w:rsid w:val="51E15741"/>
    <w:rsid w:val="52263E11"/>
    <w:rsid w:val="528175D5"/>
    <w:rsid w:val="529C3F60"/>
    <w:rsid w:val="529E721A"/>
    <w:rsid w:val="52A1306F"/>
    <w:rsid w:val="52C206D3"/>
    <w:rsid w:val="533755F4"/>
    <w:rsid w:val="53707572"/>
    <w:rsid w:val="539E0D27"/>
    <w:rsid w:val="53D564A8"/>
    <w:rsid w:val="53F30C9C"/>
    <w:rsid w:val="54366037"/>
    <w:rsid w:val="54522687"/>
    <w:rsid w:val="545A3D36"/>
    <w:rsid w:val="546C6D8F"/>
    <w:rsid w:val="54A2323C"/>
    <w:rsid w:val="54B7788A"/>
    <w:rsid w:val="54D65DCA"/>
    <w:rsid w:val="54E20F64"/>
    <w:rsid w:val="54EC6A5F"/>
    <w:rsid w:val="54F0604F"/>
    <w:rsid w:val="550278A2"/>
    <w:rsid w:val="550E412C"/>
    <w:rsid w:val="5526212E"/>
    <w:rsid w:val="55452810"/>
    <w:rsid w:val="55563836"/>
    <w:rsid w:val="55F66018"/>
    <w:rsid w:val="55F7290A"/>
    <w:rsid w:val="55FA26F8"/>
    <w:rsid w:val="56184DAE"/>
    <w:rsid w:val="564D7C8C"/>
    <w:rsid w:val="56663D4D"/>
    <w:rsid w:val="56985F83"/>
    <w:rsid w:val="56B73D78"/>
    <w:rsid w:val="571141E6"/>
    <w:rsid w:val="57594102"/>
    <w:rsid w:val="57663DA7"/>
    <w:rsid w:val="57811A3D"/>
    <w:rsid w:val="579A246B"/>
    <w:rsid w:val="57A54A59"/>
    <w:rsid w:val="57B03084"/>
    <w:rsid w:val="57CF08AC"/>
    <w:rsid w:val="584667E1"/>
    <w:rsid w:val="585668BE"/>
    <w:rsid w:val="587A13E7"/>
    <w:rsid w:val="58802F73"/>
    <w:rsid w:val="589368E0"/>
    <w:rsid w:val="589A07F1"/>
    <w:rsid w:val="58AB639C"/>
    <w:rsid w:val="58FC1D80"/>
    <w:rsid w:val="59177965"/>
    <w:rsid w:val="5952570D"/>
    <w:rsid w:val="5967369D"/>
    <w:rsid w:val="59856EAE"/>
    <w:rsid w:val="598E1FE0"/>
    <w:rsid w:val="59AE19CD"/>
    <w:rsid w:val="59D601F1"/>
    <w:rsid w:val="59DE7AE5"/>
    <w:rsid w:val="59E12C93"/>
    <w:rsid w:val="5A1A1BDF"/>
    <w:rsid w:val="5A1D4970"/>
    <w:rsid w:val="5A3E7F6B"/>
    <w:rsid w:val="5A507C47"/>
    <w:rsid w:val="5A8F2EB6"/>
    <w:rsid w:val="5AA15774"/>
    <w:rsid w:val="5AAE2453"/>
    <w:rsid w:val="5ACC6602"/>
    <w:rsid w:val="5AE65E30"/>
    <w:rsid w:val="5B122177"/>
    <w:rsid w:val="5B335F2F"/>
    <w:rsid w:val="5B3B0AC5"/>
    <w:rsid w:val="5B6B30F9"/>
    <w:rsid w:val="5B942D3F"/>
    <w:rsid w:val="5BB15E3C"/>
    <w:rsid w:val="5BCA4851"/>
    <w:rsid w:val="5BD347B4"/>
    <w:rsid w:val="5C1779EE"/>
    <w:rsid w:val="5C252483"/>
    <w:rsid w:val="5C510905"/>
    <w:rsid w:val="5C533E08"/>
    <w:rsid w:val="5C5C592C"/>
    <w:rsid w:val="5C5D3D4B"/>
    <w:rsid w:val="5C915E6B"/>
    <w:rsid w:val="5CB86650"/>
    <w:rsid w:val="5CD97FA2"/>
    <w:rsid w:val="5CE1337C"/>
    <w:rsid w:val="5CEC1564"/>
    <w:rsid w:val="5D196AC1"/>
    <w:rsid w:val="5D262745"/>
    <w:rsid w:val="5D7A500B"/>
    <w:rsid w:val="5D7E5835"/>
    <w:rsid w:val="5D810FF7"/>
    <w:rsid w:val="5D86525F"/>
    <w:rsid w:val="5DA36C6E"/>
    <w:rsid w:val="5DBF2763"/>
    <w:rsid w:val="5DC26F2A"/>
    <w:rsid w:val="5DCF3DEB"/>
    <w:rsid w:val="5DD82A95"/>
    <w:rsid w:val="5DF350E8"/>
    <w:rsid w:val="5E1A302D"/>
    <w:rsid w:val="5E27222D"/>
    <w:rsid w:val="5E284390"/>
    <w:rsid w:val="5E494E8E"/>
    <w:rsid w:val="5E6A3C95"/>
    <w:rsid w:val="5E996241"/>
    <w:rsid w:val="5ED4702E"/>
    <w:rsid w:val="5EE277B7"/>
    <w:rsid w:val="5EEE2476"/>
    <w:rsid w:val="5EFE265C"/>
    <w:rsid w:val="5EFF219E"/>
    <w:rsid w:val="5F0C3194"/>
    <w:rsid w:val="5F6268FB"/>
    <w:rsid w:val="5F6669D5"/>
    <w:rsid w:val="5F685B6F"/>
    <w:rsid w:val="5F7D3596"/>
    <w:rsid w:val="5FCC0A92"/>
    <w:rsid w:val="5FEF7F48"/>
    <w:rsid w:val="60020B4D"/>
    <w:rsid w:val="600A0C25"/>
    <w:rsid w:val="600E3824"/>
    <w:rsid w:val="60495624"/>
    <w:rsid w:val="605F4F1F"/>
    <w:rsid w:val="60663056"/>
    <w:rsid w:val="6086082C"/>
    <w:rsid w:val="60BF3A5A"/>
    <w:rsid w:val="60D333C6"/>
    <w:rsid w:val="60D94336"/>
    <w:rsid w:val="6142054C"/>
    <w:rsid w:val="616805DD"/>
    <w:rsid w:val="61A56C03"/>
    <w:rsid w:val="61AD36F4"/>
    <w:rsid w:val="61DE0274"/>
    <w:rsid w:val="61EB2B40"/>
    <w:rsid w:val="61EE7020"/>
    <w:rsid w:val="61F20BFA"/>
    <w:rsid w:val="622639C9"/>
    <w:rsid w:val="62327D54"/>
    <w:rsid w:val="623F3C6D"/>
    <w:rsid w:val="62970C2B"/>
    <w:rsid w:val="62A80882"/>
    <w:rsid w:val="63101C90"/>
    <w:rsid w:val="63184AA0"/>
    <w:rsid w:val="632C14B3"/>
    <w:rsid w:val="634520EC"/>
    <w:rsid w:val="63785DBF"/>
    <w:rsid w:val="637A12C2"/>
    <w:rsid w:val="6380639B"/>
    <w:rsid w:val="63811BEA"/>
    <w:rsid w:val="638B492F"/>
    <w:rsid w:val="63A913AB"/>
    <w:rsid w:val="63B51BA1"/>
    <w:rsid w:val="6422736F"/>
    <w:rsid w:val="643E2EA5"/>
    <w:rsid w:val="6469372F"/>
    <w:rsid w:val="6480384A"/>
    <w:rsid w:val="64D22030"/>
    <w:rsid w:val="64ED11A3"/>
    <w:rsid w:val="650C61D5"/>
    <w:rsid w:val="653E5EF7"/>
    <w:rsid w:val="654031AC"/>
    <w:rsid w:val="654C4D4B"/>
    <w:rsid w:val="65581184"/>
    <w:rsid w:val="655905A5"/>
    <w:rsid w:val="65677F9C"/>
    <w:rsid w:val="65853944"/>
    <w:rsid w:val="65966B55"/>
    <w:rsid w:val="659F41BF"/>
    <w:rsid w:val="65B43409"/>
    <w:rsid w:val="65C41D3B"/>
    <w:rsid w:val="65C627D3"/>
    <w:rsid w:val="65E24F49"/>
    <w:rsid w:val="66127C81"/>
    <w:rsid w:val="66396015"/>
    <w:rsid w:val="66821978"/>
    <w:rsid w:val="66A355E9"/>
    <w:rsid w:val="66A7031D"/>
    <w:rsid w:val="66AB23FE"/>
    <w:rsid w:val="66BC5F1C"/>
    <w:rsid w:val="66C94644"/>
    <w:rsid w:val="66D71736"/>
    <w:rsid w:val="672E0C51"/>
    <w:rsid w:val="675D7B46"/>
    <w:rsid w:val="676663B4"/>
    <w:rsid w:val="67681500"/>
    <w:rsid w:val="678E732F"/>
    <w:rsid w:val="67945BFF"/>
    <w:rsid w:val="67A61E1A"/>
    <w:rsid w:val="67B32C30"/>
    <w:rsid w:val="67D804B8"/>
    <w:rsid w:val="67E8076B"/>
    <w:rsid w:val="682732A7"/>
    <w:rsid w:val="683204E9"/>
    <w:rsid w:val="68635B97"/>
    <w:rsid w:val="686F68C2"/>
    <w:rsid w:val="689B2F2E"/>
    <w:rsid w:val="68BF31ED"/>
    <w:rsid w:val="68D30B09"/>
    <w:rsid w:val="68F33F8B"/>
    <w:rsid w:val="69095F06"/>
    <w:rsid w:val="691802A1"/>
    <w:rsid w:val="692747A8"/>
    <w:rsid w:val="69447CA4"/>
    <w:rsid w:val="6946136F"/>
    <w:rsid w:val="6983542A"/>
    <w:rsid w:val="69864150"/>
    <w:rsid w:val="698725C7"/>
    <w:rsid w:val="69891D67"/>
    <w:rsid w:val="69991D2C"/>
    <w:rsid w:val="69BC1BDF"/>
    <w:rsid w:val="69C0748D"/>
    <w:rsid w:val="6A034438"/>
    <w:rsid w:val="6A2E23FC"/>
    <w:rsid w:val="6A3D3558"/>
    <w:rsid w:val="6A414563"/>
    <w:rsid w:val="6A4C7071"/>
    <w:rsid w:val="6A4F3879"/>
    <w:rsid w:val="6A570C85"/>
    <w:rsid w:val="6A69045A"/>
    <w:rsid w:val="6A957FE4"/>
    <w:rsid w:val="6A9C3978"/>
    <w:rsid w:val="6AFD4672"/>
    <w:rsid w:val="6B7F752A"/>
    <w:rsid w:val="6B8A6D77"/>
    <w:rsid w:val="6B8D19FD"/>
    <w:rsid w:val="6B9B5A9A"/>
    <w:rsid w:val="6BA179A3"/>
    <w:rsid w:val="6BAA4A2F"/>
    <w:rsid w:val="6BBE5E02"/>
    <w:rsid w:val="6BCB3485"/>
    <w:rsid w:val="6BD34433"/>
    <w:rsid w:val="6BF3195E"/>
    <w:rsid w:val="6C270A6A"/>
    <w:rsid w:val="6C2D6A31"/>
    <w:rsid w:val="6CE44CF4"/>
    <w:rsid w:val="6CF5179E"/>
    <w:rsid w:val="6D120AFE"/>
    <w:rsid w:val="6D136580"/>
    <w:rsid w:val="6D1907E9"/>
    <w:rsid w:val="6D34220B"/>
    <w:rsid w:val="6D4443A5"/>
    <w:rsid w:val="6D7620C8"/>
    <w:rsid w:val="6D7E55CC"/>
    <w:rsid w:val="6D841863"/>
    <w:rsid w:val="6D9040C6"/>
    <w:rsid w:val="6DBC4466"/>
    <w:rsid w:val="6DFA47CD"/>
    <w:rsid w:val="6E0C5514"/>
    <w:rsid w:val="6E11084E"/>
    <w:rsid w:val="6E384804"/>
    <w:rsid w:val="6E4B155E"/>
    <w:rsid w:val="6E4C5A08"/>
    <w:rsid w:val="6E5D796A"/>
    <w:rsid w:val="6E636C9C"/>
    <w:rsid w:val="6EA2541C"/>
    <w:rsid w:val="6F262767"/>
    <w:rsid w:val="6F276D8D"/>
    <w:rsid w:val="6F3574FF"/>
    <w:rsid w:val="6F47651F"/>
    <w:rsid w:val="6F7B5A75"/>
    <w:rsid w:val="6FB50A17"/>
    <w:rsid w:val="6FD7038D"/>
    <w:rsid w:val="700510C2"/>
    <w:rsid w:val="700A0267"/>
    <w:rsid w:val="702F681D"/>
    <w:rsid w:val="703E57B3"/>
    <w:rsid w:val="70652935"/>
    <w:rsid w:val="70926A15"/>
    <w:rsid w:val="71002299"/>
    <w:rsid w:val="71044D5B"/>
    <w:rsid w:val="71177A0A"/>
    <w:rsid w:val="71394779"/>
    <w:rsid w:val="716E58B5"/>
    <w:rsid w:val="71997D14"/>
    <w:rsid w:val="719C3C04"/>
    <w:rsid w:val="71A54B2A"/>
    <w:rsid w:val="71C11862"/>
    <w:rsid w:val="720E21AB"/>
    <w:rsid w:val="72326EE7"/>
    <w:rsid w:val="725706E7"/>
    <w:rsid w:val="729F17C4"/>
    <w:rsid w:val="72D514F1"/>
    <w:rsid w:val="73635594"/>
    <w:rsid w:val="737B14AA"/>
    <w:rsid w:val="737D4C17"/>
    <w:rsid w:val="73C64853"/>
    <w:rsid w:val="73DF61AE"/>
    <w:rsid w:val="73FF7F96"/>
    <w:rsid w:val="74376F4E"/>
    <w:rsid w:val="744761A3"/>
    <w:rsid w:val="74BB73C5"/>
    <w:rsid w:val="74C3045E"/>
    <w:rsid w:val="75124DA1"/>
    <w:rsid w:val="751E3320"/>
    <w:rsid w:val="75395163"/>
    <w:rsid w:val="75744D7C"/>
    <w:rsid w:val="75752FE2"/>
    <w:rsid w:val="758053D5"/>
    <w:rsid w:val="75830558"/>
    <w:rsid w:val="75907C62"/>
    <w:rsid w:val="759F4AB9"/>
    <w:rsid w:val="75B525F7"/>
    <w:rsid w:val="75C00D0E"/>
    <w:rsid w:val="75F1685F"/>
    <w:rsid w:val="76051D30"/>
    <w:rsid w:val="760630B0"/>
    <w:rsid w:val="76147043"/>
    <w:rsid w:val="7630676D"/>
    <w:rsid w:val="764C5E0A"/>
    <w:rsid w:val="769F382E"/>
    <w:rsid w:val="76A806BB"/>
    <w:rsid w:val="76B5278B"/>
    <w:rsid w:val="770045CD"/>
    <w:rsid w:val="77021C8D"/>
    <w:rsid w:val="77152ED8"/>
    <w:rsid w:val="774F7BA9"/>
    <w:rsid w:val="77536215"/>
    <w:rsid w:val="77AF7BEA"/>
    <w:rsid w:val="77B70B17"/>
    <w:rsid w:val="780627F5"/>
    <w:rsid w:val="783B7D77"/>
    <w:rsid w:val="783E4015"/>
    <w:rsid w:val="7863107C"/>
    <w:rsid w:val="78870772"/>
    <w:rsid w:val="79724694"/>
    <w:rsid w:val="79D62A71"/>
    <w:rsid w:val="79E4560A"/>
    <w:rsid w:val="79E60B0D"/>
    <w:rsid w:val="7A36630D"/>
    <w:rsid w:val="7A3D6B6C"/>
    <w:rsid w:val="7A5029AA"/>
    <w:rsid w:val="7A547211"/>
    <w:rsid w:val="7A572FE3"/>
    <w:rsid w:val="7AB24E63"/>
    <w:rsid w:val="7AEE3B9D"/>
    <w:rsid w:val="7B027F7C"/>
    <w:rsid w:val="7B7859AB"/>
    <w:rsid w:val="7B7E5910"/>
    <w:rsid w:val="7B867C36"/>
    <w:rsid w:val="7B9E45DB"/>
    <w:rsid w:val="7BAF3F98"/>
    <w:rsid w:val="7C4C1A74"/>
    <w:rsid w:val="7C614AF7"/>
    <w:rsid w:val="7C6A2F98"/>
    <w:rsid w:val="7C8548D8"/>
    <w:rsid w:val="7C9706CA"/>
    <w:rsid w:val="7CA80310"/>
    <w:rsid w:val="7CAC1E5A"/>
    <w:rsid w:val="7CEE324C"/>
    <w:rsid w:val="7D0D212C"/>
    <w:rsid w:val="7D3900EC"/>
    <w:rsid w:val="7D4A1CA9"/>
    <w:rsid w:val="7D4B6B2A"/>
    <w:rsid w:val="7D9300FD"/>
    <w:rsid w:val="7D935EB4"/>
    <w:rsid w:val="7DC268B8"/>
    <w:rsid w:val="7DE656BB"/>
    <w:rsid w:val="7DFC0875"/>
    <w:rsid w:val="7DFE485A"/>
    <w:rsid w:val="7E3718F4"/>
    <w:rsid w:val="7E3E74AD"/>
    <w:rsid w:val="7E430BF7"/>
    <w:rsid w:val="7E5366E6"/>
    <w:rsid w:val="7E67570A"/>
    <w:rsid w:val="7EA77C3D"/>
    <w:rsid w:val="7ECC1B0D"/>
    <w:rsid w:val="7EFB4F6E"/>
    <w:rsid w:val="7F055BF1"/>
    <w:rsid w:val="7F1B1062"/>
    <w:rsid w:val="7F31526A"/>
    <w:rsid w:val="7F8B3A42"/>
    <w:rsid w:val="7F8F241B"/>
    <w:rsid w:val="7F9B3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pPr>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paragraph" w:styleId="8">
    <w:name w:val="annotation subject"/>
    <w:basedOn w:val="3"/>
    <w:next w:val="3"/>
    <w:link w:val="15"/>
    <w:qFormat/>
    <w:uiPriority w:val="0"/>
    <w:rPr>
      <w:b/>
      <w:bCs/>
    </w:r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character" w:styleId="13">
    <w:name w:val="footnote reference"/>
    <w:basedOn w:val="10"/>
    <w:qFormat/>
    <w:uiPriority w:val="0"/>
    <w:rPr>
      <w:vertAlign w:val="superscript"/>
    </w:rPr>
  </w:style>
  <w:style w:type="character" w:customStyle="1" w:styleId="14">
    <w:name w:val="批注文字 字符"/>
    <w:basedOn w:val="10"/>
    <w:link w:val="3"/>
    <w:qFormat/>
    <w:uiPriority w:val="0"/>
    <w:rPr>
      <w:rFonts w:asciiTheme="minorHAnsi" w:hAnsiTheme="minorHAnsi" w:eastAsiaTheme="minorEastAsia" w:cstheme="minorBidi"/>
      <w:kern w:val="2"/>
      <w:sz w:val="21"/>
      <w:szCs w:val="24"/>
    </w:rPr>
  </w:style>
  <w:style w:type="character" w:customStyle="1" w:styleId="15">
    <w:name w:val="批注主题 字符"/>
    <w:basedOn w:val="14"/>
    <w:link w:val="8"/>
    <w:qFormat/>
    <w:uiPriority w:val="0"/>
    <w:rPr>
      <w:rFonts w:asciiTheme="minorHAnsi" w:hAnsiTheme="minorHAnsi" w:eastAsiaTheme="minorEastAsia" w:cstheme="minorBidi"/>
      <w:b/>
      <w:bCs/>
      <w:kern w:val="2"/>
      <w:sz w:val="21"/>
      <w:szCs w:val="24"/>
    </w:rPr>
  </w:style>
  <w:style w:type="paragraph" w:customStyle="1" w:styleId="16">
    <w:name w:val="修订1"/>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7">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15314</Words>
  <Characters>15332</Characters>
  <Lines>251</Lines>
  <Paragraphs>74</Paragraphs>
  <TotalTime>0</TotalTime>
  <ScaleCrop>false</ScaleCrop>
  <LinksUpToDate>false</LinksUpToDate>
  <CharactersWithSpaces>15335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2026-01-30T11:34:00Z</dcterms:created>
  <dcterms:modified xsi:type="dcterms:W3CDTF">2026-04-07T13:24:59Z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4F8396BBAF1B4C718F55D198EDB6E749_13</vt:lpwstr>
  </property>
  <property fmtid="{D5CDD505-2E9C-101B-9397-08002B2CF9AE}" pid="4" name="KSOTemplateDocerSaveRecord">
    <vt:lpwstr>eyJoZGlkIjoiZThhMzU5ZDVkN2NlM2MyNzE2NjgzOGYwMTVhNDgwZDkiLCJ1c2VySWQiOiI0MTI5NzIyMTMifQ==</vt:lpwstr>
  </property>
</Properties>
</file>