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8A59E">
      <w:pPr>
        <w:pStyle w:val="49"/>
        <w:ind w:firstLine="904"/>
        <w:rPr>
          <w:rFonts w:hint="eastAsia"/>
        </w:rPr>
      </w:pPr>
      <w:r>
        <w:rPr>
          <w:rFonts w:hint="eastAsia"/>
        </w:rPr>
        <w:t>现行法规范下数据内涵的辨析与概念重塑</w:t>
      </w:r>
    </w:p>
    <w:p w14:paraId="32DDD8BB">
      <w:pPr>
        <w:pStyle w:val="53"/>
        <w:rPr>
          <w:rFonts w:hint="eastAsia"/>
        </w:rPr>
      </w:pPr>
      <w:r>
        <w:rPr>
          <w:rFonts w:hint="eastAsia"/>
        </w:rPr>
        <w:t>——基于原始数据与“生意参谋”数据产品的论证分析</w:t>
      </w:r>
    </w:p>
    <w:p w14:paraId="03F63D82">
      <w:pPr>
        <w:spacing w:line="360" w:lineRule="auto"/>
        <w:rPr>
          <w:rFonts w:hint="eastAsia" w:ascii="楷体" w:hAnsi="楷体" w:eastAsia="楷体"/>
        </w:rPr>
      </w:pPr>
      <w:r>
        <w:rPr>
          <w:rFonts w:hint="eastAsia" w:ascii="宋体" w:hAnsi="宋体" w:eastAsia="宋体"/>
          <w:b/>
          <w:bCs/>
        </w:rPr>
        <w:t>摘要</w:t>
      </w:r>
      <w:r>
        <w:rPr>
          <w:rFonts w:hint="eastAsia" w:ascii="宋体" w:hAnsi="宋体" w:eastAsia="宋体"/>
        </w:rPr>
        <w:t>：</w:t>
      </w:r>
      <w:r>
        <w:rPr>
          <w:rFonts w:hint="eastAsia" w:ascii="楷体" w:hAnsi="楷体" w:eastAsia="楷体"/>
        </w:rPr>
        <w:t>明确数据概念、阐明数据与信息的关系，事关充分发挥数据要素驱动与赋能价值、数据确权理论发展、数据要素利益分配等基础性问题的解决。为此，可以从数据内涵的法律发展角度出发，旨在清晰阐述数据内涵的法律变迁，同时，在区分数据与信息二者关系时，提出应当将二者同时置于法律框架内研究的观点。在此基础上，可将数据重新定义为：以电子或其它方式对各种信息的记录，但不包括个人信息、商业秘密、国家秘密等法律所单独保护的信息。重塑数据概念，区分数据与法律所单独保护的信息，以期为数据相关理论的推进、数据相关法律制度的构建以及司法实践的发展提供一个明确的概念支撑和逻辑起点。</w:t>
      </w:r>
    </w:p>
    <w:p w14:paraId="18A24B7E">
      <w:pPr>
        <w:rPr>
          <w:rFonts w:hint="eastAsia" w:ascii="楷体" w:hAnsi="楷体" w:eastAsia="楷体"/>
        </w:rPr>
      </w:pPr>
      <w:r>
        <w:rPr>
          <w:rFonts w:hint="eastAsia" w:ascii="宋体" w:hAnsi="宋体" w:eastAsia="宋体"/>
          <w:b/>
          <w:bCs/>
        </w:rPr>
        <w:t>关键词</w:t>
      </w:r>
      <w:r>
        <w:rPr>
          <w:rFonts w:hint="eastAsia" w:ascii="宋体" w:hAnsi="宋体" w:eastAsia="宋体"/>
        </w:rPr>
        <w:t>：</w:t>
      </w:r>
      <w:r>
        <w:rPr>
          <w:rFonts w:hint="eastAsia" w:ascii="楷体" w:hAnsi="楷体" w:eastAsia="楷体"/>
        </w:rPr>
        <w:t>数据 个人数据 个人信息 商业秘密 国家秘密</w:t>
      </w:r>
    </w:p>
    <w:p w14:paraId="2F135DF3">
      <w:pPr>
        <w:outlineLvl w:val="0"/>
        <w:rPr>
          <w:rFonts w:hint="eastAsia" w:ascii="宋体" w:hAnsi="宋体" w:eastAsia="宋体"/>
          <w:b/>
          <w:bCs/>
        </w:rPr>
      </w:pPr>
      <w:r>
        <w:rPr>
          <w:rFonts w:hint="eastAsia" w:ascii="宋体" w:hAnsi="宋体" w:eastAsia="宋体"/>
          <w:b/>
          <w:bCs/>
        </w:rPr>
        <w:t>一、问题的提出</w:t>
      </w:r>
    </w:p>
    <w:p w14:paraId="02237433">
      <w:pPr>
        <w:spacing w:line="360" w:lineRule="auto"/>
        <w:ind w:firstLine="420" w:firstLineChars="200"/>
        <w:rPr>
          <w:rFonts w:hint="eastAsia" w:ascii="宋体" w:hAnsi="宋体" w:eastAsia="宋体"/>
        </w:rPr>
      </w:pPr>
      <w:r>
        <w:rPr>
          <w:rFonts w:hint="eastAsia" w:ascii="宋体" w:hAnsi="宋体" w:eastAsia="宋体"/>
        </w:rPr>
        <w:t>在当今信息化、全球化和智能化时代，无论是从自身性质出发，还是从经济潜力看，</w:t>
      </w:r>
      <w:r>
        <w:rPr>
          <w:rStyle w:val="23"/>
          <w:rFonts w:hint="eastAsia" w:ascii="宋体" w:hAnsi="宋体" w:eastAsia="宋体"/>
        </w:rPr>
        <w:footnoteReference w:id="0"/>
      </w:r>
      <w:r>
        <w:rPr>
          <w:rFonts w:hint="eastAsia" w:ascii="宋体" w:hAnsi="宋体" w:eastAsia="宋体"/>
        </w:rPr>
        <w:t>数据都具有极其重要的价值。《中华人民共和国国民经济和社会发展第十五个五年规划纲要》将“激活数据要素潜能”、“强化算力算法数据高效供给”等作为“深入推进数字中国建设”的关键基础。“深化数据资源开发利用，健全数据要素基础制度”也成为2026年政府工作的重要任务。其相关制度构建亟待推进。</w:t>
      </w:r>
    </w:p>
    <w:p w14:paraId="43922570">
      <w:pPr>
        <w:spacing w:line="360" w:lineRule="auto"/>
        <w:ind w:firstLine="420" w:firstLineChars="200"/>
        <w:rPr>
          <w:rFonts w:hint="eastAsia" w:ascii="宋体" w:hAnsi="宋体" w:eastAsia="宋体"/>
        </w:rPr>
      </w:pPr>
      <w:r>
        <w:rPr>
          <w:rFonts w:hint="eastAsia" w:ascii="宋体" w:hAnsi="宋体" w:eastAsia="宋体"/>
        </w:rPr>
        <w:t>数据虽受到高度重视，但在理论发展、法律制度建构与司法实践方面却存在种种问题。学界在探索构建相关制度时面临较大阻碍，数据相关理论发展缓慢。基础性的数据赋权问题已在学界讨论多年，但难以形成共识。数据相关法律规定较为匮乏、模糊。从《中华人民共和国民法典》（以下简称《民法典》）来看，相比个人信息，单独规定数据的条文仅为第127条，且该条也只是指引性条款。《中华人民共和国数据安全法》（以下简称《数据安全法》）虽围绕数据展开，多数条款却为框架性的制度构建。裁判依据不明，数据与信息难分，使得数据相关司法纠纷处理存在较大困难，用户数据权属矛盾尖锐。</w:t>
      </w:r>
    </w:p>
    <w:p w14:paraId="0DF572F8">
      <w:pPr>
        <w:spacing w:line="360" w:lineRule="auto"/>
        <w:ind w:firstLine="420" w:firstLineChars="200"/>
        <w:rPr>
          <w:rFonts w:hint="eastAsia" w:ascii="宋体" w:hAnsi="宋体" w:eastAsia="宋体"/>
        </w:rPr>
      </w:pPr>
      <w:r>
        <w:rPr>
          <w:rFonts w:hint="eastAsia" w:ascii="宋体" w:hAnsi="宋体" w:eastAsia="宋体"/>
        </w:rPr>
        <w:t>出现上述问题，根本原因在于数据概念不清，尤其是与信息界限难明。学界虽提出数据范围小于信息说与数据范围大于信息说两种观点，但仍未解决前述问题。因此，本文从法律文本维度进行溯源，阐明数据内涵的发展变迁，辨析与信息的关系，并以促进数据发展为基础，重塑数据定义，以期为数据理论探索、法律构建和司法裁判提供一个支点。</w:t>
      </w:r>
    </w:p>
    <w:p w14:paraId="6F94CD54">
      <w:pPr>
        <w:outlineLvl w:val="0"/>
        <w:rPr>
          <w:rFonts w:hint="eastAsia" w:ascii="宋体" w:hAnsi="宋体" w:eastAsia="宋体"/>
          <w:b/>
          <w:bCs/>
        </w:rPr>
      </w:pPr>
      <w:r>
        <w:rPr>
          <w:rFonts w:hint="eastAsia" w:ascii="宋体" w:hAnsi="宋体" w:eastAsia="宋体"/>
          <w:b/>
          <w:bCs/>
        </w:rPr>
        <w:t>二、脱离语境的理论局限与数据内涵的法律溯源</w:t>
      </w:r>
    </w:p>
    <w:p w14:paraId="7CC96040">
      <w:pPr>
        <w:outlineLvl w:val="1"/>
        <w:rPr>
          <w:rFonts w:hint="eastAsia" w:ascii="宋体" w:hAnsi="宋体" w:eastAsia="宋体"/>
          <w:b/>
          <w:bCs/>
        </w:rPr>
      </w:pPr>
      <w:r>
        <w:rPr>
          <w:rFonts w:hint="eastAsia" w:ascii="宋体" w:hAnsi="宋体" w:eastAsia="宋体"/>
          <w:b/>
          <w:bCs/>
        </w:rPr>
        <w:t>（一）脱离语境的理论局限</w:t>
      </w:r>
    </w:p>
    <w:p w14:paraId="5870E759">
      <w:pPr>
        <w:spacing w:line="360" w:lineRule="auto"/>
        <w:ind w:firstLine="420" w:firstLineChars="200"/>
        <w:rPr>
          <w:rFonts w:hint="eastAsia" w:ascii="宋体" w:hAnsi="宋体" w:eastAsia="宋体"/>
        </w:rPr>
      </w:pPr>
      <w:r>
        <w:rPr>
          <w:rFonts w:hint="eastAsia" w:ascii="宋体" w:hAnsi="宋体" w:eastAsia="宋体"/>
        </w:rPr>
        <w:t>为区分数据与信息，有学者将数据定位在流通于网络、在二进制的基础上以“</w:t>
      </w:r>
      <w:r>
        <w:rPr>
          <w:rFonts w:hint="eastAsia" w:ascii="Times New Roman" w:hAnsi="Times New Roman" w:eastAsia="宋体" w:cs="Times New Roman"/>
        </w:rPr>
        <w:t>0</w:t>
      </w:r>
      <w:r>
        <w:rPr>
          <w:rFonts w:hint="eastAsia" w:ascii="宋体" w:hAnsi="宋体" w:eastAsia="宋体"/>
        </w:rPr>
        <w:t>和</w:t>
      </w:r>
      <w:r>
        <w:rPr>
          <w:rFonts w:hint="eastAsia" w:ascii="Times New Roman" w:hAnsi="Times New Roman" w:eastAsia="宋体" w:cs="Times New Roman"/>
        </w:rPr>
        <w:t>1</w:t>
      </w:r>
      <w:r>
        <w:rPr>
          <w:rFonts w:hint="eastAsia" w:ascii="宋体" w:hAnsi="宋体" w:eastAsia="宋体"/>
        </w:rPr>
        <w:t>”的组合而表现出来的比特形式，</w:t>
      </w:r>
      <w:r>
        <w:rPr>
          <w:rStyle w:val="23"/>
          <w:rFonts w:hint="eastAsia" w:ascii="宋体" w:hAnsi="宋体" w:eastAsia="宋体"/>
        </w:rPr>
        <w:footnoteReference w:id="1"/>
      </w:r>
      <w:r>
        <w:rPr>
          <w:rFonts w:hint="eastAsia" w:ascii="宋体" w:hAnsi="宋体" w:eastAsia="宋体"/>
        </w:rPr>
        <w:t>认为，数据仅是信息表达的方式之一，信息还可以通过纸张、音像等传统媒介表达，</w:t>
      </w:r>
      <w:r>
        <w:rPr>
          <w:rStyle w:val="23"/>
          <w:rFonts w:hint="eastAsia" w:ascii="宋体" w:hAnsi="宋体" w:eastAsia="宋体"/>
        </w:rPr>
        <w:footnoteReference w:id="2"/>
      </w:r>
      <w:r>
        <w:rPr>
          <w:rFonts w:hint="eastAsia" w:ascii="宋体" w:hAnsi="宋体" w:eastAsia="宋体"/>
        </w:rPr>
        <w:t>从而提出数据范围小于信息说。还有学者认为数据范围应大于信息，信息只不过是经过加工处理后得到的另一种形式的数据。</w:t>
      </w:r>
      <w:r>
        <w:rPr>
          <w:rStyle w:val="23"/>
          <w:rFonts w:hint="eastAsia" w:ascii="宋体" w:hAnsi="宋体" w:eastAsia="宋体"/>
        </w:rPr>
        <w:footnoteReference w:id="3"/>
      </w:r>
      <w:r>
        <w:rPr>
          <w:rFonts w:hint="eastAsia" w:ascii="宋体" w:hAnsi="宋体" w:eastAsia="宋体"/>
        </w:rPr>
        <w:t>例如，通过</w:t>
      </w:r>
      <w:r>
        <w:rPr>
          <w:rFonts w:hint="eastAsia" w:ascii="Times New Roman" w:hAnsi="Times New Roman" w:eastAsia="宋体" w:cs="Times New Roman"/>
        </w:rPr>
        <w:t>DIKW</w:t>
      </w:r>
      <w:r>
        <w:rPr>
          <w:rFonts w:hint="eastAsia" w:ascii="宋体" w:hAnsi="宋体" w:eastAsia="宋体"/>
        </w:rPr>
        <w:t>层级模型</w:t>
      </w:r>
      <w:r>
        <w:commentReference w:id="0"/>
      </w:r>
      <w:r>
        <w:rPr>
          <w:rFonts w:hint="eastAsia" w:ascii="宋体" w:hAnsi="宋体" w:eastAsia="宋体"/>
        </w:rPr>
        <w:t>可发现，数据是对客观事实的记录，信息则是对客观世界属性的描述。</w:t>
      </w:r>
      <w:r>
        <w:rPr>
          <w:rStyle w:val="23"/>
          <w:rFonts w:hint="eastAsia" w:ascii="宋体" w:hAnsi="宋体" w:eastAsia="宋体"/>
        </w:rPr>
        <w:footnoteReference w:id="4"/>
      </w:r>
      <w:r>
        <w:rPr>
          <w:rFonts w:hint="eastAsia" w:ascii="宋体" w:hAnsi="宋体" w:eastAsia="宋体"/>
        </w:rPr>
        <w:t>再如，从符号学角度解释二者关系同样可以得出“数据是表达工具，信息为载体”这一类似结论。</w:t>
      </w:r>
      <w:r>
        <w:rPr>
          <w:rStyle w:val="23"/>
          <w:rFonts w:hint="eastAsia" w:ascii="宋体" w:hAnsi="宋体" w:eastAsia="宋体"/>
        </w:rPr>
        <w:footnoteReference w:id="5"/>
      </w:r>
    </w:p>
    <w:p w14:paraId="37EC000E">
      <w:pPr>
        <w:spacing w:line="360" w:lineRule="auto"/>
        <w:ind w:firstLine="420" w:firstLineChars="200"/>
        <w:rPr>
          <w:rFonts w:hint="eastAsia" w:ascii="宋体" w:hAnsi="宋体" w:eastAsia="宋体"/>
        </w:rPr>
      </w:pPr>
      <w:r>
        <w:rPr>
          <w:rFonts w:hint="eastAsia" w:ascii="宋体" w:hAnsi="宋体" w:eastAsia="宋体"/>
        </w:rPr>
        <w:t>然而，上述对二者范围的比较，并“不是从法律角度出发的，于法学研究而言意义有限”。</w:t>
      </w:r>
      <w:r>
        <w:rPr>
          <w:rStyle w:val="23"/>
          <w:rFonts w:hint="eastAsia" w:ascii="宋体" w:hAnsi="宋体" w:eastAsia="宋体"/>
        </w:rPr>
        <w:footnoteReference w:id="6"/>
      </w:r>
      <w:r>
        <w:commentReference w:id="1"/>
      </w:r>
      <w:r>
        <w:rPr>
          <w:rFonts w:hint="eastAsia" w:ascii="宋体" w:hAnsi="宋体" w:eastAsia="宋体"/>
        </w:rPr>
        <w:t xml:space="preserve"> 根据</w:t>
      </w:r>
      <w:r>
        <w:rPr>
          <w:rFonts w:ascii="宋体" w:hAnsi="宋体" w:eastAsia="宋体"/>
        </w:rPr>
        <w:t>2024</w:t>
      </w:r>
      <w:r>
        <w:rPr>
          <w:rFonts w:hint="eastAsia" w:ascii="宋体" w:hAnsi="宋体" w:eastAsia="宋体"/>
        </w:rPr>
        <w:t>年</w:t>
      </w:r>
      <w:r>
        <w:rPr>
          <w:rFonts w:ascii="宋体" w:hAnsi="宋体" w:eastAsia="宋体"/>
        </w:rPr>
        <w:t>9</w:t>
      </w:r>
      <w:r>
        <w:rPr>
          <w:rFonts w:hint="eastAsia" w:ascii="宋体" w:hAnsi="宋体" w:eastAsia="宋体"/>
        </w:rPr>
        <w:t>月</w:t>
      </w:r>
      <w:r>
        <w:rPr>
          <w:rFonts w:ascii="宋体" w:hAnsi="宋体" w:eastAsia="宋体"/>
        </w:rPr>
        <w:t>24</w:t>
      </w:r>
      <w:r>
        <w:rPr>
          <w:rFonts w:hint="eastAsia" w:ascii="宋体" w:hAnsi="宋体" w:eastAsia="宋体"/>
        </w:rPr>
        <w:t>日公布的《网络数据安全管理条例》第35条，“有关主管部门及其工作人员对在履行职责中知悉的个人隐私、个人信息、商业秘密、保密商务信息等网络数据应当依法予以保密”，数据为个人隐私、个人信息、商业秘密、保密商务信息的总称，由此可知，</w:t>
      </w:r>
      <w:commentRangeStart w:id="2"/>
      <w:r>
        <w:rPr>
          <w:rFonts w:hint="eastAsia" w:ascii="宋体" w:hAnsi="宋体" w:eastAsia="宋体"/>
        </w:rPr>
        <w:t>《数据安全法》在数据定义中的信息一词是一种泛称</w:t>
      </w:r>
      <w:commentRangeEnd w:id="2"/>
      <w:r>
        <w:commentReference w:id="2"/>
      </w:r>
      <w:r>
        <w:rPr>
          <w:rFonts w:hint="eastAsia" w:ascii="宋体" w:hAnsi="宋体" w:eastAsia="宋体"/>
        </w:rPr>
        <w:t>，并无实体意义，与个人信息中信息的概念相去甚远，甚至可以将数据定义中的“信息”去掉，直接定义为“数据是使用电子或其他方式形成的记录”或者“数据是记录或描述”。</w:t>
      </w:r>
    </w:p>
    <w:p w14:paraId="390D10B5">
      <w:pPr>
        <w:spacing w:line="360" w:lineRule="auto"/>
        <w:ind w:firstLine="420" w:firstLineChars="200"/>
        <w:rPr>
          <w:rFonts w:hint="eastAsia" w:ascii="宋体" w:hAnsi="宋体" w:eastAsia="宋体"/>
        </w:rPr>
      </w:pPr>
      <w:r>
        <w:rPr>
          <w:rFonts w:hint="eastAsia" w:ascii="宋体" w:hAnsi="宋体" w:eastAsia="宋体"/>
        </w:rPr>
        <w:t>而2025年8月1日实施的《政务数据共享条例》第13条规定：“政务数据目录应当明确数据目录名称、数据项、提供单位、数据格式、数据更新频率以及共享属性、共享方式、使用条件、数据分类分级等信息。”此处的“信息”也可替换为“内容”、“记录”或“东西”等通用、模糊词语，显然没有</w:t>
      </w:r>
      <w:r>
        <w:rPr>
          <w:rFonts w:hint="eastAsia" w:ascii="Times New Roman" w:hAnsi="Times New Roman" w:eastAsia="宋体" w:cs="Times New Roman"/>
        </w:rPr>
        <w:t>DIKW</w:t>
      </w:r>
      <w:r>
        <w:rPr>
          <w:rFonts w:hint="eastAsia" w:ascii="宋体" w:hAnsi="宋体" w:eastAsia="宋体"/>
        </w:rPr>
        <w:t>层级模型中所说的对数据的提炼，也没有体现出</w:t>
      </w:r>
      <w:commentRangeStart w:id="3"/>
      <w:r>
        <w:rPr>
          <w:rFonts w:hint="eastAsia" w:ascii="宋体" w:hAnsi="宋体" w:eastAsia="宋体"/>
        </w:rPr>
        <w:t>符号学中所说的信息处于内容层，数据处于符号层等含义</w:t>
      </w:r>
      <w:commentRangeEnd w:id="3"/>
      <w:r>
        <w:commentReference w:id="3"/>
      </w:r>
      <w:r>
        <w:rPr>
          <w:rFonts w:hint="eastAsia" w:ascii="宋体" w:hAnsi="宋体" w:eastAsia="宋体"/>
        </w:rPr>
        <w:t>。反之，若上述“信息</w:t>
      </w:r>
      <w:r>
        <w:rPr>
          <w:rFonts w:ascii="宋体" w:hAnsi="宋体" w:eastAsia="宋体"/>
        </w:rPr>
        <w:t>”</w:t>
      </w:r>
      <w:r>
        <w:rPr>
          <w:rFonts w:hint="eastAsia" w:ascii="宋体" w:hAnsi="宋体" w:eastAsia="宋体"/>
        </w:rPr>
        <w:t>存在实体意义，将当前数据定义进行套用，则重要数据和核心数据可以被理解为是对重要信息和核心信息的记录，然而，观察下位法、国家推荐性标准和相关草案，在对这些数据的具体说明中，却无法看到这两种数据指向特定的信息。</w:t>
      </w:r>
      <w:r>
        <w:rPr>
          <w:rStyle w:val="23"/>
          <w:rFonts w:hint="eastAsia" w:ascii="宋体" w:hAnsi="宋体" w:eastAsia="宋体"/>
        </w:rPr>
        <w:footnoteReference w:id="7"/>
      </w:r>
      <w:r>
        <w:rPr>
          <w:rFonts w:hint="eastAsia" w:ascii="宋体" w:hAnsi="宋体" w:eastAsia="宋体"/>
        </w:rPr>
        <w:t>简言之，重要数据没有对应重要信息，核心数据也并未指向对核心信息的记录。由此得出，信息与数据的内涵与使用语境密切相关。单纯讨论数据与信息关系的做法与法律规范并不贴合。若要明确数据概念，厘清数据与信息的关系，在立足实践的同时应当将二者置于法律框架内研究，而不是抽象出这对概念悬空讨论。</w:t>
      </w:r>
    </w:p>
    <w:p w14:paraId="3360F68B">
      <w:pPr>
        <w:outlineLvl w:val="0"/>
        <w:rPr>
          <w:rFonts w:hint="eastAsia" w:ascii="宋体" w:hAnsi="宋体" w:eastAsia="宋体"/>
          <w:b/>
          <w:bCs/>
        </w:rPr>
      </w:pPr>
      <w:r>
        <w:rPr>
          <w:rFonts w:hint="eastAsia" w:ascii="宋体" w:hAnsi="宋体" w:eastAsia="宋体"/>
          <w:b/>
          <w:bCs/>
        </w:rPr>
        <w:t>（二）、数据内涵的法律溯源</w:t>
      </w:r>
    </w:p>
    <w:p w14:paraId="29DEEEAA">
      <w:pPr>
        <w:spacing w:line="360" w:lineRule="auto"/>
        <w:ind w:firstLine="420" w:firstLineChars="200"/>
        <w:rPr>
          <w:rFonts w:hint="eastAsia" w:ascii="宋体" w:hAnsi="宋体" w:eastAsia="宋体"/>
        </w:rPr>
      </w:pPr>
      <w:r>
        <w:rPr>
          <w:rFonts w:hint="eastAsia" w:ascii="宋体" w:hAnsi="宋体" w:eastAsia="宋体"/>
        </w:rPr>
        <w:t>数据一词最早应用于信息论和计算理论，通常与“统计”关联使用，带有“大量数字”或“统计后的数字”的意味。因此，数字与数据的关系，更像是单数与复数关系。例如，通常会说“对数据进行统计”而不是“对数字进行统计”。随着数字数量的不断增长，立法中使用数字显得过于单薄，无法体现出数量感；加之，出于法律对文字表达的精准、凝练需求，“大量数字”就显得复杂、冗余。引进信息论与计算理论中的“数据”概念成为必要，但其对数据的定位影响了数据在法律中的使用。</w:t>
      </w:r>
    </w:p>
    <w:p w14:paraId="2F4EEDB2">
      <w:pPr>
        <w:outlineLvl w:val="2"/>
        <w:rPr>
          <w:rFonts w:hint="eastAsia" w:ascii="宋体" w:hAnsi="宋体" w:eastAsia="宋体"/>
          <w:b/>
          <w:bCs/>
        </w:rPr>
      </w:pPr>
      <w:r>
        <w:rPr>
          <w:rFonts w:hint="eastAsia" w:ascii="宋体" w:hAnsi="宋体" w:eastAsia="宋体"/>
          <w:b/>
          <w:bCs/>
        </w:rPr>
        <w:t>1.数据与信息无关联</w:t>
      </w:r>
    </w:p>
    <w:p w14:paraId="020198FD">
      <w:pPr>
        <w:spacing w:line="360" w:lineRule="auto"/>
        <w:ind w:firstLine="420" w:firstLineChars="200"/>
        <w:rPr>
          <w:rFonts w:hint="eastAsia" w:ascii="宋体" w:hAnsi="宋体" w:eastAsia="宋体"/>
        </w:rPr>
      </w:pPr>
      <w:r>
        <w:rPr>
          <w:rFonts w:hint="eastAsia" w:ascii="宋体" w:hAnsi="宋体" w:eastAsia="宋体"/>
        </w:rPr>
        <w:t>受概念来源的影响，在法律中数据最早出现在1984年1月1日实施的《中华人民共和国统计法》（下文简称《统计法》）中，纵观全文，数据一词无不体现着“大量数字”的意味。例如，“国家统计数据以国家统计局公布的数据为准。”而在第10条中，</w:t>
      </w:r>
      <w:r>
        <w:rPr>
          <w:rStyle w:val="23"/>
          <w:rFonts w:hint="eastAsia" w:ascii="宋体" w:hAnsi="宋体" w:eastAsia="宋体"/>
        </w:rPr>
        <w:footnoteReference w:id="8"/>
      </w:r>
      <w:r>
        <w:rPr>
          <w:rFonts w:hint="eastAsia" w:ascii="宋体" w:hAnsi="宋体" w:eastAsia="宋体"/>
        </w:rPr>
        <w:t>对数据的使用更加明显表达了数据是对调查、记录后的统计结果。分析其后条款，</w:t>
      </w:r>
      <w:r>
        <w:rPr>
          <w:rStyle w:val="23"/>
          <w:rFonts w:hint="eastAsia" w:ascii="宋体" w:hAnsi="宋体" w:eastAsia="宋体"/>
        </w:rPr>
        <w:footnoteReference w:id="9"/>
      </w:r>
      <w:r>
        <w:rPr>
          <w:rFonts w:hint="eastAsia" w:ascii="宋体" w:hAnsi="宋体" w:eastAsia="宋体"/>
        </w:rPr>
        <w:t>编造虚假数据的方式可以是改动其中一个数字，或者改动几个或大量数字，但无论哪种方式，都是对整体统计文件的修改，数据内涵同样体现为“大量数字”。</w:t>
      </w:r>
    </w:p>
    <w:p w14:paraId="1256D4CA">
      <w:pPr>
        <w:spacing w:line="360" w:lineRule="auto"/>
        <w:ind w:firstLine="420" w:firstLineChars="200"/>
        <w:rPr>
          <w:rFonts w:hint="eastAsia" w:ascii="宋体" w:hAnsi="宋体" w:eastAsia="宋体"/>
        </w:rPr>
      </w:pPr>
      <w:r>
        <w:rPr>
          <w:rFonts w:hint="eastAsia" w:ascii="宋体" w:hAnsi="宋体" w:eastAsia="宋体"/>
        </w:rPr>
        <w:t>在后续立法中，数据被广泛使用，但内涵仍未变化。例如，数据在2003年12月27日公布实施的《中华人民共和国中国人民银行法》第36条的使用。</w:t>
      </w:r>
      <w:r>
        <w:rPr>
          <w:rStyle w:val="23"/>
          <w:rFonts w:hint="eastAsia" w:ascii="宋体" w:hAnsi="宋体" w:eastAsia="宋体"/>
        </w:rPr>
        <w:footnoteReference w:id="10"/>
      </w:r>
      <w:r>
        <w:rPr>
          <w:rFonts w:hint="eastAsia" w:ascii="宋体" w:hAnsi="宋体" w:eastAsia="宋体"/>
        </w:rPr>
        <w:t>虽然在2007年11月1日实施的《中国人民共和国突发事件应对法》中出现“信息数据库”一词，数据与信息并列出现，内涵开始拓展，并向信息靠拢，但仍以“大量数字”为中心。此时，在法律语境中，数据与信息并无明显关联。</w:t>
      </w:r>
    </w:p>
    <w:p w14:paraId="282E09AD">
      <w:pPr>
        <w:outlineLvl w:val="2"/>
        <w:rPr>
          <w:rFonts w:hint="eastAsia" w:ascii="宋体" w:hAnsi="宋体" w:eastAsia="宋体"/>
          <w:b/>
          <w:bCs/>
        </w:rPr>
      </w:pPr>
      <w:r>
        <w:rPr>
          <w:rFonts w:hint="eastAsia" w:ascii="宋体" w:hAnsi="宋体" w:eastAsia="宋体"/>
          <w:b/>
          <w:bCs/>
        </w:rPr>
        <w:t>2.数据与信息并行</w:t>
      </w:r>
    </w:p>
    <w:p w14:paraId="0935F67C">
      <w:pPr>
        <w:spacing w:line="360" w:lineRule="auto"/>
        <w:ind w:firstLine="420" w:firstLineChars="200"/>
        <w:rPr>
          <w:rFonts w:hint="eastAsia" w:ascii="宋体" w:hAnsi="宋体" w:eastAsia="宋体"/>
        </w:rPr>
      </w:pPr>
      <w:r>
        <w:rPr>
          <w:rFonts w:hint="eastAsia" w:ascii="宋体" w:hAnsi="宋体" w:eastAsia="宋体"/>
        </w:rPr>
        <w:t>数据内涵的首次突破是在《中华人民共和国刑法修正案（七）》中，该法增加了“获取该计算机信息系统中存储、处理或者传输的数据”规定。此时显然不能将数据仅定义为“大量数字”，数据内涵得以突破。2015年7月1日实施的《中华人民共和国国家安全法》第25条再次出现信息系统与数据的同时使用，而二者却显现出载体与内容的关系。2020年12月1日实施《中华人民共和国出口管制法》，在其第2条将两用物项的技术资料、军品技术资料以及核等技术资料都称之为数据。到此为止，数据突破纯数字范畴，将资料中的文本、图标、数字等内容统称为数据。但此时仍未给出数据的明确定义，在这段时间，数据内涵反复不定。</w:t>
      </w:r>
    </w:p>
    <w:p w14:paraId="763DB535">
      <w:pPr>
        <w:spacing w:line="360" w:lineRule="auto"/>
        <w:outlineLvl w:val="2"/>
        <w:rPr>
          <w:rFonts w:hint="eastAsia" w:ascii="宋体" w:hAnsi="宋体" w:eastAsia="宋体"/>
          <w:b/>
          <w:bCs/>
        </w:rPr>
      </w:pPr>
      <w:r>
        <w:rPr>
          <w:rFonts w:hint="eastAsia" w:ascii="宋体" w:hAnsi="宋体" w:eastAsia="宋体"/>
          <w:b/>
          <w:bCs/>
        </w:rPr>
        <w:t>3. 数据与信息边界划分的初探</w:t>
      </w:r>
    </w:p>
    <w:p w14:paraId="385D9B01">
      <w:pPr>
        <w:spacing w:line="360" w:lineRule="auto"/>
        <w:ind w:firstLine="420" w:firstLineChars="200"/>
        <w:rPr>
          <w:rFonts w:hint="eastAsia" w:ascii="宋体" w:hAnsi="宋体" w:eastAsia="宋体"/>
        </w:rPr>
      </w:pPr>
      <w:r>
        <w:rPr>
          <w:rFonts w:hint="eastAsia" w:ascii="宋体" w:hAnsi="宋体" w:eastAsia="宋体"/>
        </w:rPr>
        <w:t>由于互联网技术不断发展，数据的重要性日益凸显，明确数据内涵，区分数据与统计、信息的关系成为必然需要。《数据安全法》第3条明确指出，数据是以电子或者其他方式对信息的记录。数据被明确规定为记录，显然已脱离统计数字或统计数据这一最初含义。</w:t>
      </w:r>
    </w:p>
    <w:p w14:paraId="7A104CCD">
      <w:pPr>
        <w:spacing w:line="360" w:lineRule="auto"/>
        <w:ind w:firstLine="420" w:firstLineChars="200"/>
        <w:rPr>
          <w:rFonts w:hint="eastAsia" w:ascii="宋体" w:hAnsi="宋体" w:eastAsia="宋体"/>
        </w:rPr>
      </w:pPr>
      <w:r>
        <w:rPr>
          <w:rFonts w:hint="eastAsia" w:ascii="宋体" w:hAnsi="宋体" w:eastAsia="宋体"/>
        </w:rPr>
        <w:t>为区分数据与信息，立法者将二者置于不同法律板块，在具体措辞上也采取了一定的区分措施。在制定《民法总则》时，《民法总则</w:t>
      </w:r>
      <w:commentRangeStart w:id="4"/>
      <w:r>
        <w:rPr>
          <w:rFonts w:hint="eastAsia" w:ascii="宋体" w:hAnsi="宋体" w:eastAsia="宋体"/>
        </w:rPr>
        <w:t>（草案 一次审议稿）</w:t>
      </w:r>
      <w:commentRangeEnd w:id="4"/>
      <w:r>
        <w:commentReference w:id="4"/>
      </w:r>
      <w:r>
        <w:rPr>
          <w:rFonts w:hint="eastAsia" w:ascii="宋体" w:hAnsi="宋体" w:eastAsia="宋体"/>
        </w:rPr>
        <w:t>》第108条第2款采用的是“数据信息”的表述。</w:t>
      </w:r>
      <w:r>
        <w:rPr>
          <w:rStyle w:val="23"/>
          <w:rFonts w:hint="eastAsia" w:ascii="宋体" w:hAnsi="宋体" w:eastAsia="宋体"/>
        </w:rPr>
        <w:footnoteReference w:id="11"/>
      </w:r>
      <w:r>
        <w:rPr>
          <w:rFonts w:hint="eastAsia" w:ascii="宋体" w:hAnsi="宋体" w:eastAsia="宋体"/>
        </w:rPr>
        <w:t>而在正式的《民法典》中却将数据与信息拆分，数据被规定于第127条，明确了其财产属性的法律定位；与信息最相关的个人信息则位于人格权编。随后，立法者分别围绕二者制定了上述《数据安全法》与《中华人民共和国个人信息保护法》（以下简称《个人信息保护法》）。由此，数据与信息在法律架构下走入不同轨道。在具体措辞上，《民法典》与《个人信息保护法》并未借鉴欧盟《一般数据保护条例》</w:t>
      </w:r>
      <w:del w:id="15" w:author="王cc" w:date="2026-04-21T17:30:41Z">
        <w:r>
          <w:rPr>
            <w:rFonts w:hint="eastAsia" w:ascii="宋体" w:hAnsi="宋体" w:eastAsia="宋体"/>
          </w:rPr>
          <w:delText>，</w:delText>
        </w:r>
      </w:del>
      <w:r>
        <w:rPr>
          <w:rFonts w:hint="eastAsia" w:ascii="宋体" w:hAnsi="宋体" w:eastAsia="宋体"/>
        </w:rPr>
        <w:t>采用“个人数据”一词，</w:t>
      </w:r>
      <w:r>
        <w:rPr>
          <w:rStyle w:val="23"/>
          <w:rFonts w:hint="eastAsia" w:ascii="宋体" w:hAnsi="宋体" w:eastAsia="宋体"/>
        </w:rPr>
        <w:footnoteReference w:id="12"/>
      </w:r>
      <w:r>
        <w:rPr>
          <w:rFonts w:hint="eastAsia" w:ascii="宋体" w:hAnsi="宋体" w:eastAsia="宋体"/>
        </w:rPr>
        <w:t>而是以“个人信息”代替使用；《数据安全法》同样以“记录”这一兼具动词与名词词性的抽象词语作结，而不是使用容易理解和较为具体的“信息”一词。然而，到此为止，立法者仍未将数据与信息彻底区分，数据定义不但抽象笼统，且其中又出现“信息”一词，使得二者关系常常较难把握。仍需进一步明确数据定义，厘清数据与信息的关系。</w:t>
      </w:r>
    </w:p>
    <w:p w14:paraId="5C83619D">
      <w:pPr>
        <w:spacing w:line="360" w:lineRule="auto"/>
        <w:outlineLvl w:val="0"/>
        <w:rPr>
          <w:rFonts w:hint="eastAsia" w:ascii="宋体" w:hAnsi="宋体" w:eastAsia="宋体"/>
          <w:b/>
          <w:bCs/>
        </w:rPr>
      </w:pPr>
      <w:r>
        <w:rPr>
          <w:rFonts w:hint="eastAsia" w:ascii="宋体" w:hAnsi="宋体" w:eastAsia="宋体"/>
          <w:b/>
          <w:bCs/>
        </w:rPr>
        <w:t>三、现行法规范下数据内涵与外延的厘定</w:t>
      </w:r>
    </w:p>
    <w:p w14:paraId="449ACA13">
      <w:pPr>
        <w:spacing w:line="360" w:lineRule="auto"/>
        <w:ind w:firstLine="420" w:firstLineChars="200"/>
        <w:rPr>
          <w:rFonts w:hint="eastAsia" w:ascii="宋体" w:hAnsi="宋体" w:eastAsia="宋体"/>
        </w:rPr>
      </w:pPr>
      <w:r>
        <w:rPr>
          <w:rFonts w:hint="eastAsia" w:ascii="宋体" w:hAnsi="宋体" w:eastAsia="宋体"/>
        </w:rPr>
        <w:t>需要明确的是，信息一词本身就具有模糊性，如同“有体物”这一概念。民法中对物的定义虽然以有体物作为结尾，但有体物并不必然成为民法上的物，在定义中还存在许多限定词，例如，“存在于人体之外”</w:t>
      </w:r>
      <w:del w:id="16" w:author="王cc" w:date="2026-04-21T17:31:32Z">
        <w:r>
          <w:rPr>
            <w:rFonts w:hint="eastAsia" w:ascii="宋体" w:hAnsi="宋体" w:eastAsia="宋体"/>
          </w:rPr>
          <w:delText>、</w:delText>
        </w:r>
      </w:del>
      <w:r>
        <w:rPr>
          <w:rFonts w:hint="eastAsia" w:ascii="宋体" w:hAnsi="宋体" w:eastAsia="宋体"/>
        </w:rPr>
        <w:t>“能够为人类所支配”</w:t>
      </w:r>
      <w:del w:id="17" w:author="王cc" w:date="2026-04-21T17:31:36Z">
        <w:r>
          <w:rPr>
            <w:rFonts w:hint="eastAsia" w:ascii="宋体" w:hAnsi="宋体" w:eastAsia="宋体"/>
          </w:rPr>
          <w:delText>、</w:delText>
        </w:r>
      </w:del>
      <w:r>
        <w:rPr>
          <w:rFonts w:hint="eastAsia" w:ascii="宋体" w:hAnsi="宋体" w:eastAsia="宋体"/>
        </w:rPr>
        <w:t>“具有经济价值”等，正是这些限定词与“有体物”组合在一起才构成了民法上的物。</w:t>
      </w:r>
      <w:ins w:id="18" w:author="王cc" w:date="2026-04-21T17:31:56Z">
        <w:r>
          <w:rPr>
            <w:rFonts w:hint="eastAsia" w:ascii="宋体" w:hAnsi="宋体" w:eastAsia="宋体"/>
            <w:lang w:eastAsia="zh-CN"/>
          </w:rPr>
          <w:t>《</w:t>
        </w:r>
      </w:ins>
      <w:r>
        <w:rPr>
          <w:rFonts w:hint="eastAsia" w:ascii="Times New Roman" w:hAnsi="Times New Roman" w:eastAsia="宋体" w:cs="Times New Roman"/>
        </w:rPr>
        <w:t>ISO/IEC 2382：2015</w:t>
      </w:r>
      <w:r>
        <w:rPr>
          <w:rFonts w:hint="eastAsia" w:ascii="宋体" w:hAnsi="宋体" w:eastAsia="宋体"/>
        </w:rPr>
        <w:t>标准</w:t>
      </w:r>
      <w:ins w:id="19" w:author="王cc" w:date="2026-04-21T17:31:58Z">
        <w:r>
          <w:rPr>
            <w:rFonts w:hint="eastAsia" w:ascii="宋体" w:hAnsi="宋体" w:eastAsia="宋体"/>
            <w:lang w:eastAsia="zh-CN"/>
          </w:rPr>
          <w:t>》</w:t>
        </w:r>
      </w:ins>
      <w:r>
        <w:rPr>
          <w:rFonts w:hint="eastAsia" w:ascii="宋体" w:hAnsi="宋体" w:eastAsia="宋体"/>
        </w:rPr>
        <w:t>将信息定义为，减少或消除——关于给定的可能事件集合中，特定事件发生的——不确定性的知识。</w:t>
      </w:r>
      <w:r>
        <w:rPr>
          <w:rStyle w:val="23"/>
          <w:rFonts w:hint="eastAsia" w:ascii="宋体" w:hAnsi="宋体" w:eastAsia="宋体"/>
        </w:rPr>
        <w:footnoteReference w:id="13"/>
      </w:r>
      <w:r>
        <w:rPr>
          <w:rFonts w:hint="eastAsia" w:ascii="宋体" w:hAnsi="宋体" w:eastAsia="宋体"/>
        </w:rPr>
        <w:t>然而，并不是所有“减少或消除不确定性的知识”都值得法律调整。将数据与信息在法律上进行区分，可从法律所单独保护的信息入手。以《数据安全法》为基础，与数据有较密切联系且法律上所单独保护的信息主要分为三类：个人信息、商业秘密以及国家秘密。</w:t>
      </w:r>
      <w:r>
        <w:rPr>
          <w:rStyle w:val="23"/>
          <w:rFonts w:hint="eastAsia" w:ascii="宋体" w:hAnsi="宋体" w:eastAsia="宋体"/>
        </w:rPr>
        <w:footnoteReference w:id="14"/>
      </w:r>
    </w:p>
    <w:p w14:paraId="4AAB3C93">
      <w:pPr>
        <w:spacing w:line="360" w:lineRule="auto"/>
        <w:ind w:firstLine="420" w:firstLineChars="200"/>
        <w:rPr>
          <w:rFonts w:hint="eastAsia" w:ascii="宋体" w:hAnsi="宋体" w:eastAsia="宋体"/>
          <w:b/>
          <w:bCs/>
        </w:rPr>
      </w:pPr>
      <w:r>
        <w:rPr>
          <w:rFonts w:hint="eastAsia" w:ascii="宋体" w:hAnsi="宋体" w:eastAsia="宋体"/>
        </w:rPr>
        <w:t>根据2022年12月19日发布的《中共中央 国务院关于构建数据基础制度更好发挥数据要素作用的意见》（以下简称《数据二十条》），可将数据分为原始数据、数据资源与数据产品。原始数据是指个人、企业、国家机关以及公共服务等在生产生活中产生或收集的、未经加工处理的各类数据。数据资源是数据处理者对原始数据进行收集、清洗和一定的加工后组成的数据集合。对数据进一步分析、加工，形成具有高价值、可满足特定需求的数据产品。</w:t>
      </w:r>
      <w:r>
        <w:rPr>
          <w:rStyle w:val="23"/>
          <w:rFonts w:hint="eastAsia" w:ascii="宋体" w:hAnsi="宋体" w:eastAsia="宋体"/>
        </w:rPr>
        <w:footnoteReference w:id="15"/>
      </w:r>
      <w:r>
        <w:rPr>
          <w:rFonts w:hint="eastAsia" w:ascii="宋体" w:hAnsi="宋体" w:eastAsia="宋体"/>
        </w:rPr>
        <w:t>由于数据资源为中间形态，内容模糊混杂，因此，以《数据安全法》对数据的定义为基础，论证数据的内涵与外延时可从原始数据和数据产品两个维度展开，切入点为个人信息、商业秘密和国家秘密的法律定义。</w:t>
      </w:r>
    </w:p>
    <w:p w14:paraId="5C8AC280">
      <w:pPr>
        <w:spacing w:line="360" w:lineRule="auto"/>
        <w:outlineLvl w:val="1"/>
        <w:rPr>
          <w:rFonts w:hint="eastAsia" w:ascii="宋体" w:hAnsi="宋体" w:eastAsia="宋体"/>
        </w:rPr>
      </w:pPr>
      <w:r>
        <w:rPr>
          <w:rFonts w:hint="eastAsia" w:ascii="宋体" w:hAnsi="宋体" w:eastAsia="宋体"/>
          <w:b/>
          <w:bCs/>
        </w:rPr>
        <w:t>（一）原始数据的内容探析</w:t>
      </w:r>
    </w:p>
    <w:p w14:paraId="5ACD908F">
      <w:pPr>
        <w:spacing w:line="360" w:lineRule="auto"/>
        <w:outlineLvl w:val="2"/>
        <w:rPr>
          <w:rFonts w:hint="eastAsia" w:ascii="宋体" w:hAnsi="宋体" w:eastAsia="宋体"/>
          <w:b/>
          <w:bCs/>
        </w:rPr>
      </w:pPr>
      <w:r>
        <w:rPr>
          <w:rFonts w:hint="eastAsia" w:ascii="宋体" w:hAnsi="宋体" w:eastAsia="宋体"/>
          <w:b/>
          <w:bCs/>
        </w:rPr>
        <w:t>1.解离个人痕迹</w:t>
      </w:r>
    </w:p>
    <w:p w14:paraId="0FB59B9E">
      <w:pPr>
        <w:spacing w:line="360" w:lineRule="auto"/>
        <w:ind w:firstLine="420" w:firstLineChars="200"/>
        <w:rPr>
          <w:rFonts w:hint="eastAsia" w:ascii="宋体" w:hAnsi="宋体" w:eastAsia="宋体"/>
        </w:rPr>
      </w:pPr>
      <w:r>
        <w:rPr>
          <w:rFonts w:hint="eastAsia" w:ascii="宋体" w:hAnsi="宋体" w:eastAsia="宋体"/>
        </w:rPr>
        <w:t>《民法典》第1034条规定，个人信息是指以电子或者其他方式记录的能够单独或者与其他信息结合识别特定自然人的各种信息，包括但不限于姓名、出生日期、身份证件号码、生物识别信息、住址、电话号码、电子邮箱、健康信息、行踪信息等。结合《个人信息保护法》立法宗旨可知，该定义核心在于“识别特定自然人”。换言之，个人信息具有能够识别出特定自然人的特征。能够识别出特定自然人的方式即为“单独或与其他信息相结合”。</w:t>
      </w:r>
    </w:p>
    <w:p w14:paraId="6907146F">
      <w:pPr>
        <w:spacing w:line="360" w:lineRule="auto"/>
        <w:ind w:firstLine="420" w:firstLineChars="200"/>
        <w:rPr>
          <w:rFonts w:hint="eastAsia" w:ascii="宋体" w:hAnsi="宋体" w:eastAsia="宋体"/>
        </w:rPr>
      </w:pPr>
      <w:r>
        <w:rPr>
          <w:rFonts w:hint="eastAsia" w:ascii="宋体" w:hAnsi="宋体" w:eastAsia="宋体"/>
        </w:rPr>
        <w:t>《民法典》对能够通过这一方式识别特定自然人的信息进行列举，具体包括，</w:t>
      </w:r>
      <w:commentRangeStart w:id="5"/>
      <w:r>
        <w:rPr>
          <w:rFonts w:hint="eastAsia" w:ascii="宋体" w:hAnsi="宋体" w:eastAsia="宋体"/>
        </w:rPr>
        <w:t>自然人的姓名、出生日期、身份证件号码、生物识别信息、住址、电话号码、电子邮箱、健康信息、行踪信息等</w:t>
      </w:r>
      <w:commentRangeEnd w:id="5"/>
      <w:r>
        <w:commentReference w:id="5"/>
      </w:r>
      <w:r>
        <w:rPr>
          <w:rFonts w:hint="eastAsia" w:ascii="宋体" w:hAnsi="宋体" w:eastAsia="宋体"/>
        </w:rPr>
        <w:t>。需要注意的是，《民法典》虽采取了开放式列举，但并非只要能够识别或结合识别特定自然人的信息即为个人信息，其重要程度需要与前述列举的信息等同。《个人信息保护法》对敏感个人信息的列举可印证这一点，即敏感个人信息包括生物识别、宗教信仰、特定身份、医疗健康、金融账户、行踪轨迹等信息，以及不满十四周岁未成年人的个人信息。据此说明，法律对个人信息的划分存在梯度等级，并按照重要程度确定。</w:t>
      </w:r>
      <w:r>
        <w:rPr>
          <w:rStyle w:val="23"/>
          <w:rFonts w:hint="eastAsia" w:ascii="宋体" w:hAnsi="宋体" w:eastAsia="宋体"/>
        </w:rPr>
        <w:footnoteReference w:id="16"/>
      </w:r>
      <w:r>
        <w:rPr>
          <w:rFonts w:hint="eastAsia" w:ascii="宋体" w:hAnsi="宋体" w:eastAsia="宋体"/>
        </w:rPr>
        <w:t>为进一步明确个人信息所处的梯度等级，有必要对上述个人信息进一步分析，并以“能够识别特定自然人”为标准，同时融合“单独或与其他信息相结合”这一方式进行阐述。</w:t>
      </w:r>
    </w:p>
    <w:p w14:paraId="19630EBB">
      <w:pPr>
        <w:spacing w:line="360" w:lineRule="auto"/>
        <w:ind w:firstLine="420" w:firstLineChars="200"/>
        <w:rPr>
          <w:rFonts w:hint="eastAsia" w:ascii="宋体" w:hAnsi="宋体" w:eastAsia="宋体"/>
        </w:rPr>
      </w:pPr>
      <w:r>
        <w:rPr>
          <w:rFonts w:hint="eastAsia" w:ascii="宋体" w:hAnsi="宋体" w:eastAsia="宋体"/>
        </w:rPr>
        <w:t>住址是指个人居住的具体地点。住址信息可将范围缩小到同一家庭成员中，由于家庭成员之间的特殊关系以及范围的相对确定性，因此，住址应当被视为“能够单独识别特定自然人”的信息。身份证号码、生物识别信息、电话号码、电子邮箱、金融账户以及行踪轨迹，由于具有特定性与唯一性，均可“单独识别特定自然人”。根据第一版《全科医学与社区卫生名词》可知，健康信息是指健康学领域中用于描述、记录和传递与人体健康相关的各类数据与知识。其核心内容包括人口学特征、健康体检结果、生活行为方式、医疗卫生服务信息等基础维度，并涵盖居民健康状况信息等多方面内容。由此，健康信息不仅可以“单独识别特定自然人”，而且内容本身就较为重要。姓名与出生日期虽无法单独识别特定自然人，只可将目标缩小到一定范围之内，似乎属于“与其他信息结合识别特定自然人”这一信息类型。但仔细分析可知，将姓名与出生日期纳入个人信息范围的根本原因在于二者标表特征明显。</w:t>
      </w:r>
    </w:p>
    <w:p w14:paraId="7496BAC7">
      <w:pPr>
        <w:spacing w:line="360" w:lineRule="auto"/>
        <w:ind w:firstLine="420" w:firstLineChars="200"/>
        <w:rPr>
          <w:rFonts w:hint="eastAsia" w:ascii="宋体" w:hAnsi="宋体" w:eastAsia="宋体"/>
        </w:rPr>
      </w:pPr>
      <w:r>
        <w:rPr>
          <w:rFonts w:hint="eastAsia" w:ascii="宋体" w:hAnsi="宋体" w:eastAsia="宋体"/>
        </w:rPr>
        <w:t>因此，并非与个人相关的信息即为法律规定的个人信息，也并非“能够单独或者与其他信息结合识别特定自然人”的信息就是个人信息，而是需要达到“能够单独识别特定自然人”这一重要程度。未达到这一程度的信息包括个人订单、消费记录、搜索记录、商品浏览记录、点赞、评论、收藏、常用设备数据等内容。</w:t>
      </w:r>
      <w:r>
        <w:rPr>
          <w:rStyle w:val="23"/>
          <w:rFonts w:hint="eastAsia" w:ascii="宋体" w:hAnsi="宋体" w:eastAsia="宋体"/>
        </w:rPr>
        <w:footnoteReference w:id="17"/>
      </w:r>
      <w:r>
        <w:rPr>
          <w:rFonts w:hint="eastAsia" w:ascii="宋体" w:hAnsi="宋体" w:eastAsia="宋体"/>
        </w:rPr>
        <w:t>这些个人痕迹本质为存在于网络空间，且以二进制为基础的比特组合，即数据。显然，上述个人痕迹存在于原始数据阶段，而这些个人痕迹亦无法落入国家秘密与商业秘密范围中。</w:t>
      </w:r>
    </w:p>
    <w:p w14:paraId="7F060611">
      <w:pPr>
        <w:spacing w:line="360" w:lineRule="auto"/>
        <w:outlineLvl w:val="2"/>
        <w:rPr>
          <w:rFonts w:hint="eastAsia" w:ascii="宋体" w:hAnsi="宋体" w:eastAsia="宋体"/>
          <w:b/>
          <w:bCs/>
          <w:color w:val="EE0000"/>
        </w:rPr>
      </w:pPr>
      <w:r>
        <w:rPr>
          <w:rFonts w:hint="eastAsia" w:ascii="宋体" w:hAnsi="宋体" w:eastAsia="宋体"/>
          <w:b/>
          <w:bCs/>
        </w:rPr>
        <w:t>2. 析出普通商业信息与国家信息</w:t>
      </w:r>
    </w:p>
    <w:p w14:paraId="3EB31588">
      <w:pPr>
        <w:spacing w:line="360" w:lineRule="auto"/>
        <w:ind w:firstLine="420" w:firstLineChars="200"/>
        <w:rPr>
          <w:rFonts w:hint="eastAsia" w:ascii="宋体" w:hAnsi="宋体" w:eastAsia="宋体"/>
        </w:rPr>
      </w:pPr>
      <w:r>
        <w:rPr>
          <w:rFonts w:hint="eastAsia" w:ascii="宋体" w:hAnsi="宋体" w:eastAsia="宋体"/>
        </w:rPr>
        <w:t>“不为公众所知悉、具有商业价值并经权利人采取相应保密措施的技术信息、经营信息等商业信息</w:t>
      </w:r>
      <w:del w:id="20" w:author="王cc" w:date="2026-04-21T17:39:39Z">
        <w:r>
          <w:rPr>
            <w:rFonts w:hint="eastAsia" w:ascii="宋体" w:hAnsi="宋体" w:eastAsia="宋体"/>
          </w:rPr>
          <w:delText>。</w:delText>
        </w:r>
      </w:del>
      <w:r>
        <w:rPr>
          <w:rFonts w:hint="eastAsia" w:ascii="宋体" w:hAnsi="宋体" w:eastAsia="宋体"/>
        </w:rPr>
        <w:t>”是《中华人民共和国反不正当竞争法》（以下简称《反不正当竞争法》）对商业秘密的定义。商业秘密的核心要件在于秘密性、价值性与保密性。然而，不满足该条件的商业信息亦不在少数。就秘密性来说，是指不为所属领域的相关人员普遍知悉。价值性是指商业秘密所有者能够因该商业秘密在市场竞争中获得高于他人的优势。</w:t>
      </w:r>
      <w:r>
        <w:rPr>
          <w:rStyle w:val="23"/>
          <w:rFonts w:hint="eastAsia" w:ascii="宋体" w:hAnsi="宋体" w:eastAsia="宋体"/>
        </w:rPr>
        <w:footnoteReference w:id="18"/>
      </w:r>
      <w:r>
        <w:rPr>
          <w:rFonts w:hint="eastAsia" w:ascii="宋体" w:hAnsi="宋体" w:eastAsia="宋体"/>
        </w:rPr>
        <w:t>保密性即为商业秘密所有者采取了合理的保护措施。但商业主体公开的客户名单、营销方案、价格信息等虽然很有可能符合价值性要件，然而却明显不满足秘密性与保密性。因此，仅为普通商业信息。例如，在最高人民法院于2025年8月发布的第47批指导性案例，其中264号案例涉及对商业秘密和普通商业信息的区分鉴定。在该案例中，某钢铁公司虽对其钢材出厂价格信息享有权益，但该价格已经通过无资格限制的数百人微信群予以公开发布，不属于商业秘密，仅为普通商业信息。</w:t>
      </w:r>
    </w:p>
    <w:p w14:paraId="1647FE99">
      <w:pPr>
        <w:spacing w:line="360" w:lineRule="auto"/>
        <w:ind w:firstLine="420" w:firstLineChars="200"/>
        <w:rPr>
          <w:rFonts w:hint="eastAsia" w:ascii="宋体" w:hAnsi="宋体" w:eastAsia="宋体"/>
        </w:rPr>
      </w:pPr>
      <w:r>
        <w:rPr>
          <w:rFonts w:hint="eastAsia" w:ascii="宋体" w:hAnsi="宋体" w:eastAsia="宋体"/>
        </w:rPr>
        <w:t>同理，根据</w:t>
      </w:r>
      <w:r>
        <w:rPr>
          <w:rFonts w:hint="eastAsia" w:ascii="Times New Roman" w:hAnsi="Times New Roman" w:eastAsia="宋体" w:cs="Times New Roman"/>
        </w:rPr>
        <w:t>2024</w:t>
      </w:r>
      <w:r>
        <w:rPr>
          <w:rFonts w:hint="eastAsia" w:ascii="宋体" w:hAnsi="宋体" w:eastAsia="宋体"/>
        </w:rPr>
        <w:t>年</w:t>
      </w:r>
      <w:r>
        <w:rPr>
          <w:rFonts w:hint="eastAsia" w:ascii="Times New Roman" w:hAnsi="Times New Roman" w:eastAsia="宋体" w:cs="Times New Roman"/>
        </w:rPr>
        <w:t>5</w:t>
      </w:r>
      <w:r>
        <w:rPr>
          <w:rFonts w:hint="eastAsia" w:ascii="宋体" w:hAnsi="宋体" w:eastAsia="宋体"/>
        </w:rPr>
        <w:t>月</w:t>
      </w:r>
      <w:r>
        <w:rPr>
          <w:rFonts w:hint="eastAsia" w:ascii="Times New Roman" w:hAnsi="Times New Roman" w:eastAsia="宋体" w:cs="Times New Roman"/>
        </w:rPr>
        <w:t>1</w:t>
      </w:r>
      <w:r>
        <w:rPr>
          <w:rFonts w:hint="eastAsia" w:ascii="宋体" w:hAnsi="宋体" w:eastAsia="宋体"/>
        </w:rPr>
        <w:t>日实施的《中华人民共和国保守国家秘密法》（以下简称《保守国家秘密法》）可知，国家秘密是指，关系国家安全和利益，依照法定程序确定，在一定时间内只限一定范围的人员知悉的事项。从其定义就可知，法律对保护国家秘密的强调不言而喻。然而，与国家相关但掉落在国家秘密范畴之外的信息的存在更是不言自明。</w:t>
      </w:r>
    </w:p>
    <w:p w14:paraId="5DADBDB3">
      <w:pPr>
        <w:spacing w:line="360" w:lineRule="auto"/>
        <w:outlineLvl w:val="1"/>
        <w:rPr>
          <w:rFonts w:hint="eastAsia" w:ascii="宋体" w:hAnsi="宋体" w:eastAsia="宋体"/>
          <w:b/>
          <w:bCs/>
        </w:rPr>
      </w:pPr>
      <w:r>
        <w:rPr>
          <w:rFonts w:hint="eastAsia" w:ascii="宋体" w:hAnsi="宋体" w:eastAsia="宋体"/>
          <w:b/>
          <w:bCs/>
        </w:rPr>
        <w:t>（二）数据产品独立性的例证分析</w:t>
      </w:r>
    </w:p>
    <w:p w14:paraId="7FC0EAC3">
      <w:pPr>
        <w:spacing w:line="360" w:lineRule="auto"/>
        <w:outlineLvl w:val="2"/>
        <w:rPr>
          <w:rFonts w:hint="eastAsia" w:ascii="宋体" w:hAnsi="宋体" w:eastAsia="宋体"/>
          <w:b/>
          <w:bCs/>
        </w:rPr>
      </w:pPr>
      <w:r>
        <w:rPr>
          <w:rFonts w:hint="eastAsia" w:ascii="宋体" w:hAnsi="宋体" w:eastAsia="宋体"/>
          <w:b/>
          <w:bCs/>
        </w:rPr>
        <w:t>1.“生意参谋”不属于个人信息和国家秘密</w:t>
      </w:r>
    </w:p>
    <w:p w14:paraId="50BC5BF9">
      <w:pPr>
        <w:spacing w:line="360" w:lineRule="auto"/>
        <w:ind w:firstLine="420" w:firstLineChars="200"/>
        <w:rPr>
          <w:rFonts w:hint="eastAsia" w:ascii="宋体" w:hAnsi="宋体" w:eastAsia="宋体"/>
        </w:rPr>
      </w:pPr>
      <w:r>
        <w:rPr>
          <w:rFonts w:hint="eastAsia" w:ascii="宋体" w:hAnsi="宋体" w:eastAsia="宋体"/>
        </w:rPr>
        <w:t>数据产品的独立性可从具体案例来论证。以淘宝（中国）软件有限公司（以下简称“淘宝公司”）开发的“生意参谋”数据产品为例，该数据产品中呈现出的数据类型包括原始数据、指数型数据、纯数字型数据以及预测分析类数据。而“生意参谋”的定位是帮助商家优化经营策略、提高市场竞争力，其方式是收集、整合、分析、清洗用户个人信息等诸多信息，并在此基础上提炼出趋势图、排行榜、占比图等图形，以及具体统计数据和相关建议分析。由此，“生意参谋”的核心数据为指数型数据、纯数字型数据以及预测分析类数据这三类衍生数据。“生意参谋”数据产品的独立性分析即为拆析上述三类数据是否独立于个人信息等法律所单独保护的信息。就个人信息来说，上述三类衍生数据虽由个人信息等原始数据提炼而成，但其经过清洗、脱敏、整合，显然已无法识别出特定自然人的个人信息，已无法达到“单独识别”特定自然人这一程度；退言之，以趋势图等整体形式呈现出的数据也难以达到“结合识别”的程度，毫无疑问，该数据产品掉落在了《个人信息保护法》之外。结合国家秘密的定义，该数据产品同样不属于国家秘密。</w:t>
      </w:r>
    </w:p>
    <w:p w14:paraId="0CE59E99">
      <w:pPr>
        <w:spacing w:line="360" w:lineRule="auto"/>
        <w:outlineLvl w:val="2"/>
        <w:rPr>
          <w:rFonts w:hint="eastAsia" w:ascii="宋体" w:hAnsi="宋体" w:eastAsia="宋体"/>
          <w:b/>
          <w:bCs/>
        </w:rPr>
      </w:pPr>
      <w:r>
        <w:rPr>
          <w:rFonts w:hint="eastAsia" w:ascii="宋体" w:hAnsi="宋体" w:eastAsia="宋体"/>
          <w:b/>
          <w:bCs/>
        </w:rPr>
        <w:t>2.拆解“生意参谋”与商业秘密</w:t>
      </w:r>
      <w:r>
        <w:commentReference w:id="6"/>
      </w:r>
    </w:p>
    <w:p w14:paraId="71F92C06">
      <w:pPr>
        <w:spacing w:line="360" w:lineRule="auto"/>
        <w:ind w:firstLine="420" w:firstLineChars="200"/>
        <w:rPr>
          <w:rFonts w:hint="eastAsia" w:ascii="宋体" w:hAnsi="宋体" w:eastAsia="宋体"/>
        </w:rPr>
      </w:pPr>
      <w:r>
        <w:rPr>
          <w:rFonts w:hint="eastAsia" w:ascii="宋体" w:hAnsi="宋体" w:eastAsia="宋体"/>
        </w:rPr>
        <w:t>浏览廖某某诉余杭市监局、余杭区政府行政处罚及行政复议案（以下简称“廖某行政复议案”）可发现，</w:t>
      </w:r>
      <w:r>
        <w:rPr>
          <w:rStyle w:val="23"/>
          <w:rFonts w:hint="eastAsia" w:ascii="宋体" w:hAnsi="宋体" w:eastAsia="宋体"/>
        </w:rPr>
        <w:footnoteReference w:id="19"/>
      </w:r>
      <w:r>
        <w:rPr>
          <w:rFonts w:hint="eastAsia" w:ascii="宋体" w:hAnsi="宋体" w:eastAsia="宋体"/>
        </w:rPr>
        <w:t>杭州中院将“生意参谋”数据产品认定为商业秘密。只看这一结论似乎说明“生意参谋”属于商业秘密已无可争议，似乎说明数据产品应当归于商业秘密。但是，结果很可能由不同原因单独或共同导致而成，例如，法院得出这一结论究竟是“生意参谋”数据产品符合了商业秘密的实质特征？还是通过将其认定为商业秘密进行保护较之于其他措施更为妥当？抑或是当前法律并未对数据产品作出详细规定，法院鉴于不能以法律未规定而拒绝裁判，从而作出的周全措施？</w:t>
      </w:r>
      <w:r>
        <w:rPr>
          <w:rStyle w:val="23"/>
          <w:rFonts w:hint="eastAsia" w:ascii="宋体" w:hAnsi="宋体" w:eastAsia="宋体"/>
        </w:rPr>
        <w:footnoteReference w:id="20"/>
      </w:r>
      <w:r>
        <w:rPr>
          <w:rFonts w:hint="eastAsia" w:ascii="宋体" w:hAnsi="宋体" w:eastAsia="宋体"/>
        </w:rPr>
        <w:t>因此，探究数据产品是否属于商业秘密这一问题需要对法院的判决说理进行分析，更有必要将数据产品与商业秘密进行比对。</w:t>
      </w:r>
    </w:p>
    <w:p w14:paraId="61DDA70A">
      <w:pPr>
        <w:spacing w:line="360" w:lineRule="auto"/>
        <w:ind w:firstLine="420" w:firstLineChars="200"/>
        <w:rPr>
          <w:rFonts w:hint="eastAsia" w:ascii="宋体" w:hAnsi="宋体" w:eastAsia="宋体"/>
        </w:rPr>
      </w:pPr>
      <w:r>
        <w:rPr>
          <w:rFonts w:hint="eastAsia" w:ascii="宋体" w:hAnsi="宋体" w:eastAsia="宋体"/>
        </w:rPr>
        <w:t>正如前文所处，构成商业秘密的实质条件包括秘密性、价值性和保密性。从价值性来看，生意参谋中提供的指数型数据、纯数字型数据等衍生数据可直观反映行业竞争情况、商品销量、消费者需求方向、消费群体画像等，能够吸引大量商家购买该数据产品，该数据产品为淘宝公司在市场竞争中赢得了较大优势，具备价值性特征。根据秘密性的定义可知，对秘密性的判断存在三个要点，即</w:t>
      </w:r>
      <w:bookmarkStart w:id="0" w:name="OLE_LINK1"/>
      <w:r>
        <w:rPr>
          <w:rFonts w:hint="eastAsia" w:ascii="宋体" w:hAnsi="宋体" w:eastAsia="宋体"/>
        </w:rPr>
        <w:t>“所属领域”以何为界？“相关人员”作何解释？“普遍知悉”的标准位于何处？</w:t>
      </w:r>
      <w:bookmarkEnd w:id="0"/>
      <w:r>
        <w:rPr>
          <w:rFonts w:hint="eastAsia" w:ascii="宋体" w:hAnsi="宋体" w:eastAsia="宋体"/>
        </w:rPr>
        <w:t>基于《反不正当竞争法》立法宗旨，以“生意参谋”为例，该数据产品主要用于电商领域的产品销售等情况的分析，应归属于电商领域；相关公众则包括电商平台、电商平台商家以及电商领域消费者等；信息事实上被普遍了解或掌握即为普遍知悉的标准。保密性要求商业秘密所有人对该商业秘密采取合理保护措施，从而使得相关人员不容易获取，或需要付出较大成本才可获取。</w:t>
      </w:r>
    </w:p>
    <w:p w14:paraId="11A6D61D">
      <w:pPr>
        <w:spacing w:line="360" w:lineRule="auto"/>
        <w:ind w:firstLine="420" w:firstLineChars="200"/>
        <w:rPr>
          <w:rFonts w:hint="eastAsia" w:ascii="宋体" w:hAnsi="宋体" w:eastAsia="宋体"/>
        </w:rPr>
      </w:pPr>
      <w:r>
        <w:rPr>
          <w:rFonts w:hint="eastAsia" w:ascii="宋体" w:hAnsi="宋体" w:eastAsia="宋体"/>
        </w:rPr>
        <w:t>在廖某行政复议案件中，杭州中院认为，从公开对象上看，“生意参谋”数据产品仅向自身平台商家公开，且存在一定的资格要求，例如商品上架时间、商家信用评分、交易成功额以及违规情况等；从公开限制来看，“生意参谋”用户存在保护义务，限制账号使用方式及范围，不得向第三方披露相关信息；从数据本身看，“生意参谋”提供的是提炼形成的衍生数据，且实时更新，“相关人员无法通过公开渠道获得相关信息。” 由此，生意参谋并非为电商领域相关人员普遍知悉，符合秘密性要件，亦能说明淘宝公司采取了相应的保密措施。除此之外，淘宝公司“借助技术手段，防止用户违规获取、披露商业秘密，包括但不限于实名认证、密码验证登录、异地登录、短信验证码登录、数据反爬取措施、反下载措施。”综上，杭州中院认为，“生意参谋”数据产品属于商业秘密。</w:t>
      </w:r>
    </w:p>
    <w:p w14:paraId="45857A1C">
      <w:pPr>
        <w:spacing w:line="360" w:lineRule="auto"/>
        <w:outlineLvl w:val="2"/>
        <w:rPr>
          <w:rFonts w:hint="eastAsia" w:ascii="宋体" w:hAnsi="宋体" w:eastAsia="宋体"/>
        </w:rPr>
      </w:pPr>
      <w:r>
        <w:rPr>
          <w:rFonts w:hint="eastAsia" w:ascii="宋体" w:hAnsi="宋体" w:eastAsia="宋体"/>
          <w:b/>
          <w:bCs/>
        </w:rPr>
        <w:t>3.“生意参谋”不属于商业秘密</w:t>
      </w:r>
    </w:p>
    <w:p w14:paraId="32AEA295">
      <w:pPr>
        <w:spacing w:line="360" w:lineRule="auto"/>
        <w:ind w:firstLine="420" w:firstLineChars="200"/>
        <w:rPr>
          <w:rFonts w:hint="eastAsia" w:ascii="宋体" w:hAnsi="宋体" w:eastAsia="宋体"/>
        </w:rPr>
      </w:pPr>
      <w:r>
        <w:rPr>
          <w:rFonts w:hint="eastAsia" w:ascii="宋体" w:hAnsi="宋体" w:eastAsia="宋体"/>
        </w:rPr>
        <w:t>对“生意参谋”的使用者设置条件并不一定属于“不为电商领域的平台、商家、消费者所普遍了解和采取了保密措施。”与其说上述“生意参谋”使用者必须是“具有一定资格的自身平台商家</w:t>
      </w:r>
      <w:r>
        <w:rPr>
          <w:rFonts w:ascii="宋体" w:hAnsi="宋体" w:eastAsia="宋体"/>
        </w:rPr>
        <w:t>”</w:t>
      </w:r>
      <w:r>
        <w:rPr>
          <w:rFonts w:hint="eastAsia" w:ascii="宋体" w:hAnsi="宋体" w:eastAsia="宋体"/>
        </w:rPr>
        <w:t>，不如说使用（或知晓）生意参谋内部信息的条件是</w:t>
      </w:r>
      <w:bookmarkStart w:id="1" w:name="OLE_LINK2"/>
      <w:r>
        <w:rPr>
          <w:rFonts w:hint="eastAsia" w:ascii="宋体" w:hAnsi="宋体" w:eastAsia="宋体"/>
        </w:rPr>
        <w:t>“具有一定资格的自身平台商家”</w:t>
      </w:r>
      <w:bookmarkEnd w:id="1"/>
      <w:r>
        <w:rPr>
          <w:rFonts w:hint="eastAsia" w:ascii="宋体" w:hAnsi="宋体" w:eastAsia="宋体"/>
        </w:rPr>
        <w:t>，而判断这一条件是否能够阻拦“不为电商领域的平台、商家和消费者能普遍了解”成为是否符合秘密性的核心要点；同样，这一条件是否容易达成，又成为是否符合保密性的决定性因素。而仔细观察上述两个条件，后者（是否容易达成）又为前者（能否阻拦）的关键。因此，“具有一定资格的自身平台商家”这一条件是否容易满足成为判断杭州中院以此为据进行说理的基础。“生意参谋”仅推出一年有余时，注册商家已超200万，</w:t>
      </w:r>
      <w:r>
        <w:rPr>
          <w:rStyle w:val="23"/>
          <w:rFonts w:hint="eastAsia" w:ascii="宋体" w:hAnsi="宋体" w:eastAsia="宋体"/>
        </w:rPr>
        <w:footnoteReference w:id="21"/>
      </w:r>
      <w:r>
        <w:rPr>
          <w:rFonts w:hint="eastAsia" w:ascii="宋体" w:hAnsi="宋体" w:eastAsia="宋体"/>
        </w:rPr>
        <w:t>相比于其他商业秘密的公开范围，这一条件显然太过容易达成，以此为据来说明“生意参谋”具有保密性和秘密性显然并不牢固。在此基础上，与其说淘宝公司与商家签订的协议为保密协议，毋宁说是一份禁止转让协议，而上述“实名认证、密码验证登录、异地登录、短信验证码登录、数据反爬取措施、反下载措施”更像是禁止转让协议的安保手段，而非保密措施。</w:t>
      </w:r>
    </w:p>
    <w:p w14:paraId="19539B69">
      <w:pPr>
        <w:spacing w:line="360" w:lineRule="auto"/>
        <w:ind w:firstLine="420" w:firstLineChars="200"/>
        <w:rPr>
          <w:rFonts w:hint="eastAsia" w:ascii="宋体" w:hAnsi="宋体" w:eastAsia="宋体"/>
        </w:rPr>
      </w:pPr>
      <w:r>
        <w:rPr>
          <w:rFonts w:hint="eastAsia" w:ascii="宋体" w:hAnsi="宋体" w:eastAsia="宋体"/>
        </w:rPr>
        <w:t>公开渠道不等于免费渠道，更不等于无条件渠道。《最高人民法院关于审理侵犯商业秘密民事案件适用法律若干问题的规定》（以下简称《商业秘密司法解释》）第4条规定：“具有下列情形之一的，人民法院可以认定有关信息为公众所知悉：（一）该信息在所属领域属于一般常识或者行业惯例的；（二）该信息仅涉及产品的尺寸、结构、材料、部件的简单组合等内容，所属领域的相关人员通过观察上市产品即可直接获得的；（三）该信息已经在公开出版物或者其他媒体上公开披露的；（四）该信息已通过公开的报告会、展览等方式公开的；（五）所属领域的相关人员从其他公开渠道可以获得该信息的。将为公众所知悉的信息进行整理、改进、加工后形成的新信息，符合本规定第三条规定的，应当认定该新信息不为公众所知悉。”</w:t>
      </w:r>
      <w:r>
        <w:rPr>
          <w:rStyle w:val="23"/>
          <w:rFonts w:hint="eastAsia" w:ascii="宋体" w:hAnsi="宋体" w:eastAsia="宋体"/>
        </w:rPr>
        <w:footnoteReference w:id="22"/>
      </w:r>
      <w:r>
        <w:rPr>
          <w:rFonts w:hint="eastAsia" w:ascii="宋体" w:hAnsi="宋体" w:eastAsia="宋体"/>
        </w:rPr>
        <w:t>杭州法院以此为依据，认为“生意参谋”符合第5种情形，即，“不为电商领域的平台、商家、消费者所普遍了解”和“无法从公开渠道获得”。前者并不成立，已在上文证明，不再赘述；就后者来说，公开渠道最终的目的导向在于该信息能够被不特定公众所了解，重点仍在于公众的不特定性。以收费为由认为淘宝公司对“生意参谋”做出了保密措施，从而认为“生意参谋”内部信息“无法从公开渠道获得”并不合理。</w:t>
      </w:r>
    </w:p>
    <w:p w14:paraId="3454E538">
      <w:pPr>
        <w:spacing w:line="360" w:lineRule="auto"/>
        <w:ind w:firstLine="420" w:firstLineChars="200"/>
        <w:rPr>
          <w:rFonts w:hint="eastAsia" w:ascii="宋体" w:hAnsi="宋体" w:eastAsia="宋体"/>
        </w:rPr>
      </w:pPr>
      <w:r>
        <w:rPr>
          <w:rFonts w:hint="eastAsia" w:ascii="宋体" w:hAnsi="宋体" w:eastAsia="宋体"/>
        </w:rPr>
        <w:t>杭州中院的判决理由存在原始数据与衍生数据相混淆等问题。诚如上文所述，“生意参谋”的核心数据为指数型数据、纯数字型数据以及预测分析类数据这三类衍生数据，其独立性亦体现在上述三类数据之上。而杭州中院在论证“生意参谋”具有秘密性时将这三类衍生数据与原始数据混为一谈，即，“在原始数据的非公知性与算法非公知性同时符合的情况下，‘生意参谋’数据商业信息也自然处于非公知状态。”由于“生意参谋”数据产品中也存在原始数据，鉴于数据产品能够为不特定人所知悉，因此，对该原始数据采取保密措施乃是必要之举。</w:t>
      </w:r>
    </w:p>
    <w:p w14:paraId="1CEC8C1B">
      <w:pPr>
        <w:spacing w:line="360" w:lineRule="auto"/>
        <w:ind w:firstLine="420" w:firstLineChars="200"/>
        <w:rPr>
          <w:rFonts w:hint="eastAsia" w:ascii="宋体" w:hAnsi="宋体" w:eastAsia="宋体"/>
        </w:rPr>
      </w:pPr>
      <w:r>
        <w:rPr>
          <w:rFonts w:hint="eastAsia" w:ascii="宋体" w:hAnsi="宋体" w:eastAsia="宋体"/>
        </w:rPr>
        <w:t>综上所述，“生意参谋”数据产品并不构成商业秘密。</w:t>
      </w:r>
      <w:r>
        <w:rPr>
          <w:rStyle w:val="23"/>
          <w:rFonts w:hint="eastAsia" w:ascii="宋体" w:hAnsi="宋体" w:eastAsia="宋体"/>
        </w:rPr>
        <w:footnoteReference w:id="23"/>
      </w:r>
      <w:r>
        <w:commentReference w:id="7"/>
      </w:r>
    </w:p>
    <w:p w14:paraId="44A9BDD7">
      <w:pPr>
        <w:spacing w:line="360" w:lineRule="auto"/>
        <w:outlineLvl w:val="1"/>
        <w:rPr>
          <w:rFonts w:hint="eastAsia" w:ascii="宋体" w:hAnsi="宋体" w:eastAsia="宋体"/>
          <w:b/>
          <w:bCs/>
        </w:rPr>
      </w:pPr>
      <w:r>
        <w:rPr>
          <w:rFonts w:hint="eastAsia" w:ascii="宋体" w:hAnsi="宋体" w:eastAsia="宋体"/>
          <w:b/>
          <w:bCs/>
        </w:rPr>
        <w:t>（三）数据内部的具体构造</w:t>
      </w:r>
    </w:p>
    <w:p w14:paraId="313677A7">
      <w:pPr>
        <w:spacing w:line="360" w:lineRule="auto"/>
        <w:ind w:firstLine="420" w:firstLineChars="200"/>
        <w:rPr>
          <w:rFonts w:hint="eastAsia" w:ascii="宋体" w:hAnsi="宋体" w:eastAsia="宋体"/>
        </w:rPr>
      </w:pPr>
      <w:r>
        <w:rPr>
          <w:rFonts w:hint="eastAsia" w:ascii="宋体" w:hAnsi="宋体" w:eastAsia="宋体"/>
        </w:rPr>
        <w:t>在现行法规范下，数据的范围并不小于信息，数据也仅非容器作用，数据内涵明显超出为法律所单独保护的三类信息，本身就承载着一定意义。原始数据不仅承载着个人信息、商业秘密和国家秘密，还承载着诸如个人痕迹等信息，它们是掉落在前述三者范围之外的内容。数据产品亦是同理。简言之，以《数据安全法》对数据的定义为基础，数据包括个人痕迹、生意参谋等法律所未单独保护的内容，以及个人信息、商业秘密等法律所单独保护的内容。</w:t>
      </w:r>
    </w:p>
    <w:p w14:paraId="12D7D24C">
      <w:pPr>
        <w:spacing w:line="360" w:lineRule="auto"/>
        <w:ind w:firstLine="420" w:firstLineChars="200"/>
        <w:rPr>
          <w:rFonts w:hint="eastAsia" w:ascii="宋体" w:hAnsi="宋体" w:eastAsia="宋体"/>
        </w:rPr>
      </w:pPr>
      <w:r>
        <w:rPr>
          <w:rFonts w:ascii="宋体" w:hAnsi="宋体" w:eastAsia="宋体"/>
        </w:rPr>
        <w:drawing>
          <wp:anchor distT="0" distB="0" distL="114300" distR="114300" simplePos="0" relativeHeight="251659264" behindDoc="0" locked="0" layoutInCell="1" allowOverlap="1">
            <wp:simplePos x="0" y="0"/>
            <wp:positionH relativeFrom="column">
              <wp:posOffset>1247775</wp:posOffset>
            </wp:positionH>
            <wp:positionV relativeFrom="paragraph">
              <wp:posOffset>1566545</wp:posOffset>
            </wp:positionV>
            <wp:extent cx="3397250" cy="1568450"/>
            <wp:effectExtent l="0" t="0" r="0" b="0"/>
            <wp:wrapTopAndBottom/>
            <wp:docPr id="398835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5436"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97250" cy="1568450"/>
                    </a:xfrm>
                    <a:prstGeom prst="rect">
                      <a:avLst/>
                    </a:prstGeom>
                  </pic:spPr>
                </pic:pic>
              </a:graphicData>
            </a:graphic>
          </wp:anchor>
        </w:drawing>
      </w:r>
      <w:r>
        <w:rPr>
          <w:rFonts w:hint="eastAsia" w:ascii="宋体" w:hAnsi="宋体" w:eastAsia="宋体"/>
        </w:rPr>
        <w:t>还需注意的是，二者关系并非绝对割裂，而是可以在一定条件下相互转化。当普通商业信息同时具备秘密性、价值性以及保密性要求时，即可成为商业秘密。例如，在淘宝生意参谋诉小旺神侵权案中，</w:t>
      </w:r>
      <w:r>
        <w:rPr>
          <w:rStyle w:val="23"/>
          <w:rFonts w:hint="eastAsia" w:ascii="宋体" w:hAnsi="宋体" w:eastAsia="宋体"/>
        </w:rPr>
        <w:footnoteReference w:id="24"/>
      </w:r>
      <w:r>
        <w:rPr>
          <w:rFonts w:hint="eastAsia" w:ascii="宋体" w:hAnsi="宋体" w:eastAsia="宋体"/>
        </w:rPr>
        <w:t>推广数据、销售数据、供应数据、需求数据并不属于典型的商业秘密，然而，南京中院认为，上述信息中未公开数据属于商业秘密。同样，若某一信息原本为商业秘密，然而，其失去秘密性、价值性或保密性后，仍会转换成普通商业信息。例如，在上述264号指导性案例中，出厂钢材价格因失去秘密性而成为普通商业信息。</w:t>
      </w:r>
      <w:r>
        <w:commentReference w:id="8"/>
      </w:r>
    </w:p>
    <w:p w14:paraId="35D7E786">
      <w:pPr>
        <w:spacing w:line="360" w:lineRule="auto"/>
        <w:ind w:firstLine="420" w:firstLineChars="200"/>
        <w:rPr>
          <w:rFonts w:hint="eastAsia" w:ascii="楷体" w:hAnsi="楷体" w:eastAsia="楷体"/>
        </w:rPr>
      </w:pPr>
      <w:r>
        <w:rPr>
          <w:rFonts w:hint="eastAsia" w:ascii="宋体" w:hAnsi="宋体" w:eastAsia="宋体"/>
        </w:rPr>
        <w:t xml:space="preserve">                   </w:t>
      </w:r>
      <w:r>
        <w:rPr>
          <w:rFonts w:hint="eastAsia" w:ascii="楷体" w:hAnsi="楷体" w:eastAsia="楷体"/>
        </w:rPr>
        <w:t>现行法规范下数据内部构造的具体展示（图1）</w:t>
      </w:r>
    </w:p>
    <w:p w14:paraId="3CE9EE88">
      <w:pPr>
        <w:outlineLvl w:val="0"/>
        <w:rPr>
          <w:rFonts w:hint="eastAsia" w:ascii="宋体" w:hAnsi="宋体" w:eastAsia="宋体"/>
          <w:b/>
          <w:bCs/>
        </w:rPr>
      </w:pPr>
      <w:r>
        <w:rPr>
          <w:rFonts w:hint="eastAsia" w:ascii="宋体" w:hAnsi="宋体" w:eastAsia="宋体"/>
          <w:b/>
          <w:bCs/>
        </w:rPr>
        <w:t>四、数据定义的重塑</w:t>
      </w:r>
    </w:p>
    <w:p w14:paraId="4B192D98">
      <w:pPr>
        <w:outlineLvl w:val="1"/>
        <w:rPr>
          <w:rFonts w:hint="eastAsia" w:ascii="宋体" w:hAnsi="宋体" w:eastAsia="宋体"/>
          <w:b/>
          <w:bCs/>
        </w:rPr>
      </w:pPr>
      <w:r>
        <w:rPr>
          <w:rFonts w:hint="eastAsia" w:ascii="宋体" w:hAnsi="宋体" w:eastAsia="宋体"/>
          <w:b/>
          <w:bCs/>
        </w:rPr>
        <w:t>（一）数据的应然定义</w:t>
      </w:r>
    </w:p>
    <w:p w14:paraId="7145F356">
      <w:pPr>
        <w:spacing w:line="360" w:lineRule="auto"/>
        <w:ind w:firstLine="420" w:firstLineChars="200"/>
        <w:rPr>
          <w:rFonts w:hint="eastAsia" w:ascii="宋体" w:hAnsi="宋体" w:eastAsia="宋体"/>
        </w:rPr>
      </w:pPr>
      <w:r>
        <w:rPr>
          <w:rFonts w:hint="eastAsia" w:ascii="宋体" w:hAnsi="宋体" w:eastAsia="宋体"/>
        </w:rPr>
        <w:t>法学是一门关于规范（应然）的学问，它创造并研究规范（应然）问题，并不要求使用的概念完全符合现实情况或与自然科学、社会科学的定义保持一致。</w:t>
      </w:r>
      <w:r>
        <w:rPr>
          <w:rStyle w:val="23"/>
          <w:rFonts w:hint="eastAsia" w:ascii="宋体" w:hAnsi="宋体" w:eastAsia="宋体"/>
        </w:rPr>
        <w:footnoteReference w:id="25"/>
      </w:r>
      <w:r>
        <w:rPr>
          <w:rFonts w:hint="eastAsia" w:ascii="宋体" w:hAnsi="宋体" w:eastAsia="宋体"/>
        </w:rPr>
        <w:t>例如，《政务数据共享条例》第3条规定：“政务数据，是指政府部门在依法履行职责过程中收集和产生的各类数据”。按照通常理解，此时已是对政务数据的精准定义，然而其后却紧接“但不包括属于国家秘密、工作秘密的数据。”法律上的政务数据与一般意义的政务数据范围并非一致，为与其它法律有效衔接而有意限缩政务数据的范围，是完全合理和必要的。</w:t>
      </w:r>
    </w:p>
    <w:p w14:paraId="2C2BE299">
      <w:pPr>
        <w:spacing w:line="360" w:lineRule="auto"/>
        <w:ind w:firstLine="420" w:firstLineChars="200"/>
        <w:rPr>
          <w:rFonts w:hint="eastAsia" w:ascii="宋体" w:hAnsi="宋体" w:eastAsia="宋体"/>
        </w:rPr>
      </w:pPr>
      <w:r>
        <w:rPr>
          <w:rFonts w:hint="eastAsia" w:ascii="宋体" w:hAnsi="宋体" w:eastAsia="宋体"/>
        </w:rPr>
        <w:t>为契合当前对数据财产属性的法律定位，和实践中对数据的开发、利用需求，在法学上，数据的定义应当具有独立性，数据与信息应当分离。进一步阐述，法律所称的数据应当与个人信息等法律单独保护的信息分离。因此，在《数据安全法》中，数据应当定义为：以电子或其他方式对各种信息的记录，但不包括个人信息、商业秘密、国家秘密等法律所单独保护的信息。</w:t>
      </w:r>
    </w:p>
    <w:p w14:paraId="2BFA6FA1">
      <w:pPr>
        <w:outlineLvl w:val="1"/>
        <w:rPr>
          <w:rFonts w:hint="eastAsia" w:ascii="宋体" w:hAnsi="宋体" w:eastAsia="宋体"/>
          <w:b/>
          <w:bCs/>
        </w:rPr>
      </w:pPr>
      <w:r>
        <w:rPr>
          <w:rFonts w:hint="eastAsia" w:ascii="宋体" w:hAnsi="宋体" w:eastAsia="宋体"/>
          <w:b/>
          <w:bCs/>
        </w:rPr>
        <w:t>（二）数据定义的合理性论证</w:t>
      </w:r>
    </w:p>
    <w:p w14:paraId="2AC5BADD">
      <w:pPr>
        <w:outlineLvl w:val="2"/>
        <w:rPr>
          <w:rFonts w:hint="eastAsia" w:ascii="宋体" w:hAnsi="宋体" w:eastAsia="宋体"/>
          <w:b/>
          <w:bCs/>
        </w:rPr>
      </w:pPr>
      <w:r>
        <w:rPr>
          <w:rFonts w:hint="eastAsia" w:ascii="宋体" w:hAnsi="宋体" w:eastAsia="宋体"/>
          <w:b/>
          <w:bCs/>
        </w:rPr>
        <w:t>1.契合数据立法格局</w:t>
      </w:r>
    </w:p>
    <w:p w14:paraId="5921A272">
      <w:pPr>
        <w:spacing w:line="360" w:lineRule="auto"/>
        <w:ind w:firstLine="420" w:firstLineChars="200"/>
        <w:rPr>
          <w:rFonts w:hint="eastAsia" w:ascii="宋体" w:hAnsi="宋体" w:eastAsia="宋体"/>
        </w:rPr>
      </w:pPr>
      <w:r>
        <w:rPr>
          <w:rFonts w:hint="eastAsia" w:ascii="宋体" w:hAnsi="宋体" w:eastAsia="宋体"/>
        </w:rPr>
        <w:t>将法律上的数据与个人信息、商业秘密、国家秘密分离，契合当前立法者构建的法律格局，利于维护法律的稳定性。诚如上文所述，立法者一直试图区分数据与信息。考察相关法律的立法宗旨可知，《数据安全法》强调的是数据安全与数据开发利用；《个人信息保护法》是对自然人的保护；《反不正当竞争法》的目的在于维护市场的正常交易秩序；而《保守国家秘密法》主要关涉国家安全层面的利益保护问题，侧重点各不相同。立法者想要构建数据、个人信息、商业秘密和国家秘密相区分的立法格局意图体现明显。</w:t>
      </w:r>
    </w:p>
    <w:p w14:paraId="0A8D8AD5">
      <w:pPr>
        <w:spacing w:line="360" w:lineRule="auto"/>
        <w:ind w:firstLine="420" w:firstLineChars="200"/>
        <w:rPr>
          <w:rFonts w:hint="eastAsia" w:ascii="宋体" w:hAnsi="宋体" w:eastAsia="宋体"/>
        </w:rPr>
      </w:pPr>
      <w:r>
        <w:rPr>
          <w:rFonts w:hint="eastAsia" w:ascii="宋体" w:hAnsi="宋体" w:eastAsia="宋体"/>
        </w:rPr>
        <w:t>《数据安全法》内部出现了“个人信息”</w:t>
      </w:r>
      <w:del w:id="21" w:author="王cc" w:date="2026-04-21T18:09:00Z">
        <w:r>
          <w:rPr>
            <w:rFonts w:hint="eastAsia" w:ascii="宋体" w:hAnsi="宋体" w:eastAsia="宋体"/>
          </w:rPr>
          <w:delText>、</w:delText>
        </w:r>
      </w:del>
      <w:r>
        <w:rPr>
          <w:rFonts w:hint="eastAsia" w:ascii="宋体" w:hAnsi="宋体" w:eastAsia="宋体"/>
        </w:rPr>
        <w:t>“商业秘密”</w:t>
      </w:r>
      <w:del w:id="22" w:author="王cc" w:date="2026-04-21T18:09:02Z">
        <w:r>
          <w:rPr>
            <w:rFonts w:hint="eastAsia" w:ascii="宋体" w:hAnsi="宋体" w:eastAsia="宋体"/>
          </w:rPr>
          <w:delText>、</w:delText>
        </w:r>
      </w:del>
      <w:r>
        <w:rPr>
          <w:rFonts w:hint="eastAsia" w:ascii="宋体" w:hAnsi="宋体" w:eastAsia="宋体"/>
        </w:rPr>
        <w:t>“国家秘密”等词，立法者根据承载的法益不同对数据与其余三者进行了差序排列。从所保护的法益来看，个人信息、商业秘密和国家秘密优于数据，且前述三者在对应法律中持被保护的态度，由此，《数据安全法》同样对这三类信息持保护态度，此三类信息共同体现在《数据安全法》中“数据安全”板块，采用严格的保护性规制措施。例如，《数据安全法》第</w:t>
      </w:r>
      <w:r>
        <w:rPr>
          <w:rFonts w:ascii="Times New Roman" w:hAnsi="Times New Roman" w:eastAsia="宋体" w:cs="Times New Roman"/>
        </w:rPr>
        <w:t>38</w:t>
      </w:r>
      <w:r>
        <w:rPr>
          <w:rFonts w:hint="eastAsia" w:ascii="宋体" w:hAnsi="宋体" w:eastAsia="宋体"/>
        </w:rPr>
        <w:t>条规定，对在履行职责中知悉的个人隐私、个人信息、商业秘密、保密商务信息等数据应当依法予以保密，不得泄露或者非法向他人提供。数据安全是一个更宽泛的概念，发挥的是兜底作用。数据与其他信息在法律上的差序格局明显。</w:t>
      </w:r>
    </w:p>
    <w:p w14:paraId="3B5A0BFD">
      <w:pPr>
        <w:outlineLvl w:val="2"/>
        <w:rPr>
          <w:rFonts w:hint="eastAsia" w:ascii="宋体" w:hAnsi="宋体" w:eastAsia="宋体"/>
          <w:b/>
          <w:bCs/>
        </w:rPr>
      </w:pPr>
      <w:r>
        <w:rPr>
          <w:rFonts w:hint="eastAsia" w:ascii="宋体" w:hAnsi="宋体" w:eastAsia="宋体"/>
          <w:b/>
          <w:bCs/>
        </w:rPr>
        <w:t>2.奠基数据相关理论与制度</w:t>
      </w:r>
    </w:p>
    <w:p w14:paraId="7EDF6B7F">
      <w:pPr>
        <w:spacing w:line="360" w:lineRule="auto"/>
        <w:ind w:firstLine="420" w:firstLineChars="200"/>
        <w:rPr>
          <w:rFonts w:hint="eastAsia" w:ascii="宋体" w:hAnsi="宋体" w:eastAsia="宋体"/>
        </w:rPr>
      </w:pPr>
      <w:r>
        <w:rPr>
          <w:rFonts w:hint="eastAsia" w:ascii="宋体" w:hAnsi="宋体" w:eastAsia="宋体"/>
        </w:rPr>
        <w:t>明确数据边界，更好地对数据进行相关制度构建。面对数据经济的快速发展和数智中国的建设需求，数据相关法律制度的构建已成必然需要。数据可信空间是构建全国一体化数据要素市场的重要步骤。</w:t>
      </w:r>
      <w:r>
        <w:rPr>
          <w:rStyle w:val="23"/>
          <w:rFonts w:hint="eastAsia" w:ascii="宋体" w:hAnsi="宋体" w:eastAsia="宋体"/>
        </w:rPr>
        <w:footnoteReference w:id="26"/>
      </w:r>
      <w:r>
        <w:rPr>
          <w:rFonts w:hint="eastAsia" w:ascii="宋体" w:hAnsi="宋体" w:eastAsia="宋体"/>
        </w:rPr>
        <w:t>然而，有学者在对可信数据空间探索时发现，个人数据与个人信息的密切联系是可信数据空间探索的巨大障碍。并指出，“由于个人数据与个人信息之间的密切相关性，现行通行做法往往将数据权益视为具有人格权益属性的人身性权利，遵循严格的个人数据权利保护规则。”从而“导致尽管个人数据的开发利用是数据资源共享共用的基础和关键，但现行法律实践更多是出于保护目的而非开发目的来对待个人数据。”</w:t>
      </w:r>
      <w:r>
        <w:rPr>
          <w:rStyle w:val="23"/>
          <w:rFonts w:hint="eastAsia" w:ascii="宋体" w:hAnsi="宋体" w:eastAsia="宋体"/>
        </w:rPr>
        <w:footnoteReference w:id="27"/>
      </w:r>
      <w:r>
        <w:rPr>
          <w:rFonts w:hint="eastAsia" w:ascii="宋体" w:hAnsi="宋体" w:eastAsia="宋体"/>
        </w:rPr>
        <w:t>《数据二十条》同样明确要求，要</w:t>
      </w:r>
      <w:r>
        <w:rPr>
          <w:rFonts w:ascii="宋体" w:hAnsi="宋体" w:eastAsia="宋体"/>
        </w:rPr>
        <w:t>建立数据资源持有权、数据加工使用权、数据产品经营权等分置的产权运行机制</w:t>
      </w:r>
      <w:r>
        <w:rPr>
          <w:rFonts w:hint="eastAsia" w:ascii="宋体" w:hAnsi="宋体" w:eastAsia="宋体"/>
        </w:rPr>
        <w:t>。对数据与信息进行拆分，明确数据的法律定义，一方面有利于学者对可信数据空间等相关制度的进一步探索；另一方面，将数据与信息分离后，针对个人数据的立法便可不再受个人信息掣肘，立法者在后续具体设计数据制度、明确数据各主体权利义务时，便可更具针对性与确定性。简言之，立法者只需考虑具体内容掉落在哪一范围之内，从而进行相应开发与保护，而无需考虑哪些数据掺杂着个人信息，哪些数据又构成商业秘密或国家秘密。</w:t>
      </w:r>
      <w:r>
        <w:rPr>
          <w:rStyle w:val="23"/>
          <w:rFonts w:hint="eastAsia" w:ascii="宋体" w:hAnsi="宋体" w:eastAsia="宋体"/>
        </w:rPr>
        <w:footnoteReference w:id="28"/>
      </w:r>
    </w:p>
    <w:p w14:paraId="2F3D3CD5">
      <w:pPr>
        <w:spacing w:line="360" w:lineRule="auto"/>
        <w:ind w:firstLine="420" w:firstLineChars="200"/>
        <w:rPr>
          <w:rFonts w:hint="eastAsia" w:ascii="宋体" w:hAnsi="宋体" w:eastAsia="宋体"/>
        </w:rPr>
      </w:pPr>
      <w:r>
        <w:rPr>
          <w:rFonts w:hint="eastAsia" w:ascii="宋体" w:hAnsi="宋体" w:eastAsia="宋体"/>
        </w:rPr>
        <w:t>该数据定义仍延续当前定义中的“其他形式”</w:t>
      </w:r>
      <w:del w:id="23" w:author="王cc" w:date="2026-04-21T18:11:09Z">
        <w:r>
          <w:rPr>
            <w:rFonts w:hint="eastAsia" w:ascii="宋体" w:hAnsi="宋体" w:eastAsia="宋体"/>
          </w:rPr>
          <w:delText>、</w:delText>
        </w:r>
      </w:del>
      <w:r>
        <w:rPr>
          <w:rFonts w:hint="eastAsia" w:ascii="宋体" w:hAnsi="宋体" w:eastAsia="宋体"/>
        </w:rPr>
        <w:t>“各种信息”等词语，目的在于保持数据的开放性。当前对数据潜力仍处于探索阶段，若将数据范围界定过窄，面对种类丰富、表现形式多样的数据，显然会限制其在市场的开发，为避免当前法律对未来出现的量子计算数据等新类型而展现出心有余而力不足的尴尬局面，因此，在重塑数据定义时，应当对其进行保留。</w:t>
      </w:r>
    </w:p>
    <w:p w14:paraId="2E932897">
      <w:pPr>
        <w:outlineLvl w:val="2"/>
        <w:rPr>
          <w:rFonts w:hint="eastAsia" w:ascii="宋体" w:hAnsi="宋体" w:eastAsia="宋体"/>
          <w:b/>
          <w:bCs/>
        </w:rPr>
      </w:pPr>
      <w:r>
        <w:rPr>
          <w:rFonts w:hint="eastAsia" w:ascii="宋体" w:hAnsi="宋体" w:eastAsia="宋体"/>
          <w:b/>
          <w:bCs/>
        </w:rPr>
        <w:t>3.着力开发数据与有效保护信息</w:t>
      </w:r>
    </w:p>
    <w:p w14:paraId="6F2B9EDE">
      <w:pPr>
        <w:spacing w:line="360" w:lineRule="auto"/>
        <w:ind w:firstLine="420" w:firstLineChars="200"/>
        <w:rPr>
          <w:rFonts w:hint="eastAsia" w:ascii="宋体" w:hAnsi="宋体" w:eastAsia="宋体"/>
        </w:rPr>
      </w:pPr>
      <w:r>
        <w:rPr>
          <w:rFonts w:hint="eastAsia" w:ascii="宋体" w:hAnsi="宋体" w:eastAsia="宋体"/>
        </w:rPr>
        <w:t>应实践要求，也须将个人信息等法律所单独保护的信息排除在数据范围之外。在新浪微博诉云智联一案中，原告称，“其与华谊兄弟文化经纪有限公司等案外人签订的《微博娱乐全面合作协议》，协议约定案外人应确保其向微梦公司提供的艺人及工作室帐号均为独家签约帐号，应该确保其向微梦公司提供的艺人经认证的个人微博社交帐号独家在新浪微博，工作室帐号的原创内容优先在新浪微博发布等。”</w:t>
      </w:r>
      <w:r>
        <w:rPr>
          <w:rStyle w:val="23"/>
          <w:rFonts w:hint="eastAsia" w:ascii="宋体" w:hAnsi="宋体" w:eastAsia="宋体"/>
        </w:rPr>
        <w:footnoteReference w:id="29"/>
      </w:r>
      <w:r>
        <w:rPr>
          <w:rFonts w:hint="eastAsia" w:ascii="宋体" w:hAnsi="宋体" w:eastAsia="宋体"/>
        </w:rPr>
        <w:t>且不论双方是否实际遵守了协议的各项条款，仅就协议本身而言，其正当性基础存在疑问。艺人社交微博账号已达到“能够单独识别特定自然人”的程度，因此，该社交账号已然属于个人信息。而该个人信息通过本人以外的第三人达成合同，约定买断性使用，显然损害本人的人格权利和利益。而在新浪微博生成的个人痕迹则人身属性较弱，若不对二者有意区分，很可能对个人人格权利造成损害，或者限制个人痕迹的财产性使用。</w:t>
      </w:r>
      <w:r>
        <w:rPr>
          <w:rStyle w:val="23"/>
          <w:rFonts w:hint="eastAsia" w:ascii="宋体" w:hAnsi="宋体" w:eastAsia="宋体"/>
        </w:rPr>
        <w:footnoteReference w:id="30"/>
      </w:r>
      <w:r>
        <w:rPr>
          <w:rFonts w:hint="eastAsia" w:ascii="宋体" w:hAnsi="宋体" w:eastAsia="宋体"/>
        </w:rPr>
        <w:t>有必要将法律所单独保护的个人信息等排除在数据范围之外。</w:t>
      </w:r>
    </w:p>
    <w:p w14:paraId="578C6589">
      <w:pPr>
        <w:spacing w:line="360" w:lineRule="auto"/>
        <w:ind w:firstLine="420" w:firstLineChars="200"/>
        <w:rPr>
          <w:rFonts w:hint="eastAsia" w:ascii="宋体" w:hAnsi="宋体" w:eastAsia="宋体"/>
        </w:rPr>
      </w:pPr>
      <w:r>
        <w:rPr>
          <w:rFonts w:hint="eastAsia" w:ascii="宋体" w:hAnsi="宋体" w:eastAsia="宋体"/>
        </w:rPr>
        <w:t>若个人数据与个人信息含混不清，无法明确个人数据之上何时承载的是纯粹财产利益，又何时会存在人格利益，会使得数据主体在使用数据时，因担心侵害个人人格利益而犹豫不决，从而无法有效释放数据潜力。明确数据定义，尤其是明确划分个人数据与个人信息边界之后，网络数字平台等数据主体可依循法律，明确分辨个人数据与个人信息，从而对二者采取不同的保护与开发利用措施。</w:t>
      </w:r>
    </w:p>
    <w:p w14:paraId="3CBD5D54">
      <w:pPr>
        <w:outlineLvl w:val="1"/>
        <w:rPr>
          <w:rFonts w:hint="eastAsia" w:ascii="宋体" w:hAnsi="宋体" w:eastAsia="宋体"/>
          <w:b/>
          <w:bCs/>
        </w:rPr>
      </w:pPr>
      <w:r>
        <w:rPr>
          <w:rFonts w:hint="eastAsia" w:ascii="宋体" w:hAnsi="宋体" w:eastAsia="宋体"/>
          <w:b/>
          <w:bCs/>
        </w:rPr>
        <w:t>（三）相关概念的届分</w:t>
      </w:r>
    </w:p>
    <w:p w14:paraId="1A4A5B07">
      <w:pPr>
        <w:spacing w:line="360" w:lineRule="auto"/>
        <w:ind w:firstLine="420" w:firstLineChars="200"/>
        <w:rPr>
          <w:rFonts w:hint="eastAsia" w:ascii="宋体" w:hAnsi="宋体" w:eastAsia="宋体"/>
        </w:rPr>
      </w:pPr>
      <w:r>
        <w:rPr>
          <w:rFonts w:hint="eastAsia" w:ascii="宋体" w:hAnsi="宋体" w:eastAsia="宋体"/>
        </w:rPr>
        <w:t>“数据”与“信息”等词语在法律与司法实践中的泛用已成习惯，而且，在多数情况下，二者本身并无实际含义，而是将其作为一个范畴词使用，除此之外，鉴于词语的有限性，若因法律对数据含义明确定义而严格限制这一词语的使用，显然会给学界对数据相关内容的探索构建、当前法律修改、后续法律制定以及司法裁判的阐述说理造成不必要的困难和麻烦。</w:t>
      </w:r>
      <w:commentRangeStart w:id="9"/>
      <w:r>
        <w:rPr>
          <w:rFonts w:hint="eastAsia" w:ascii="宋体" w:hAnsi="宋体" w:eastAsia="宋体"/>
        </w:rPr>
        <w:t>法律为区分一般意义上的人与根据前者在法律中所拥有的不同权利、义务以及责任，分为“自然人”</w:t>
      </w:r>
      <w:del w:id="24" w:author="王cc" w:date="2026-04-21T18:11:59Z">
        <w:r>
          <w:rPr>
            <w:rFonts w:hint="eastAsia" w:ascii="宋体" w:hAnsi="宋体" w:eastAsia="宋体"/>
          </w:rPr>
          <w:delText>、</w:delText>
        </w:r>
      </w:del>
      <w:r>
        <w:rPr>
          <w:rFonts w:hint="eastAsia" w:ascii="宋体" w:hAnsi="宋体" w:eastAsia="宋体"/>
        </w:rPr>
        <w:t>“限制责任能力人”</w:t>
      </w:r>
      <w:del w:id="25" w:author="王cc" w:date="2026-04-21T18:12:03Z">
        <w:r>
          <w:rPr>
            <w:rFonts w:hint="eastAsia" w:ascii="宋体" w:hAnsi="宋体" w:eastAsia="宋体"/>
          </w:rPr>
          <w:delText>、</w:delText>
        </w:r>
      </w:del>
      <w:r>
        <w:rPr>
          <w:rFonts w:hint="eastAsia" w:ascii="宋体" w:hAnsi="宋体" w:eastAsia="宋体"/>
        </w:rPr>
        <w:t>“精神病人”等</w:t>
      </w:r>
      <w:commentRangeEnd w:id="9"/>
      <w:r>
        <w:commentReference w:id="9"/>
      </w:r>
      <w:r>
        <w:rPr>
          <w:rFonts w:hint="eastAsia" w:ascii="宋体" w:hAnsi="宋体" w:eastAsia="宋体"/>
        </w:rPr>
        <w:t>；因此，在明确法律中数据定义的基础上，应当对一般意义、宽泛使用的数据与法律上的数据做一个明确区分。由此，本文</w:t>
      </w:r>
      <w:commentRangeStart w:id="10"/>
      <w:r>
        <w:rPr>
          <w:rFonts w:hint="eastAsia" w:ascii="宋体" w:hAnsi="宋体" w:eastAsia="宋体"/>
        </w:rPr>
        <w:t>暂将</w:t>
      </w:r>
      <w:commentRangeEnd w:id="10"/>
      <w:r>
        <w:commentReference w:id="10"/>
      </w:r>
      <w:r>
        <w:rPr>
          <w:rFonts w:hint="eastAsia" w:ascii="宋体" w:hAnsi="宋体" w:eastAsia="宋体"/>
        </w:rPr>
        <w:t>法律上的数据称为“</w:t>
      </w:r>
      <w:r>
        <w:rPr>
          <w:rFonts w:ascii="宋体" w:hAnsi="宋体" w:eastAsia="宋体"/>
        </w:rPr>
        <w:t>现行法规范层面的数据</w:t>
      </w:r>
      <w:r>
        <w:rPr>
          <w:rFonts w:hint="eastAsia" w:ascii="宋体" w:hAnsi="宋体" w:eastAsia="宋体"/>
        </w:rPr>
        <w:t>”。而一般意义上的数据则是指对各种信息（或内容）的记录，包括个人信息、商业秘密、国家秘密等法律所保护的信息。而“</w:t>
      </w:r>
      <w:r>
        <w:rPr>
          <w:rFonts w:ascii="宋体" w:hAnsi="宋体" w:eastAsia="宋体"/>
        </w:rPr>
        <w:t>现行法规范层面的数据</w:t>
      </w:r>
      <w:r>
        <w:rPr>
          <w:rFonts w:hint="eastAsia" w:ascii="宋体" w:hAnsi="宋体" w:eastAsia="宋体"/>
        </w:rPr>
        <w:t>”则是指以电子或其他方式对各种信息的记录，但不包括个人信息、商业秘密、国家秘密等法律所保护的信息。个人数据则是排除个人信息的，与自然人有关的其他数据；</w:t>
      </w:r>
      <w:r>
        <w:rPr>
          <w:rStyle w:val="23"/>
          <w:rFonts w:hint="eastAsia" w:ascii="宋体" w:hAnsi="宋体" w:eastAsia="宋体"/>
        </w:rPr>
        <w:footnoteReference w:id="31"/>
      </w:r>
      <w:r>
        <w:rPr>
          <w:rFonts w:hint="eastAsia" w:ascii="宋体" w:hAnsi="宋体" w:eastAsia="宋体"/>
        </w:rPr>
        <w:t>商业数据则是排除商业秘密，与商业有关的其他数据；</w:t>
      </w:r>
      <w:r>
        <w:rPr>
          <w:rStyle w:val="23"/>
          <w:rFonts w:hint="eastAsia" w:ascii="宋体" w:hAnsi="宋体" w:eastAsia="宋体"/>
        </w:rPr>
        <w:footnoteReference w:id="32"/>
      </w:r>
      <w:r>
        <w:rPr>
          <w:rFonts w:hint="eastAsia" w:ascii="宋体" w:hAnsi="宋体" w:eastAsia="宋体"/>
        </w:rPr>
        <w:t>国家数据则是排除国家秘密的，与国家有关的其他数据。</w:t>
      </w:r>
      <w:r>
        <w:rPr>
          <w:rStyle w:val="23"/>
          <w:rFonts w:hint="eastAsia" w:ascii="宋体" w:hAnsi="宋体" w:eastAsia="宋体"/>
        </w:rPr>
        <w:footnoteReference w:id="33"/>
      </w:r>
    </w:p>
    <w:p w14:paraId="3EC78180">
      <w:pPr>
        <w:spacing w:line="360" w:lineRule="auto"/>
        <w:outlineLvl w:val="0"/>
        <w:rPr>
          <w:rFonts w:hint="eastAsia" w:ascii="宋体" w:hAnsi="宋体" w:eastAsia="宋体"/>
          <w:b/>
          <w:bCs/>
        </w:rPr>
      </w:pPr>
      <w:r>
        <w:rPr>
          <w:rFonts w:hint="eastAsia" w:ascii="宋体" w:hAnsi="宋体" w:eastAsia="宋体"/>
          <w:b/>
          <w:bCs/>
        </w:rPr>
        <w:t>五、结语</w:t>
      </w:r>
    </w:p>
    <w:p w14:paraId="311FF15A">
      <w:pPr>
        <w:spacing w:line="360" w:lineRule="auto"/>
        <w:ind w:firstLine="420" w:firstLineChars="200"/>
        <w:rPr>
          <w:rFonts w:hint="eastAsia" w:ascii="宋体" w:hAnsi="宋体" w:eastAsia="宋体"/>
        </w:rPr>
      </w:pPr>
      <w:r>
        <w:rPr>
          <w:rFonts w:hint="eastAsia" w:ascii="宋体" w:hAnsi="宋体" w:eastAsia="宋体"/>
        </w:rPr>
        <w:t>本文在现行法规范下，以个人信息、商业秘密以及国家秘密这三类法律所单独保护的信息切入，分析得出数据中亦存在个人痕迹、普通商业信息与国家信息等法律未单独保护的信息；并以“生意参谋”数据产品为例，论证了数据产品的独立性，从而理清了数据的内涵与外延。在此基础上，本文结合当前数据立法格局、数据发展方向以及司法实践需求，将数据重新定义为，“以电子或其他方式对各种信息的记录，但不包括个人信息、商业秘密、国家秘密等法律所单独保护的信息。”通过法律规范，彻底将数据与信息分离。最后，本文建议将法律上的数据称为“</w:t>
      </w:r>
      <w:r>
        <w:rPr>
          <w:rFonts w:ascii="宋体" w:hAnsi="宋体" w:eastAsia="宋体"/>
        </w:rPr>
        <w:t>现行法规范层面的数据</w:t>
      </w:r>
      <w:r>
        <w:rPr>
          <w:rFonts w:hint="eastAsia" w:ascii="宋体" w:hAnsi="宋体" w:eastAsia="宋体"/>
        </w:rPr>
        <w:t>”，用以区分一般意义上的数据；并进一步明确了个人数据、商业数据以及国家数据的内涵。</w:t>
      </w:r>
      <w:r>
        <w:commentReference w:id="11"/>
      </w:r>
    </w:p>
    <w:p w14:paraId="65A87230">
      <w:pPr>
        <w:spacing w:line="360" w:lineRule="auto"/>
        <w:ind w:firstLine="420" w:firstLineChars="200"/>
        <w:rPr>
          <w:rFonts w:hint="eastAsia" w:ascii="宋体" w:hAnsi="宋体" w:eastAsia="宋体"/>
        </w:rPr>
      </w:pPr>
      <w:r>
        <w:rPr>
          <w:rFonts w:hint="eastAsia" w:ascii="宋体" w:hAnsi="宋体" w:eastAsia="宋体"/>
        </w:rPr>
        <w:t>然而，本文研究仍存在诸多不足。例如，</w:t>
      </w:r>
      <w:commentRangeStart w:id="12"/>
      <w:r>
        <w:rPr>
          <w:rFonts w:hint="eastAsia" w:ascii="宋体" w:hAnsi="宋体" w:eastAsia="宋体"/>
        </w:rPr>
        <w:t>对数据的法律名称或许可以进一步总结凝练</w:t>
      </w:r>
      <w:commentRangeEnd w:id="12"/>
      <w:r>
        <w:commentReference w:id="12"/>
      </w:r>
      <w:r>
        <w:rPr>
          <w:rFonts w:hint="eastAsia" w:ascii="宋体" w:hAnsi="宋体" w:eastAsia="宋体"/>
        </w:rPr>
        <w:t>；本文仅以个人信息、商业秘密和国家秘密三者为例，存在一定的局限性；而对个人痕迹只作出了常见类型举例，而未完全列出；在数据产品独立性的例证说理部分也仅以“生意参谋”为例；现实情况复杂，具体内容是否达到数据与上述三类信息之间的转换条件还需法院具体问题具体分析。除此之外，对数据法学来说，本文所回应的问题也仅仅是基础性的一小步，如文中涉及的数据产品究竟该如何保护、可信数据空间如何进一步搭建等问题还需各位专家学者进一步讨论研究。</w:t>
      </w:r>
    </w:p>
    <w:p w14:paraId="2A94A61F">
      <w:pPr>
        <w:pStyle w:val="53"/>
        <w:jc w:val="center"/>
        <w:rPr>
          <w:rFonts w:ascii="Times New Roman" w:hAnsi="Times New Roman" w:eastAsia="楷体" w:cs="Times New Roman"/>
          <w:spacing w:val="0"/>
          <w:sz w:val="24"/>
          <w:szCs w:val="24"/>
        </w:rPr>
      </w:pPr>
      <w:r>
        <w:rPr>
          <w:rFonts w:hint="eastAsia" w:ascii="Times New Roman" w:hAnsi="Times New Roman" w:eastAsia="楷体" w:cs="Times New Roman"/>
          <w:spacing w:val="0"/>
          <w:sz w:val="24"/>
          <w:szCs w:val="24"/>
        </w:rPr>
        <w:t xml:space="preserve">Analysis and Conceptual Reconstruction of the Connotation of Data under Current Legal </w:t>
      </w:r>
      <w:bookmarkStart w:id="6" w:name="_GoBack"/>
      <w:bookmarkEnd w:id="6"/>
      <w:r>
        <w:rPr>
          <w:rFonts w:hint="eastAsia" w:ascii="Times New Roman" w:hAnsi="Times New Roman" w:eastAsia="楷体" w:cs="Times New Roman"/>
          <w:spacing w:val="0"/>
          <w:sz w:val="24"/>
          <w:szCs w:val="24"/>
        </w:rPr>
        <w:t>Norms</w:t>
      </w:r>
    </w:p>
    <w:p w14:paraId="23B5B55A">
      <w:pPr>
        <w:pStyle w:val="53"/>
        <w:rPr>
          <w:rFonts w:ascii="Times New Roman" w:hAnsi="Times New Roman" w:eastAsia="楷体" w:cs="Times New Roman"/>
          <w:spacing w:val="0"/>
          <w:sz w:val="24"/>
          <w:szCs w:val="24"/>
        </w:rPr>
      </w:pPr>
      <w:r>
        <w:rPr>
          <w:rFonts w:hint="eastAsia" w:ascii="Times New Roman" w:hAnsi="Times New Roman" w:eastAsia="楷体" w:cs="Times New Roman"/>
          <w:spacing w:val="0"/>
          <w:sz w:val="24"/>
          <w:szCs w:val="24"/>
        </w:rPr>
        <w:t>—— An Argumentative Analysis Based on Raw Data and the "Business Intelligence" Data Product</w:t>
      </w:r>
    </w:p>
    <w:p w14:paraId="1333A8F3">
      <w:pPr>
        <w:rPr>
          <w:rFonts w:ascii="Times New Roman" w:hAnsi="Times New Roman" w:eastAsia="楷体" w:cs="Times New Roman"/>
          <w:szCs w:val="21"/>
        </w:rPr>
      </w:pPr>
      <w:r>
        <w:rPr>
          <w:rFonts w:hint="eastAsia" w:ascii="Times New Roman" w:hAnsi="Times New Roman" w:eastAsia="楷体" w:cs="Times New Roman"/>
          <w:b/>
          <w:bCs/>
          <w:szCs w:val="21"/>
        </w:rPr>
        <w:t>Abstract:</w:t>
      </w:r>
      <w:r>
        <w:rPr>
          <w:rFonts w:hint="eastAsia" w:ascii="Times New Roman" w:hAnsi="Times New Roman" w:eastAsia="楷体" w:cs="Times New Roman"/>
          <w:szCs w:val="21"/>
        </w:rPr>
        <w:t xml:space="preserve"> Clarifying the concept of data and elucidating the relationship between data and information is crucial for addressing fundamental issues such as giving full play to the driving and enabling value of data elements, the development of data rights-confirmation theory, and the distribution of interests in data elements. To this end, we can start from the perspective of the legal development of the data connotation, aiming to clearly expound the legal changes in the data connotation. Meanwhile, when distinguishing the relationship between data and information, the view is put forward that both should be studied within the legal framework. On this basis, data can be re-defined as records of various information in electronic or other forms, excluding information that is separately protected by laws such as Personal information, Trade secrets, and National security. By reshaping the concept of data and distinguishing data from the information separately protected by law, it is expected to provide a clear conceptual support and logical starting point for the advancement of data-related theories, the construction of data-related legal systems, and the development of judicial practice.</w:t>
      </w:r>
    </w:p>
    <w:p w14:paraId="7D6E5275">
      <w:pPr>
        <w:rPr>
          <w:rFonts w:ascii="Times New Roman" w:hAnsi="Times New Roman" w:eastAsia="楷体" w:cs="Times New Roman"/>
          <w:szCs w:val="21"/>
        </w:rPr>
      </w:pPr>
      <w:r>
        <w:rPr>
          <w:rFonts w:hint="eastAsia" w:ascii="Times New Roman" w:hAnsi="Times New Roman" w:eastAsia="楷体" w:cs="Times New Roman"/>
          <w:b/>
          <w:bCs/>
          <w:szCs w:val="21"/>
        </w:rPr>
        <w:t>Keywords:</w:t>
      </w:r>
      <w:r>
        <w:rPr>
          <w:rFonts w:hint="eastAsia" w:ascii="Times New Roman" w:hAnsi="Times New Roman" w:eastAsia="楷体" w:cs="Times New Roman"/>
          <w:szCs w:val="21"/>
        </w:rPr>
        <w:t xml:space="preserve"> Data; Personal data; Personal information; Trade secrets; National security</w:t>
      </w:r>
    </w:p>
    <w:sectPr>
      <w:footerReference r:id="rId6" w:type="default"/>
      <w:pgSz w:w="11906" w:h="16838"/>
      <w:pgMar w:top="1440" w:right="1080" w:bottom="1440" w:left="1080" w:header="851" w:footer="992" w:gutter="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cc" w:date="2026-04-21T17:20:57Z" w:initials="">
    <w:p w14:paraId="228ED0CD">
      <w:pPr>
        <w:pStyle w:val="11"/>
        <w:rPr>
          <w:rFonts w:hint="default" w:eastAsiaTheme="minorEastAsia"/>
          <w:lang w:val="en-US" w:eastAsia="zh-CN"/>
        </w:rPr>
      </w:pPr>
      <w:r>
        <w:rPr>
          <w:rFonts w:hint="eastAsia"/>
          <w:lang w:val="en-US" w:eastAsia="zh-CN"/>
        </w:rPr>
        <w:t>后文仍然提到DIKW模型，作者应在正文中对这一模型进行适当介绍。</w:t>
      </w:r>
    </w:p>
  </w:comment>
  <w:comment w:id="1" w:author="王cc" w:date="2026-04-21T17:16:28Z" w:initials="">
    <w:p w14:paraId="272F0C0E">
      <w:pPr>
        <w:pStyle w:val="11"/>
        <w:rPr>
          <w:rFonts w:hint="default" w:eastAsiaTheme="minorEastAsia"/>
          <w:lang w:val="en-US" w:eastAsia="zh-CN"/>
        </w:rPr>
      </w:pPr>
      <w:r>
        <w:rPr>
          <w:rFonts w:hint="eastAsia"/>
          <w:lang w:val="en-US" w:eastAsia="zh-CN"/>
        </w:rPr>
        <w:t>此处引注应加在引号后。</w:t>
      </w:r>
    </w:p>
  </w:comment>
  <w:comment w:id="2" w:author="王cc" w:date="2026-04-21T17:19:26Z" w:initials="">
    <w:p w14:paraId="6C7CD162">
      <w:pPr>
        <w:pStyle w:val="11"/>
        <w:rPr>
          <w:rFonts w:hint="default" w:eastAsiaTheme="minorEastAsia"/>
          <w:lang w:val="en-US" w:eastAsia="zh-CN"/>
        </w:rPr>
      </w:pPr>
      <w:r>
        <w:rPr>
          <w:rFonts w:hint="eastAsia"/>
          <w:lang w:val="en-US" w:eastAsia="zh-CN"/>
        </w:rPr>
        <w:t>这一结论的得出缺少论证。</w:t>
      </w:r>
    </w:p>
  </w:comment>
  <w:comment w:id="3" w:author="王cc" w:date="2026-04-21T17:22:33Z" w:initials="">
    <w:p w14:paraId="73741E51">
      <w:pPr>
        <w:pStyle w:val="11"/>
        <w:rPr>
          <w:rFonts w:hint="default" w:eastAsiaTheme="minorEastAsia"/>
          <w:lang w:val="en-US" w:eastAsia="zh-CN"/>
        </w:rPr>
      </w:pPr>
      <w:r>
        <w:rPr>
          <w:rFonts w:hint="eastAsia"/>
          <w:lang w:val="en-US" w:eastAsia="zh-CN"/>
        </w:rPr>
        <w:t>此处应加以引注。内容层是否和脚注6所指的语义学层面等同？</w:t>
      </w:r>
    </w:p>
  </w:comment>
  <w:comment w:id="4" w:author="王cc" w:date="2026-04-21T17:29:50Z" w:initials="">
    <w:p w14:paraId="474DC433">
      <w:pPr>
        <w:pStyle w:val="11"/>
        <w:rPr>
          <w:rFonts w:hint="default" w:eastAsiaTheme="minorEastAsia"/>
          <w:lang w:val="en-US" w:eastAsia="zh-CN"/>
        </w:rPr>
      </w:pPr>
      <w:r>
        <w:rPr>
          <w:rFonts w:hint="eastAsia"/>
          <w:lang w:val="en-US" w:eastAsia="zh-CN"/>
        </w:rPr>
        <w:t>这个表述不合适</w:t>
      </w:r>
    </w:p>
  </w:comment>
  <w:comment w:id="5" w:author="王cc" w:date="2026-04-21T17:37:44Z" w:initials="">
    <w:p w14:paraId="1D890491">
      <w:pPr>
        <w:pStyle w:val="11"/>
        <w:rPr>
          <w:rFonts w:hint="default" w:eastAsiaTheme="minorEastAsia"/>
          <w:lang w:val="en-US" w:eastAsia="zh-CN"/>
        </w:rPr>
      </w:pPr>
      <w:r>
        <w:rPr>
          <w:rFonts w:hint="eastAsia"/>
          <w:lang w:val="en-US" w:eastAsia="zh-CN"/>
        </w:rPr>
        <w:t>与上文法条原文重复的内容可以适当精简。</w:t>
      </w:r>
    </w:p>
  </w:comment>
  <w:comment w:id="6" w:author="王cc" w:date="2026-04-21T17:44:05Z" w:initials="">
    <w:p w14:paraId="37FE303F">
      <w:pPr>
        <w:pStyle w:val="11"/>
        <w:rPr>
          <w:rFonts w:hint="default" w:eastAsiaTheme="minorEastAsia"/>
          <w:lang w:val="en-US" w:eastAsia="zh-CN"/>
        </w:rPr>
      </w:pPr>
      <w:r>
        <w:rPr>
          <w:rFonts w:hint="eastAsia"/>
          <w:lang w:val="en-US" w:eastAsia="zh-CN"/>
        </w:rPr>
        <w:t>这一部分并没有拆解两个概念的区别，仅介绍了商业秘密的判准、杭州中院认为生意参谋属于商业秘密，没有体现标题内容。</w:t>
      </w:r>
    </w:p>
  </w:comment>
  <w:comment w:id="7" w:author="王cc" w:date="2026-04-21T17:51:54Z" w:initials="">
    <w:p w14:paraId="5BE6CCA1">
      <w:pPr>
        <w:pStyle w:val="11"/>
        <w:rPr>
          <w:rFonts w:hint="default" w:eastAsiaTheme="minorEastAsia"/>
          <w:lang w:val="en-US" w:eastAsia="zh-CN"/>
        </w:rPr>
      </w:pPr>
      <w:r>
        <w:rPr>
          <w:rFonts w:hint="eastAsia"/>
          <w:lang w:val="en-US" w:eastAsia="zh-CN"/>
        </w:rPr>
        <w:t>这一结论是来源于引用的两个裁判文书吗？结论句不宜加引注，如果作者有新的论证理由可以不加注释，如果作者是参照引用裁判文书论述，请在论述过程中对裁判文书加以援引。</w:t>
      </w:r>
    </w:p>
  </w:comment>
  <w:comment w:id="8" w:author="王cc" w:date="2026-04-21T17:58:03Z" w:initials="">
    <w:p w14:paraId="167D845D">
      <w:pPr>
        <w:pStyle w:val="11"/>
        <w:rPr>
          <w:rFonts w:hint="eastAsia"/>
          <w:lang w:val="en-US" w:eastAsia="zh-CN"/>
        </w:rPr>
      </w:pPr>
      <w:r>
        <w:rPr>
          <w:rFonts w:hint="eastAsia"/>
          <w:lang w:val="en-US" w:eastAsia="zh-CN"/>
        </w:rPr>
        <w:t>这一段表述并不是很清楚。从内容上看，作者想要表达的是数据内部，法律未单独保护的内容和法律单独保护的内容可以互相转化，但是这是“数据”和“信息”的关系吗？</w:t>
      </w:r>
    </w:p>
    <w:p w14:paraId="40CE0881">
      <w:pPr>
        <w:pStyle w:val="11"/>
        <w:rPr>
          <w:rFonts w:hint="eastAsia"/>
          <w:lang w:val="en-US" w:eastAsia="zh-CN"/>
        </w:rPr>
      </w:pPr>
      <w:r>
        <w:rPr>
          <w:rFonts w:hint="eastAsia"/>
          <w:lang w:val="en-US" w:eastAsia="zh-CN"/>
        </w:rPr>
        <w:t>作者在前文的观点是，有法律单独保护的个人信息、商业秘密、国家秘密属于信息，其他没有法律单独保护的内容属于数据，但在此处认为原始数据和数据产品也包含或承载着个人信息、商业秘密、国家秘密等，在这里数据和信息的外延是否又有了竞合？希望作者在文中对数据和信息的区别进行显明、前后一致的明确，甚至可以多次出现这一观点句。</w:t>
      </w:r>
    </w:p>
    <w:p w14:paraId="66025A17">
      <w:pPr>
        <w:pStyle w:val="11"/>
        <w:rPr>
          <w:rFonts w:hint="default"/>
          <w:lang w:val="en-US" w:eastAsia="zh-CN"/>
        </w:rPr>
      </w:pPr>
      <w:r>
        <w:rPr>
          <w:rFonts w:hint="eastAsia"/>
          <w:lang w:val="en-US" w:eastAsia="zh-CN"/>
        </w:rPr>
        <w:t>如果这一部分不是作者对数据、信息二者关系的论述，也请更加显明地说明这是现行法框架下的分类，并对这一框架进行适当评析，以引出下文的定义重塑。</w:t>
      </w:r>
    </w:p>
  </w:comment>
  <w:comment w:id="9" w:author="王cc" w:date="2026-04-21T18:12:54Z" w:initials="">
    <w:p w14:paraId="5B97DAB0">
      <w:pPr>
        <w:pStyle w:val="11"/>
        <w:rPr>
          <w:rFonts w:hint="default" w:eastAsiaTheme="minorEastAsia"/>
          <w:lang w:val="en-US" w:eastAsia="zh-CN"/>
        </w:rPr>
      </w:pPr>
      <w:r>
        <w:rPr>
          <w:rFonts w:hint="eastAsia"/>
          <w:lang w:val="en-US" w:eastAsia="zh-CN"/>
        </w:rPr>
        <w:t>这句话没有必要，和后半句也不具有因果关系。</w:t>
      </w:r>
    </w:p>
  </w:comment>
  <w:comment w:id="10" w:author="王cc" w:date="2026-04-21T18:14:28Z" w:initials="">
    <w:p w14:paraId="70F66D97">
      <w:pPr>
        <w:pStyle w:val="11"/>
        <w:rPr>
          <w:rFonts w:hint="default" w:eastAsiaTheme="minorEastAsia"/>
          <w:lang w:val="en-US" w:eastAsia="zh-CN"/>
        </w:rPr>
      </w:pPr>
      <w:r>
        <w:rPr>
          <w:rFonts w:hint="eastAsia"/>
          <w:lang w:val="en-US" w:eastAsia="zh-CN"/>
        </w:rPr>
        <w:t>已经到文章结尾了，不宜用“暂”。</w:t>
      </w:r>
    </w:p>
  </w:comment>
  <w:comment w:id="11" w:author="王cc" w:date="2026-04-21T18:17:15Z" w:initials="">
    <w:p w14:paraId="26BFDC4A">
      <w:pPr>
        <w:pStyle w:val="11"/>
        <w:rPr>
          <w:rFonts w:hint="default" w:eastAsiaTheme="minorEastAsia"/>
          <w:lang w:val="en-US" w:eastAsia="zh-CN"/>
        </w:rPr>
      </w:pPr>
      <w:r>
        <w:rPr>
          <w:rFonts w:hint="eastAsia"/>
          <w:lang w:val="en-US" w:eastAsia="zh-CN"/>
        </w:rPr>
        <w:t>结语部分请注意和摘要作区分。</w:t>
      </w:r>
    </w:p>
  </w:comment>
  <w:comment w:id="12" w:author="王cc" w:date="2026-04-21T18:15:47Z" w:initials="">
    <w:p w14:paraId="25D55034">
      <w:pPr>
        <w:pStyle w:val="11"/>
        <w:rPr>
          <w:rFonts w:hint="default" w:eastAsiaTheme="minorEastAsia"/>
          <w:lang w:val="en-US" w:eastAsia="zh-CN"/>
        </w:rPr>
      </w:pPr>
      <w:r>
        <w:rPr>
          <w:rFonts w:hint="eastAsia"/>
          <w:lang w:val="en-US" w:eastAsia="zh-CN"/>
        </w:rPr>
        <w:t>请在这一方面对文章进行提升，这一段落删掉。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8ED0CD" w15:done="0"/>
  <w15:commentEx w15:paraId="272F0C0E" w15:done="0"/>
  <w15:commentEx w15:paraId="6C7CD162" w15:done="0"/>
  <w15:commentEx w15:paraId="73741E51" w15:done="0"/>
  <w15:commentEx w15:paraId="474DC433" w15:done="0"/>
  <w15:commentEx w15:paraId="1D890491" w15:done="0"/>
  <w15:commentEx w15:paraId="37FE303F" w15:done="0"/>
  <w15:commentEx w15:paraId="5BE6CCA1" w15:done="0"/>
  <w15:commentEx w15:paraId="66025A17" w15:done="0"/>
  <w15:commentEx w15:paraId="5B97DAB0" w15:done="0"/>
  <w15:commentEx w15:paraId="70F66D97" w15:done="0"/>
  <w15:commentEx w15:paraId="26BFDC4A" w15:done="0"/>
  <w15:commentEx w15:paraId="25D550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0480298"/>
      <w:docPartObj>
        <w:docPartGallery w:val="AutoText"/>
      </w:docPartObj>
    </w:sdtPr>
    <w:sdtContent>
      <w:p w14:paraId="1E55765B">
        <w:pPr>
          <w:pStyle w:val="12"/>
          <w:jc w:val="right"/>
          <w:rPr>
            <w:rFonts w:hint="eastAsia"/>
          </w:rPr>
        </w:pPr>
        <w:r>
          <w:fldChar w:fldCharType="begin"/>
        </w:r>
        <w:r>
          <w:instrText xml:space="preserve">PAGE   \* MERGEFORMAT</w:instrText>
        </w:r>
        <w:r>
          <w:fldChar w:fldCharType="separate"/>
        </w:r>
        <w:r>
          <w:rPr>
            <w:lang w:val="zh-CN"/>
          </w:rPr>
          <w:t>2</w:t>
        </w:r>
        <w:r>
          <w:fldChar w:fldCharType="end"/>
        </w:r>
      </w:p>
    </w:sdtContent>
  </w:sdt>
  <w:p w14:paraId="714213F5">
    <w:pPr>
      <w:pStyle w:val="12"/>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8">
    <w:p>
      <w:r>
        <w:separator/>
      </w:r>
    </w:p>
  </w:footnote>
  <w:footnote w:type="continuationSeparator" w:id="69">
    <w:p>
      <w:r>
        <w:continuationSeparator/>
      </w:r>
    </w:p>
  </w:footnote>
  <w:footnote w:id="0">
    <w:p w14:paraId="1EF0C34A">
      <w:pPr>
        <w:pStyle w:val="15"/>
        <w:rPr>
          <w:rFonts w:hint="eastAsia" w:ascii="楷体" w:hAnsi="楷体" w:eastAsia="楷体"/>
        </w:rPr>
      </w:pPr>
      <w:r>
        <w:rPr>
          <w:rStyle w:val="23"/>
          <w:rFonts w:hint="eastAsia"/>
        </w:rPr>
        <w:footnoteRef/>
      </w:r>
      <w:r>
        <w:rPr>
          <w:rFonts w:hint="eastAsia"/>
        </w:rPr>
        <w:t xml:space="preserve"> </w:t>
      </w:r>
      <w:r>
        <w:rPr>
          <w:rFonts w:hint="eastAsia" w:ascii="Times New Roman" w:hAnsi="Times New Roman" w:eastAsia="楷体" w:cs="Times New Roman"/>
        </w:rPr>
        <w:t>2026</w:t>
      </w:r>
      <w:r>
        <w:rPr>
          <w:rFonts w:hint="eastAsia" w:ascii="楷体" w:hAnsi="楷体" w:eastAsia="楷体"/>
        </w:rPr>
        <w:t>年《政府工作报告》中指出，“数据要素潜力加快释放，数字经济核心产业增加值占国内生产总值的比重提高到</w:t>
      </w:r>
      <w:r>
        <w:rPr>
          <w:rFonts w:hint="eastAsia" w:ascii="Times New Roman" w:hAnsi="Times New Roman" w:eastAsia="楷体" w:cs="Times New Roman"/>
        </w:rPr>
        <w:t>10.5%</w:t>
      </w:r>
      <w:r>
        <w:rPr>
          <w:rFonts w:hint="eastAsia" w:ascii="楷体" w:hAnsi="楷体" w:eastAsia="楷体"/>
        </w:rPr>
        <w:t>以上。”</w:t>
      </w:r>
    </w:p>
  </w:footnote>
  <w:footnote w:id="1">
    <w:p w14:paraId="4BCB4FCC">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参见梅夏英:《</w:t>
      </w:r>
      <w:bookmarkStart w:id="2" w:name="OLE_LINK7"/>
      <w:r>
        <w:rPr>
          <w:rFonts w:hint="eastAsia" w:ascii="楷体" w:hAnsi="楷体" w:eastAsia="楷体"/>
        </w:rPr>
        <w:t>数据的法律属性及其民法定位</w:t>
      </w:r>
      <w:bookmarkEnd w:id="2"/>
      <w:r>
        <w:rPr>
          <w:rFonts w:hint="eastAsia" w:ascii="楷体" w:hAnsi="楷体" w:eastAsia="楷体"/>
        </w:rPr>
        <w:t>》，载《中国社会科学》</w:t>
      </w:r>
      <w:r>
        <w:rPr>
          <w:rFonts w:hint="eastAsia" w:ascii="Times New Roman" w:hAnsi="Times New Roman" w:eastAsia="楷体" w:cs="Times New Roman"/>
        </w:rPr>
        <w:t>2016</w:t>
      </w:r>
      <w:r>
        <w:rPr>
          <w:rFonts w:hint="eastAsia" w:ascii="楷体" w:hAnsi="楷体" w:eastAsia="楷体"/>
        </w:rPr>
        <w:t>年第</w:t>
      </w:r>
      <w:r>
        <w:rPr>
          <w:rFonts w:hint="eastAsia" w:ascii="Times New Roman" w:hAnsi="Times New Roman" w:eastAsia="楷体" w:cs="Times New Roman"/>
        </w:rPr>
        <w:t>9</w:t>
      </w:r>
      <w:r>
        <w:rPr>
          <w:rFonts w:hint="eastAsia" w:ascii="楷体" w:hAnsi="楷体" w:eastAsia="楷体"/>
        </w:rPr>
        <w:t>期第</w:t>
      </w:r>
      <w:r>
        <w:rPr>
          <w:rFonts w:ascii="Times New Roman" w:hAnsi="Times New Roman" w:eastAsia="楷体" w:cs="Times New Roman"/>
        </w:rPr>
        <w:t>164-183</w:t>
      </w:r>
      <w:r>
        <w:rPr>
          <w:rFonts w:hint="eastAsia" w:ascii="楷体" w:hAnsi="楷体" w:eastAsia="楷体"/>
        </w:rPr>
        <w:t>页、第</w:t>
      </w:r>
      <w:r>
        <w:rPr>
          <w:rFonts w:ascii="Times New Roman" w:hAnsi="Times New Roman" w:eastAsia="楷体" w:cs="Times New Roman"/>
        </w:rPr>
        <w:t>209</w:t>
      </w:r>
      <w:r>
        <w:rPr>
          <w:rFonts w:hint="eastAsia" w:ascii="楷体" w:hAnsi="楷体" w:eastAsia="楷体"/>
        </w:rPr>
        <w:t>页。</w:t>
      </w:r>
    </w:p>
  </w:footnote>
  <w:footnote w:id="2">
    <w:p w14:paraId="51C13341">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参见陆小华：《信息财产权———民法视角中的新财富保护模式》，北京：法律出版社，</w:t>
      </w:r>
      <w:r>
        <w:rPr>
          <w:rFonts w:hint="eastAsia" w:ascii="Times New Roman" w:hAnsi="Times New Roman" w:eastAsia="楷体" w:cs="Times New Roman"/>
        </w:rPr>
        <w:t>2009</w:t>
      </w:r>
      <w:r>
        <w:rPr>
          <w:rFonts w:hint="eastAsia" w:ascii="楷体" w:hAnsi="楷体" w:eastAsia="楷体"/>
        </w:rPr>
        <w:t>年，第</w:t>
      </w:r>
      <w:r>
        <w:rPr>
          <w:rFonts w:ascii="Times New Roman" w:hAnsi="Times New Roman" w:eastAsia="楷体" w:cs="Times New Roman"/>
        </w:rPr>
        <w:t>2</w:t>
      </w:r>
      <w:r>
        <w:rPr>
          <w:rFonts w:hint="eastAsia" w:ascii="Times New Roman" w:hAnsi="Times New Roman" w:eastAsia="楷体" w:cs="Times New Roman"/>
        </w:rPr>
        <w:t>77</w:t>
      </w:r>
      <w:r>
        <w:rPr>
          <w:rFonts w:hint="eastAsia" w:ascii="楷体" w:hAnsi="楷体" w:eastAsia="楷体"/>
        </w:rPr>
        <w:t>页；参见韩旭至：《信息权利范畴的模糊性使用及其后果——基于对信息、数据混用的分析》，载《华东政法大学学报》</w:t>
      </w:r>
      <w:r>
        <w:rPr>
          <w:rFonts w:hint="eastAsia" w:ascii="Times New Roman" w:hAnsi="Times New Roman" w:eastAsia="楷体" w:cs="Times New Roman"/>
        </w:rPr>
        <w:t>2020</w:t>
      </w:r>
      <w:r>
        <w:rPr>
          <w:rFonts w:hint="eastAsia" w:ascii="楷体" w:hAnsi="楷体" w:eastAsia="楷体"/>
        </w:rPr>
        <w:t>年第</w:t>
      </w:r>
      <w:r>
        <w:rPr>
          <w:rFonts w:hint="eastAsia" w:ascii="Times New Roman" w:hAnsi="Times New Roman" w:eastAsia="楷体" w:cs="Times New Roman"/>
        </w:rPr>
        <w:t>1</w:t>
      </w:r>
      <w:r>
        <w:rPr>
          <w:rFonts w:hint="eastAsia" w:ascii="楷体" w:hAnsi="楷体" w:eastAsia="楷体"/>
        </w:rPr>
        <w:t>期第</w:t>
      </w:r>
      <w:r>
        <w:rPr>
          <w:rFonts w:hint="eastAsia" w:ascii="Times New Roman" w:hAnsi="Times New Roman" w:eastAsia="楷体" w:cs="Times New Roman"/>
        </w:rPr>
        <w:t>85-96</w:t>
      </w:r>
      <w:r>
        <w:rPr>
          <w:rFonts w:hint="eastAsia" w:ascii="楷体" w:hAnsi="楷体" w:eastAsia="楷体"/>
        </w:rPr>
        <w:t>页；参见化柏林、郑彦宁：《情报转化理论 （上）———从数据到信息的转化》，载《情报理论与实践》</w:t>
      </w:r>
      <w:r>
        <w:rPr>
          <w:rFonts w:hint="eastAsia" w:ascii="Times New Roman" w:hAnsi="Times New Roman" w:eastAsia="楷体" w:cs="Times New Roman"/>
        </w:rPr>
        <w:t>2012</w:t>
      </w:r>
      <w:r>
        <w:rPr>
          <w:rFonts w:hint="eastAsia" w:ascii="楷体" w:hAnsi="楷体" w:eastAsia="楷体"/>
        </w:rPr>
        <w:t>年第</w:t>
      </w:r>
      <w:r>
        <w:rPr>
          <w:rFonts w:ascii="Times New Roman" w:hAnsi="Times New Roman" w:eastAsia="楷体" w:cs="Times New Roman"/>
        </w:rPr>
        <w:t>3</w:t>
      </w:r>
      <w:r>
        <w:rPr>
          <w:rFonts w:hint="eastAsia" w:ascii="楷体" w:hAnsi="楷体" w:eastAsia="楷体"/>
        </w:rPr>
        <w:t>期，第</w:t>
      </w:r>
      <w:r>
        <w:rPr>
          <w:rFonts w:hint="eastAsia" w:ascii="Times New Roman" w:hAnsi="Times New Roman" w:eastAsia="楷体" w:cs="Times New Roman"/>
        </w:rPr>
        <w:t>1-4</w:t>
      </w:r>
      <w:r>
        <w:rPr>
          <w:rFonts w:hint="eastAsia" w:ascii="楷体" w:hAnsi="楷体" w:eastAsia="楷体"/>
        </w:rPr>
        <w:t>页。</w:t>
      </w:r>
    </w:p>
  </w:footnote>
  <w:footnote w:id="3">
    <w:p w14:paraId="7C61C53A">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参见黄国彬、张莎莎、闫鑫:《</w:t>
      </w:r>
      <w:bookmarkStart w:id="3" w:name="OLE_LINK8"/>
      <w:r>
        <w:rPr>
          <w:rFonts w:hint="eastAsia" w:ascii="楷体" w:hAnsi="楷体" w:eastAsia="楷体"/>
        </w:rPr>
        <w:t>个人数据的概念范畴与基本类型研究</w:t>
      </w:r>
      <w:bookmarkEnd w:id="3"/>
      <w:r>
        <w:rPr>
          <w:rFonts w:hint="eastAsia" w:ascii="楷体" w:hAnsi="楷体" w:eastAsia="楷体"/>
        </w:rPr>
        <w:t>》，载《图书情报工作》</w:t>
      </w:r>
      <w:r>
        <w:rPr>
          <w:rFonts w:hint="eastAsia" w:ascii="Times New Roman" w:hAnsi="Times New Roman" w:eastAsia="楷体" w:cs="Times New Roman"/>
        </w:rPr>
        <w:t>2017</w:t>
      </w:r>
      <w:r>
        <w:rPr>
          <w:rFonts w:hint="eastAsia" w:ascii="楷体" w:hAnsi="楷体" w:eastAsia="楷体"/>
        </w:rPr>
        <w:t>年第</w:t>
      </w:r>
      <w:r>
        <w:rPr>
          <w:rFonts w:hint="eastAsia" w:ascii="Times New Roman" w:hAnsi="Times New Roman" w:eastAsia="楷体" w:cs="Times New Roman"/>
        </w:rPr>
        <w:t>5</w:t>
      </w:r>
      <w:r>
        <w:rPr>
          <w:rFonts w:hint="eastAsia" w:ascii="楷体" w:hAnsi="楷体" w:eastAsia="楷体"/>
        </w:rPr>
        <w:t>期第</w:t>
      </w:r>
      <w:r>
        <w:rPr>
          <w:rFonts w:ascii="Times New Roman" w:hAnsi="Times New Roman" w:eastAsia="楷体" w:cs="Times New Roman"/>
        </w:rPr>
        <w:t>41-49</w:t>
      </w:r>
      <w:r>
        <w:rPr>
          <w:rFonts w:hint="eastAsia" w:ascii="楷体" w:hAnsi="楷体" w:eastAsia="楷体"/>
        </w:rPr>
        <w:t>页。</w:t>
      </w:r>
    </w:p>
  </w:footnote>
  <w:footnote w:id="4">
    <w:p w14:paraId="56D76F2D">
      <w:pPr>
        <w:pStyle w:val="15"/>
        <w:rPr>
          <w:rFonts w:ascii="Times New Roman" w:hAnsi="Times New Roman" w:eastAsia="楷体" w:cs="Times New Roman"/>
        </w:rPr>
      </w:pPr>
      <w:r>
        <w:rPr>
          <w:rStyle w:val="23"/>
          <w:rFonts w:hint="eastAsia"/>
        </w:rPr>
        <w:footnoteRef/>
      </w:r>
      <w:r>
        <w:rPr>
          <w:rFonts w:hint="eastAsia"/>
        </w:rPr>
        <w:t xml:space="preserve"> </w:t>
      </w:r>
      <w:r>
        <w:rPr>
          <w:rFonts w:hint="eastAsia" w:ascii="楷体" w:hAnsi="楷体" w:eastAsia="楷体"/>
        </w:rPr>
        <w:t>参见姚佳：《</w:t>
      </w:r>
      <w:bookmarkStart w:id="4" w:name="OLE_LINK9"/>
      <w:r>
        <w:rPr>
          <w:rFonts w:hint="eastAsia" w:ascii="楷体" w:hAnsi="楷体" w:eastAsia="楷体"/>
        </w:rPr>
        <w:t>企业数据权益：控制、排他性与可转让性</w:t>
      </w:r>
      <w:bookmarkEnd w:id="4"/>
      <w:r>
        <w:rPr>
          <w:rFonts w:hint="eastAsia" w:ascii="楷体" w:hAnsi="楷体" w:eastAsia="楷体"/>
        </w:rPr>
        <w:t>》，载《法学评论》</w:t>
      </w:r>
      <w:r>
        <w:rPr>
          <w:rFonts w:hint="eastAsia" w:ascii="Times New Roman" w:hAnsi="Times New Roman" w:eastAsia="楷体" w:cs="Times New Roman"/>
        </w:rPr>
        <w:t>2023</w:t>
      </w:r>
      <w:r>
        <w:rPr>
          <w:rFonts w:hint="eastAsia" w:ascii="楷体" w:hAnsi="楷体" w:eastAsia="楷体"/>
        </w:rPr>
        <w:t>年第</w:t>
      </w:r>
      <w:r>
        <w:rPr>
          <w:rFonts w:hint="eastAsia" w:ascii="Times New Roman" w:hAnsi="Times New Roman" w:eastAsia="楷体" w:cs="Times New Roman"/>
        </w:rPr>
        <w:t>4</w:t>
      </w:r>
      <w:r>
        <w:rPr>
          <w:rFonts w:hint="eastAsia" w:ascii="楷体" w:hAnsi="楷体" w:eastAsia="楷体"/>
        </w:rPr>
        <w:t>期第</w:t>
      </w:r>
      <w:r>
        <w:rPr>
          <w:rFonts w:ascii="Times New Roman" w:hAnsi="Times New Roman" w:eastAsia="楷体" w:cs="Times New Roman"/>
        </w:rPr>
        <w:t>149-159</w:t>
      </w:r>
      <w:r>
        <w:rPr>
          <w:rFonts w:hint="eastAsia" w:ascii="楷体" w:hAnsi="楷体" w:eastAsia="楷体"/>
        </w:rPr>
        <w:t>页；</w:t>
      </w:r>
      <w:r>
        <w:rPr>
          <w:rFonts w:hint="eastAsia" w:ascii="Times New Roman" w:hAnsi="Times New Roman" w:eastAsia="楷体" w:cs="Times New Roman"/>
        </w:rPr>
        <w:t>See R.L.Ackoff，</w:t>
      </w:r>
      <w:r>
        <w:rPr>
          <w:rFonts w:ascii="Times New Roman" w:hAnsi="Times New Roman" w:eastAsia="楷体" w:cs="Times New Roman"/>
        </w:rPr>
        <w:t>“From Data to Wisdom”</w:t>
      </w:r>
      <w:r>
        <w:rPr>
          <w:rFonts w:hint="eastAsia" w:ascii="Times New Roman" w:hAnsi="Times New Roman" w:eastAsia="楷体" w:cs="Times New Roman"/>
        </w:rPr>
        <w:t>，16 Journal of Applied Systems Analysis 3(1989)。</w:t>
      </w:r>
      <w:r>
        <w:rPr>
          <w:rFonts w:hint="eastAsia" w:ascii="楷体" w:hAnsi="楷体" w:eastAsia="楷体"/>
        </w:rPr>
        <w:t>在该模型中，数据是观察的产物，信息是数据提炼的结果，从信息中得到操作指令就产生了知识，若实现进步、增加价值，则就产生了智慧。四者的数量关系依次递减。</w:t>
      </w:r>
    </w:p>
  </w:footnote>
  <w:footnote w:id="5">
    <w:p w14:paraId="21D0FD79">
      <w:pPr>
        <w:pStyle w:val="15"/>
        <w:rPr>
          <w:rFonts w:ascii="Times New Roman" w:hAnsi="Times New Roman" w:eastAsia="楷体" w:cs="Times New Roman"/>
        </w:rPr>
      </w:pPr>
      <w:r>
        <w:rPr>
          <w:rStyle w:val="23"/>
          <w:rFonts w:hint="eastAsia"/>
        </w:rPr>
        <w:footnoteRef/>
      </w:r>
      <w:r>
        <w:rPr>
          <w:rFonts w:hint="eastAsia"/>
        </w:rPr>
        <w:t xml:space="preserve"> </w:t>
      </w:r>
      <w:r>
        <w:rPr>
          <w:rFonts w:hint="eastAsia" w:ascii="Times New Roman" w:hAnsi="Times New Roman" w:eastAsia="楷体" w:cs="Times New Roman"/>
        </w:rPr>
        <w:t>See Wiebe, Information als Schutzgegenstand im System des geistigen Eigentums, in: Fiedler/Ullrich (eds.), Information als Wirtschaftsgut, Cologne 1997, p. 93 (107 et seqq.); Herbert Zech, Information als Schutzgegenstand, Mohr Siebeck, 2012, p. 46 et seqq；Vgl. Jan Oster, .Information" und ,Daten“ als Ordnungsbegriffe des Rechts der Digitalisierung, JZ2021,S. 168.</w:t>
      </w:r>
      <w:r>
        <w:rPr>
          <w:rFonts w:hint="eastAsia" w:ascii="楷体" w:hAnsi="楷体" w:eastAsia="楷体"/>
        </w:rPr>
        <w:t>在符号学意义上，信息是由句法学、语义学和语用学三个层次构成。句法学是符号按照一定规则组成的结构，语义学指意义层面，语用学是信息所追求的目标。而数据则是信息在符号中的句法呈现。</w:t>
      </w:r>
    </w:p>
  </w:footnote>
  <w:footnote w:id="6">
    <w:p w14:paraId="6219483F">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韩旭至：《信息权利范畴的模糊性使用及其后果——基于对信息、数据混用的分析》，载《华东政法大学学报》</w:t>
      </w:r>
      <w:r>
        <w:rPr>
          <w:rFonts w:hint="eastAsia" w:ascii="Times New Roman" w:hAnsi="Times New Roman" w:eastAsia="楷体" w:cs="Times New Roman"/>
        </w:rPr>
        <w:t>2020</w:t>
      </w:r>
      <w:r>
        <w:rPr>
          <w:rFonts w:hint="eastAsia" w:ascii="楷体" w:hAnsi="楷体" w:eastAsia="楷体"/>
        </w:rPr>
        <w:t>年第</w:t>
      </w:r>
      <w:r>
        <w:rPr>
          <w:rFonts w:hint="eastAsia" w:ascii="Times New Roman" w:hAnsi="Times New Roman" w:eastAsia="楷体" w:cs="Times New Roman"/>
        </w:rPr>
        <w:t>1</w:t>
      </w:r>
      <w:r>
        <w:rPr>
          <w:rFonts w:hint="eastAsia" w:ascii="楷体" w:hAnsi="楷体" w:eastAsia="楷体"/>
        </w:rPr>
        <w:t>期第</w:t>
      </w:r>
      <w:r>
        <w:rPr>
          <w:rFonts w:hint="eastAsia" w:ascii="Times New Roman" w:hAnsi="Times New Roman" w:eastAsia="楷体" w:cs="Times New Roman"/>
        </w:rPr>
        <w:t>85-96</w:t>
      </w:r>
      <w:r>
        <w:rPr>
          <w:rFonts w:hint="eastAsia" w:ascii="楷体" w:hAnsi="楷体" w:eastAsia="楷体"/>
        </w:rPr>
        <w:t>页。</w:t>
      </w:r>
    </w:p>
  </w:footnote>
  <w:footnote w:id="7">
    <w:p w14:paraId="4755EB59">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参见程啸：《数据权益与数据交易》，中国人民大学出版社</w:t>
      </w:r>
      <w:r>
        <w:rPr>
          <w:rFonts w:hint="eastAsia" w:ascii="Times New Roman" w:hAnsi="Times New Roman" w:cs="Times New Roman"/>
        </w:rPr>
        <w:t>2024</w:t>
      </w:r>
      <w:r>
        <w:rPr>
          <w:rFonts w:hint="eastAsia" w:ascii="楷体" w:hAnsi="楷体" w:eastAsia="楷体"/>
        </w:rPr>
        <w:t>年版，第</w:t>
      </w:r>
      <w:r>
        <w:rPr>
          <w:rFonts w:hint="eastAsia" w:ascii="Times New Roman" w:hAnsi="Times New Roman" w:cs="Times New Roman"/>
        </w:rPr>
        <w:t>10</w:t>
      </w:r>
      <w:r>
        <w:rPr>
          <w:rFonts w:hint="eastAsia" w:ascii="楷体" w:hAnsi="楷体" w:eastAsia="楷体"/>
        </w:rPr>
        <w:t>页。</w:t>
      </w:r>
    </w:p>
  </w:footnote>
  <w:footnote w:id="8">
    <w:p w14:paraId="30433945">
      <w:pPr>
        <w:pStyle w:val="15"/>
        <w:rPr>
          <w:rFonts w:hint="eastAsia" w:ascii="楷体" w:hAnsi="楷体" w:eastAsia="楷体"/>
        </w:rPr>
      </w:pPr>
      <w:r>
        <w:rPr>
          <w:rStyle w:val="23"/>
          <w:rFonts w:hint="eastAsia"/>
        </w:rPr>
        <w:footnoteRef/>
      </w:r>
      <w:r>
        <w:rPr>
          <w:rFonts w:hint="eastAsia" w:ascii="楷体" w:hAnsi="楷体" w:eastAsia="楷体"/>
        </w:rPr>
        <w:t xml:space="preserve"> </w:t>
      </w:r>
      <w:ins w:id="0" w:author="王cc" w:date="2026-04-21T17:28:28Z">
        <w:r>
          <w:rPr>
            <w:rFonts w:hint="eastAsia" w:ascii="楷体" w:hAnsi="楷体" w:eastAsia="楷体"/>
            <w:lang w:eastAsia="zh-CN"/>
          </w:rPr>
          <w:t>《</w:t>
        </w:r>
      </w:ins>
      <w:ins w:id="1" w:author="王cc" w:date="2026-04-21T17:28:31Z">
        <w:r>
          <w:rPr>
            <w:rFonts w:hint="eastAsia" w:ascii="楷体" w:hAnsi="楷体" w:eastAsia="楷体"/>
            <w:lang w:val="en-US" w:eastAsia="zh-CN"/>
          </w:rPr>
          <w:t>中华人民</w:t>
        </w:r>
      </w:ins>
      <w:ins w:id="2" w:author="王cc" w:date="2026-04-21T17:28:33Z">
        <w:r>
          <w:rPr>
            <w:rFonts w:hint="eastAsia" w:ascii="楷体" w:hAnsi="楷体" w:eastAsia="楷体"/>
            <w:lang w:val="en-US" w:eastAsia="zh-CN"/>
          </w:rPr>
          <w:t>共和国</w:t>
        </w:r>
      </w:ins>
      <w:ins w:id="3" w:author="王cc" w:date="2026-04-21T17:28:35Z">
        <w:r>
          <w:rPr>
            <w:rFonts w:hint="eastAsia" w:ascii="楷体" w:hAnsi="楷体" w:eastAsia="楷体"/>
            <w:lang w:val="en-US" w:eastAsia="zh-CN"/>
          </w:rPr>
          <w:t>统计法</w:t>
        </w:r>
      </w:ins>
      <w:ins w:id="4" w:author="王cc" w:date="2026-04-21T17:28:28Z">
        <w:r>
          <w:rPr>
            <w:rFonts w:hint="eastAsia" w:ascii="楷体" w:hAnsi="楷体" w:eastAsia="楷体"/>
            <w:lang w:eastAsia="zh-CN"/>
          </w:rPr>
          <w:t>》</w:t>
        </w:r>
      </w:ins>
      <w:ins w:id="5" w:author="王cc" w:date="2026-04-21T17:28:38Z">
        <w:r>
          <w:rPr>
            <w:rFonts w:hint="eastAsia" w:ascii="楷体" w:hAnsi="楷体" w:eastAsia="楷体"/>
            <w:lang w:val="en-US" w:eastAsia="zh-CN"/>
          </w:rPr>
          <w:t>第1</w:t>
        </w:r>
      </w:ins>
      <w:ins w:id="6" w:author="王cc" w:date="2026-04-21T17:28:39Z">
        <w:r>
          <w:rPr>
            <w:rFonts w:hint="eastAsia" w:ascii="楷体" w:hAnsi="楷体" w:eastAsia="楷体"/>
            <w:lang w:val="en-US" w:eastAsia="zh-CN"/>
          </w:rPr>
          <w:t>0</w:t>
        </w:r>
      </w:ins>
      <w:ins w:id="7" w:author="王cc" w:date="2026-04-21T17:28:40Z">
        <w:r>
          <w:rPr>
            <w:rFonts w:hint="eastAsia" w:ascii="楷体" w:hAnsi="楷体" w:eastAsia="楷体"/>
            <w:lang w:val="en-US" w:eastAsia="zh-CN"/>
          </w:rPr>
          <w:t>条</w:t>
        </w:r>
      </w:ins>
      <w:ins w:id="8" w:author="王cc" w:date="2026-04-21T17:28:41Z">
        <w:r>
          <w:rPr>
            <w:rFonts w:hint="eastAsia" w:ascii="楷体" w:hAnsi="楷体" w:eastAsia="楷体"/>
            <w:lang w:val="en-US" w:eastAsia="zh-CN"/>
          </w:rPr>
          <w:t>：</w:t>
        </w:r>
      </w:ins>
      <w:r>
        <w:rPr>
          <w:rFonts w:hint="eastAsia" w:ascii="楷体" w:hAnsi="楷体" w:eastAsia="楷体"/>
        </w:rPr>
        <w:t>“凡通过抽样调查、重点调查、行政记录能取得统计数据的，不得制发全面定期统计报表。”</w:t>
      </w:r>
    </w:p>
  </w:footnote>
  <w:footnote w:id="9">
    <w:p w14:paraId="7D5EA86F">
      <w:pPr>
        <w:pStyle w:val="15"/>
        <w:rPr>
          <w:rFonts w:hint="eastAsia"/>
        </w:rPr>
      </w:pPr>
      <w:r>
        <w:rPr>
          <w:rStyle w:val="23"/>
          <w:rFonts w:hint="eastAsia"/>
        </w:rPr>
        <w:footnoteRef/>
      </w:r>
      <w:r>
        <w:rPr>
          <w:rFonts w:hint="eastAsia"/>
        </w:rPr>
        <w:t xml:space="preserve"> </w:t>
      </w:r>
      <w:r>
        <w:rPr>
          <w:rFonts w:hint="eastAsia" w:ascii="楷体" w:hAnsi="楷体" w:eastAsia="楷体"/>
        </w:rPr>
        <w:t>参见《统计法》第</w:t>
      </w:r>
      <w:r>
        <w:rPr>
          <w:rFonts w:hint="eastAsia" w:ascii="Times New Roman" w:hAnsi="Times New Roman" w:eastAsia="楷体" w:cs="Times New Roman"/>
        </w:rPr>
        <w:t>26</w:t>
      </w:r>
      <w:r>
        <w:rPr>
          <w:rFonts w:hint="eastAsia" w:ascii="楷体" w:hAnsi="楷体" w:eastAsia="楷体"/>
        </w:rPr>
        <w:t>条</w:t>
      </w:r>
      <w:ins w:id="9" w:author="王cc" w:date="2026-04-21T17:29:02Z">
        <w:r>
          <w:rPr>
            <w:rFonts w:hint="eastAsia" w:ascii="楷体" w:hAnsi="楷体" w:eastAsia="楷体"/>
            <w:lang w:eastAsia="zh-CN"/>
          </w:rPr>
          <w:t>：</w:t>
        </w:r>
      </w:ins>
      <w:del w:id="10" w:author="王cc" w:date="2026-04-21T17:29:01Z">
        <w:r>
          <w:rPr>
            <w:rFonts w:hint="eastAsia" w:ascii="楷体" w:hAnsi="楷体" w:eastAsia="楷体"/>
          </w:rPr>
          <w:delText>，</w:delText>
        </w:r>
      </w:del>
      <w:r>
        <w:rPr>
          <w:rFonts w:hint="eastAsia" w:ascii="楷体" w:hAnsi="楷体" w:eastAsia="楷体"/>
        </w:rPr>
        <w:t>“统计人员参与篡改统计资料、编造虚假数据的，由县级以上人民政府统计机构予以通报批评，依法给予行政处分或者建议有关部门依法给予行政处分。”</w:t>
      </w:r>
    </w:p>
  </w:footnote>
  <w:footnote w:id="10">
    <w:p w14:paraId="500C1D45">
      <w:pPr>
        <w:pStyle w:val="15"/>
        <w:rPr>
          <w:rFonts w:hint="eastAsia" w:ascii="楷体" w:hAnsi="楷体" w:eastAsia="楷体"/>
          <w:lang w:eastAsia="zh-CN"/>
        </w:rPr>
      </w:pPr>
      <w:r>
        <w:rPr>
          <w:rStyle w:val="23"/>
          <w:rFonts w:hint="eastAsia"/>
        </w:rPr>
        <w:footnoteRef/>
      </w:r>
      <w:r>
        <w:rPr>
          <w:rFonts w:hint="eastAsia"/>
        </w:rPr>
        <w:t xml:space="preserve"> </w:t>
      </w:r>
      <w:r>
        <w:rPr>
          <w:rFonts w:hint="eastAsia" w:ascii="楷体" w:hAnsi="楷体" w:eastAsia="楷体"/>
        </w:rPr>
        <w:t>参见《中华人民共和国中国人民银行法》第</w:t>
      </w:r>
      <w:r>
        <w:rPr>
          <w:rFonts w:hint="eastAsia" w:ascii="Times New Roman" w:hAnsi="Times New Roman" w:eastAsia="楷体" w:cs="Times New Roman"/>
        </w:rPr>
        <w:t>36</w:t>
      </w:r>
      <w:r>
        <w:rPr>
          <w:rFonts w:hint="eastAsia" w:ascii="楷体" w:hAnsi="楷体" w:eastAsia="楷体"/>
        </w:rPr>
        <w:t>条</w:t>
      </w:r>
      <w:ins w:id="11" w:author="王cc" w:date="2026-04-21T17:29:05Z">
        <w:r>
          <w:rPr>
            <w:rFonts w:hint="eastAsia" w:ascii="楷体" w:hAnsi="楷体" w:eastAsia="楷体"/>
            <w:lang w:eastAsia="zh-CN"/>
          </w:rPr>
          <w:t>：“</w:t>
        </w:r>
      </w:ins>
      <w:del w:id="12" w:author="王cc" w:date="2026-04-21T17:29:04Z">
        <w:r>
          <w:rPr>
            <w:rFonts w:hint="eastAsia" w:ascii="楷体" w:hAnsi="楷体" w:eastAsia="楷体"/>
          </w:rPr>
          <w:delText>，</w:delText>
        </w:r>
      </w:del>
      <w:r>
        <w:rPr>
          <w:rFonts w:hint="eastAsia" w:ascii="楷体" w:hAnsi="楷体" w:eastAsia="楷体"/>
        </w:rPr>
        <w:t>中国人民银行负责统一编制全国金融统计数据、报表，并按照国家有关规定予以公布。</w:t>
      </w:r>
      <w:ins w:id="13" w:author="王cc" w:date="2026-04-21T17:29:09Z">
        <w:r>
          <w:rPr>
            <w:rFonts w:hint="eastAsia" w:ascii="楷体" w:hAnsi="楷体" w:eastAsia="楷体"/>
            <w:lang w:eastAsia="zh-CN"/>
          </w:rPr>
          <w:t>”</w:t>
        </w:r>
      </w:ins>
    </w:p>
  </w:footnote>
  <w:footnote w:id="11">
    <w:p w14:paraId="73FDABB3">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参见扈纪华:《民法总则起草历程》，法律出版社</w:t>
      </w:r>
      <w:r>
        <w:rPr>
          <w:rFonts w:hint="eastAsia" w:ascii="Times New Roman" w:hAnsi="Times New Roman" w:eastAsia="楷体" w:cs="Times New Roman"/>
        </w:rPr>
        <w:t>2017</w:t>
      </w:r>
      <w:r>
        <w:rPr>
          <w:rFonts w:hint="eastAsia" w:ascii="楷体" w:hAnsi="楷体" w:eastAsia="楷体"/>
        </w:rPr>
        <w:t>年版，第</w:t>
      </w:r>
      <w:r>
        <w:rPr>
          <w:rFonts w:hint="eastAsia" w:ascii="Times New Roman" w:hAnsi="Times New Roman" w:eastAsia="楷体" w:cs="Times New Roman"/>
        </w:rPr>
        <w:t>157</w:t>
      </w:r>
      <w:r>
        <w:rPr>
          <w:rFonts w:hint="eastAsia" w:ascii="楷体" w:hAnsi="楷体" w:eastAsia="楷体"/>
        </w:rPr>
        <w:t>页。</w:t>
      </w:r>
    </w:p>
  </w:footnote>
  <w:footnote w:id="12">
    <w:p w14:paraId="65B0E591">
      <w:pPr>
        <w:pStyle w:val="15"/>
        <w:rPr>
          <w:rFonts w:ascii="Times New Roman" w:hAnsi="Times New Roman" w:eastAsia="楷体" w:cs="Times New Roman"/>
        </w:rPr>
      </w:pPr>
      <w:r>
        <w:rPr>
          <w:rStyle w:val="23"/>
          <w:rFonts w:hint="eastAsia"/>
        </w:rPr>
        <w:footnoteRef/>
      </w:r>
      <w:r>
        <w:rPr>
          <w:rFonts w:hint="eastAsia"/>
        </w:rPr>
        <w:t xml:space="preserve"> </w:t>
      </w:r>
      <w:r>
        <w:rPr>
          <w:rFonts w:hint="eastAsia" w:ascii="楷体" w:hAnsi="楷体" w:eastAsia="楷体"/>
        </w:rPr>
        <w:t>欧盟《一般数据保护条例》第一章</w:t>
      </w:r>
      <w:r>
        <w:rPr>
          <w:rFonts w:hint="eastAsia" w:ascii="Times New Roman" w:hAnsi="Times New Roman" w:eastAsia="楷体" w:cs="Times New Roman"/>
        </w:rPr>
        <w:t>第4</w:t>
      </w:r>
      <w:r>
        <w:rPr>
          <w:rFonts w:hint="eastAsia" w:ascii="楷体" w:hAnsi="楷体" w:eastAsia="楷体"/>
        </w:rPr>
        <w:t>条将个人数据</w:t>
      </w:r>
      <w:r>
        <w:rPr>
          <w:rFonts w:hint="eastAsia" w:ascii="Times New Roman" w:hAnsi="Times New Roman" w:eastAsia="楷体" w:cs="Times New Roman"/>
        </w:rPr>
        <w:t>(personal data)</w:t>
      </w:r>
      <w:r>
        <w:rPr>
          <w:rFonts w:hint="eastAsia" w:ascii="楷体" w:hAnsi="楷体" w:eastAsia="楷体"/>
        </w:rPr>
        <w:t>定义为：与已识别或可识别的自然人关联的任何信息</w:t>
      </w:r>
      <w:r>
        <w:rPr>
          <w:rFonts w:hint="eastAsia" w:ascii="Times New Roman" w:hAnsi="Times New Roman" w:eastAsia="楷体" w:cs="Times New Roman"/>
        </w:rPr>
        <w:t>(any information relating to an identified or identifiable natural person)。See Christopher Kuner et al.，The EU General Data Protection Regulation (GDPR)：A Commentary (first edition，2020) ，p.105.</w:t>
      </w:r>
    </w:p>
  </w:footnote>
  <w:footnote w:id="13">
    <w:p w14:paraId="5F932E3E">
      <w:pPr>
        <w:pStyle w:val="15"/>
        <w:rPr>
          <w:rFonts w:hint="eastAsia"/>
        </w:rPr>
      </w:pPr>
      <w:r>
        <w:rPr>
          <w:rStyle w:val="23"/>
          <w:rFonts w:hint="eastAsia"/>
        </w:rPr>
        <w:footnoteRef/>
      </w:r>
      <w:r>
        <w:rPr>
          <w:rFonts w:hint="eastAsia" w:ascii="Times New Roman" w:hAnsi="Times New Roman" w:cs="Times New Roman"/>
        </w:rPr>
        <w:t xml:space="preserve"> See information(2123204)，ISO/IEC 2382：2015(en)Information Technology-Vocabulary，https://ww w.iso.org/obp/ui/#iso:std:iso-iec:2382:ed-1:v2:en，last visited on Sep.23，2025。</w:t>
      </w:r>
    </w:p>
  </w:footnote>
  <w:footnote w:id="14">
    <w:p w14:paraId="77FFA0B6">
      <w:pPr>
        <w:pStyle w:val="15"/>
        <w:rPr>
          <w:rFonts w:hint="eastAsia"/>
        </w:rPr>
      </w:pPr>
      <w:r>
        <w:rPr>
          <w:rStyle w:val="23"/>
          <w:rFonts w:hint="eastAsia"/>
        </w:rPr>
        <w:footnoteRef/>
      </w:r>
      <w:r>
        <w:rPr>
          <w:rFonts w:hint="eastAsia"/>
        </w:rPr>
        <w:t xml:space="preserve"> </w:t>
      </w:r>
      <w:r>
        <w:rPr>
          <w:rFonts w:hint="eastAsia" w:ascii="楷体" w:hAnsi="楷体" w:eastAsia="楷体"/>
        </w:rPr>
        <w:t>需要明确的是，本文所列这三类信息，是以《数据安全法》的规定为基础，与数据存在较明显联系的信息。但法律所保护的信息并非局限于这三者。鉴于篇幅原因，只能列举这三类较典型信息，若遇其他法律所保护的信息，可以此为基础进行推演。法律未单独保护的信息称为数据，法律所单独保护的信息就是信息。</w:t>
      </w:r>
    </w:p>
  </w:footnote>
  <w:footnote w:id="15">
    <w:p w14:paraId="1B6ABEB3">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参见李晓珊：《</w:t>
      </w:r>
      <w:bookmarkStart w:id="5" w:name="OLE_LINK10"/>
      <w:r>
        <w:rPr>
          <w:rFonts w:hint="eastAsia" w:ascii="楷体" w:hAnsi="楷体" w:eastAsia="楷体"/>
        </w:rPr>
        <w:t>数据产品的界定和法律保护</w:t>
      </w:r>
      <w:bookmarkEnd w:id="5"/>
      <w:r>
        <w:rPr>
          <w:rFonts w:hint="eastAsia" w:ascii="楷体" w:hAnsi="楷体" w:eastAsia="楷体"/>
        </w:rPr>
        <w:t>》，载《法学论坛》</w:t>
      </w:r>
      <w:r>
        <w:rPr>
          <w:rFonts w:hint="eastAsia" w:ascii="Times New Roman" w:hAnsi="Times New Roman" w:cs="Times New Roman"/>
        </w:rPr>
        <w:t>2022</w:t>
      </w:r>
      <w:r>
        <w:rPr>
          <w:rFonts w:hint="eastAsia" w:ascii="楷体" w:hAnsi="楷体" w:eastAsia="楷体"/>
        </w:rPr>
        <w:t>年第</w:t>
      </w:r>
      <w:r>
        <w:rPr>
          <w:rFonts w:hint="eastAsia" w:ascii="Times New Roman" w:hAnsi="Times New Roman" w:cs="Times New Roman"/>
        </w:rPr>
        <w:t>3</w:t>
      </w:r>
      <w:r>
        <w:rPr>
          <w:rFonts w:hint="eastAsia" w:ascii="楷体" w:hAnsi="楷体" w:eastAsia="楷体"/>
        </w:rPr>
        <w:t>期第</w:t>
      </w:r>
      <w:r>
        <w:rPr>
          <w:rFonts w:hint="eastAsia" w:ascii="Times New Roman" w:hAnsi="Times New Roman" w:eastAsia="楷体" w:cs="Times New Roman"/>
        </w:rPr>
        <w:t>122-131</w:t>
      </w:r>
      <w:r>
        <w:rPr>
          <w:rFonts w:hint="eastAsia" w:ascii="楷体" w:hAnsi="楷体" w:eastAsia="楷体"/>
        </w:rPr>
        <w:t>页。</w:t>
      </w:r>
    </w:p>
  </w:footnote>
  <w:footnote w:id="16">
    <w:p w14:paraId="66A8F01E">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这也交叉印证了未列出的敏感个人信息需与前述所列的敏感个人信息须处于同一梯度等级。</w:t>
      </w:r>
    </w:p>
  </w:footnote>
  <w:footnote w:id="17">
    <w:p w14:paraId="675B8FAA">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为方便论述，后文将前者称为个人信息，将后者称为个人痕迹。</w:t>
      </w:r>
    </w:p>
  </w:footnote>
  <w:footnote w:id="18">
    <w:p w14:paraId="6BE0F322">
      <w:pPr>
        <w:pStyle w:val="15"/>
        <w:rPr>
          <w:rFonts w:hint="eastAsia"/>
        </w:rPr>
      </w:pPr>
      <w:r>
        <w:rPr>
          <w:rStyle w:val="23"/>
          <w:rFonts w:hint="eastAsia"/>
        </w:rPr>
        <w:footnoteRef/>
      </w:r>
      <w:r>
        <w:rPr>
          <w:rFonts w:hint="eastAsia"/>
        </w:rPr>
        <w:t xml:space="preserve"> </w:t>
      </w:r>
      <w:r>
        <w:rPr>
          <w:rFonts w:hint="eastAsia" w:ascii="楷体" w:hAnsi="楷体" w:eastAsia="楷体"/>
        </w:rPr>
        <w:t>参见李明德《美国知识产权法》(第二版),法律出版社</w:t>
      </w:r>
      <w:r>
        <w:rPr>
          <w:rFonts w:hint="eastAsia" w:ascii="Times New Roman" w:hAnsi="Times New Roman" w:cs="Times New Roman"/>
        </w:rPr>
        <w:t>2014</w:t>
      </w:r>
      <w:r>
        <w:rPr>
          <w:rFonts w:hint="eastAsia" w:ascii="楷体" w:hAnsi="楷体" w:eastAsia="楷体"/>
        </w:rPr>
        <w:t>年版,第</w:t>
      </w:r>
      <w:r>
        <w:rPr>
          <w:rFonts w:hint="eastAsia" w:ascii="Times New Roman" w:hAnsi="Times New Roman" w:cs="Times New Roman"/>
        </w:rPr>
        <w:t>188</w:t>
      </w:r>
      <w:r>
        <w:rPr>
          <w:rFonts w:hint="eastAsia" w:ascii="楷体" w:hAnsi="楷体" w:eastAsia="楷体"/>
        </w:rPr>
        <w:t>、</w:t>
      </w:r>
      <w:r>
        <w:rPr>
          <w:rFonts w:hint="eastAsia" w:ascii="Times New Roman" w:hAnsi="Times New Roman" w:cs="Times New Roman"/>
        </w:rPr>
        <w:t>194</w:t>
      </w:r>
      <w:r>
        <w:rPr>
          <w:rFonts w:hint="eastAsia" w:ascii="楷体" w:hAnsi="楷体" w:eastAsia="楷体"/>
        </w:rPr>
        <w:t>页。</w:t>
      </w:r>
    </w:p>
  </w:footnote>
  <w:footnote w:id="19">
    <w:p w14:paraId="33C0E50D">
      <w:pPr>
        <w:rPr>
          <w:rFonts w:hint="eastAsia" w:ascii="宋体" w:hAnsi="宋体" w:eastAsia="楷体"/>
          <w:sz w:val="18"/>
          <w:szCs w:val="18"/>
        </w:rPr>
      </w:pPr>
      <w:r>
        <w:rPr>
          <w:rStyle w:val="23"/>
          <w:rFonts w:hint="eastAsia"/>
        </w:rPr>
        <w:footnoteRef/>
      </w:r>
      <w:r>
        <w:rPr>
          <w:rFonts w:hint="eastAsia"/>
        </w:rPr>
        <w:t xml:space="preserve"> </w:t>
      </w:r>
      <w:r>
        <w:rPr>
          <w:rFonts w:hint="eastAsia" w:ascii="楷体" w:hAnsi="楷体" w:eastAsia="楷体"/>
          <w:sz w:val="18"/>
          <w:szCs w:val="18"/>
        </w:rPr>
        <w:t>参见浙江省杭州市中级人民法院</w:t>
      </w:r>
      <w:r>
        <w:rPr>
          <w:rFonts w:hint="eastAsia" w:ascii="Times New Roman" w:hAnsi="Times New Roman" w:cs="Times New Roman"/>
          <w:sz w:val="18"/>
          <w:szCs w:val="18"/>
        </w:rPr>
        <w:t>（2024）</w:t>
      </w:r>
      <w:r>
        <w:rPr>
          <w:rFonts w:hint="eastAsia" w:ascii="楷体" w:hAnsi="楷体" w:eastAsia="楷体"/>
          <w:sz w:val="18"/>
          <w:szCs w:val="18"/>
        </w:rPr>
        <w:t>浙</w:t>
      </w:r>
      <w:r>
        <w:rPr>
          <w:rFonts w:hint="eastAsia" w:ascii="Times New Roman" w:hAnsi="Times New Roman" w:cs="Times New Roman"/>
          <w:sz w:val="18"/>
          <w:szCs w:val="18"/>
        </w:rPr>
        <w:t>01</w:t>
      </w:r>
      <w:r>
        <w:rPr>
          <w:rFonts w:hint="eastAsia" w:ascii="楷体" w:hAnsi="楷体" w:eastAsia="楷体"/>
          <w:sz w:val="18"/>
          <w:szCs w:val="18"/>
        </w:rPr>
        <w:t>行初</w:t>
      </w:r>
      <w:r>
        <w:rPr>
          <w:rFonts w:hint="eastAsia" w:ascii="Times New Roman" w:hAnsi="Times New Roman" w:cs="Times New Roman"/>
          <w:sz w:val="18"/>
          <w:szCs w:val="18"/>
        </w:rPr>
        <w:t>89</w:t>
      </w:r>
      <w:r>
        <w:rPr>
          <w:rFonts w:hint="eastAsia" w:ascii="楷体" w:hAnsi="楷体" w:eastAsia="楷体"/>
          <w:sz w:val="18"/>
          <w:szCs w:val="18"/>
        </w:rPr>
        <w:t>号行政判决书。</w:t>
      </w:r>
    </w:p>
  </w:footnote>
  <w:footnote w:id="20">
    <w:p w14:paraId="61CF7C5F">
      <w:pPr>
        <w:pStyle w:val="15"/>
        <w:rPr>
          <w:rFonts w:hint="eastAsia"/>
        </w:rPr>
      </w:pPr>
      <w:r>
        <w:rPr>
          <w:rStyle w:val="23"/>
          <w:rFonts w:hint="eastAsia"/>
        </w:rPr>
        <w:footnoteRef/>
      </w:r>
      <w:r>
        <w:rPr>
          <w:rFonts w:hint="eastAsia"/>
        </w:rPr>
        <w:t xml:space="preserve"> </w:t>
      </w:r>
      <w:r>
        <w:rPr>
          <w:rFonts w:hint="eastAsia" w:ascii="楷体" w:hAnsi="楷体" w:eastAsia="楷体"/>
        </w:rPr>
        <w:t>本文目的在于明确数据范围，厘清数据与信息的边界。为避免脱离焦点，对后两个可能原因不展开说明，只着力分析“数据产品是否属于商业秘密。”</w:t>
      </w:r>
    </w:p>
  </w:footnote>
  <w:footnote w:id="21">
    <w:p w14:paraId="6764CE40">
      <w:pPr>
        <w:pStyle w:val="15"/>
        <w:rPr>
          <w:rFonts w:hint="eastAsia"/>
        </w:rPr>
      </w:pPr>
      <w:r>
        <w:rPr>
          <w:rStyle w:val="23"/>
          <w:rFonts w:hint="eastAsia"/>
        </w:rPr>
        <w:footnoteRef/>
      </w:r>
      <w:r>
        <w:rPr>
          <w:rFonts w:hint="eastAsia" w:ascii="楷体" w:hAnsi="楷体" w:eastAsia="楷体"/>
        </w:rPr>
        <w:t xml:space="preserve"> 参见搜狗百科（</w:t>
      </w:r>
      <w:r>
        <w:fldChar w:fldCharType="begin"/>
      </w:r>
      <w:r>
        <w:instrText xml:space="preserve"> HYPERLINK "https://baike.sogou.com/m/fullLemma?g_ut=3&amp;lid=137224785" </w:instrText>
      </w:r>
      <w:r>
        <w:fldChar w:fldCharType="separate"/>
      </w:r>
      <w:r>
        <w:rPr>
          <w:rStyle w:val="21"/>
          <w:rFonts w:hint="eastAsia" w:ascii="楷体" w:hAnsi="楷体" w:eastAsia="楷体"/>
        </w:rPr>
        <w:t>https://baike.sogou.com/m/fullLemma?g_ut=3&amp;lid=137224785</w:t>
      </w:r>
      <w:r>
        <w:rPr>
          <w:rStyle w:val="21"/>
          <w:rFonts w:hint="eastAsia" w:ascii="楷体" w:hAnsi="楷体" w:eastAsia="楷体"/>
        </w:rPr>
        <w:fldChar w:fldCharType="end"/>
      </w:r>
      <w:r>
        <w:rPr>
          <w:rFonts w:hint="eastAsia"/>
        </w:rPr>
        <w:t>）</w:t>
      </w:r>
    </w:p>
  </w:footnote>
  <w:footnote w:id="22">
    <w:p w14:paraId="206F99FC">
      <w:pPr>
        <w:pStyle w:val="15"/>
        <w:rPr>
          <w:rFonts w:hint="eastAsia"/>
        </w:rPr>
      </w:pPr>
      <w:r>
        <w:rPr>
          <w:rStyle w:val="23"/>
          <w:rFonts w:hint="eastAsia"/>
        </w:rPr>
        <w:footnoteRef/>
      </w:r>
      <w:r>
        <w:rPr>
          <w:rFonts w:hint="eastAsia"/>
        </w:rPr>
        <w:t xml:space="preserve"> </w:t>
      </w:r>
      <w:r>
        <w:rPr>
          <w:rFonts w:hint="eastAsia" w:ascii="楷体" w:hAnsi="楷体" w:eastAsia="楷体"/>
        </w:rPr>
        <w:t>《商业秘密司法解释》第三条规定：“权利人请求保护的信息在被诉侵权行为发生时不为所属领域的相关人员普遍知悉和容易获得的，人民法院应当认定为反不正当竞争法第九条第四款所称的不为公众所知悉”。</w:t>
      </w:r>
    </w:p>
  </w:footnote>
  <w:footnote w:id="23">
    <w:p w14:paraId="06116BDE">
      <w:pPr>
        <w:pStyle w:val="15"/>
        <w:rPr>
          <w:rFonts w:hint="eastAsia"/>
        </w:rPr>
      </w:pPr>
      <w:r>
        <w:rPr>
          <w:rStyle w:val="23"/>
          <w:rFonts w:hint="eastAsia"/>
        </w:rPr>
        <w:footnoteRef/>
      </w:r>
      <w:r>
        <w:rPr>
          <w:rFonts w:hint="eastAsia"/>
        </w:rPr>
        <w:t xml:space="preserve"> </w:t>
      </w:r>
      <w:r>
        <w:rPr>
          <w:rFonts w:hint="eastAsia" w:ascii="楷体" w:hAnsi="楷体" w:eastAsia="楷体"/>
        </w:rPr>
        <w:t>参见淘宝诉美景案（（</w:t>
      </w:r>
      <w:r>
        <w:rPr>
          <w:rFonts w:hint="eastAsia" w:ascii="Times New Roman" w:hAnsi="Times New Roman" w:cs="Times New Roman"/>
        </w:rPr>
        <w:t>2017</w:t>
      </w:r>
      <w:r>
        <w:rPr>
          <w:rFonts w:hint="eastAsia" w:ascii="楷体" w:hAnsi="楷体" w:eastAsia="楷体"/>
        </w:rPr>
        <w:t>）浙</w:t>
      </w:r>
      <w:r>
        <w:rPr>
          <w:rFonts w:hint="eastAsia" w:ascii="Times New Roman" w:hAnsi="Times New Roman" w:cs="Times New Roman"/>
        </w:rPr>
        <w:t>8601</w:t>
      </w:r>
      <w:r>
        <w:rPr>
          <w:rFonts w:hint="eastAsia" w:ascii="楷体" w:hAnsi="楷体" w:eastAsia="楷体"/>
        </w:rPr>
        <w:t>民初</w:t>
      </w:r>
      <w:r>
        <w:rPr>
          <w:rFonts w:hint="eastAsia" w:ascii="Times New Roman" w:hAnsi="Times New Roman" w:cs="Times New Roman"/>
        </w:rPr>
        <w:t>4034</w:t>
      </w:r>
      <w:r>
        <w:rPr>
          <w:rFonts w:hint="eastAsia" w:ascii="楷体" w:hAnsi="楷体" w:eastAsia="楷体"/>
        </w:rPr>
        <w:t>号）淘宝生意参谋诉小旺神侵权案（（</w:t>
      </w:r>
      <w:r>
        <w:rPr>
          <w:rFonts w:hint="eastAsia" w:ascii="Times New Roman" w:hAnsi="Times New Roman" w:cs="Times New Roman"/>
        </w:rPr>
        <w:t>2023</w:t>
      </w:r>
      <w:r>
        <w:rPr>
          <w:rFonts w:hint="eastAsia" w:ascii="楷体" w:hAnsi="楷体" w:eastAsia="楷体"/>
        </w:rPr>
        <w:t>）苏</w:t>
      </w:r>
      <w:r>
        <w:rPr>
          <w:rFonts w:hint="eastAsia" w:ascii="Times New Roman" w:hAnsi="Times New Roman" w:cs="Times New Roman"/>
        </w:rPr>
        <w:t>01</w:t>
      </w:r>
      <w:r>
        <w:rPr>
          <w:rFonts w:hint="eastAsia" w:ascii="楷体" w:hAnsi="楷体" w:eastAsia="楷体"/>
        </w:rPr>
        <w:t>行初</w:t>
      </w:r>
      <w:r>
        <w:rPr>
          <w:rFonts w:hint="eastAsia" w:ascii="Times New Roman" w:hAnsi="Times New Roman" w:cs="Times New Roman"/>
        </w:rPr>
        <w:t>4082</w:t>
      </w:r>
      <w:r>
        <w:rPr>
          <w:rFonts w:hint="eastAsia" w:ascii="楷体" w:hAnsi="楷体" w:eastAsia="楷体"/>
        </w:rPr>
        <w:t xml:space="preserve">号），杭州铁路运输法院和南京中院一致认为淘宝平台仅享有竞争性权益。 </w:t>
      </w:r>
    </w:p>
  </w:footnote>
  <w:footnote w:id="24">
    <w:p w14:paraId="4A1AC529">
      <w:pPr>
        <w:pStyle w:val="15"/>
        <w:rPr>
          <w:rFonts w:hint="eastAsia" w:eastAsia="楷体"/>
          <w:lang w:eastAsia="zh-CN"/>
        </w:rPr>
      </w:pPr>
      <w:r>
        <w:rPr>
          <w:rStyle w:val="23"/>
          <w:rFonts w:hint="eastAsia"/>
        </w:rPr>
        <w:footnoteRef/>
      </w:r>
      <w:r>
        <w:rPr>
          <w:rFonts w:hint="eastAsia"/>
        </w:rPr>
        <w:t xml:space="preserve"> </w:t>
      </w:r>
      <w:r>
        <w:rPr>
          <w:rFonts w:hint="eastAsia" w:ascii="楷体" w:hAnsi="楷体" w:eastAsia="楷体"/>
        </w:rPr>
        <w:t>参见江苏省南京市中级人民法院</w:t>
      </w:r>
      <w:r>
        <w:rPr>
          <w:rFonts w:hint="eastAsia" w:ascii="Times New Roman" w:hAnsi="Times New Roman" w:cs="Times New Roman"/>
        </w:rPr>
        <w:t>（2023）</w:t>
      </w:r>
      <w:r>
        <w:rPr>
          <w:rFonts w:hint="eastAsia" w:ascii="楷体" w:hAnsi="楷体" w:eastAsia="楷体"/>
        </w:rPr>
        <w:t>苏</w:t>
      </w:r>
      <w:r>
        <w:rPr>
          <w:rFonts w:hint="eastAsia" w:ascii="Times New Roman" w:hAnsi="Times New Roman" w:cs="Times New Roman"/>
        </w:rPr>
        <w:t>01</w:t>
      </w:r>
      <w:r>
        <w:rPr>
          <w:rFonts w:hint="eastAsia" w:ascii="楷体" w:hAnsi="楷体" w:eastAsia="楷体"/>
        </w:rPr>
        <w:t>行初</w:t>
      </w:r>
      <w:r>
        <w:rPr>
          <w:rFonts w:hint="eastAsia" w:ascii="Times New Roman" w:hAnsi="Times New Roman" w:cs="Times New Roman"/>
        </w:rPr>
        <w:t>4082</w:t>
      </w:r>
      <w:r>
        <w:rPr>
          <w:rFonts w:hint="eastAsia" w:ascii="楷体" w:hAnsi="楷体" w:eastAsia="楷体"/>
        </w:rPr>
        <w:t>号民事判决书</w:t>
      </w:r>
      <w:ins w:id="14" w:author="王cc" w:date="2026-04-21T17:51:09Z">
        <w:r>
          <w:rPr>
            <w:rFonts w:hint="eastAsia" w:ascii="楷体" w:hAnsi="楷体" w:eastAsia="楷体"/>
            <w:lang w:eastAsia="zh-CN"/>
          </w:rPr>
          <w:t>。</w:t>
        </w:r>
      </w:ins>
    </w:p>
  </w:footnote>
  <w:footnote w:id="25">
    <w:p w14:paraId="35A3C699">
      <w:pPr>
        <w:pStyle w:val="15"/>
        <w:rPr>
          <w:rFonts w:hint="eastAsia"/>
        </w:rPr>
      </w:pPr>
      <w:r>
        <w:rPr>
          <w:rStyle w:val="23"/>
          <w:rFonts w:hint="eastAsia"/>
        </w:rPr>
        <w:footnoteRef/>
      </w:r>
      <w:r>
        <w:rPr>
          <w:rFonts w:hint="eastAsia"/>
        </w:rPr>
        <w:t xml:space="preserve"> </w:t>
      </w:r>
      <w:r>
        <w:rPr>
          <w:rFonts w:hint="eastAsia" w:ascii="楷体" w:hAnsi="楷体" w:eastAsia="楷体"/>
        </w:rPr>
        <w:t>参见程啸：《数据权益与数据交易》，中国人民大学出版社</w:t>
      </w:r>
      <w:r>
        <w:rPr>
          <w:rFonts w:hint="eastAsia" w:ascii="Times New Roman" w:hAnsi="Times New Roman" w:cs="Times New Roman"/>
        </w:rPr>
        <w:t>2024</w:t>
      </w:r>
      <w:r>
        <w:rPr>
          <w:rFonts w:hint="eastAsia" w:ascii="楷体" w:hAnsi="楷体" w:eastAsia="楷体"/>
        </w:rPr>
        <w:t>年版，第</w:t>
      </w:r>
      <w:r>
        <w:rPr>
          <w:rFonts w:hint="eastAsia" w:ascii="Times New Roman" w:hAnsi="Times New Roman" w:cs="Times New Roman"/>
        </w:rPr>
        <w:t>4</w:t>
      </w:r>
      <w:r>
        <w:rPr>
          <w:rFonts w:hint="eastAsia" w:ascii="楷体" w:hAnsi="楷体" w:eastAsia="楷体"/>
        </w:rPr>
        <w:t>页。</w:t>
      </w:r>
    </w:p>
  </w:footnote>
  <w:footnote w:id="26">
    <w:p w14:paraId="1CF36D40">
      <w:pPr>
        <w:pStyle w:val="15"/>
        <w:rPr>
          <w:rFonts w:hint="eastAsia"/>
        </w:rPr>
      </w:pPr>
      <w:r>
        <w:rPr>
          <w:rStyle w:val="23"/>
          <w:rFonts w:hint="eastAsia"/>
        </w:rPr>
        <w:footnoteRef/>
      </w:r>
      <w:r>
        <w:rPr>
          <w:rFonts w:hint="eastAsia"/>
        </w:rPr>
        <w:t xml:space="preserve"> </w:t>
      </w:r>
      <w:r>
        <w:rPr>
          <w:rFonts w:hint="eastAsia" w:ascii="Times New Roman" w:hAnsi="Times New Roman" w:cs="Times New Roman"/>
        </w:rPr>
        <w:t>2024</w:t>
      </w:r>
      <w:r>
        <w:rPr>
          <w:rFonts w:hint="eastAsia" w:ascii="楷体" w:hAnsi="楷体" w:eastAsia="楷体"/>
        </w:rPr>
        <w:t>年</w:t>
      </w:r>
      <w:r>
        <w:rPr>
          <w:rFonts w:hint="eastAsia" w:ascii="Times New Roman" w:hAnsi="Times New Roman" w:cs="Times New Roman"/>
        </w:rPr>
        <w:t>11</w:t>
      </w:r>
      <w:r>
        <w:rPr>
          <w:rFonts w:hint="eastAsia" w:ascii="楷体" w:hAnsi="楷体" w:eastAsia="楷体"/>
        </w:rPr>
        <w:t>月国家数据局印发《可信数据空间发展行动计划（</w:t>
      </w:r>
      <w:r>
        <w:rPr>
          <w:rFonts w:hint="eastAsia" w:ascii="Times New Roman" w:hAnsi="Times New Roman" w:cs="Times New Roman"/>
        </w:rPr>
        <w:t>2024—2028</w:t>
      </w:r>
      <w:r>
        <w:rPr>
          <w:rFonts w:hint="eastAsia" w:ascii="楷体" w:hAnsi="楷体" w:eastAsia="楷体"/>
        </w:rPr>
        <w:t>年）》</w:t>
      </w:r>
    </w:p>
  </w:footnote>
  <w:footnote w:id="27">
    <w:p w14:paraId="1E56FB71">
      <w:pPr>
        <w:pStyle w:val="15"/>
        <w:rPr>
          <w:rFonts w:hint="eastAsia"/>
          <w:b/>
          <w:bCs/>
        </w:rPr>
      </w:pPr>
      <w:r>
        <w:rPr>
          <w:rStyle w:val="23"/>
          <w:rFonts w:hint="eastAsia"/>
        </w:rPr>
        <w:footnoteRef/>
      </w:r>
      <w:r>
        <w:rPr>
          <w:rFonts w:hint="eastAsia" w:ascii="楷体" w:hAnsi="楷体" w:eastAsia="楷体"/>
        </w:rPr>
        <w:t xml:space="preserve"> 参见雷海玲：《个人可信数据空间的权益保障路径构建》，载《东南法学》</w:t>
      </w:r>
      <w:r>
        <w:rPr>
          <w:rFonts w:hint="eastAsia" w:ascii="Times New Roman" w:hAnsi="Times New Roman" w:cs="Times New Roman"/>
        </w:rPr>
        <w:t>2025</w:t>
      </w:r>
      <w:r>
        <w:rPr>
          <w:rFonts w:hint="eastAsia" w:ascii="楷体" w:hAnsi="楷体" w:eastAsia="楷体"/>
        </w:rPr>
        <w:t>年第</w:t>
      </w:r>
      <w:r>
        <w:rPr>
          <w:rFonts w:hint="eastAsia" w:ascii="Times New Roman" w:hAnsi="Times New Roman" w:cs="Times New Roman"/>
        </w:rPr>
        <w:t>1</w:t>
      </w:r>
      <w:r>
        <w:rPr>
          <w:rFonts w:hint="eastAsia" w:ascii="楷体" w:hAnsi="楷体" w:eastAsia="楷体"/>
        </w:rPr>
        <w:t>期第</w:t>
      </w:r>
      <w:r>
        <w:rPr>
          <w:rFonts w:hint="eastAsia" w:ascii="Times New Roman" w:hAnsi="Times New Roman" w:cs="Times New Roman"/>
        </w:rPr>
        <w:t>55-73</w:t>
      </w:r>
      <w:r>
        <w:rPr>
          <w:rFonts w:hint="eastAsia" w:ascii="楷体" w:hAnsi="楷体" w:eastAsia="楷体"/>
        </w:rPr>
        <w:t>页。</w:t>
      </w:r>
    </w:p>
  </w:footnote>
  <w:footnote w:id="28">
    <w:p w14:paraId="11EA6A85">
      <w:pPr>
        <w:pStyle w:val="15"/>
        <w:rPr>
          <w:rFonts w:hint="eastAsia"/>
        </w:rPr>
      </w:pPr>
      <w:r>
        <w:rPr>
          <w:rStyle w:val="23"/>
          <w:rFonts w:hint="eastAsia"/>
        </w:rPr>
        <w:footnoteRef/>
      </w:r>
      <w:r>
        <w:rPr>
          <w:rFonts w:hint="eastAsia"/>
        </w:rPr>
        <w:t xml:space="preserve"> </w:t>
      </w:r>
      <w:r>
        <w:rPr>
          <w:rFonts w:hint="eastAsia" w:ascii="楷体" w:hAnsi="楷体" w:eastAsia="楷体"/>
        </w:rPr>
        <w:t>具体来说，若某一内容属于个人信息时，则由《个人信息保护法》保护；当属于商业秘密时，则由《反不正当竞争法》调整；属于国家秘密时，则由《保护国家秘密法》规制。当某一内容无法掉落在上述三者范围内时， 则称之为数据，由数据相关法律调整，如《数据安全法》以及《民法典》中有关数据的条款。</w:t>
      </w:r>
    </w:p>
  </w:footnote>
  <w:footnote w:id="29">
    <w:p w14:paraId="6D029515">
      <w:pPr>
        <w:pStyle w:val="15"/>
        <w:rPr>
          <w:rFonts w:hint="eastAsia"/>
        </w:rPr>
      </w:pPr>
      <w:r>
        <w:rPr>
          <w:rStyle w:val="23"/>
          <w:rFonts w:hint="eastAsia"/>
        </w:rPr>
        <w:footnoteRef/>
      </w:r>
      <w:r>
        <w:rPr>
          <w:rFonts w:hint="eastAsia" w:ascii="楷体" w:hAnsi="楷体" w:eastAsia="楷体"/>
        </w:rPr>
        <w:t xml:space="preserve"> 北京市海淀区人民法院（</w:t>
      </w:r>
      <w:r>
        <w:rPr>
          <w:rFonts w:hint="eastAsia" w:ascii="Times New Roman" w:hAnsi="Times New Roman" w:cs="Times New Roman"/>
        </w:rPr>
        <w:t>2017</w:t>
      </w:r>
      <w:r>
        <w:rPr>
          <w:rFonts w:hint="eastAsia" w:ascii="楷体" w:hAnsi="楷体" w:eastAsia="楷体"/>
        </w:rPr>
        <w:t>）京</w:t>
      </w:r>
      <w:r>
        <w:rPr>
          <w:rFonts w:hint="eastAsia" w:ascii="Times New Roman" w:hAnsi="Times New Roman" w:cs="Times New Roman"/>
        </w:rPr>
        <w:t>0108</w:t>
      </w:r>
      <w:r>
        <w:rPr>
          <w:rFonts w:hint="eastAsia" w:ascii="楷体" w:hAnsi="楷体" w:eastAsia="楷体"/>
        </w:rPr>
        <w:t>民初</w:t>
      </w:r>
      <w:r>
        <w:rPr>
          <w:rFonts w:hint="eastAsia" w:ascii="Times New Roman" w:hAnsi="Times New Roman" w:cs="Times New Roman"/>
        </w:rPr>
        <w:t>24512</w:t>
      </w:r>
      <w:r>
        <w:rPr>
          <w:rFonts w:hint="eastAsia" w:ascii="楷体" w:hAnsi="楷体" w:eastAsia="楷体"/>
        </w:rPr>
        <w:t>号民事判决书。</w:t>
      </w:r>
    </w:p>
  </w:footnote>
  <w:footnote w:id="30">
    <w:p w14:paraId="44DEF0E2">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被告辩称，这些数据是由用户产生，应归属于用户所有。同样未区分数据与信息，笼统指出“数据”归属于用户也会造成这一问题。</w:t>
      </w:r>
    </w:p>
  </w:footnote>
  <w:footnote w:id="31">
    <w:p w14:paraId="77189190">
      <w:pPr>
        <w:pStyle w:val="15"/>
        <w:rPr>
          <w:rFonts w:hint="eastAsia" w:ascii="楷体" w:hAnsi="楷体" w:eastAsia="楷体"/>
        </w:rPr>
      </w:pPr>
      <w:r>
        <w:rPr>
          <w:rStyle w:val="23"/>
          <w:rFonts w:hint="eastAsia"/>
        </w:rPr>
        <w:footnoteRef/>
      </w:r>
      <w:r>
        <w:rPr>
          <w:rFonts w:hint="eastAsia"/>
        </w:rPr>
        <w:t xml:space="preserve"> </w:t>
      </w:r>
      <w:r>
        <w:rPr>
          <w:rFonts w:hint="eastAsia" w:ascii="楷体" w:hAnsi="楷体" w:eastAsia="楷体"/>
        </w:rPr>
        <w:t>包括前述个人痕迹</w:t>
      </w:r>
    </w:p>
  </w:footnote>
  <w:footnote w:id="32">
    <w:p w14:paraId="7A0750C4">
      <w:pPr>
        <w:pStyle w:val="15"/>
        <w:rPr>
          <w:rFonts w:hint="eastAsia"/>
        </w:rPr>
      </w:pPr>
      <w:r>
        <w:rPr>
          <w:rStyle w:val="23"/>
          <w:rFonts w:hint="eastAsia"/>
        </w:rPr>
        <w:footnoteRef/>
      </w:r>
      <w:r>
        <w:rPr>
          <w:rFonts w:hint="eastAsia"/>
        </w:rPr>
        <w:t xml:space="preserve"> </w:t>
      </w:r>
      <w:r>
        <w:rPr>
          <w:rFonts w:hint="eastAsia" w:ascii="楷体" w:hAnsi="楷体" w:eastAsia="楷体"/>
        </w:rPr>
        <w:t>包括前述普通商业信息</w:t>
      </w:r>
    </w:p>
  </w:footnote>
  <w:footnote w:id="33">
    <w:p w14:paraId="41C38718">
      <w:pPr>
        <w:pStyle w:val="15"/>
        <w:rPr>
          <w:rFonts w:hint="eastAsia"/>
        </w:rPr>
      </w:pPr>
      <w:r>
        <w:rPr>
          <w:rStyle w:val="23"/>
          <w:rFonts w:hint="eastAsia"/>
        </w:rPr>
        <w:footnoteRef/>
      </w:r>
      <w:r>
        <w:rPr>
          <w:rFonts w:hint="eastAsia"/>
        </w:rPr>
        <w:t xml:space="preserve"> </w:t>
      </w:r>
      <w:r>
        <w:rPr>
          <w:rFonts w:hint="eastAsia" w:ascii="楷体" w:hAnsi="楷体" w:eastAsia="楷体"/>
        </w:rPr>
        <w:t>包括前述国家信息</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cc">
    <w15:presenceInfo w15:providerId="WPS Office" w15:userId="475972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68"/>
    <w:footnote w:id="69"/>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495"/>
    <w:rsid w:val="00003C42"/>
    <w:rsid w:val="00005E97"/>
    <w:rsid w:val="0000600B"/>
    <w:rsid w:val="00016BBC"/>
    <w:rsid w:val="00016D35"/>
    <w:rsid w:val="00021057"/>
    <w:rsid w:val="00021B24"/>
    <w:rsid w:val="00022AAF"/>
    <w:rsid w:val="00022ECA"/>
    <w:rsid w:val="000271B9"/>
    <w:rsid w:val="00031A66"/>
    <w:rsid w:val="00033458"/>
    <w:rsid w:val="000357D5"/>
    <w:rsid w:val="000369BE"/>
    <w:rsid w:val="00046DF7"/>
    <w:rsid w:val="00047E40"/>
    <w:rsid w:val="00051FE7"/>
    <w:rsid w:val="00061686"/>
    <w:rsid w:val="000672F1"/>
    <w:rsid w:val="00071EBA"/>
    <w:rsid w:val="00072221"/>
    <w:rsid w:val="000748BB"/>
    <w:rsid w:val="00080BAA"/>
    <w:rsid w:val="00083A94"/>
    <w:rsid w:val="00084B9E"/>
    <w:rsid w:val="00085903"/>
    <w:rsid w:val="000878DD"/>
    <w:rsid w:val="000907AA"/>
    <w:rsid w:val="00091BC0"/>
    <w:rsid w:val="00091FAE"/>
    <w:rsid w:val="00094933"/>
    <w:rsid w:val="00097DBD"/>
    <w:rsid w:val="000A5C67"/>
    <w:rsid w:val="000B0BCE"/>
    <w:rsid w:val="000B3A2D"/>
    <w:rsid w:val="000C0031"/>
    <w:rsid w:val="000C0237"/>
    <w:rsid w:val="000C62A0"/>
    <w:rsid w:val="000D0BC0"/>
    <w:rsid w:val="000D2F82"/>
    <w:rsid w:val="000D58DD"/>
    <w:rsid w:val="000D789F"/>
    <w:rsid w:val="000E0BC5"/>
    <w:rsid w:val="000E1338"/>
    <w:rsid w:val="000E3A09"/>
    <w:rsid w:val="000E49A8"/>
    <w:rsid w:val="000E6EA9"/>
    <w:rsid w:val="000E72EB"/>
    <w:rsid w:val="000E768F"/>
    <w:rsid w:val="000F2B3D"/>
    <w:rsid w:val="000F2D25"/>
    <w:rsid w:val="000F2F1D"/>
    <w:rsid w:val="000F747D"/>
    <w:rsid w:val="00101F2D"/>
    <w:rsid w:val="0010254A"/>
    <w:rsid w:val="00103199"/>
    <w:rsid w:val="00107B04"/>
    <w:rsid w:val="001106DE"/>
    <w:rsid w:val="00112B1E"/>
    <w:rsid w:val="00112B50"/>
    <w:rsid w:val="00114207"/>
    <w:rsid w:val="001162DA"/>
    <w:rsid w:val="00117DFD"/>
    <w:rsid w:val="00117E29"/>
    <w:rsid w:val="001207A3"/>
    <w:rsid w:val="00125631"/>
    <w:rsid w:val="00125F30"/>
    <w:rsid w:val="00126B81"/>
    <w:rsid w:val="00127695"/>
    <w:rsid w:val="00131661"/>
    <w:rsid w:val="0013416E"/>
    <w:rsid w:val="001376C5"/>
    <w:rsid w:val="001411D9"/>
    <w:rsid w:val="001501C0"/>
    <w:rsid w:val="00153090"/>
    <w:rsid w:val="00156B5E"/>
    <w:rsid w:val="00160734"/>
    <w:rsid w:val="00160FAA"/>
    <w:rsid w:val="00163BA3"/>
    <w:rsid w:val="00163C19"/>
    <w:rsid w:val="001643E8"/>
    <w:rsid w:val="00177138"/>
    <w:rsid w:val="00185230"/>
    <w:rsid w:val="0018732B"/>
    <w:rsid w:val="00193353"/>
    <w:rsid w:val="001959AC"/>
    <w:rsid w:val="001966A2"/>
    <w:rsid w:val="001A0646"/>
    <w:rsid w:val="001A0ADA"/>
    <w:rsid w:val="001A0D92"/>
    <w:rsid w:val="001A395B"/>
    <w:rsid w:val="001A3DE8"/>
    <w:rsid w:val="001A3E2F"/>
    <w:rsid w:val="001B3845"/>
    <w:rsid w:val="001B3D19"/>
    <w:rsid w:val="001B45DA"/>
    <w:rsid w:val="001B46EC"/>
    <w:rsid w:val="001B5307"/>
    <w:rsid w:val="001C0247"/>
    <w:rsid w:val="001C4B1C"/>
    <w:rsid w:val="001C5A62"/>
    <w:rsid w:val="001C7298"/>
    <w:rsid w:val="001D1511"/>
    <w:rsid w:val="001D2239"/>
    <w:rsid w:val="001D2D95"/>
    <w:rsid w:val="001D3C38"/>
    <w:rsid w:val="001E1432"/>
    <w:rsid w:val="001E3E44"/>
    <w:rsid w:val="001E4DE3"/>
    <w:rsid w:val="001E608A"/>
    <w:rsid w:val="001E6599"/>
    <w:rsid w:val="001E65BE"/>
    <w:rsid w:val="001F6A63"/>
    <w:rsid w:val="001F6FD2"/>
    <w:rsid w:val="00200D35"/>
    <w:rsid w:val="002021AC"/>
    <w:rsid w:val="002046D0"/>
    <w:rsid w:val="00220AB3"/>
    <w:rsid w:val="0022237D"/>
    <w:rsid w:val="00223B8A"/>
    <w:rsid w:val="0022430E"/>
    <w:rsid w:val="00226401"/>
    <w:rsid w:val="002271EF"/>
    <w:rsid w:val="0023138E"/>
    <w:rsid w:val="00232423"/>
    <w:rsid w:val="00235FA0"/>
    <w:rsid w:val="00244ED3"/>
    <w:rsid w:val="00245334"/>
    <w:rsid w:val="00245F28"/>
    <w:rsid w:val="00247FBF"/>
    <w:rsid w:val="00253322"/>
    <w:rsid w:val="00253A9C"/>
    <w:rsid w:val="00255296"/>
    <w:rsid w:val="002600CA"/>
    <w:rsid w:val="00261C08"/>
    <w:rsid w:val="002666E3"/>
    <w:rsid w:val="00266B3A"/>
    <w:rsid w:val="0026727C"/>
    <w:rsid w:val="00272F5B"/>
    <w:rsid w:val="00273337"/>
    <w:rsid w:val="002750DA"/>
    <w:rsid w:val="00280BDA"/>
    <w:rsid w:val="00283B18"/>
    <w:rsid w:val="00284AE2"/>
    <w:rsid w:val="00285FC0"/>
    <w:rsid w:val="00286BF3"/>
    <w:rsid w:val="0028744F"/>
    <w:rsid w:val="0028791C"/>
    <w:rsid w:val="00294A62"/>
    <w:rsid w:val="00297EAD"/>
    <w:rsid w:val="002A2D3B"/>
    <w:rsid w:val="002A4702"/>
    <w:rsid w:val="002B1A62"/>
    <w:rsid w:val="002B41FB"/>
    <w:rsid w:val="002B6403"/>
    <w:rsid w:val="002C293A"/>
    <w:rsid w:val="002C4BF9"/>
    <w:rsid w:val="002C58DA"/>
    <w:rsid w:val="002C5F2B"/>
    <w:rsid w:val="002C7ED9"/>
    <w:rsid w:val="002D28BE"/>
    <w:rsid w:val="002D54AB"/>
    <w:rsid w:val="002D55D9"/>
    <w:rsid w:val="002D6B48"/>
    <w:rsid w:val="002E0231"/>
    <w:rsid w:val="002E2039"/>
    <w:rsid w:val="002E7306"/>
    <w:rsid w:val="002E7A6B"/>
    <w:rsid w:val="002F4285"/>
    <w:rsid w:val="002F63BC"/>
    <w:rsid w:val="0030362C"/>
    <w:rsid w:val="003055CC"/>
    <w:rsid w:val="00307F00"/>
    <w:rsid w:val="00311AE1"/>
    <w:rsid w:val="00312242"/>
    <w:rsid w:val="0032475A"/>
    <w:rsid w:val="00334C53"/>
    <w:rsid w:val="00335AF2"/>
    <w:rsid w:val="00337525"/>
    <w:rsid w:val="00347313"/>
    <w:rsid w:val="003476DB"/>
    <w:rsid w:val="00347F85"/>
    <w:rsid w:val="00356D5C"/>
    <w:rsid w:val="00357670"/>
    <w:rsid w:val="00360754"/>
    <w:rsid w:val="00361504"/>
    <w:rsid w:val="00364B30"/>
    <w:rsid w:val="00366317"/>
    <w:rsid w:val="0036766A"/>
    <w:rsid w:val="00371020"/>
    <w:rsid w:val="0037109E"/>
    <w:rsid w:val="0037196A"/>
    <w:rsid w:val="003732FC"/>
    <w:rsid w:val="00374690"/>
    <w:rsid w:val="00375AC2"/>
    <w:rsid w:val="00375C25"/>
    <w:rsid w:val="003760A2"/>
    <w:rsid w:val="00376293"/>
    <w:rsid w:val="00376ACE"/>
    <w:rsid w:val="003776B3"/>
    <w:rsid w:val="00381A5D"/>
    <w:rsid w:val="003845FA"/>
    <w:rsid w:val="00385E11"/>
    <w:rsid w:val="00393F35"/>
    <w:rsid w:val="0039486A"/>
    <w:rsid w:val="00397BBD"/>
    <w:rsid w:val="003A1D77"/>
    <w:rsid w:val="003A45AF"/>
    <w:rsid w:val="003B1808"/>
    <w:rsid w:val="003B1BBB"/>
    <w:rsid w:val="003B432C"/>
    <w:rsid w:val="003B5650"/>
    <w:rsid w:val="003B64AF"/>
    <w:rsid w:val="003B767A"/>
    <w:rsid w:val="003B7ED6"/>
    <w:rsid w:val="003C2904"/>
    <w:rsid w:val="003C2D76"/>
    <w:rsid w:val="003C341D"/>
    <w:rsid w:val="003C4E62"/>
    <w:rsid w:val="003D1DE1"/>
    <w:rsid w:val="003D4A58"/>
    <w:rsid w:val="003D6934"/>
    <w:rsid w:val="003E4212"/>
    <w:rsid w:val="003E4C16"/>
    <w:rsid w:val="003E4DD3"/>
    <w:rsid w:val="003E5EA8"/>
    <w:rsid w:val="003F1591"/>
    <w:rsid w:val="003F36C9"/>
    <w:rsid w:val="003F5495"/>
    <w:rsid w:val="00400543"/>
    <w:rsid w:val="00402762"/>
    <w:rsid w:val="00406042"/>
    <w:rsid w:val="0041149B"/>
    <w:rsid w:val="00411AD9"/>
    <w:rsid w:val="00412E96"/>
    <w:rsid w:val="0042250F"/>
    <w:rsid w:val="004239FE"/>
    <w:rsid w:val="00423AAD"/>
    <w:rsid w:val="004302CE"/>
    <w:rsid w:val="00430E72"/>
    <w:rsid w:val="00432F98"/>
    <w:rsid w:val="00433669"/>
    <w:rsid w:val="004357D8"/>
    <w:rsid w:val="004404BB"/>
    <w:rsid w:val="004416B5"/>
    <w:rsid w:val="00446D75"/>
    <w:rsid w:val="00446F54"/>
    <w:rsid w:val="0045469F"/>
    <w:rsid w:val="00455560"/>
    <w:rsid w:val="00455CC9"/>
    <w:rsid w:val="00456434"/>
    <w:rsid w:val="0046013C"/>
    <w:rsid w:val="00461653"/>
    <w:rsid w:val="00461A5D"/>
    <w:rsid w:val="00463AE3"/>
    <w:rsid w:val="00464B66"/>
    <w:rsid w:val="00464B9D"/>
    <w:rsid w:val="00464D4C"/>
    <w:rsid w:val="00465C01"/>
    <w:rsid w:val="00465F95"/>
    <w:rsid w:val="00473FDB"/>
    <w:rsid w:val="00480AED"/>
    <w:rsid w:val="00482D66"/>
    <w:rsid w:val="0048303D"/>
    <w:rsid w:val="00484BA8"/>
    <w:rsid w:val="00485BCB"/>
    <w:rsid w:val="004907DC"/>
    <w:rsid w:val="004915B5"/>
    <w:rsid w:val="004923CE"/>
    <w:rsid w:val="00492832"/>
    <w:rsid w:val="00496E81"/>
    <w:rsid w:val="004A0669"/>
    <w:rsid w:val="004A6009"/>
    <w:rsid w:val="004B10F2"/>
    <w:rsid w:val="004B1F06"/>
    <w:rsid w:val="004B7A7F"/>
    <w:rsid w:val="004C08AC"/>
    <w:rsid w:val="004C1FE6"/>
    <w:rsid w:val="004C794F"/>
    <w:rsid w:val="004C7E58"/>
    <w:rsid w:val="004D1682"/>
    <w:rsid w:val="004D63E3"/>
    <w:rsid w:val="004D786F"/>
    <w:rsid w:val="004E0C3F"/>
    <w:rsid w:val="004E17BF"/>
    <w:rsid w:val="004E2A49"/>
    <w:rsid w:val="004E4816"/>
    <w:rsid w:val="004F0EF0"/>
    <w:rsid w:val="0050004E"/>
    <w:rsid w:val="00502E75"/>
    <w:rsid w:val="00506BBB"/>
    <w:rsid w:val="0051032B"/>
    <w:rsid w:val="00514301"/>
    <w:rsid w:val="00516204"/>
    <w:rsid w:val="00522DD4"/>
    <w:rsid w:val="00531366"/>
    <w:rsid w:val="00533A13"/>
    <w:rsid w:val="00534C84"/>
    <w:rsid w:val="00535AD6"/>
    <w:rsid w:val="00541E18"/>
    <w:rsid w:val="005441AA"/>
    <w:rsid w:val="00545406"/>
    <w:rsid w:val="00545E74"/>
    <w:rsid w:val="00553538"/>
    <w:rsid w:val="00553B6E"/>
    <w:rsid w:val="005611B4"/>
    <w:rsid w:val="00561351"/>
    <w:rsid w:val="00562965"/>
    <w:rsid w:val="00562C91"/>
    <w:rsid w:val="005661CF"/>
    <w:rsid w:val="0056790E"/>
    <w:rsid w:val="00571F7D"/>
    <w:rsid w:val="00574D78"/>
    <w:rsid w:val="00576D1F"/>
    <w:rsid w:val="0057766F"/>
    <w:rsid w:val="0058446D"/>
    <w:rsid w:val="0058555A"/>
    <w:rsid w:val="00586DF6"/>
    <w:rsid w:val="005876A5"/>
    <w:rsid w:val="00592BB3"/>
    <w:rsid w:val="00593BB3"/>
    <w:rsid w:val="00594F9E"/>
    <w:rsid w:val="005A285A"/>
    <w:rsid w:val="005A6436"/>
    <w:rsid w:val="005A7E08"/>
    <w:rsid w:val="005B2E24"/>
    <w:rsid w:val="005C14A5"/>
    <w:rsid w:val="005C476B"/>
    <w:rsid w:val="005C7031"/>
    <w:rsid w:val="005C7905"/>
    <w:rsid w:val="005D0D34"/>
    <w:rsid w:val="005D1FC7"/>
    <w:rsid w:val="005D3A17"/>
    <w:rsid w:val="005D6757"/>
    <w:rsid w:val="005D6998"/>
    <w:rsid w:val="005E22D3"/>
    <w:rsid w:val="005E2BA5"/>
    <w:rsid w:val="005E3B0B"/>
    <w:rsid w:val="005E63E0"/>
    <w:rsid w:val="005E7581"/>
    <w:rsid w:val="005F7232"/>
    <w:rsid w:val="005F777F"/>
    <w:rsid w:val="00604250"/>
    <w:rsid w:val="00610107"/>
    <w:rsid w:val="00611737"/>
    <w:rsid w:val="00611C0F"/>
    <w:rsid w:val="00624D1B"/>
    <w:rsid w:val="00644CDC"/>
    <w:rsid w:val="006540FA"/>
    <w:rsid w:val="00654459"/>
    <w:rsid w:val="0065574C"/>
    <w:rsid w:val="00660E31"/>
    <w:rsid w:val="00664E6A"/>
    <w:rsid w:val="006677AB"/>
    <w:rsid w:val="00670980"/>
    <w:rsid w:val="0067251F"/>
    <w:rsid w:val="0067290C"/>
    <w:rsid w:val="00673AF3"/>
    <w:rsid w:val="00674BDA"/>
    <w:rsid w:val="00676F3C"/>
    <w:rsid w:val="00676FE1"/>
    <w:rsid w:val="00684F2C"/>
    <w:rsid w:val="00685E8E"/>
    <w:rsid w:val="006929BD"/>
    <w:rsid w:val="006A02FF"/>
    <w:rsid w:val="006A6CB1"/>
    <w:rsid w:val="006B3BB7"/>
    <w:rsid w:val="006B4144"/>
    <w:rsid w:val="006B5625"/>
    <w:rsid w:val="006B7FBB"/>
    <w:rsid w:val="006C1FD2"/>
    <w:rsid w:val="006C3331"/>
    <w:rsid w:val="006C5C9B"/>
    <w:rsid w:val="006D2522"/>
    <w:rsid w:val="006D4B0F"/>
    <w:rsid w:val="006D67B2"/>
    <w:rsid w:val="006D70FF"/>
    <w:rsid w:val="006E3FC2"/>
    <w:rsid w:val="006E4A17"/>
    <w:rsid w:val="006E7D15"/>
    <w:rsid w:val="006F14C6"/>
    <w:rsid w:val="006F1698"/>
    <w:rsid w:val="006F5E8D"/>
    <w:rsid w:val="00704783"/>
    <w:rsid w:val="00710F18"/>
    <w:rsid w:val="007145C3"/>
    <w:rsid w:val="00715AFB"/>
    <w:rsid w:val="007172BA"/>
    <w:rsid w:val="00721725"/>
    <w:rsid w:val="00721E11"/>
    <w:rsid w:val="00723D6A"/>
    <w:rsid w:val="00724397"/>
    <w:rsid w:val="007317FF"/>
    <w:rsid w:val="00732777"/>
    <w:rsid w:val="007349D0"/>
    <w:rsid w:val="007355BD"/>
    <w:rsid w:val="00736580"/>
    <w:rsid w:val="00742B91"/>
    <w:rsid w:val="00750994"/>
    <w:rsid w:val="00751BF5"/>
    <w:rsid w:val="007533EF"/>
    <w:rsid w:val="00753466"/>
    <w:rsid w:val="00753D9D"/>
    <w:rsid w:val="0076064D"/>
    <w:rsid w:val="00760CCD"/>
    <w:rsid w:val="00760D21"/>
    <w:rsid w:val="00764ED4"/>
    <w:rsid w:val="00765E3F"/>
    <w:rsid w:val="007712DA"/>
    <w:rsid w:val="00771DAE"/>
    <w:rsid w:val="00774B1E"/>
    <w:rsid w:val="007754B8"/>
    <w:rsid w:val="00777B93"/>
    <w:rsid w:val="007809A0"/>
    <w:rsid w:val="00781409"/>
    <w:rsid w:val="00784ABF"/>
    <w:rsid w:val="00790D64"/>
    <w:rsid w:val="00791685"/>
    <w:rsid w:val="007942B4"/>
    <w:rsid w:val="007963F9"/>
    <w:rsid w:val="00796F40"/>
    <w:rsid w:val="007A3545"/>
    <w:rsid w:val="007A38DB"/>
    <w:rsid w:val="007A39DF"/>
    <w:rsid w:val="007A4DF5"/>
    <w:rsid w:val="007A7111"/>
    <w:rsid w:val="007A7EAC"/>
    <w:rsid w:val="007B4F0D"/>
    <w:rsid w:val="007B5C9F"/>
    <w:rsid w:val="007B6727"/>
    <w:rsid w:val="007B77E3"/>
    <w:rsid w:val="007C1CC3"/>
    <w:rsid w:val="007C1D75"/>
    <w:rsid w:val="007C36B5"/>
    <w:rsid w:val="007C36D6"/>
    <w:rsid w:val="007C490C"/>
    <w:rsid w:val="007C4A51"/>
    <w:rsid w:val="007C5C6B"/>
    <w:rsid w:val="007D4C98"/>
    <w:rsid w:val="007D6A61"/>
    <w:rsid w:val="007D7C03"/>
    <w:rsid w:val="007E2353"/>
    <w:rsid w:val="007E34F0"/>
    <w:rsid w:val="007E5362"/>
    <w:rsid w:val="007E6A0A"/>
    <w:rsid w:val="007F1F60"/>
    <w:rsid w:val="007F7F47"/>
    <w:rsid w:val="0080081F"/>
    <w:rsid w:val="00810191"/>
    <w:rsid w:val="00810883"/>
    <w:rsid w:val="00812F55"/>
    <w:rsid w:val="00815041"/>
    <w:rsid w:val="00817FCB"/>
    <w:rsid w:val="008236F1"/>
    <w:rsid w:val="00827959"/>
    <w:rsid w:val="008303B0"/>
    <w:rsid w:val="00830A53"/>
    <w:rsid w:val="0083202F"/>
    <w:rsid w:val="00841F67"/>
    <w:rsid w:val="0085344B"/>
    <w:rsid w:val="0085391D"/>
    <w:rsid w:val="008561CF"/>
    <w:rsid w:val="008663F9"/>
    <w:rsid w:val="00866619"/>
    <w:rsid w:val="00867C0B"/>
    <w:rsid w:val="00871B75"/>
    <w:rsid w:val="00872DB8"/>
    <w:rsid w:val="00876278"/>
    <w:rsid w:val="00880387"/>
    <w:rsid w:val="00880461"/>
    <w:rsid w:val="00883157"/>
    <w:rsid w:val="0088587E"/>
    <w:rsid w:val="008905C4"/>
    <w:rsid w:val="00891993"/>
    <w:rsid w:val="00891E5D"/>
    <w:rsid w:val="008924E6"/>
    <w:rsid w:val="00893637"/>
    <w:rsid w:val="00894D05"/>
    <w:rsid w:val="00895C56"/>
    <w:rsid w:val="008A1E59"/>
    <w:rsid w:val="008A476E"/>
    <w:rsid w:val="008A6608"/>
    <w:rsid w:val="008A6ED8"/>
    <w:rsid w:val="008B3C3C"/>
    <w:rsid w:val="008B7197"/>
    <w:rsid w:val="008C27B2"/>
    <w:rsid w:val="008C42CF"/>
    <w:rsid w:val="008C4E76"/>
    <w:rsid w:val="008C6084"/>
    <w:rsid w:val="008C6146"/>
    <w:rsid w:val="008C7A6D"/>
    <w:rsid w:val="008D0A42"/>
    <w:rsid w:val="008D0CD7"/>
    <w:rsid w:val="008D2D13"/>
    <w:rsid w:val="008D3320"/>
    <w:rsid w:val="008D4BA1"/>
    <w:rsid w:val="008D5FE0"/>
    <w:rsid w:val="008D6700"/>
    <w:rsid w:val="008E0BC5"/>
    <w:rsid w:val="008E15BE"/>
    <w:rsid w:val="008E1D65"/>
    <w:rsid w:val="008E41C4"/>
    <w:rsid w:val="008F2068"/>
    <w:rsid w:val="008F65F7"/>
    <w:rsid w:val="00901C57"/>
    <w:rsid w:val="0090497A"/>
    <w:rsid w:val="00906C9D"/>
    <w:rsid w:val="00907733"/>
    <w:rsid w:val="00913950"/>
    <w:rsid w:val="00921988"/>
    <w:rsid w:val="009226E9"/>
    <w:rsid w:val="00927D0C"/>
    <w:rsid w:val="009317A5"/>
    <w:rsid w:val="00933A95"/>
    <w:rsid w:val="00934253"/>
    <w:rsid w:val="0093458F"/>
    <w:rsid w:val="00935160"/>
    <w:rsid w:val="00937D47"/>
    <w:rsid w:val="0094394E"/>
    <w:rsid w:val="00944F21"/>
    <w:rsid w:val="009459ED"/>
    <w:rsid w:val="009537F8"/>
    <w:rsid w:val="0095422C"/>
    <w:rsid w:val="00961574"/>
    <w:rsid w:val="00961E56"/>
    <w:rsid w:val="00964E78"/>
    <w:rsid w:val="00970B3B"/>
    <w:rsid w:val="009740E9"/>
    <w:rsid w:val="00974D0B"/>
    <w:rsid w:val="009752A3"/>
    <w:rsid w:val="00977AD5"/>
    <w:rsid w:val="0098073E"/>
    <w:rsid w:val="00982A84"/>
    <w:rsid w:val="00986526"/>
    <w:rsid w:val="00987C41"/>
    <w:rsid w:val="0099126B"/>
    <w:rsid w:val="00991EA2"/>
    <w:rsid w:val="009A232A"/>
    <w:rsid w:val="009A2E94"/>
    <w:rsid w:val="009A4793"/>
    <w:rsid w:val="009A55A7"/>
    <w:rsid w:val="009B0ED2"/>
    <w:rsid w:val="009B2B05"/>
    <w:rsid w:val="009B4E45"/>
    <w:rsid w:val="009B526F"/>
    <w:rsid w:val="009B5E8B"/>
    <w:rsid w:val="009B7601"/>
    <w:rsid w:val="009D1CE4"/>
    <w:rsid w:val="009D1F80"/>
    <w:rsid w:val="009D5282"/>
    <w:rsid w:val="009D537B"/>
    <w:rsid w:val="009D5F1D"/>
    <w:rsid w:val="009E1E87"/>
    <w:rsid w:val="009E3FEC"/>
    <w:rsid w:val="009E4099"/>
    <w:rsid w:val="009F1114"/>
    <w:rsid w:val="009F3695"/>
    <w:rsid w:val="009F3899"/>
    <w:rsid w:val="009F3C61"/>
    <w:rsid w:val="00A030B6"/>
    <w:rsid w:val="00A0610D"/>
    <w:rsid w:val="00A06F56"/>
    <w:rsid w:val="00A102E3"/>
    <w:rsid w:val="00A1733F"/>
    <w:rsid w:val="00A202F9"/>
    <w:rsid w:val="00A22851"/>
    <w:rsid w:val="00A24379"/>
    <w:rsid w:val="00A357C7"/>
    <w:rsid w:val="00A37F55"/>
    <w:rsid w:val="00A45D77"/>
    <w:rsid w:val="00A47864"/>
    <w:rsid w:val="00A479FD"/>
    <w:rsid w:val="00A508A8"/>
    <w:rsid w:val="00A51AD3"/>
    <w:rsid w:val="00A66DC6"/>
    <w:rsid w:val="00A679A3"/>
    <w:rsid w:val="00A71659"/>
    <w:rsid w:val="00A72028"/>
    <w:rsid w:val="00A721A1"/>
    <w:rsid w:val="00A72872"/>
    <w:rsid w:val="00A74482"/>
    <w:rsid w:val="00A75243"/>
    <w:rsid w:val="00A75354"/>
    <w:rsid w:val="00A77AA6"/>
    <w:rsid w:val="00A77D1D"/>
    <w:rsid w:val="00A815F6"/>
    <w:rsid w:val="00A81F25"/>
    <w:rsid w:val="00A8219C"/>
    <w:rsid w:val="00A8320E"/>
    <w:rsid w:val="00A870FE"/>
    <w:rsid w:val="00A87E16"/>
    <w:rsid w:val="00A91AC4"/>
    <w:rsid w:val="00A91C71"/>
    <w:rsid w:val="00A92C07"/>
    <w:rsid w:val="00A95AAB"/>
    <w:rsid w:val="00A95FDA"/>
    <w:rsid w:val="00A960A3"/>
    <w:rsid w:val="00AA1685"/>
    <w:rsid w:val="00AA1A0E"/>
    <w:rsid w:val="00AA1A1E"/>
    <w:rsid w:val="00AA3C6E"/>
    <w:rsid w:val="00AB1B74"/>
    <w:rsid w:val="00AB2720"/>
    <w:rsid w:val="00AB27A2"/>
    <w:rsid w:val="00AB3910"/>
    <w:rsid w:val="00AB60A8"/>
    <w:rsid w:val="00AB6165"/>
    <w:rsid w:val="00AB6CDF"/>
    <w:rsid w:val="00AC12BB"/>
    <w:rsid w:val="00AC18FE"/>
    <w:rsid w:val="00AC201A"/>
    <w:rsid w:val="00AC28F7"/>
    <w:rsid w:val="00AD48BE"/>
    <w:rsid w:val="00AD7812"/>
    <w:rsid w:val="00AE0306"/>
    <w:rsid w:val="00AE15DD"/>
    <w:rsid w:val="00AE1A79"/>
    <w:rsid w:val="00AE1B8D"/>
    <w:rsid w:val="00AE2423"/>
    <w:rsid w:val="00AE3CCA"/>
    <w:rsid w:val="00AE4658"/>
    <w:rsid w:val="00AF28B7"/>
    <w:rsid w:val="00AF3FE8"/>
    <w:rsid w:val="00AF5AF1"/>
    <w:rsid w:val="00B0070D"/>
    <w:rsid w:val="00B00803"/>
    <w:rsid w:val="00B00E9A"/>
    <w:rsid w:val="00B029B3"/>
    <w:rsid w:val="00B05753"/>
    <w:rsid w:val="00B058BD"/>
    <w:rsid w:val="00B1613C"/>
    <w:rsid w:val="00B16C03"/>
    <w:rsid w:val="00B202DE"/>
    <w:rsid w:val="00B222E4"/>
    <w:rsid w:val="00B24C76"/>
    <w:rsid w:val="00B31030"/>
    <w:rsid w:val="00B35D29"/>
    <w:rsid w:val="00B40C28"/>
    <w:rsid w:val="00B421FB"/>
    <w:rsid w:val="00B45E53"/>
    <w:rsid w:val="00B53946"/>
    <w:rsid w:val="00B5405A"/>
    <w:rsid w:val="00B54714"/>
    <w:rsid w:val="00B56BB7"/>
    <w:rsid w:val="00B56CDA"/>
    <w:rsid w:val="00B648A3"/>
    <w:rsid w:val="00B660FB"/>
    <w:rsid w:val="00B734FC"/>
    <w:rsid w:val="00B76C05"/>
    <w:rsid w:val="00B7741A"/>
    <w:rsid w:val="00B85212"/>
    <w:rsid w:val="00B853A8"/>
    <w:rsid w:val="00B86952"/>
    <w:rsid w:val="00B97BFB"/>
    <w:rsid w:val="00BA1BC9"/>
    <w:rsid w:val="00BB192E"/>
    <w:rsid w:val="00BB1CB0"/>
    <w:rsid w:val="00BB6B06"/>
    <w:rsid w:val="00BC025F"/>
    <w:rsid w:val="00BC1A9F"/>
    <w:rsid w:val="00BC2C8D"/>
    <w:rsid w:val="00BD07B0"/>
    <w:rsid w:val="00BD5E1B"/>
    <w:rsid w:val="00BD667C"/>
    <w:rsid w:val="00BF590F"/>
    <w:rsid w:val="00C024BE"/>
    <w:rsid w:val="00C04443"/>
    <w:rsid w:val="00C10463"/>
    <w:rsid w:val="00C209F5"/>
    <w:rsid w:val="00C213DC"/>
    <w:rsid w:val="00C2179F"/>
    <w:rsid w:val="00C225AE"/>
    <w:rsid w:val="00C23C36"/>
    <w:rsid w:val="00C26FED"/>
    <w:rsid w:val="00C30348"/>
    <w:rsid w:val="00C33C18"/>
    <w:rsid w:val="00C355FA"/>
    <w:rsid w:val="00C40945"/>
    <w:rsid w:val="00C40EBD"/>
    <w:rsid w:val="00C41772"/>
    <w:rsid w:val="00C42E05"/>
    <w:rsid w:val="00C45EE9"/>
    <w:rsid w:val="00C468D8"/>
    <w:rsid w:val="00C47405"/>
    <w:rsid w:val="00C56EB7"/>
    <w:rsid w:val="00C57F78"/>
    <w:rsid w:val="00C60E6F"/>
    <w:rsid w:val="00C671A1"/>
    <w:rsid w:val="00C716C0"/>
    <w:rsid w:val="00C72BFB"/>
    <w:rsid w:val="00C82183"/>
    <w:rsid w:val="00C8444B"/>
    <w:rsid w:val="00C902B4"/>
    <w:rsid w:val="00C90552"/>
    <w:rsid w:val="00C94789"/>
    <w:rsid w:val="00C9613B"/>
    <w:rsid w:val="00C966C0"/>
    <w:rsid w:val="00CA03C7"/>
    <w:rsid w:val="00CB33FE"/>
    <w:rsid w:val="00CB34AB"/>
    <w:rsid w:val="00CB4F36"/>
    <w:rsid w:val="00CC00D9"/>
    <w:rsid w:val="00CC1A9D"/>
    <w:rsid w:val="00CC22ED"/>
    <w:rsid w:val="00CC4573"/>
    <w:rsid w:val="00CD3537"/>
    <w:rsid w:val="00CE71FE"/>
    <w:rsid w:val="00CF0106"/>
    <w:rsid w:val="00CF15BC"/>
    <w:rsid w:val="00CF18BB"/>
    <w:rsid w:val="00D005CC"/>
    <w:rsid w:val="00D00B39"/>
    <w:rsid w:val="00D01227"/>
    <w:rsid w:val="00D018CA"/>
    <w:rsid w:val="00D02856"/>
    <w:rsid w:val="00D02B06"/>
    <w:rsid w:val="00D0668E"/>
    <w:rsid w:val="00D108F3"/>
    <w:rsid w:val="00D1259A"/>
    <w:rsid w:val="00D12E4A"/>
    <w:rsid w:val="00D13D90"/>
    <w:rsid w:val="00D206E0"/>
    <w:rsid w:val="00D20CE4"/>
    <w:rsid w:val="00D23F5F"/>
    <w:rsid w:val="00D24BA5"/>
    <w:rsid w:val="00D27734"/>
    <w:rsid w:val="00D31C39"/>
    <w:rsid w:val="00D332E8"/>
    <w:rsid w:val="00D3427A"/>
    <w:rsid w:val="00D34BFD"/>
    <w:rsid w:val="00D36179"/>
    <w:rsid w:val="00D406F8"/>
    <w:rsid w:val="00D41626"/>
    <w:rsid w:val="00D42D82"/>
    <w:rsid w:val="00D50AD5"/>
    <w:rsid w:val="00D5346E"/>
    <w:rsid w:val="00D5448F"/>
    <w:rsid w:val="00D56723"/>
    <w:rsid w:val="00D6010C"/>
    <w:rsid w:val="00D61CA0"/>
    <w:rsid w:val="00D621A4"/>
    <w:rsid w:val="00D651C5"/>
    <w:rsid w:val="00D65C28"/>
    <w:rsid w:val="00D66DF8"/>
    <w:rsid w:val="00D72EAE"/>
    <w:rsid w:val="00D76C5F"/>
    <w:rsid w:val="00D85672"/>
    <w:rsid w:val="00D859FC"/>
    <w:rsid w:val="00D91D0C"/>
    <w:rsid w:val="00D9461C"/>
    <w:rsid w:val="00DA1EFA"/>
    <w:rsid w:val="00DA7AA9"/>
    <w:rsid w:val="00DB0C48"/>
    <w:rsid w:val="00DB1F6A"/>
    <w:rsid w:val="00DB2579"/>
    <w:rsid w:val="00DB2FA5"/>
    <w:rsid w:val="00DB47D0"/>
    <w:rsid w:val="00DC26EF"/>
    <w:rsid w:val="00DC46C7"/>
    <w:rsid w:val="00DC4C04"/>
    <w:rsid w:val="00DC5D21"/>
    <w:rsid w:val="00DC6C65"/>
    <w:rsid w:val="00DD238D"/>
    <w:rsid w:val="00DD2AAC"/>
    <w:rsid w:val="00DD6050"/>
    <w:rsid w:val="00DD6CCE"/>
    <w:rsid w:val="00DE61EF"/>
    <w:rsid w:val="00DE65C3"/>
    <w:rsid w:val="00DE68E5"/>
    <w:rsid w:val="00DF11EE"/>
    <w:rsid w:val="00DF13C3"/>
    <w:rsid w:val="00DF28BA"/>
    <w:rsid w:val="00DF61EC"/>
    <w:rsid w:val="00DF62DE"/>
    <w:rsid w:val="00DF7CE8"/>
    <w:rsid w:val="00E00536"/>
    <w:rsid w:val="00E0657C"/>
    <w:rsid w:val="00E1206F"/>
    <w:rsid w:val="00E144FF"/>
    <w:rsid w:val="00E15B8F"/>
    <w:rsid w:val="00E22EF1"/>
    <w:rsid w:val="00E23139"/>
    <w:rsid w:val="00E2349D"/>
    <w:rsid w:val="00E247A4"/>
    <w:rsid w:val="00E278DD"/>
    <w:rsid w:val="00E317F9"/>
    <w:rsid w:val="00E319A5"/>
    <w:rsid w:val="00E3201D"/>
    <w:rsid w:val="00E33292"/>
    <w:rsid w:val="00E35961"/>
    <w:rsid w:val="00E36804"/>
    <w:rsid w:val="00E3786F"/>
    <w:rsid w:val="00E44998"/>
    <w:rsid w:val="00E46B5F"/>
    <w:rsid w:val="00E51129"/>
    <w:rsid w:val="00E60BF2"/>
    <w:rsid w:val="00E62E79"/>
    <w:rsid w:val="00E668A8"/>
    <w:rsid w:val="00E721B2"/>
    <w:rsid w:val="00E74AC6"/>
    <w:rsid w:val="00E8171E"/>
    <w:rsid w:val="00E84A4E"/>
    <w:rsid w:val="00E84CC1"/>
    <w:rsid w:val="00E85E53"/>
    <w:rsid w:val="00E85ED9"/>
    <w:rsid w:val="00E8795E"/>
    <w:rsid w:val="00E901A2"/>
    <w:rsid w:val="00E90641"/>
    <w:rsid w:val="00E9130F"/>
    <w:rsid w:val="00E9207A"/>
    <w:rsid w:val="00E93ECB"/>
    <w:rsid w:val="00E951C5"/>
    <w:rsid w:val="00EA14E9"/>
    <w:rsid w:val="00EA243D"/>
    <w:rsid w:val="00EA2DC7"/>
    <w:rsid w:val="00EA6684"/>
    <w:rsid w:val="00EB18A8"/>
    <w:rsid w:val="00EB479C"/>
    <w:rsid w:val="00EB6428"/>
    <w:rsid w:val="00EC0B5F"/>
    <w:rsid w:val="00EC128A"/>
    <w:rsid w:val="00EC15BB"/>
    <w:rsid w:val="00EC1D7C"/>
    <w:rsid w:val="00EC350B"/>
    <w:rsid w:val="00EC5F14"/>
    <w:rsid w:val="00ED009B"/>
    <w:rsid w:val="00ED0B1C"/>
    <w:rsid w:val="00ED16FF"/>
    <w:rsid w:val="00ED2683"/>
    <w:rsid w:val="00ED358C"/>
    <w:rsid w:val="00ED39FF"/>
    <w:rsid w:val="00ED4E98"/>
    <w:rsid w:val="00ED617A"/>
    <w:rsid w:val="00EE0367"/>
    <w:rsid w:val="00EE16BC"/>
    <w:rsid w:val="00EE7A73"/>
    <w:rsid w:val="00EF78C0"/>
    <w:rsid w:val="00EF7AA3"/>
    <w:rsid w:val="00F1450E"/>
    <w:rsid w:val="00F166D3"/>
    <w:rsid w:val="00F17A85"/>
    <w:rsid w:val="00F22270"/>
    <w:rsid w:val="00F32C1C"/>
    <w:rsid w:val="00F33CA7"/>
    <w:rsid w:val="00F3532E"/>
    <w:rsid w:val="00F35C3E"/>
    <w:rsid w:val="00F36BF6"/>
    <w:rsid w:val="00F37B6D"/>
    <w:rsid w:val="00F37C8E"/>
    <w:rsid w:val="00F37DC2"/>
    <w:rsid w:val="00F4120B"/>
    <w:rsid w:val="00F429A5"/>
    <w:rsid w:val="00F44032"/>
    <w:rsid w:val="00F47B96"/>
    <w:rsid w:val="00F5293D"/>
    <w:rsid w:val="00F53F61"/>
    <w:rsid w:val="00F55788"/>
    <w:rsid w:val="00F576F9"/>
    <w:rsid w:val="00F57705"/>
    <w:rsid w:val="00F60ECE"/>
    <w:rsid w:val="00F61DE1"/>
    <w:rsid w:val="00F72FBC"/>
    <w:rsid w:val="00F76AF5"/>
    <w:rsid w:val="00F77F04"/>
    <w:rsid w:val="00F820DF"/>
    <w:rsid w:val="00F8288B"/>
    <w:rsid w:val="00F85F86"/>
    <w:rsid w:val="00F90FC1"/>
    <w:rsid w:val="00F92175"/>
    <w:rsid w:val="00F94398"/>
    <w:rsid w:val="00F96400"/>
    <w:rsid w:val="00FA15BA"/>
    <w:rsid w:val="00FA1684"/>
    <w:rsid w:val="00FA2724"/>
    <w:rsid w:val="00FA7D0B"/>
    <w:rsid w:val="00FB073F"/>
    <w:rsid w:val="00FB12B2"/>
    <w:rsid w:val="00FB393C"/>
    <w:rsid w:val="00FB5FF7"/>
    <w:rsid w:val="00FC306E"/>
    <w:rsid w:val="00FC48B2"/>
    <w:rsid w:val="00FC72D5"/>
    <w:rsid w:val="00FC75F2"/>
    <w:rsid w:val="00FC7E57"/>
    <w:rsid w:val="00FD1401"/>
    <w:rsid w:val="00FD4FC2"/>
    <w:rsid w:val="00FD5E33"/>
    <w:rsid w:val="00FE606A"/>
    <w:rsid w:val="00FF57A3"/>
    <w:rsid w:val="36561E1F"/>
    <w:rsid w:val="57F500B3"/>
    <w:rsid w:val="6F5C3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unhideWhenUsed/>
    <w:uiPriority w:val="99"/>
    <w:pPr>
      <w:jc w:val="left"/>
    </w:pPr>
  </w:style>
  <w:style w:type="paragraph" w:styleId="12">
    <w:name w:val="footer"/>
    <w:basedOn w:val="1"/>
    <w:link w:val="43"/>
    <w:unhideWhenUsed/>
    <w:qFormat/>
    <w:uiPriority w:val="99"/>
    <w:pPr>
      <w:tabs>
        <w:tab w:val="center" w:pos="4153"/>
        <w:tab w:val="right" w:pos="8306"/>
      </w:tabs>
      <w:snapToGrid w:val="0"/>
      <w:jc w:val="left"/>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footnote text"/>
    <w:basedOn w:val="1"/>
    <w:link w:val="46"/>
    <w:unhideWhenUsed/>
    <w:qFormat/>
    <w:uiPriority w:val="99"/>
    <w:pPr>
      <w:snapToGrid w:val="0"/>
      <w:jc w:val="left"/>
    </w:pPr>
    <w:rPr>
      <w:sz w:val="18"/>
      <w:szCs w:val="18"/>
    </w:rPr>
  </w:style>
  <w:style w:type="paragraph" w:styleId="16">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5"/>
    <w:semiHidden/>
    <w:unhideWhenUsed/>
    <w:qFormat/>
    <w:uiPriority w:val="99"/>
    <w:rPr>
      <w:b/>
      <w:bCs/>
    </w:rPr>
  </w:style>
  <w:style w:type="character" w:styleId="20">
    <w:name w:val="FollowedHyperlink"/>
    <w:basedOn w:val="19"/>
    <w:semiHidden/>
    <w:unhideWhenUsed/>
    <w:uiPriority w:val="99"/>
    <w:rPr>
      <w:color w:val="96607D" w:themeColor="followedHyperlink"/>
      <w:u w:val="single"/>
      <w14:textFill>
        <w14:solidFill>
          <w14:schemeClr w14:val="folHlink"/>
        </w14:solidFill>
      </w14:textFill>
    </w:rPr>
  </w:style>
  <w:style w:type="character" w:styleId="21">
    <w:name w:val="Hyperlink"/>
    <w:basedOn w:val="19"/>
    <w:unhideWhenUsed/>
    <w:qFormat/>
    <w:uiPriority w:val="99"/>
    <w:rPr>
      <w:color w:val="467886" w:themeColor="hyperlink"/>
      <w:u w:val="single"/>
      <w14:textFill>
        <w14:solidFill>
          <w14:schemeClr w14:val="hlink"/>
        </w14:solidFill>
      </w14:textFill>
    </w:rPr>
  </w:style>
  <w:style w:type="character" w:styleId="22">
    <w:name w:val="annotation reference"/>
    <w:basedOn w:val="19"/>
    <w:semiHidden/>
    <w:unhideWhenUsed/>
    <w:qFormat/>
    <w:uiPriority w:val="99"/>
    <w:rPr>
      <w:sz w:val="21"/>
      <w:szCs w:val="21"/>
    </w:rPr>
  </w:style>
  <w:style w:type="character" w:styleId="23">
    <w:name w:val="footnote reference"/>
    <w:basedOn w:val="19"/>
    <w:semiHidden/>
    <w:unhideWhenUsed/>
    <w:qFormat/>
    <w:uiPriority w:val="99"/>
    <w:rPr>
      <w:vertAlign w:val="superscript"/>
    </w:rPr>
  </w:style>
  <w:style w:type="paragraph" w:styleId="24">
    <w:name w:val="List Paragraph"/>
    <w:basedOn w:val="1"/>
    <w:qFormat/>
    <w:uiPriority w:val="34"/>
    <w:pPr>
      <w:ind w:firstLine="420" w:firstLineChars="200"/>
    </w:pPr>
  </w:style>
  <w:style w:type="character" w:customStyle="1" w:styleId="25">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6">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7">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标题 4 字符"/>
    <w:basedOn w:val="19"/>
    <w:link w:val="5"/>
    <w:semiHidden/>
    <w:qFormat/>
    <w:uiPriority w:val="9"/>
    <w:rPr>
      <w:rFonts w:cstheme="majorBidi"/>
      <w:color w:val="104862" w:themeColor="accent1" w:themeShade="BF"/>
      <w:sz w:val="28"/>
      <w:szCs w:val="28"/>
    </w:rPr>
  </w:style>
  <w:style w:type="character" w:customStyle="1" w:styleId="29">
    <w:name w:val="标题 5 字符"/>
    <w:basedOn w:val="19"/>
    <w:link w:val="6"/>
    <w:semiHidden/>
    <w:qFormat/>
    <w:uiPriority w:val="9"/>
    <w:rPr>
      <w:rFonts w:cstheme="majorBidi"/>
      <w:color w:val="104862" w:themeColor="accent1" w:themeShade="BF"/>
      <w:sz w:val="24"/>
      <w:szCs w:val="24"/>
    </w:rPr>
  </w:style>
  <w:style w:type="character" w:customStyle="1" w:styleId="30">
    <w:name w:val="标题 6 字符"/>
    <w:basedOn w:val="19"/>
    <w:link w:val="7"/>
    <w:semiHidden/>
    <w:uiPriority w:val="9"/>
    <w:rPr>
      <w:rFonts w:cstheme="majorBidi"/>
      <w:b/>
      <w:bCs/>
      <w:color w:val="104862" w:themeColor="accent1" w:themeShade="BF"/>
    </w:rPr>
  </w:style>
  <w:style w:type="character" w:customStyle="1" w:styleId="31">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19"/>
    <w:link w:val="16"/>
    <w:uiPriority w:val="10"/>
    <w:rPr>
      <w:rFonts w:asciiTheme="majorHAnsi" w:hAnsiTheme="majorHAnsi" w:eastAsiaTheme="majorEastAsia" w:cstheme="majorBidi"/>
      <w:spacing w:val="-10"/>
      <w:kern w:val="28"/>
      <w:sz w:val="56"/>
      <w:szCs w:val="56"/>
    </w:rPr>
  </w:style>
  <w:style w:type="character" w:customStyle="1" w:styleId="35">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19"/>
    <w:link w:val="36"/>
    <w:qFormat/>
    <w:uiPriority w:val="29"/>
    <w:rPr>
      <w:i/>
      <w:iCs/>
      <w:color w:val="404040" w:themeColor="text1" w:themeTint="BF"/>
      <w14:textFill>
        <w14:solidFill>
          <w14:schemeClr w14:val="tx1">
            <w14:lumMod w14:val="75000"/>
            <w14:lumOff w14:val="25000"/>
          </w14:schemeClr>
        </w14:solidFill>
      </w14:textFill>
    </w:rPr>
  </w:style>
  <w:style w:type="character" w:customStyle="1" w:styleId="38">
    <w:name w:val="明显强调1"/>
    <w:basedOn w:val="19"/>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19"/>
    <w:link w:val="39"/>
    <w:qFormat/>
    <w:uiPriority w:val="30"/>
    <w:rPr>
      <w:i/>
      <w:iCs/>
      <w:color w:val="104862" w:themeColor="accent1" w:themeShade="BF"/>
    </w:rPr>
  </w:style>
  <w:style w:type="character" w:customStyle="1" w:styleId="41">
    <w:name w:val="明显参考1"/>
    <w:basedOn w:val="19"/>
    <w:qFormat/>
    <w:uiPriority w:val="32"/>
    <w:rPr>
      <w:b/>
      <w:bCs/>
      <w:smallCaps/>
      <w:color w:val="104862" w:themeColor="accent1" w:themeShade="BF"/>
      <w:spacing w:val="5"/>
    </w:rPr>
  </w:style>
  <w:style w:type="character" w:customStyle="1" w:styleId="42">
    <w:name w:val="页眉 字符"/>
    <w:basedOn w:val="19"/>
    <w:link w:val="13"/>
    <w:qFormat/>
    <w:uiPriority w:val="99"/>
    <w:rPr>
      <w:sz w:val="18"/>
      <w:szCs w:val="18"/>
    </w:rPr>
  </w:style>
  <w:style w:type="character" w:customStyle="1" w:styleId="43">
    <w:name w:val="页脚 字符"/>
    <w:basedOn w:val="19"/>
    <w:link w:val="12"/>
    <w:qFormat/>
    <w:uiPriority w:val="99"/>
    <w:rPr>
      <w:sz w:val="18"/>
      <w:szCs w:val="18"/>
    </w:rPr>
  </w:style>
  <w:style w:type="character" w:customStyle="1" w:styleId="44">
    <w:name w:val="批注文字 字符"/>
    <w:basedOn w:val="19"/>
    <w:link w:val="11"/>
    <w:uiPriority w:val="99"/>
  </w:style>
  <w:style w:type="character" w:customStyle="1" w:styleId="45">
    <w:name w:val="批注主题 字符"/>
    <w:basedOn w:val="44"/>
    <w:link w:val="17"/>
    <w:semiHidden/>
    <w:qFormat/>
    <w:uiPriority w:val="99"/>
    <w:rPr>
      <w:b/>
      <w:bCs/>
    </w:rPr>
  </w:style>
  <w:style w:type="character" w:customStyle="1" w:styleId="46">
    <w:name w:val="脚注文本 字符"/>
    <w:basedOn w:val="19"/>
    <w:link w:val="15"/>
    <w:qFormat/>
    <w:uiPriority w:val="99"/>
    <w:rPr>
      <w:sz w:val="18"/>
      <w:szCs w:val="18"/>
    </w:rPr>
  </w:style>
  <w:style w:type="character" w:customStyle="1" w:styleId="47">
    <w:name w:val="未处理的提及1"/>
    <w:basedOn w:val="19"/>
    <w:semiHidden/>
    <w:unhideWhenUsed/>
    <w:qFormat/>
    <w:uiPriority w:val="99"/>
    <w:rPr>
      <w:color w:val="605E5C"/>
      <w:shd w:val="clear" w:color="auto" w:fill="E1DFDD"/>
    </w:rPr>
  </w:style>
  <w:style w:type="paragraph" w:customStyle="1" w:styleId="48">
    <w:name w:val="Revision"/>
    <w:hidden/>
    <w:unhideWhenUsed/>
    <w:uiPriority w:val="99"/>
    <w:rPr>
      <w:rFonts w:asciiTheme="minorHAnsi" w:hAnsiTheme="minorHAnsi" w:eastAsiaTheme="minorEastAsia" w:cstheme="minorBidi"/>
      <w:kern w:val="2"/>
      <w:sz w:val="21"/>
      <w:szCs w:val="22"/>
      <w:lang w:val="en-US" w:eastAsia="zh-CN" w:bidi="ar-SA"/>
      <w14:ligatures w14:val="standardContextual"/>
    </w:rPr>
  </w:style>
  <w:style w:type="paragraph" w:customStyle="1" w:styleId="49">
    <w:name w:val="样式1"/>
    <w:basedOn w:val="16"/>
    <w:link w:val="50"/>
    <w:qFormat/>
    <w:uiPriority w:val="0"/>
    <w:pPr>
      <w:ind w:firstLine="843" w:firstLineChars="300"/>
    </w:pPr>
    <w:rPr>
      <w:rFonts w:ascii="宋体" w:hAnsi="宋体" w:eastAsia="宋体"/>
      <w:b/>
      <w:bCs/>
      <w:sz w:val="32"/>
      <w:szCs w:val="32"/>
    </w:rPr>
  </w:style>
  <w:style w:type="character" w:customStyle="1" w:styleId="50">
    <w:name w:val="样式1 字符"/>
    <w:basedOn w:val="34"/>
    <w:link w:val="49"/>
    <w:uiPriority w:val="0"/>
    <w:rPr>
      <w:rFonts w:ascii="宋体" w:hAnsi="宋体" w:eastAsia="宋体" w:cstheme="majorBidi"/>
      <w:b/>
      <w:bCs/>
      <w:spacing w:val="-10"/>
      <w:kern w:val="28"/>
      <w:sz w:val="32"/>
      <w:szCs w:val="32"/>
      <w14:ligatures w14:val="standardContextual"/>
    </w:rPr>
  </w:style>
  <w:style w:type="paragraph" w:customStyle="1" w:styleId="51">
    <w:name w:val="样式2"/>
    <w:basedOn w:val="14"/>
    <w:link w:val="52"/>
    <w:qFormat/>
    <w:uiPriority w:val="0"/>
    <w:pPr>
      <w:ind w:firstLine="843" w:firstLineChars="300"/>
      <w:jc w:val="right"/>
    </w:pPr>
    <w:rPr>
      <w:rFonts w:ascii="宋体" w:hAnsi="宋体" w:eastAsia="宋体"/>
      <w:b/>
      <w:bCs/>
      <w:color w:val="auto"/>
      <w:szCs w:val="32"/>
    </w:rPr>
  </w:style>
  <w:style w:type="character" w:customStyle="1" w:styleId="52">
    <w:name w:val="样式2 字符"/>
    <w:basedOn w:val="35"/>
    <w:link w:val="51"/>
    <w:uiPriority w:val="0"/>
    <w:rPr>
      <w:rFonts w:ascii="宋体" w:hAnsi="宋体" w:eastAsia="宋体" w:cstheme="majorBidi"/>
      <w:b/>
      <w:bCs/>
      <w:color w:val="595959" w:themeColor="text1" w:themeTint="A6"/>
      <w:spacing w:val="15"/>
      <w:kern w:val="2"/>
      <w:sz w:val="28"/>
      <w:szCs w:val="32"/>
      <w14:textFill>
        <w14:solidFill>
          <w14:schemeClr w14:val="tx1">
            <w14:lumMod w14:val="65000"/>
            <w14:lumOff w14:val="35000"/>
          </w14:schemeClr>
        </w14:solidFill>
      </w14:textFill>
      <w14:ligatures w14:val="standardContextual"/>
    </w:rPr>
  </w:style>
  <w:style w:type="paragraph" w:customStyle="1" w:styleId="53">
    <w:name w:val="样式3"/>
    <w:basedOn w:val="14"/>
    <w:link w:val="54"/>
    <w:qFormat/>
    <w:uiPriority w:val="0"/>
    <w:pPr>
      <w:ind w:firstLine="904"/>
      <w:jc w:val="right"/>
    </w:pPr>
    <w:rPr>
      <w:rFonts w:eastAsia="宋体"/>
      <w:color w:val="auto"/>
    </w:rPr>
  </w:style>
  <w:style w:type="character" w:customStyle="1" w:styleId="54">
    <w:name w:val="样式3 字符"/>
    <w:basedOn w:val="35"/>
    <w:link w:val="53"/>
    <w:uiPriority w:val="0"/>
    <w:rPr>
      <w:rFonts w:eastAsia="宋体" w:asciiTheme="majorHAnsi" w:hAnsiTheme="majorHAnsi"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character" w:customStyle="1" w:styleId="55">
    <w:name w:val="Unresolved Mention"/>
    <w:basedOn w:val="1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1D3BB-1612-404B-859D-4495716FA83C}">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12482</Words>
  <Characters>13613</Characters>
  <Lines>99</Lines>
  <Paragraphs>27</Paragraphs>
  <TotalTime>582</TotalTime>
  <ScaleCrop>false</ScaleCrop>
  <LinksUpToDate>false</LinksUpToDate>
  <CharactersWithSpaces>13856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2026-03-26T11:26:00Z</dcterms:created>
  <dc:creator>蒸包 小笼</dc:creator>
  <cp:lastModifiedBy>王cc</cp:lastModifiedBy>
  <dcterms:modified xsi:type="dcterms:W3CDTF">2026-04-21T10:18:26Z</dcterms:modified>
  <cp:revision>184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eyJoZGlkIjoiNzI1MzljODBiNDliMzEyMzFlZWNlN2EzYjU0N2YzMWEiLCJ1c2VySWQiOiI3MzE0NjU3OTMifQ==</vt:lpwstr>
  </property>
  <property fmtid="{D5CDD505-2E9C-101B-9397-08002B2CF9AE}" pid="3" name="KSOProductBuildVer">
    <vt:lpwstr>2052-12.1.0.25865</vt:lpwstr>
  </property>
  <property fmtid="{D5CDD505-2E9C-101B-9397-08002B2CF9AE}" pid="4" name="ICV">
    <vt:lpwstr>8E1DE5C3E25042A2B072630B65021EA8_13</vt:lpwstr>
  </property>
</Properties>
</file>