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4F0DA">
      <w:pPr>
        <w:ind w:firstLine="0" w:firstLineChars="0"/>
        <w:jc w:val="center"/>
        <w:rPr>
          <w:ins w:id="514" w:author="。。。" w:date="2026-04-14T21:00:00Z"/>
          <w:rFonts w:asciiTheme="majorEastAsia" w:hAnsiTheme="majorEastAsia" w:eastAsiaTheme="majorEastAsia" w:cstheme="majorEastAsia"/>
          <w:b/>
          <w:bCs/>
          <w:sz w:val="32"/>
          <w:szCs w:val="32"/>
        </w:rPr>
      </w:pPr>
      <w:r>
        <w:rPr>
          <w:rFonts w:hint="eastAsia" w:ascii="黑体" w:hAnsi="黑体" w:eastAsia="黑体" w:cs="黑体"/>
          <w:b/>
          <w:bCs/>
          <w:sz w:val="32"/>
          <w:szCs w:val="32"/>
          <w:rPrChange w:id="515" w:author="。。。" w:date="2026-04-14T21:04:00Z">
            <w:rPr>
              <w:rFonts w:hint="eastAsia" w:asciiTheme="majorEastAsia" w:hAnsiTheme="majorEastAsia" w:eastAsiaTheme="majorEastAsia" w:cstheme="majorEastAsia"/>
              <w:b/>
              <w:bCs/>
              <w:sz w:val="32"/>
              <w:szCs w:val="32"/>
            </w:rPr>
          </w:rPrChange>
        </w:rPr>
        <w:t>一般性自动化决策拒绝权的理论澄清与规范展开</w:t>
      </w:r>
    </w:p>
    <w:p w14:paraId="03F8CA8B">
      <w:pPr>
        <w:ind w:firstLine="0" w:firstLineChars="0"/>
        <w:jc w:val="center"/>
        <w:rPr>
          <w:del w:id="516" w:author="。。。" w:date="2026-04-14T21:05:00Z"/>
          <w:rFonts w:asciiTheme="majorEastAsia" w:hAnsiTheme="majorEastAsia" w:eastAsiaTheme="majorEastAsia" w:cstheme="majorEastAsia"/>
          <w:b/>
          <w:bCs/>
          <w:sz w:val="32"/>
          <w:szCs w:val="32"/>
        </w:rPr>
      </w:pPr>
      <w:ins w:id="517" w:author="。。。" w:date="2026-04-14T21:00:00Z">
        <w:r>
          <w:rPr>
            <w:rFonts w:hint="eastAsia" w:ascii="楷体" w:hAnsi="楷体" w:eastAsia="楷体" w:cs="楷体"/>
            <w:b/>
            <w:bCs/>
            <w:sz w:val="24"/>
            <w:szCs w:val="24"/>
            <w:rPrChange w:id="518" w:author="。。。" w:date="2026-04-14T21:00:00Z">
              <w:rPr>
                <w:rFonts w:hint="eastAsia" w:asciiTheme="majorEastAsia" w:hAnsiTheme="majorEastAsia" w:eastAsiaTheme="majorEastAsia" w:cstheme="majorEastAsia"/>
                <w:b/>
                <w:bCs/>
                <w:sz w:val="32"/>
                <w:szCs w:val="32"/>
              </w:rPr>
            </w:rPrChange>
          </w:rPr>
          <w:t>崔文博</w:t>
        </w:r>
      </w:ins>
    </w:p>
    <w:p w14:paraId="7A7EE6D2">
      <w:pPr>
        <w:ind w:firstLine="0" w:firstLineChars="0"/>
        <w:jc w:val="center"/>
        <w:rPr>
          <w:b/>
          <w:bCs/>
          <w:sz w:val="16"/>
          <w:szCs w:val="16"/>
        </w:rPr>
        <w:pPrChange w:id="519" w:author="。。。" w:date="2026-04-14T21:05:00Z">
          <w:pPr>
            <w:ind w:firstLine="0" w:firstLineChars="0"/>
            <w:jc w:val="left"/>
          </w:pPr>
        </w:pPrChange>
      </w:pPr>
      <w:del w:id="520" w:author="。。。" w:date="2026-04-14T21:05:00Z">
        <w:r>
          <w:rPr>
            <w:rFonts w:hint="eastAsia"/>
            <w:b/>
            <w:bCs/>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180340</wp:posOffset>
                  </wp:positionV>
                  <wp:extent cx="5256530" cy="0"/>
                  <wp:effectExtent l="0" t="0" r="13970" b="12700"/>
                  <wp:wrapNone/>
                  <wp:docPr id="4" name="直接连接符 4"/>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pt;margin-top:14.2pt;height:0pt;width:413.9pt;z-index:251660288;mso-width-relative:page;mso-height-relative:page;" filled="f" stroked="t" coordsize="21600,21600" o:gfxdata="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bW6VG1AAAAAYBAAAP&#10;AAAAAAAAAAEAIAAAACIAAABkcnMvZG93bnJldi54bWxQSwECFAAUAAAACACHTuJAjs0PN+MBAACy&#10;AwAADgAAAAAAAAABACAAAAAjAQAAZHJzL2Uyb0RvYy54bWxQSwUGAAAAAAYABgBZAQAAeAUAAAAA&#10;">
                  <v:fill on="f" focussize="0,0"/>
                  <v:stroke weight="1pt" color="#000000 [3213]" miterlimit="8" joinstyle="miter"/>
                  <v:imagedata o:title=""/>
                  <o:lock v:ext="edit" aspectratio="f"/>
                </v:line>
              </w:pict>
            </mc:Fallback>
          </mc:AlternateContent>
        </w:r>
      </w:del>
      <w:del w:id="522" w:author="。。。" w:date="2026-04-14T21:05:00Z">
        <w:r>
          <w:rPr>
            <w:rFonts w:hint="eastAsia"/>
            <w:b/>
            <w:bCs/>
          </w:rPr>
          <mc:AlternateContent>
            <mc:Choice Requires="wps">
              <w:drawing>
                <wp:anchor distT="0" distB="0" distL="114300" distR="114300" simplePos="0" relativeHeight="251659264" behindDoc="0" locked="0" layoutInCell="1" allowOverlap="1">
                  <wp:simplePos x="0" y="0"/>
                  <wp:positionH relativeFrom="column">
                    <wp:posOffset>2540</wp:posOffset>
                  </wp:positionH>
                  <wp:positionV relativeFrom="paragraph">
                    <wp:posOffset>154940</wp:posOffset>
                  </wp:positionV>
                  <wp:extent cx="5256530" cy="0"/>
                  <wp:effectExtent l="0" t="6350" r="0" b="6350"/>
                  <wp:wrapNone/>
                  <wp:docPr id="3" name="直接连接符 3"/>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12.2pt;height:0pt;width:413.9pt;z-index:251659264;mso-width-relative:page;mso-height-relative:page;" filled="f" stroked="t" coordsize="21600,21600" o:gfxdata="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ysG/P1QAAAAYBAAAP&#10;AAAAAAAAAAEAIAAAACIAAABkcnMvZG93bnJldi54bWxQSwECFAAUAAAACACHTuJAb1HnkeIBAACy&#10;AwAADgAAAAAAAAABACAAAAAkAQAAZHJzL2Uyb0RvYy54bWxQSwUGAAAAAAYABgBZAQAAeAUAAAAA&#10;">
                  <v:fill on="f" focussize="0,0"/>
                  <v:stroke weight="1pt" color="#000000 [3213]" miterlimit="8" joinstyle="miter"/>
                  <v:imagedata o:title=""/>
                  <o:lock v:ext="edit" aspectratio="f"/>
                </v:line>
              </w:pict>
            </mc:Fallback>
          </mc:AlternateContent>
        </w:r>
      </w:del>
    </w:p>
    <w:p w14:paraId="716A0C8F">
      <w:pPr>
        <w:ind w:firstLine="420" w:firstLineChars="200"/>
        <w:jc w:val="left"/>
        <w:rPr>
          <w:rFonts w:ascii="仿宋" w:hAnsi="仿宋" w:eastAsia="仿宋" w:cs="仿宋"/>
          <w:sz w:val="22"/>
          <w:szCs w:val="22"/>
          <w:rPrChange w:id="525" w:author="。。。" w:date="2026-04-14T21:08:00Z">
            <w:rPr>
              <w:sz w:val="22"/>
              <w:szCs w:val="22"/>
            </w:rPr>
          </w:rPrChange>
        </w:rPr>
        <w:pPrChange w:id="524" w:author="。。。" w:date="2026-04-14T21:10:00Z">
          <w:pPr>
            <w:ind w:firstLine="0" w:firstLineChars="0"/>
            <w:jc w:val="left"/>
          </w:pPr>
        </w:pPrChange>
      </w:pPr>
      <w:ins w:id="526" w:author="。。。" w:date="2026-04-14T21:05:00Z">
        <w:r>
          <w:rPr>
            <w:rFonts w:hint="eastAsia" w:ascii="仿宋" w:hAnsi="仿宋" w:eastAsia="仿宋" w:cs="仿宋"/>
            <w:b w:val="0"/>
            <w:bCs w:val="0"/>
            <w:sz w:val="21"/>
            <w:szCs w:val="21"/>
            <w:rPrChange w:id="527" w:author="。。。" w:date="2026-04-14T21:08:00Z">
              <w:rPr>
                <w:rFonts w:hint="eastAsia"/>
                <w:b/>
                <w:bCs/>
              </w:rPr>
            </w:rPrChange>
          </w:rPr>
          <w:t>【</w:t>
        </w:r>
      </w:ins>
      <w:r>
        <w:rPr>
          <w:rFonts w:hint="eastAsia" w:ascii="仿宋" w:hAnsi="仿宋" w:eastAsia="仿宋" w:cs="仿宋"/>
          <w:b w:val="0"/>
          <w:bCs w:val="0"/>
          <w:sz w:val="21"/>
          <w:szCs w:val="21"/>
          <w:rPrChange w:id="528" w:author="。。。" w:date="2026-04-14T21:08:00Z">
            <w:rPr>
              <w:rFonts w:hint="eastAsia"/>
              <w:b/>
              <w:bCs/>
            </w:rPr>
          </w:rPrChange>
        </w:rPr>
        <w:t>摘</w:t>
      </w:r>
      <w:ins w:id="529" w:author="。。。" w:date="2026-04-14T21:08:00Z">
        <w:r>
          <w:rPr>
            <w:rFonts w:hint="eastAsia" w:ascii="仿宋" w:hAnsi="仿宋" w:eastAsia="仿宋" w:cs="仿宋"/>
            <w:sz w:val="21"/>
            <w:szCs w:val="21"/>
          </w:rPr>
          <w:t xml:space="preserve">  </w:t>
        </w:r>
      </w:ins>
      <w:r>
        <w:rPr>
          <w:rFonts w:hint="eastAsia" w:ascii="仿宋" w:hAnsi="仿宋" w:eastAsia="仿宋" w:cs="仿宋"/>
          <w:b w:val="0"/>
          <w:bCs w:val="0"/>
          <w:sz w:val="21"/>
          <w:szCs w:val="21"/>
          <w:rPrChange w:id="530" w:author="。。。" w:date="2026-04-14T21:08:00Z">
            <w:rPr>
              <w:rFonts w:hint="eastAsia"/>
              <w:b/>
              <w:bCs/>
            </w:rPr>
          </w:rPrChange>
        </w:rPr>
        <w:t>要</w:t>
      </w:r>
      <w:ins w:id="531" w:author="。。。" w:date="2026-04-14T21:05:00Z">
        <w:r>
          <w:rPr>
            <w:rFonts w:hint="eastAsia" w:ascii="仿宋" w:hAnsi="仿宋" w:eastAsia="仿宋" w:cs="仿宋"/>
            <w:b w:val="0"/>
            <w:bCs w:val="0"/>
            <w:sz w:val="21"/>
            <w:szCs w:val="21"/>
            <w:rPrChange w:id="532" w:author="。。。" w:date="2026-04-14T21:08:00Z">
              <w:rPr>
                <w:rFonts w:hint="eastAsia"/>
                <w:b/>
                <w:bCs/>
              </w:rPr>
            </w:rPrChange>
          </w:rPr>
          <w:t>】</w:t>
        </w:r>
      </w:ins>
      <w:del w:id="533" w:author="。。。" w:date="2026-04-14T21:05:00Z">
        <w:r>
          <w:rPr>
            <w:rFonts w:hint="eastAsia" w:ascii="仿宋" w:hAnsi="仿宋" w:eastAsia="仿宋" w:cs="仿宋"/>
            <w:b/>
            <w:bCs/>
            <w:sz w:val="22"/>
            <w:szCs w:val="22"/>
            <w:rPrChange w:id="534" w:author="。。。" w:date="2026-04-14T21:08:00Z">
              <w:rPr>
                <w:rFonts w:hint="eastAsia"/>
                <w:b/>
                <w:bCs/>
              </w:rPr>
            </w:rPrChange>
          </w:rPr>
          <w:delText>：</w:delText>
        </w:r>
      </w:del>
      <w:r>
        <w:rPr>
          <w:rFonts w:hint="eastAsia" w:ascii="仿宋" w:hAnsi="仿宋" w:eastAsia="仿宋" w:cs="仿宋"/>
          <w:sz w:val="21"/>
          <w:szCs w:val="21"/>
          <w:rPrChange w:id="535" w:author="。。。" w:date="2026-04-14T21:08:00Z">
            <w:rPr>
              <w:rFonts w:hint="eastAsia"/>
              <w:sz w:val="22"/>
              <w:szCs w:val="22"/>
            </w:rPr>
          </w:rPrChange>
        </w:rPr>
        <w:t>我国一般性自动化决策拒绝权继受于欧盟，但欧盟法上</w:t>
      </w:r>
      <w:del w:id="536" w:author="。。。" w:date="2026-04-14T20:35:00Z">
        <w:r>
          <w:rPr>
            <w:rFonts w:hint="eastAsia" w:ascii="仿宋" w:hAnsi="仿宋" w:eastAsia="仿宋" w:cs="仿宋"/>
            <w:sz w:val="21"/>
            <w:szCs w:val="21"/>
            <w:rPrChange w:id="537" w:author="。。。" w:date="2026-04-14T21:08:00Z">
              <w:rPr>
                <w:rFonts w:hint="eastAsia"/>
                <w:sz w:val="22"/>
                <w:szCs w:val="22"/>
              </w:rPr>
            </w:rPrChange>
          </w:rPr>
          <w:delText>的</w:delText>
        </w:r>
      </w:del>
      <w:r>
        <w:rPr>
          <w:rFonts w:hint="eastAsia" w:ascii="仿宋" w:hAnsi="仿宋" w:eastAsia="仿宋" w:cs="仿宋"/>
          <w:sz w:val="21"/>
          <w:szCs w:val="21"/>
          <w:rPrChange w:id="538" w:author="。。。" w:date="2026-04-14T21:08:00Z">
            <w:rPr>
              <w:rFonts w:hint="eastAsia"/>
              <w:sz w:val="22"/>
              <w:szCs w:val="22"/>
            </w:rPr>
          </w:rPrChange>
        </w:rPr>
        <w:t>“人在环路”理念与“禁令说”“赋权说”之争</w:t>
      </w:r>
      <w:del w:id="539" w:author="。。。" w:date="2026-04-12T15:20:00Z">
        <w:r>
          <w:rPr>
            <w:rFonts w:hint="eastAsia" w:ascii="仿宋" w:hAnsi="仿宋" w:eastAsia="仿宋" w:cs="仿宋"/>
            <w:sz w:val="21"/>
            <w:szCs w:val="21"/>
            <w:rPrChange w:id="540" w:author="。。。" w:date="2026-04-14T21:08:00Z">
              <w:rPr>
                <w:rFonts w:hint="eastAsia"/>
                <w:sz w:val="22"/>
                <w:szCs w:val="22"/>
              </w:rPr>
            </w:rPrChange>
          </w:rPr>
          <w:delText>，</w:delText>
        </w:r>
      </w:del>
      <w:r>
        <w:rPr>
          <w:rFonts w:hint="eastAsia" w:ascii="仿宋" w:hAnsi="仿宋" w:eastAsia="仿宋" w:cs="仿宋"/>
          <w:sz w:val="21"/>
          <w:szCs w:val="21"/>
          <w:rPrChange w:id="541" w:author="。。。" w:date="2026-04-14T21:08:00Z">
            <w:rPr>
              <w:rFonts w:hint="eastAsia"/>
              <w:sz w:val="22"/>
              <w:szCs w:val="22"/>
            </w:rPr>
          </w:rPrChange>
        </w:rPr>
        <w:t>在我国学界存在</w:t>
      </w:r>
      <w:ins w:id="542" w:author="。。。" w:date="2026-04-14T20:36:00Z">
        <w:r>
          <w:rPr>
            <w:rFonts w:hint="eastAsia" w:ascii="仿宋" w:hAnsi="仿宋" w:eastAsia="仿宋" w:cs="仿宋"/>
            <w:sz w:val="21"/>
            <w:szCs w:val="21"/>
            <w:rPrChange w:id="543" w:author="。。。" w:date="2026-04-14T21:08:00Z">
              <w:rPr>
                <w:rFonts w:hint="eastAsia"/>
                <w:sz w:val="22"/>
                <w:szCs w:val="22"/>
              </w:rPr>
            </w:rPrChange>
          </w:rPr>
          <w:t>一定程度的</w:t>
        </w:r>
      </w:ins>
      <w:r>
        <w:rPr>
          <w:rFonts w:hint="eastAsia" w:ascii="仿宋" w:hAnsi="仿宋" w:eastAsia="仿宋" w:cs="仿宋"/>
          <w:sz w:val="21"/>
          <w:szCs w:val="21"/>
          <w:rPrChange w:id="544" w:author="。。。" w:date="2026-04-14T21:08:00Z">
            <w:rPr>
              <w:rFonts w:hint="eastAsia"/>
              <w:sz w:val="22"/>
              <w:szCs w:val="22"/>
            </w:rPr>
          </w:rPrChange>
        </w:rPr>
        <w:t>高估与误读。就前者而言，“人在环路”面临人类开发的主观歧视性、干预的虚假性、审查的相对独立性及算法黑箱下的客观歧视性四重质疑。就后者而言，我国所采路径与欧盟略有不同，系“禁令下的赋权说”。基于此，在</w:t>
      </w:r>
      <w:del w:id="545" w:author="崔文博1312 [2]" w:date="2026-04-20T18:25:52Z">
        <w:r>
          <w:rPr>
            <w:rFonts w:hint="default" w:ascii="仿宋" w:hAnsi="仿宋" w:eastAsia="仿宋" w:cs="仿宋"/>
            <w:sz w:val="21"/>
            <w:szCs w:val="21"/>
            <w:rPrChange w:id="546" w:author="。。。" w:date="2026-04-14T21:08:00Z">
              <w:rPr>
                <w:rFonts w:hint="eastAsia"/>
                <w:sz w:val="22"/>
                <w:szCs w:val="22"/>
              </w:rPr>
            </w:rPrChange>
          </w:rPr>
          <w:delText>概念界定</w:delText>
        </w:r>
      </w:del>
      <w:ins w:id="548" w:author="崔文博1312 [2]" w:date="2026-04-20T18:26:01Z">
        <w:r>
          <w:rPr>
            <w:rFonts w:hint="eastAsia" w:ascii="仿宋" w:hAnsi="仿宋" w:eastAsia="仿宋" w:cs="仿宋"/>
            <w:sz w:val="21"/>
            <w:szCs w:val="21"/>
            <w:lang w:val="en-US" w:eastAsia="zh-CN"/>
          </w:rPr>
          <w:t>构成</w:t>
        </w:r>
      </w:ins>
      <w:ins w:id="549" w:author="崔文博1312 [2]" w:date="2026-04-20T18:26:02Z">
        <w:r>
          <w:rPr>
            <w:rFonts w:hint="eastAsia" w:ascii="仿宋" w:hAnsi="仿宋" w:eastAsia="仿宋" w:cs="仿宋"/>
            <w:sz w:val="21"/>
            <w:szCs w:val="21"/>
            <w:lang w:val="en-US" w:eastAsia="zh-CN"/>
          </w:rPr>
          <w:t>要件</w:t>
        </w:r>
      </w:ins>
      <w:ins w:id="550" w:author="崔文博1312 [2]" w:date="2026-04-20T18:26:06Z">
        <w:r>
          <w:rPr>
            <w:rFonts w:hint="eastAsia" w:ascii="仿宋" w:hAnsi="仿宋" w:eastAsia="仿宋" w:cs="仿宋"/>
            <w:sz w:val="21"/>
            <w:szCs w:val="21"/>
            <w:lang w:val="en-US" w:eastAsia="zh-CN"/>
          </w:rPr>
          <w:t>层面</w:t>
        </w:r>
      </w:ins>
      <w:del w:id="551" w:author="崔文博1312 [2]" w:date="2026-04-20T18:26:05Z">
        <w:r>
          <w:rPr>
            <w:rFonts w:hint="eastAsia" w:ascii="仿宋" w:hAnsi="仿宋" w:eastAsia="仿宋" w:cs="仿宋"/>
            <w:sz w:val="21"/>
            <w:szCs w:val="21"/>
            <w:rPrChange w:id="552" w:author="。。。" w:date="2026-04-14T21:08:00Z">
              <w:rPr>
                <w:rFonts w:hint="eastAsia"/>
                <w:sz w:val="22"/>
                <w:szCs w:val="22"/>
              </w:rPr>
            </w:rPrChange>
          </w:rPr>
          <w:delText>上</w:delText>
        </w:r>
      </w:del>
      <w:r>
        <w:rPr>
          <w:rFonts w:hint="eastAsia" w:ascii="仿宋" w:hAnsi="仿宋" w:eastAsia="仿宋" w:cs="仿宋"/>
          <w:sz w:val="21"/>
          <w:szCs w:val="21"/>
          <w:rPrChange w:id="554" w:author="。。。" w:date="2026-04-14T21:08:00Z">
            <w:rPr>
              <w:rFonts w:hint="eastAsia"/>
              <w:sz w:val="22"/>
              <w:szCs w:val="22"/>
            </w:rPr>
          </w:rPrChange>
        </w:rPr>
        <w:t>，我国法上的“自动化决策”应涵盖</w:t>
      </w:r>
      <w:ins w:id="555"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56" w:author="。。。" w:date="2026-04-14T21:08:00Z">
            <w:rPr>
              <w:rFonts w:hint="eastAsia"/>
              <w:sz w:val="22"/>
              <w:szCs w:val="22"/>
            </w:rPr>
          </w:rPrChange>
        </w:rPr>
        <w:t>用户画像</w:t>
      </w:r>
      <w:ins w:id="557"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58" w:author="。。。" w:date="2026-04-14T21:08:00Z">
            <w:rPr>
              <w:rFonts w:hint="eastAsia"/>
              <w:sz w:val="22"/>
              <w:szCs w:val="22"/>
            </w:rPr>
          </w:rPrChange>
        </w:rPr>
        <w:t>与</w:t>
      </w:r>
      <w:ins w:id="559"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60" w:author="。。。" w:date="2026-04-14T21:08:00Z">
            <w:rPr>
              <w:rFonts w:hint="eastAsia"/>
              <w:sz w:val="22"/>
              <w:szCs w:val="22"/>
            </w:rPr>
          </w:rPrChange>
        </w:rPr>
        <w:t>决策</w:t>
      </w:r>
      <w:ins w:id="561"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62" w:author="。。。" w:date="2026-04-14T21:08:00Z">
            <w:rPr>
              <w:rFonts w:hint="eastAsia"/>
              <w:sz w:val="22"/>
              <w:szCs w:val="22"/>
            </w:rPr>
          </w:rPrChange>
        </w:rPr>
        <w:t>两个环节，“半自动化决策”应纳入</w:t>
      </w:r>
      <w:del w:id="563" w:author="崔文博1312 [2]" w:date="2026-04-20T18:26:13Z">
        <w:r>
          <w:rPr>
            <w:rFonts w:hint="default" w:ascii="仿宋" w:hAnsi="仿宋" w:eastAsia="仿宋" w:cs="仿宋"/>
            <w:sz w:val="21"/>
            <w:szCs w:val="21"/>
            <w:rPrChange w:id="564" w:author="。。。" w:date="2026-04-14T21:08:00Z">
              <w:rPr>
                <w:rFonts w:hint="eastAsia"/>
                <w:sz w:val="22"/>
                <w:szCs w:val="22"/>
              </w:rPr>
            </w:rPrChange>
          </w:rPr>
          <w:delText>规制</w:delText>
        </w:r>
      </w:del>
      <w:ins w:id="566" w:author="崔文博1312 [2]" w:date="2026-04-20T18:26:14Z">
        <w:r>
          <w:rPr>
            <w:rFonts w:hint="eastAsia" w:ascii="仿宋" w:hAnsi="仿宋" w:eastAsia="仿宋" w:cs="仿宋"/>
            <w:sz w:val="21"/>
            <w:szCs w:val="21"/>
            <w:lang w:val="en-US" w:eastAsia="zh-CN"/>
          </w:rPr>
          <w:t>概念</w:t>
        </w:r>
      </w:ins>
      <w:r>
        <w:rPr>
          <w:rFonts w:hint="eastAsia" w:ascii="仿宋" w:hAnsi="仿宋" w:eastAsia="仿宋" w:cs="仿宋"/>
          <w:sz w:val="21"/>
          <w:szCs w:val="21"/>
          <w:rPrChange w:id="567" w:author="。。。" w:date="2026-04-14T21:08:00Z">
            <w:rPr>
              <w:rFonts w:hint="eastAsia"/>
              <w:sz w:val="22"/>
              <w:szCs w:val="22"/>
            </w:rPr>
          </w:rPrChange>
        </w:rPr>
        <w:t>范围，而“非基于用户画像的自动化决策”则</w:t>
      </w:r>
      <w:ins w:id="568" w:author="崔文博1312" w:date="2026-04-18T14:29:00Z">
        <w:r>
          <w:rPr>
            <w:rFonts w:hint="eastAsia" w:ascii="仿宋" w:hAnsi="仿宋" w:eastAsia="仿宋" w:cs="仿宋"/>
            <w:sz w:val="21"/>
            <w:szCs w:val="21"/>
          </w:rPr>
          <w:t>应</w:t>
        </w:r>
      </w:ins>
      <w:r>
        <w:rPr>
          <w:rFonts w:hint="eastAsia" w:ascii="仿宋" w:hAnsi="仿宋" w:eastAsia="仿宋" w:cs="仿宋"/>
          <w:sz w:val="21"/>
          <w:szCs w:val="21"/>
          <w:rPrChange w:id="569" w:author="。。。" w:date="2026-04-14T21:08:00Z">
            <w:rPr>
              <w:rFonts w:hint="eastAsia"/>
              <w:sz w:val="22"/>
              <w:szCs w:val="22"/>
            </w:rPr>
          </w:rPrChange>
        </w:rPr>
        <w:t>予排除</w:t>
      </w:r>
      <w:ins w:id="570" w:author="崔文博1312 [2]" w:date="2026-04-20T18:27:34Z">
        <w:r>
          <w:rPr>
            <w:rFonts w:hint="eastAsia" w:ascii="仿宋" w:hAnsi="仿宋" w:eastAsia="仿宋" w:cs="仿宋"/>
            <w:sz w:val="21"/>
            <w:szCs w:val="21"/>
            <w:lang w:eastAsia="zh-CN"/>
          </w:rPr>
          <w:t>。</w:t>
        </w:r>
      </w:ins>
      <w:ins w:id="571" w:author="崔文博1312 [2]" w:date="2026-04-20T18:27:32Z">
        <w:r>
          <w:rPr>
            <w:rFonts w:hint="eastAsia" w:ascii="仿宋" w:hAnsi="仿宋" w:eastAsia="仿宋" w:cs="仿宋"/>
            <w:sz w:val="21"/>
            <w:szCs w:val="21"/>
            <w:lang w:val="en-US" w:eastAsia="zh-CN"/>
          </w:rPr>
          <w:t>同时，</w:t>
        </w:r>
      </w:ins>
      <w:del w:id="572" w:author="崔文博1312 [2]" w:date="2026-04-20T18:26:54Z">
        <w:r>
          <w:rPr>
            <w:rFonts w:hint="eastAsia" w:ascii="仿宋" w:hAnsi="仿宋" w:eastAsia="仿宋" w:cs="仿宋"/>
            <w:sz w:val="21"/>
            <w:szCs w:val="21"/>
            <w:rPrChange w:id="573" w:author="。。。" w:date="2026-04-14T21:08:00Z">
              <w:rPr>
                <w:rFonts w:hint="eastAsia"/>
                <w:sz w:val="22"/>
                <w:szCs w:val="22"/>
              </w:rPr>
            </w:rPrChange>
          </w:rPr>
          <w:delText>。</w:delText>
        </w:r>
      </w:del>
      <w:del w:id="575" w:author="崔文博1312 [2]" w:date="2026-04-20T18:26:31Z">
        <w:r>
          <w:rPr>
            <w:rFonts w:hint="eastAsia" w:ascii="仿宋" w:hAnsi="仿宋" w:eastAsia="仿宋" w:cs="仿宋"/>
            <w:sz w:val="21"/>
            <w:szCs w:val="21"/>
            <w:rPrChange w:id="576" w:author="。。。" w:date="2026-04-14T21:08:00Z">
              <w:rPr>
                <w:rFonts w:hint="eastAsia"/>
                <w:sz w:val="22"/>
                <w:szCs w:val="22"/>
              </w:rPr>
            </w:rPrChange>
          </w:rPr>
          <w:delText>在</w:delText>
        </w:r>
      </w:del>
      <w:del w:id="578" w:author="崔文博1312 [2]" w:date="2026-04-20T18:26:31Z">
        <w:r>
          <w:rPr>
            <w:rFonts w:hint="eastAsia" w:ascii="仿宋" w:hAnsi="仿宋" w:eastAsia="仿宋" w:cs="仿宋"/>
            <w:sz w:val="21"/>
            <w:szCs w:val="21"/>
            <w:rPrChange w:id="579" w:author="。。。" w:date="2026-04-14T21:08:00Z">
              <w:rPr>
                <w:rFonts w:hint="eastAsia"/>
                <w:sz w:val="22"/>
                <w:szCs w:val="22"/>
              </w:rPr>
            </w:rPrChange>
          </w:rPr>
          <w:delText>构</w:delText>
        </w:r>
      </w:del>
      <w:del w:id="581" w:author="崔文博1312 [2]" w:date="2026-04-20T18:26:31Z">
        <w:r>
          <w:rPr>
            <w:rFonts w:hint="eastAsia" w:ascii="仿宋" w:hAnsi="仿宋" w:eastAsia="仿宋" w:cs="仿宋"/>
            <w:sz w:val="21"/>
            <w:szCs w:val="21"/>
            <w:rPrChange w:id="582" w:author="。。。" w:date="2026-04-14T21:08:00Z">
              <w:rPr>
                <w:rFonts w:hint="eastAsia"/>
                <w:sz w:val="22"/>
                <w:szCs w:val="22"/>
              </w:rPr>
            </w:rPrChange>
          </w:rPr>
          <w:delText>成</w:delText>
        </w:r>
      </w:del>
      <w:del w:id="584" w:author="崔文博1312 [2]" w:date="2026-04-20T18:26:31Z">
        <w:r>
          <w:rPr>
            <w:rFonts w:hint="eastAsia" w:ascii="仿宋" w:hAnsi="仿宋" w:eastAsia="仿宋" w:cs="仿宋"/>
            <w:sz w:val="21"/>
            <w:szCs w:val="21"/>
            <w:rPrChange w:id="585" w:author="。。。" w:date="2026-04-14T21:08:00Z">
              <w:rPr>
                <w:rFonts w:hint="eastAsia"/>
                <w:sz w:val="22"/>
                <w:szCs w:val="22"/>
              </w:rPr>
            </w:rPrChange>
          </w:rPr>
          <w:delText>要</w:delText>
        </w:r>
      </w:del>
      <w:del w:id="587" w:author="崔文博1312 [2]" w:date="2026-04-20T18:26:31Z">
        <w:r>
          <w:rPr>
            <w:rFonts w:hint="eastAsia" w:ascii="仿宋" w:hAnsi="仿宋" w:eastAsia="仿宋" w:cs="仿宋"/>
            <w:sz w:val="21"/>
            <w:szCs w:val="21"/>
            <w:rPrChange w:id="588" w:author="。。。" w:date="2026-04-14T21:08:00Z">
              <w:rPr>
                <w:rFonts w:hint="eastAsia"/>
                <w:sz w:val="22"/>
                <w:szCs w:val="22"/>
              </w:rPr>
            </w:rPrChange>
          </w:rPr>
          <w:delText>件</w:delText>
        </w:r>
      </w:del>
      <w:del w:id="590" w:author="崔文博1312 [2]" w:date="2026-04-20T18:26:31Z">
        <w:r>
          <w:rPr>
            <w:rFonts w:hint="eastAsia" w:ascii="仿宋" w:hAnsi="仿宋" w:eastAsia="仿宋" w:cs="仿宋"/>
            <w:sz w:val="21"/>
            <w:szCs w:val="21"/>
            <w:rPrChange w:id="591" w:author="。。。" w:date="2026-04-14T21:08:00Z">
              <w:rPr>
                <w:rFonts w:hint="eastAsia"/>
                <w:sz w:val="22"/>
                <w:szCs w:val="22"/>
              </w:rPr>
            </w:rPrChange>
          </w:rPr>
          <w:delText>上</w:delText>
        </w:r>
      </w:del>
      <w:del w:id="593" w:author="崔文博1312 [2]" w:date="2026-04-20T18:26:31Z">
        <w:r>
          <w:rPr>
            <w:rFonts w:hint="eastAsia" w:ascii="仿宋" w:hAnsi="仿宋" w:eastAsia="仿宋" w:cs="仿宋"/>
            <w:sz w:val="21"/>
            <w:szCs w:val="21"/>
            <w:rPrChange w:id="594" w:author="。。。" w:date="2026-04-14T21:08:00Z">
              <w:rPr>
                <w:rFonts w:hint="eastAsia"/>
                <w:sz w:val="22"/>
                <w:szCs w:val="22"/>
              </w:rPr>
            </w:rPrChange>
          </w:rPr>
          <w:delText>，</w:delText>
        </w:r>
      </w:del>
      <w:ins w:id="596"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97" w:author="。。。" w:date="2026-04-14T21:08:00Z">
            <w:rPr>
              <w:rFonts w:hint="eastAsia"/>
              <w:sz w:val="22"/>
              <w:szCs w:val="22"/>
            </w:rPr>
          </w:rPrChange>
        </w:rPr>
        <w:t>混合自动化决策</w:t>
      </w:r>
      <w:ins w:id="598" w:author="崔文博1312" w:date="2026-04-18T15:56:00Z">
        <w:r>
          <w:rPr>
            <w:rFonts w:hint="eastAsia" w:ascii="仿宋" w:hAnsi="仿宋" w:eastAsia="仿宋" w:cs="仿宋"/>
            <w:sz w:val="21"/>
            <w:szCs w:val="21"/>
          </w:rPr>
          <w:t>”</w:t>
        </w:r>
      </w:ins>
      <w:r>
        <w:rPr>
          <w:rFonts w:hint="eastAsia" w:ascii="仿宋" w:hAnsi="仿宋" w:eastAsia="仿宋" w:cs="仿宋"/>
          <w:sz w:val="21"/>
          <w:szCs w:val="21"/>
          <w:rPrChange w:id="599" w:author="。。。" w:date="2026-04-14T21:08:00Z">
            <w:rPr>
              <w:rFonts w:hint="eastAsia"/>
              <w:sz w:val="22"/>
              <w:szCs w:val="22"/>
            </w:rPr>
          </w:rPrChange>
        </w:rPr>
        <w:t>应纳入拒绝权适用范围</w:t>
      </w:r>
      <w:ins w:id="600" w:author="崔文博1312 [2]" w:date="2026-04-20T18:27:38Z">
        <w:r>
          <w:rPr>
            <w:rFonts w:hint="eastAsia" w:ascii="仿宋" w:hAnsi="仿宋" w:eastAsia="仿宋" w:cs="仿宋"/>
            <w:sz w:val="21"/>
            <w:szCs w:val="21"/>
            <w:lang w:eastAsia="zh-CN"/>
          </w:rPr>
          <w:t>，</w:t>
        </w:r>
      </w:ins>
      <w:del w:id="601" w:author="崔文博1312 [2]" w:date="2026-04-20T18:26:56Z">
        <w:r>
          <w:rPr>
            <w:rFonts w:hint="eastAsia" w:ascii="仿宋" w:hAnsi="仿宋" w:eastAsia="仿宋" w:cs="仿宋"/>
            <w:sz w:val="21"/>
            <w:szCs w:val="21"/>
            <w:rPrChange w:id="602" w:author="。。。" w:date="2026-04-14T21:08:00Z">
              <w:rPr>
                <w:rFonts w:hint="eastAsia"/>
                <w:sz w:val="22"/>
                <w:szCs w:val="22"/>
              </w:rPr>
            </w:rPrChange>
          </w:rPr>
          <w:delText>，</w:delText>
        </w:r>
      </w:del>
      <w:r>
        <w:rPr>
          <w:rFonts w:hint="eastAsia" w:ascii="仿宋" w:hAnsi="仿宋" w:eastAsia="仿宋" w:cs="仿宋"/>
          <w:sz w:val="21"/>
          <w:szCs w:val="21"/>
          <w:rPrChange w:id="604" w:author="。。。" w:date="2026-04-14T21:08:00Z">
            <w:rPr>
              <w:rFonts w:hint="eastAsia"/>
              <w:sz w:val="22"/>
              <w:szCs w:val="22"/>
            </w:rPr>
          </w:rPrChange>
        </w:rPr>
        <w:t>并将“义务”纳入“对个人权益有重大影响”之判断。在法律性质上，</w:t>
      </w:r>
      <w:ins w:id="605" w:author="。。。" w:date="2026-04-12T15:21:00Z">
        <w:r>
          <w:rPr>
            <w:rFonts w:hint="eastAsia" w:ascii="仿宋" w:hAnsi="仿宋" w:eastAsia="仿宋" w:cs="仿宋"/>
            <w:sz w:val="21"/>
            <w:szCs w:val="21"/>
            <w:rPrChange w:id="606" w:author="。。。" w:date="2026-04-14T21:08:00Z">
              <w:rPr>
                <w:rFonts w:hint="eastAsia"/>
                <w:sz w:val="22"/>
                <w:szCs w:val="22"/>
              </w:rPr>
            </w:rPrChange>
          </w:rPr>
          <w:t>一般性自动化决策拒绝权</w:t>
        </w:r>
      </w:ins>
      <w:r>
        <w:rPr>
          <w:rFonts w:hint="eastAsia" w:ascii="仿宋" w:hAnsi="仿宋" w:eastAsia="仿宋" w:cs="仿宋"/>
          <w:sz w:val="21"/>
          <w:szCs w:val="21"/>
          <w:rPrChange w:id="607" w:author="。。。" w:date="2026-04-14T21:08:00Z">
            <w:rPr>
              <w:rFonts w:hint="eastAsia"/>
              <w:sz w:val="22"/>
              <w:szCs w:val="22"/>
            </w:rPr>
          </w:rPrChange>
        </w:rPr>
        <w:t>应属请求权与形成权之复合权利；在法律效果上，不宜将人工干预、删除、更正等内容混入其中。</w:t>
      </w:r>
    </w:p>
    <w:p w14:paraId="0C70B6F9">
      <w:pPr>
        <w:ind w:firstLine="420" w:firstLineChars="200"/>
        <w:jc w:val="left"/>
        <w:rPr>
          <w:ins w:id="609" w:author="。。。" w:date="2026-04-14T21:09:00Z"/>
          <w:rFonts w:ascii="仿宋" w:hAnsi="仿宋" w:eastAsia="仿宋" w:cs="仿宋"/>
          <w:sz w:val="21"/>
          <w:szCs w:val="21"/>
        </w:rPr>
        <w:pPrChange w:id="608" w:author="。。。" w:date="2026-04-14T21:10:00Z">
          <w:pPr>
            <w:ind w:firstLine="0" w:firstLineChars="0"/>
            <w:jc w:val="left"/>
          </w:pPr>
        </w:pPrChange>
      </w:pPr>
      <w:ins w:id="610" w:author="。。。" w:date="2026-04-14T21:08:00Z">
        <w:r>
          <w:rPr>
            <w:rFonts w:hint="eastAsia" w:ascii="仿宋" w:hAnsi="仿宋" w:eastAsia="仿宋" w:cs="仿宋"/>
            <w:sz w:val="21"/>
            <w:szCs w:val="21"/>
          </w:rPr>
          <w:t>【</w:t>
        </w:r>
      </w:ins>
      <w:r>
        <w:rPr>
          <w:rFonts w:hint="eastAsia" w:ascii="仿宋" w:hAnsi="仿宋" w:eastAsia="仿宋" w:cs="仿宋"/>
          <w:b w:val="0"/>
          <w:bCs w:val="0"/>
          <w:sz w:val="21"/>
          <w:szCs w:val="21"/>
          <w:rPrChange w:id="611" w:author="。。。" w:date="2026-04-14T21:08:00Z">
            <w:rPr>
              <w:rFonts w:hint="eastAsia"/>
              <w:b/>
              <w:bCs/>
            </w:rPr>
          </w:rPrChange>
        </w:rPr>
        <w:t>关键词</w:t>
      </w:r>
      <w:ins w:id="612" w:author="。。。" w:date="2026-04-14T21:08:00Z">
        <w:r>
          <w:rPr>
            <w:rFonts w:hint="eastAsia" w:ascii="仿宋" w:hAnsi="仿宋" w:eastAsia="仿宋" w:cs="仿宋"/>
            <w:sz w:val="21"/>
            <w:szCs w:val="21"/>
          </w:rPr>
          <w:t>】</w:t>
        </w:r>
      </w:ins>
      <w:del w:id="613" w:author="。。。" w:date="2026-04-14T21:08:00Z">
        <w:r>
          <w:rPr>
            <w:rFonts w:hint="eastAsia" w:ascii="仿宋" w:hAnsi="仿宋" w:eastAsia="仿宋" w:cs="仿宋"/>
            <w:b w:val="0"/>
            <w:bCs w:val="0"/>
            <w:sz w:val="21"/>
            <w:szCs w:val="21"/>
            <w:rPrChange w:id="614" w:author="。。。" w:date="2026-04-14T21:08:00Z">
              <w:rPr>
                <w:rFonts w:hint="eastAsia"/>
                <w:b/>
                <w:bCs/>
              </w:rPr>
            </w:rPrChange>
          </w:rPr>
          <w:delText>：</w:delText>
        </w:r>
      </w:del>
      <w:r>
        <w:rPr>
          <w:rFonts w:hint="eastAsia" w:ascii="仿宋" w:hAnsi="仿宋" w:eastAsia="仿宋" w:cs="仿宋"/>
          <w:sz w:val="21"/>
          <w:szCs w:val="21"/>
          <w:rPrChange w:id="615" w:author="。。。" w:date="2026-04-14T21:08:00Z">
            <w:rPr>
              <w:rFonts w:hint="eastAsia"/>
              <w:sz w:val="22"/>
              <w:szCs w:val="22"/>
            </w:rPr>
          </w:rPrChange>
        </w:rPr>
        <w:t>一般性自动化决策拒绝权</w:t>
      </w:r>
      <w:del w:id="616" w:author="。。。" w:date="2026-04-14T21:09:00Z">
        <w:r>
          <w:rPr>
            <w:rFonts w:ascii="仿宋" w:hAnsi="仿宋" w:eastAsia="仿宋" w:cs="仿宋"/>
            <w:sz w:val="21"/>
            <w:szCs w:val="21"/>
            <w:rPrChange w:id="617" w:author="。。。" w:date="2026-04-14T21:08:00Z">
              <w:rPr>
                <w:sz w:val="22"/>
                <w:szCs w:val="22"/>
              </w:rPr>
            </w:rPrChange>
          </w:rPr>
          <w:delText xml:space="preserve">  </w:delText>
        </w:r>
      </w:del>
      <w:ins w:id="618" w:author="。。。" w:date="2026-04-14T21:09:00Z">
        <w:r>
          <w:rPr>
            <w:rFonts w:hint="eastAsia" w:ascii="仿宋" w:hAnsi="仿宋" w:eastAsia="仿宋" w:cs="仿宋"/>
            <w:sz w:val="21"/>
            <w:szCs w:val="21"/>
          </w:rPr>
          <w:t>；</w:t>
        </w:r>
      </w:ins>
      <w:r>
        <w:rPr>
          <w:rFonts w:hint="eastAsia" w:ascii="仿宋" w:hAnsi="仿宋" w:eastAsia="仿宋" w:cs="仿宋"/>
          <w:sz w:val="21"/>
          <w:szCs w:val="21"/>
          <w:rPrChange w:id="619" w:author="。。。" w:date="2026-04-14T21:08:00Z">
            <w:rPr>
              <w:rFonts w:hint="eastAsia"/>
              <w:sz w:val="22"/>
              <w:szCs w:val="22"/>
            </w:rPr>
          </w:rPrChange>
        </w:rPr>
        <w:t>自动化决策</w:t>
      </w:r>
      <w:ins w:id="620" w:author="。。。" w:date="2026-04-14T21:09:00Z">
        <w:r>
          <w:rPr>
            <w:rFonts w:hint="eastAsia" w:ascii="仿宋" w:hAnsi="仿宋" w:eastAsia="仿宋" w:cs="仿宋"/>
            <w:sz w:val="21"/>
            <w:szCs w:val="21"/>
          </w:rPr>
          <w:t>；</w:t>
        </w:r>
      </w:ins>
      <w:del w:id="621" w:author="。。。" w:date="2026-04-14T21:09:00Z">
        <w:r>
          <w:rPr>
            <w:rFonts w:ascii="仿宋" w:hAnsi="仿宋" w:eastAsia="仿宋" w:cs="仿宋"/>
            <w:sz w:val="21"/>
            <w:szCs w:val="21"/>
            <w:rPrChange w:id="622" w:author="。。。" w:date="2026-04-14T21:08:00Z">
              <w:rPr>
                <w:sz w:val="22"/>
                <w:szCs w:val="22"/>
              </w:rPr>
            </w:rPrChange>
          </w:rPr>
          <w:delText xml:space="preserve">  </w:delText>
        </w:r>
      </w:del>
      <w:r>
        <w:rPr>
          <w:rFonts w:hint="eastAsia" w:ascii="仿宋" w:hAnsi="仿宋" w:eastAsia="仿宋" w:cs="仿宋"/>
          <w:sz w:val="21"/>
          <w:szCs w:val="21"/>
          <w:rPrChange w:id="623" w:author="。。。" w:date="2026-04-14T21:08:00Z">
            <w:rPr>
              <w:rFonts w:hint="eastAsia"/>
              <w:sz w:val="22"/>
              <w:szCs w:val="22"/>
            </w:rPr>
          </w:rPrChange>
        </w:rPr>
        <w:t>人在环路</w:t>
      </w:r>
    </w:p>
    <w:p w14:paraId="5B282D05">
      <w:pPr>
        <w:ind w:firstLine="420" w:firstLineChars="200"/>
        <w:jc w:val="left"/>
        <w:rPr>
          <w:ins w:id="625" w:author="。。。" w:date="2026-04-14T21:11:00Z"/>
          <w:rFonts w:ascii="仿宋" w:hAnsi="仿宋" w:eastAsia="仿宋" w:cs="仿宋"/>
          <w:sz w:val="21"/>
          <w:szCs w:val="21"/>
        </w:rPr>
        <w:pPrChange w:id="624" w:author="。。。" w:date="2026-04-14T21:10:00Z">
          <w:pPr>
            <w:ind w:firstLine="0" w:firstLineChars="0"/>
            <w:jc w:val="left"/>
          </w:pPr>
        </w:pPrChange>
      </w:pPr>
      <w:ins w:id="626" w:author="。。。" w:date="2026-04-14T21:09:00Z">
        <w:r>
          <w:rPr>
            <w:rFonts w:hint="eastAsia" w:ascii="仿宋" w:hAnsi="仿宋" w:eastAsia="仿宋" w:cs="仿宋"/>
            <w:sz w:val="21"/>
            <w:szCs w:val="21"/>
          </w:rPr>
          <w:t>【作者信息】崔文博</w:t>
        </w:r>
      </w:ins>
      <w:ins w:id="627" w:author="。。。" w:date="2026-04-14T21:10:00Z">
        <w:r>
          <w:rPr>
            <w:rFonts w:hint="eastAsia" w:ascii="仿宋" w:hAnsi="仿宋" w:eastAsia="仿宋" w:cs="仿宋"/>
            <w:sz w:val="21"/>
            <w:szCs w:val="21"/>
          </w:rPr>
          <w:t>，湖南大学法学院2025级硕士研究生</w:t>
        </w:r>
      </w:ins>
    </w:p>
    <w:p w14:paraId="2F540C5B">
      <w:pPr>
        <w:ind w:firstLine="420" w:firstLineChars="200"/>
        <w:jc w:val="left"/>
        <w:rPr>
          <w:ins w:id="629" w:author="崔文博1312 [2]" w:date="2026-04-20T18:27:55Z"/>
          <w:rFonts w:hint="eastAsia" w:ascii="仿宋" w:hAnsi="仿宋" w:eastAsia="仿宋" w:cs="仿宋"/>
          <w:sz w:val="21"/>
          <w:szCs w:val="21"/>
        </w:rPr>
        <w:pPrChange w:id="628" w:author="。。。" w:date="2026-04-14T21:10:00Z">
          <w:pPr>
            <w:ind w:firstLine="0" w:firstLineChars="0"/>
            <w:jc w:val="left"/>
          </w:pPr>
        </w:pPrChange>
      </w:pPr>
      <w:ins w:id="630" w:author="崔文博1312" w:date="2026-04-18T14:30:00Z">
        <w:r>
          <w:rPr>
            <w:rFonts w:hint="eastAsia" w:ascii="仿宋" w:hAnsi="仿宋" w:eastAsia="仿宋" w:cs="仿宋"/>
            <w:sz w:val="21"/>
            <w:szCs w:val="21"/>
            <w:rPrChange w:id="631" w:author="崔文博1312" w:date="2026-04-18T14:30:00Z">
              <w:rPr>
                <w:rFonts w:hint="eastAsia"/>
              </w:rPr>
            </w:rPrChange>
          </w:rPr>
          <w:t>【备注】</w:t>
        </w:r>
      </w:ins>
      <w:ins w:id="632" w:author="崔文博1312" w:date="2026-04-18T14:32:00Z">
        <w:r>
          <w:rPr>
            <w:rFonts w:hint="eastAsia" w:ascii="仿宋" w:hAnsi="仿宋" w:eastAsia="仿宋" w:cs="仿宋"/>
            <w:sz w:val="21"/>
            <w:szCs w:val="21"/>
            <w:rPrChange w:id="633" w:author="崔文博1312" w:date="2026-04-18T14:32:00Z">
              <w:rPr>
                <w:rFonts w:hint="eastAsia"/>
              </w:rPr>
            </w:rPrChange>
          </w:rPr>
          <w:t>感谢湖南大学法学院周琳同学、海南大学法学院房静怡同学及吕书馨同学对本文的帮助。</w:t>
        </w:r>
      </w:ins>
    </w:p>
    <w:p w14:paraId="461CBD42">
      <w:pPr>
        <w:ind w:firstLine="420" w:firstLineChars="200"/>
        <w:jc w:val="left"/>
        <w:rPr>
          <w:rFonts w:hint="eastAsia" w:ascii="仿宋" w:hAnsi="仿宋" w:eastAsia="仿宋" w:cs="仿宋"/>
          <w:sz w:val="21"/>
          <w:szCs w:val="21"/>
        </w:rPr>
        <w:pPrChange w:id="634" w:author="。。。" w:date="2026-04-14T21:10:00Z">
          <w:pPr>
            <w:ind w:firstLine="0" w:firstLineChars="0"/>
            <w:jc w:val="left"/>
          </w:pPr>
        </w:pPrChange>
      </w:pPr>
    </w:p>
    <w:p w14:paraId="466ADC58">
      <w:pPr>
        <w:tabs>
          <w:tab w:val="left" w:pos="0"/>
        </w:tabs>
        <w:ind w:firstLine="0" w:firstLineChars="0"/>
        <w:rPr>
          <w:bCs/>
          <w:szCs w:val="28"/>
        </w:rPr>
        <w:pPrChange w:id="635" w:author="。。。" w:date="2026-04-14T21:11:00Z">
          <w:pPr>
            <w:pStyle w:val="2"/>
          </w:pPr>
        </w:pPrChange>
      </w:pPr>
      <w:del w:id="636" w:author="。。。" w:date="2026-04-14T21:05:00Z">
        <w:r>
          <w:rPr>
            <w:b/>
            <w:bCs/>
            <w:sz w:val="28"/>
            <w:szCs w:val="28"/>
            <w:rPrChange w:id="639" w:author="。。。" w:date="2026-04-14T21:11:00Z">
              <w:rPr>
                <w:bCs/>
              </w:rPr>
            </w:rPrChange>
          </w:rPr>
          <mc:AlternateContent>
            <mc:Choice Requires="wps">
              <w:drawing>
                <wp:anchor distT="0" distB="0" distL="114300" distR="114300" simplePos="0" relativeHeight="251661312" behindDoc="0" locked="0" layoutInCell="1" allowOverlap="1">
                  <wp:simplePos x="0" y="0"/>
                  <wp:positionH relativeFrom="column">
                    <wp:posOffset>-3175</wp:posOffset>
                  </wp:positionH>
                  <wp:positionV relativeFrom="paragraph">
                    <wp:posOffset>46355</wp:posOffset>
                  </wp:positionV>
                  <wp:extent cx="5256530" cy="0"/>
                  <wp:effectExtent l="0" t="6350" r="0" b="6350"/>
                  <wp:wrapNone/>
                  <wp:docPr id="5" name="直接连接符 5"/>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5pt;margin-top:3.65pt;height:0pt;width:413.9pt;z-index:251661312;mso-width-relative:page;mso-height-relative:page;" filled="f" stroked="t" coordsize="21600,21600" o:gfxdata="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WUaBjUAAAABQEAAA8A&#10;AAAAAAAAAQAgAAAAIgAAAGRycy9kb3ducmV2LnhtbFBLAQIUABQAAAAIAIdO4kBDSwyH4gEAALID&#10;AAAOAAAAAAAAAAEAIAAAACMBAABkcnMvZTJvRG9jLnhtbFBLBQYAAAAABgAGAFkBAAB3BQAAAAA=&#10;">
                  <v:fill on="f" focussize="0,0"/>
                  <v:stroke weight="1pt" color="#000000 [3213]" miterlimit="8" joinstyle="miter"/>
                  <v:imagedata o:title=""/>
                  <o:lock v:ext="edit" aspectratio="f"/>
                </v:line>
              </w:pict>
            </mc:Fallback>
          </mc:AlternateContent>
        </w:r>
      </w:del>
      <w:del w:id="640" w:author="。。。" w:date="2026-04-14T21:05:00Z">
        <w:r>
          <w:rPr>
            <w:b/>
            <w:bCs/>
            <w:sz w:val="28"/>
            <w:szCs w:val="28"/>
            <w:rPrChange w:id="643" w:author="。。。" w:date="2026-04-14T21:11:00Z">
              <w:rPr>
                <w:bCs/>
              </w:rPr>
            </w:rPrChange>
          </w:rPr>
          <mc:AlternateContent>
            <mc:Choice Requires="wps">
              <w:drawing>
                <wp:anchor distT="0" distB="0" distL="114300" distR="114300" simplePos="0" relativeHeight="251662336" behindDoc="0" locked="0" layoutInCell="1" allowOverlap="1">
                  <wp:simplePos x="0" y="0"/>
                  <wp:positionH relativeFrom="column">
                    <wp:posOffset>-2540</wp:posOffset>
                  </wp:positionH>
                  <wp:positionV relativeFrom="paragraph">
                    <wp:posOffset>71755</wp:posOffset>
                  </wp:positionV>
                  <wp:extent cx="5256530" cy="0"/>
                  <wp:effectExtent l="0" t="6350" r="0" b="6350"/>
                  <wp:wrapNone/>
                  <wp:docPr id="6" name="直接连接符 6"/>
                  <wp:cNvGraphicFramePr/>
                  <a:graphic xmlns:a="http://schemas.openxmlformats.org/drawingml/2006/main">
                    <a:graphicData uri="http://schemas.microsoft.com/office/word/2010/wordprocessingShape">
                      <wps:wsp>
                        <wps:cNvCnPr/>
                        <wps:spPr>
                          <a:xfrm>
                            <a:off x="0" y="0"/>
                            <a:ext cx="5256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2pt;margin-top:5.65pt;height:0pt;width:413.9pt;z-index:251662336;mso-width-relative:page;mso-height-relative:page;" filled="f" stroked="t" coordsize="21600,21600" o:gfxdata="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ZSgQd1QAAAAcBAAAP&#10;AAAAAAAAAAEAIAAAACIAAABkcnMvZG93bnJldi54bWxQSwECFAAUAAAACACHTuJAVcZ5jOIBAACy&#10;AwAADgAAAAAAAAABACAAAAAkAQAAZHJzL2Uyb0RvYy54bWxQSwUGAAAAAAYABgBZAQAAeAUAAAAA&#10;">
                  <v:fill on="f" focussize="0,0"/>
                  <v:stroke weight="1pt" color="#000000 [3213]" miterlimit="8" joinstyle="miter"/>
                  <v:imagedata o:title=""/>
                  <o:lock v:ext="edit" aspectratio="f"/>
                </v:line>
              </w:pict>
            </mc:Fallback>
          </mc:AlternateContent>
        </w:r>
      </w:del>
      <w:r>
        <w:rPr>
          <w:rFonts w:hint="eastAsia"/>
          <w:b/>
          <w:bCs/>
          <w:sz w:val="28"/>
          <w:szCs w:val="28"/>
          <w:rPrChange w:id="644" w:author="。。。" w:date="2026-04-14T21:11:00Z">
            <w:rPr>
              <w:rFonts w:hint="eastAsia"/>
            </w:rPr>
          </w:rPrChange>
        </w:rPr>
        <w:t>引言</w:t>
      </w:r>
    </w:p>
    <w:p w14:paraId="0C93FB48">
      <w:pPr>
        <w:rPr>
          <w:rStyle w:val="17"/>
        </w:rPr>
      </w:pPr>
      <w:r>
        <w:rPr>
          <w:rFonts w:hint="eastAsia"/>
        </w:rPr>
        <w:t>近年来，随着算法</w:t>
      </w:r>
      <w:del w:id="645" w:author="。。。" w:date="2026-04-12T15:31:00Z">
        <w:r>
          <w:rPr>
            <w:rFonts w:hint="eastAsia"/>
          </w:rPr>
          <w:delText>与人工智能技术</w:delText>
        </w:r>
      </w:del>
      <w:r>
        <w:rPr>
          <w:rFonts w:hint="eastAsia"/>
        </w:rPr>
        <w:t>的迭代发展，自动化决策已深度嵌入社会运行的各个层面。从国家行政裁量到日常消费选择，其背后往往伴随着自动化决策系统的部署与应用。然而，技术带来便利的背后，风险亦如影随形。以荷兰税务局的</w:t>
      </w:r>
      <w:ins w:id="646" w:author="。。。" w:date="2026-04-14T15:15:00Z">
        <w:r>
          <w:rPr>
            <w:rFonts w:hint="eastAsia"/>
          </w:rPr>
          <w:t>“育儿津贴欺诈事件”</w:t>
        </w:r>
      </w:ins>
      <w:del w:id="647" w:author="。。。" w:date="2026-04-14T15:15:00Z">
        <w:r>
          <w:rPr>
            <w:rFonts w:hint="eastAsia"/>
          </w:rPr>
          <w:delText>福利欺诈识别系统</w:delText>
        </w:r>
      </w:del>
      <w:r>
        <w:rPr>
          <w:rFonts w:hint="eastAsia"/>
        </w:rPr>
        <w:t>为例，该机构依据风险分类模型对全国的育儿津贴申请进行</w:t>
      </w:r>
      <w:ins w:id="648" w:author="。。。" w:date="2026-04-14T20:47:00Z">
        <w:r>
          <w:rPr>
            <w:rFonts w:hint="eastAsia"/>
          </w:rPr>
          <w:t>自动化</w:t>
        </w:r>
      </w:ins>
      <w:r>
        <w:rPr>
          <w:rFonts w:hint="eastAsia"/>
        </w:rPr>
        <w:t>筛查。然而，</w:t>
      </w:r>
      <w:ins w:id="649" w:author="崔文博1312" w:date="2026-04-18T15:18:00Z">
        <w:r>
          <w:rPr>
            <w:rFonts w:hint="eastAsia"/>
          </w:rPr>
          <w:t>2020年</w:t>
        </w:r>
      </w:ins>
      <w:del w:id="650" w:author="崔文博1312" w:date="2026-04-18T15:18:00Z">
        <w:r>
          <w:rPr>
            <w:rFonts w:hint="eastAsia"/>
          </w:rPr>
          <w:delText>在</w:delText>
        </w:r>
      </w:del>
      <w:r>
        <w:rPr>
          <w:rFonts w:hint="eastAsia"/>
        </w:rPr>
        <w:t>荷兰数据保护局</w:t>
      </w:r>
      <w:del w:id="651" w:author="崔文博1312" w:date="2026-04-18T15:18:00Z">
        <w:r>
          <w:rPr>
            <w:rFonts w:hint="eastAsia"/>
          </w:rPr>
          <w:delText>2020年</w:delText>
        </w:r>
      </w:del>
      <w:ins w:id="652" w:author="崔文博1312" w:date="2026-04-18T15:19:00Z">
        <w:r>
          <w:rPr>
            <w:rFonts w:hint="eastAsia"/>
          </w:rPr>
          <w:t>在</w:t>
        </w:r>
      </w:ins>
      <w:del w:id="653" w:author="崔文博1312" w:date="2026-04-18T15:19:00Z">
        <w:r>
          <w:rPr>
            <w:rFonts w:hint="eastAsia"/>
          </w:rPr>
          <w:delText>的</w:delText>
        </w:r>
      </w:del>
      <w:r>
        <w:rPr>
          <w:rFonts w:hint="eastAsia"/>
        </w:rPr>
        <w:t>报告中指出，该模型中包含不当且具有歧视性的处理因素，如将国籍作为审查指标之一。</w:t>
      </w:r>
      <w:del w:id="654" w:author="崔文博1312 [2]" w:date="2026-04-18T18:14:26Z">
        <w:r>
          <w:rPr>
            <w:rStyle w:val="17"/>
            <w:rFonts w:hint="eastAsia"/>
          </w:rPr>
          <w:delText>[</w:delText>
        </w:r>
      </w:del>
      <w:r>
        <w:rPr>
          <w:rStyle w:val="17"/>
          <w:rFonts w:hint="eastAsia"/>
        </w:rPr>
        <w:footnoteReference w:id="0"/>
      </w:r>
      <w:del w:id="655" w:author="崔文博1312 [2]" w:date="2026-04-18T18:14:26Z">
        <w:r>
          <w:rPr>
            <w:rStyle w:val="17"/>
            <w:rFonts w:hint="eastAsia"/>
          </w:rPr>
          <w:delText>]</w:delText>
        </w:r>
      </w:del>
      <w:r>
        <w:rPr>
          <w:rFonts w:hint="eastAsia"/>
        </w:rPr>
        <w:t>最终，</w:t>
      </w:r>
      <w:del w:id="656" w:author="。。。" w:date="2026-04-14T15:16:00Z">
        <w:r>
          <w:rPr>
            <w:rFonts w:hint="eastAsia"/>
          </w:rPr>
          <w:delText>该事件导致</w:delText>
        </w:r>
      </w:del>
      <w:r>
        <w:rPr>
          <w:rFonts w:hint="eastAsia"/>
        </w:rPr>
        <w:t>约</w:t>
      </w:r>
      <w:del w:id="657" w:author="崔文博1312" w:date="2026-04-18T16:00:00Z">
        <w:r>
          <w:rPr/>
          <w:delText>26000</w:delText>
        </w:r>
      </w:del>
      <w:ins w:id="658" w:author="崔文博1312" w:date="2026-04-18T16:00:00Z">
        <w:r>
          <w:rPr>
            <w:rFonts w:hint="eastAsia"/>
          </w:rPr>
          <w:t>两万六千</w:t>
        </w:r>
      </w:ins>
      <w:r>
        <w:rPr>
          <w:rFonts w:hint="eastAsia"/>
        </w:rPr>
        <w:t>名父母被税务局错误</w:t>
      </w:r>
      <w:ins w:id="659" w:author="。。。" w:date="2026-04-12T15:35:00Z">
        <w:r>
          <w:rPr>
            <w:rFonts w:hint="eastAsia"/>
          </w:rPr>
          <w:t>地</w:t>
        </w:r>
      </w:ins>
      <w:r>
        <w:rPr>
          <w:rFonts w:hint="eastAsia"/>
        </w:rPr>
        <w:t>认定为育儿津贴欺诈嫌疑人，长期无法获得有效救济</w:t>
      </w:r>
      <w:ins w:id="660" w:author="。。。" w:date="2026-04-14T15:16:00Z">
        <w:r>
          <w:rPr>
            <w:rFonts w:hint="eastAsia"/>
          </w:rPr>
          <w:t>。</w:t>
        </w:r>
      </w:ins>
      <w:del w:id="661" w:author="。。。" w:date="2026-04-14T15:16:00Z">
        <w:r>
          <w:rPr>
            <w:rFonts w:hint="eastAsia"/>
          </w:rPr>
          <w:delText>，</w:delText>
        </w:r>
      </w:del>
      <w:ins w:id="662" w:author="。。。" w:date="2026-04-14T15:16:00Z">
        <w:r>
          <w:rPr>
            <w:rFonts w:hint="eastAsia"/>
          </w:rPr>
          <w:t>这一事件不仅暴露出自动化决策中的歧视性风险，</w:t>
        </w:r>
      </w:ins>
      <w:del w:id="663" w:author="。。。" w:date="2026-04-14T15:17:00Z">
        <w:r>
          <w:rPr>
            <w:rFonts w:hint="eastAsia"/>
          </w:rPr>
          <w:delText>而此次事件</w:delText>
        </w:r>
      </w:del>
      <w:r>
        <w:rPr>
          <w:rFonts w:hint="eastAsia"/>
        </w:rPr>
        <w:t>也成为吕特内阁集体辞职的导火索。</w:t>
      </w:r>
      <w:del w:id="664" w:author="崔文博1312 [2]" w:date="2026-04-18T18:14:26Z">
        <w:r>
          <w:rPr>
            <w:rStyle w:val="17"/>
            <w:rFonts w:hint="eastAsia"/>
          </w:rPr>
          <w:delText>[</w:delText>
        </w:r>
      </w:del>
      <w:r>
        <w:rPr>
          <w:rStyle w:val="17"/>
          <w:rFonts w:hint="eastAsia"/>
        </w:rPr>
        <w:footnoteReference w:id="1"/>
      </w:r>
      <w:del w:id="665" w:author="崔文博1312 [2]" w:date="2026-04-18T18:14:26Z">
        <w:r>
          <w:rPr>
            <w:rStyle w:val="17"/>
            <w:rFonts w:hint="eastAsia"/>
          </w:rPr>
          <w:delText>]</w:delText>
        </w:r>
      </w:del>
    </w:p>
    <w:p w14:paraId="241BAE6F">
      <w:r>
        <w:rPr>
          <w:rFonts w:hint="eastAsia"/>
        </w:rPr>
        <w:t>在这场由自动化决策</w:t>
      </w:r>
      <w:ins w:id="666" w:author="。。。" w:date="2026-04-12T15:36:00Z">
        <w:r>
          <w:rPr>
            <w:rFonts w:hint="eastAsia"/>
          </w:rPr>
          <w:t>系统</w:t>
        </w:r>
      </w:ins>
      <w:r>
        <w:rPr>
          <w:rFonts w:hint="eastAsia"/>
        </w:rPr>
        <w:t>主导的错案中，那些本应受到制度庇护的弱势群体，却沦为冷酷、机械且带有歧视性的</w:t>
      </w:r>
      <w:del w:id="667" w:author="。。。" w:date="2026-04-14T15:17:00Z">
        <w:r>
          <w:rPr/>
          <w:delText>自动化决策</w:delText>
        </w:r>
      </w:del>
      <w:ins w:id="668" w:author="。。。" w:date="2026-04-14T15:17:00Z">
        <w:r>
          <w:rPr>
            <w:rFonts w:hint="eastAsia"/>
          </w:rPr>
          <w:t>算法</w:t>
        </w:r>
      </w:ins>
      <w:r>
        <w:rPr>
          <w:rFonts w:hint="eastAsia"/>
        </w:rPr>
        <w:t>逻辑下的牺牲品，毫无还手之力。荷兰议会更是</w:t>
      </w:r>
      <w:ins w:id="669" w:author="。。。" w:date="2026-04-14T15:18:00Z">
        <w:r>
          <w:rPr>
            <w:rFonts w:hint="eastAsia"/>
          </w:rPr>
          <w:t>将此次事件</w:t>
        </w:r>
      </w:ins>
      <w:r>
        <w:rPr>
          <w:rFonts w:hint="eastAsia"/>
        </w:rPr>
        <w:t>直</w:t>
      </w:r>
      <w:del w:id="670" w:author="。。。" w:date="2026-04-14T15:18:00Z">
        <w:r>
          <w:rPr/>
          <w:delText>言此次事件是</w:delText>
        </w:r>
      </w:del>
      <w:ins w:id="671" w:author="。。。" w:date="2026-04-14T15:18:00Z">
        <w:r>
          <w:rPr>
            <w:rFonts w:hint="eastAsia"/>
          </w:rPr>
          <w:t>斥为</w:t>
        </w:r>
      </w:ins>
      <w:r>
        <w:rPr>
          <w:rFonts w:hint="eastAsia"/>
        </w:rPr>
        <w:t>“前所未有的不公正”。为</w:t>
      </w:r>
      <w:ins w:id="672" w:author="。。。" w:date="2026-04-14T15:18:00Z">
        <w:r>
          <w:rPr>
            <w:rFonts w:hint="eastAsia"/>
          </w:rPr>
          <w:t>重塑数字时代日渐失衡的力量格局，</w:t>
        </w:r>
      </w:ins>
      <w:r>
        <w:rPr>
          <w:rFonts w:hint="eastAsia"/>
        </w:rPr>
        <w:t>应对自动化决策带来的挑战，系统性法律治理已成为学界与立法者的共同议程</w:t>
      </w:r>
      <w:del w:id="673" w:author="。。。" w:date="2026-04-14T15:18:00Z">
        <w:r>
          <w:rPr>
            <w:rFonts w:hint="eastAsia"/>
          </w:rPr>
          <w:delText>，旨在重塑数字时代日渐失衡的力量格局</w:delText>
        </w:r>
      </w:del>
      <w:r>
        <w:rPr>
          <w:rFonts w:hint="eastAsia"/>
        </w:rPr>
        <w:t>。我国则在《个人信息保护法》第24条第3款中确立了一般性自动化决策拒绝权，</w:t>
      </w:r>
      <w:ins w:id="674" w:author="。。。" w:date="2026-04-14T20:47:00Z">
        <w:r>
          <w:rPr>
            <w:rStyle w:val="17"/>
            <w:rFonts w:hint="eastAsia"/>
          </w:rPr>
          <w:footnoteReference w:id="2"/>
        </w:r>
      </w:ins>
      <w:r>
        <w:rPr>
          <w:rFonts w:hint="eastAsia"/>
        </w:rPr>
        <w:t>意在帮助</w:t>
      </w:r>
      <w:del w:id="675" w:author="。。。" w:date="2026-04-12T15:38:00Z">
        <w:r>
          <w:rPr/>
          <w:delText>公民</w:delText>
        </w:r>
      </w:del>
      <w:ins w:id="676" w:author="。。。" w:date="2026-04-12T15:38:00Z">
        <w:r>
          <w:rPr>
            <w:rFonts w:hint="eastAsia"/>
          </w:rPr>
          <w:t>个人</w:t>
        </w:r>
      </w:ins>
      <w:r>
        <w:rPr>
          <w:rFonts w:hint="eastAsia"/>
        </w:rPr>
        <w:t>抵御“技术强权”的裹挟，维护其在数字社会中的自主</w:t>
      </w:r>
      <w:del w:id="677" w:author="。。。" w:date="2026-04-12T15:38:00Z">
        <w:r>
          <w:rPr/>
          <w:delText>地位</w:delText>
        </w:r>
      </w:del>
      <w:ins w:id="678" w:author="。。。" w:date="2026-04-12T15:38:00Z">
        <w:r>
          <w:rPr>
            <w:rFonts w:hint="eastAsia"/>
          </w:rPr>
          <w:t>与</w:t>
        </w:r>
      </w:ins>
      <w:ins w:id="679" w:author="。。。" w:date="2026-04-12T15:39:00Z">
        <w:r>
          <w:rPr>
            <w:rFonts w:hint="eastAsia"/>
          </w:rPr>
          <w:t>尊严</w:t>
        </w:r>
      </w:ins>
      <w:r>
        <w:rPr>
          <w:rFonts w:hint="eastAsia"/>
        </w:rPr>
        <w:t>。然而，法律规范与现实运行之间仍存裂隙：由于该权利的适用条件与效力范围尚未得到充分澄清，实践中面临行权障碍，难以切实回应公民对数字生活的基本期待</w:t>
      </w:r>
      <w:del w:id="680" w:author="。。。" w:date="2026-04-12T15:39:00Z">
        <w:r>
          <w:rPr>
            <w:rFonts w:hint="eastAsia"/>
          </w:rPr>
          <w:delText>，相关研究因此亟待展开</w:delText>
        </w:r>
      </w:del>
      <w:r>
        <w:rPr>
          <w:rFonts w:hint="eastAsia"/>
        </w:rPr>
        <w:t>。</w:t>
      </w:r>
    </w:p>
    <w:p w14:paraId="54FF916B">
      <w:r>
        <w:rPr>
          <w:rFonts w:hint="eastAsia"/>
        </w:rPr>
        <w:t>首先，在治理理念层面，“人在环路”（human in the loop）被欧盟奉为自动化决策规制的</w:t>
      </w:r>
      <w:del w:id="681" w:author="。。。" w:date="2026-04-12T15:40:00Z">
        <w:r>
          <w:rPr/>
          <w:delText>重要指引</w:delText>
        </w:r>
      </w:del>
      <w:ins w:id="682" w:author="。。。" w:date="2026-04-12T15:40:00Z">
        <w:r>
          <w:rPr>
            <w:rFonts w:hint="eastAsia"/>
          </w:rPr>
          <w:t>圭臬</w:t>
        </w:r>
      </w:ins>
      <w:r>
        <w:rPr>
          <w:rFonts w:hint="eastAsia"/>
        </w:rPr>
        <w:t>。我国立法亦受此影响，将一般性自动化决策拒绝权的适用限定于“仅通过自动化决策方式作出的决定”。然而，此种视角下的“人在环路”</w:t>
      </w:r>
      <w:del w:id="683" w:author="。。。" w:date="2026-04-14T15:19:00Z">
        <w:r>
          <w:rPr/>
          <w:delText>机制</w:delText>
        </w:r>
      </w:del>
      <w:ins w:id="684" w:author="。。。" w:date="2026-04-14T15:19:00Z">
        <w:r>
          <w:rPr>
            <w:rFonts w:hint="eastAsia"/>
          </w:rPr>
          <w:t>理念</w:t>
        </w:r>
      </w:ins>
      <w:r>
        <w:rPr>
          <w:rFonts w:hint="eastAsia"/>
        </w:rPr>
        <w:t>在实践中是否真正具备</w:t>
      </w:r>
      <w:del w:id="685" w:author="。。。" w:date="2026-04-12T15:40:00Z">
        <w:r>
          <w:rPr>
            <w:rFonts w:hint="eastAsia"/>
          </w:rPr>
          <w:delText>其所</w:delText>
        </w:r>
      </w:del>
      <w:r>
        <w:rPr>
          <w:rFonts w:hint="eastAsia"/>
        </w:rPr>
        <w:t>预设的监督与矫正功能，尚存疑问。其次，就规制路径而言，我国一般性自动化决策拒绝权的制度渊源，普遍认为可追溯至欧盟《通用数据保护条例》（General Data Protection Regulation，</w:t>
      </w:r>
      <w:ins w:id="686" w:author="崔文博1312" w:date="2026-04-18T16:01:00Z">
        <w:r>
          <w:rPr>
            <w:rFonts w:hint="eastAsia"/>
          </w:rPr>
          <w:t>以下</w:t>
        </w:r>
      </w:ins>
      <w:r>
        <w:rPr>
          <w:rFonts w:hint="eastAsia"/>
        </w:rPr>
        <w:t>简称GDPR）第22（1）条。围绕该条款的性质，欧盟学界长期存在争议：其究竟属于一项</w:t>
      </w:r>
      <w:del w:id="687" w:author="。。。" w:date="2026-04-12T15:41:00Z">
        <w:r>
          <w:rPr>
            <w:rFonts w:hint="eastAsia"/>
          </w:rPr>
          <w:delText>一般性</w:delText>
        </w:r>
      </w:del>
      <w:r>
        <w:rPr>
          <w:rFonts w:hint="eastAsia"/>
        </w:rPr>
        <w:t>禁止规范，还是赋予数据主体</w:t>
      </w:r>
      <w:ins w:id="688" w:author="。。。" w:date="2026-04-12T15:41:00Z">
        <w:r>
          <w:rPr>
            <w:rFonts w:hint="eastAsia"/>
          </w:rPr>
          <w:t>一项</w:t>
        </w:r>
      </w:ins>
      <w:r>
        <w:rPr>
          <w:rFonts w:hint="eastAsia"/>
        </w:rPr>
        <w:t>反对自动化决策的具体权利。</w:t>
      </w:r>
      <w:del w:id="689" w:author="崔文博1312 [2]" w:date="2026-04-18T18:14:26Z">
        <w:r>
          <w:rPr>
            <w:rStyle w:val="17"/>
          </w:rPr>
          <w:delText>[</w:delText>
        </w:r>
      </w:del>
      <w:r>
        <w:rPr>
          <w:rStyle w:val="17"/>
        </w:rPr>
        <w:footnoteReference w:id="3"/>
      </w:r>
      <w:del w:id="690" w:author="崔文博1312 [2]" w:date="2026-04-18T18:14:26Z">
        <w:r>
          <w:rPr>
            <w:rStyle w:val="17"/>
          </w:rPr>
          <w:delText>]</w:delText>
        </w:r>
      </w:del>
      <w:r>
        <w:rPr>
          <w:rFonts w:hint="eastAsia"/>
        </w:rPr>
        <w:t>在我国继受相关制度的过程中，这一争论亦成为必须回应的问题</w:t>
      </w:r>
      <w:ins w:id="691" w:author="崔文博1312 [2]" w:date="2026-04-20T18:31:34Z">
        <w:r>
          <w:rPr>
            <w:rFonts w:hint="eastAsia"/>
            <w:lang w:eastAsia="zh-CN"/>
          </w:rPr>
          <w:t>，</w:t>
        </w:r>
      </w:ins>
      <w:del w:id="692" w:author="崔文博1312 [2]" w:date="2026-04-20T18:31:34Z">
        <w:r>
          <w:rPr>
            <w:rFonts w:hint="eastAsia"/>
          </w:rPr>
          <w:delText>。</w:delText>
        </w:r>
      </w:del>
      <w:del w:id="693" w:author="崔文博1312 [2]" w:date="2026-04-20T18:31:16Z">
        <w:r>
          <w:rPr>
            <w:rFonts w:hint="default"/>
            <w:lang w:val="en-US"/>
          </w:rPr>
          <w:delText>同时，</w:delText>
        </w:r>
      </w:del>
      <w:ins w:id="694" w:author="崔文博1312 [2]" w:date="2026-04-20T18:31:17Z">
        <w:r>
          <w:rPr>
            <w:rFonts w:hint="eastAsia"/>
            <w:lang w:val="en-US" w:eastAsia="zh-CN"/>
          </w:rPr>
          <w:t>并且</w:t>
        </w:r>
      </w:ins>
      <w:ins w:id="695" w:author="崔文博1312 [2]" w:date="2026-04-20T18:31:19Z">
        <w:r>
          <w:rPr>
            <w:rFonts w:hint="eastAsia"/>
            <w:lang w:val="en-US" w:eastAsia="zh-CN"/>
          </w:rPr>
          <w:t>需要</w:t>
        </w:r>
      </w:ins>
      <w:r>
        <w:rPr>
          <w:rFonts w:hint="eastAsia"/>
        </w:rPr>
        <w:t>基于我国法律文本与实际治理</w:t>
      </w:r>
      <w:ins w:id="696" w:author="崔文博1312 [2]" w:date="2026-04-20T18:32:16Z">
        <w:r>
          <w:rPr>
            <w:rFonts w:hint="eastAsia"/>
            <w:lang w:val="en-US" w:eastAsia="zh-CN"/>
          </w:rPr>
          <w:t>的</w:t>
        </w:r>
      </w:ins>
      <w:r>
        <w:rPr>
          <w:rFonts w:hint="eastAsia"/>
        </w:rPr>
        <w:t>需要，</w:t>
      </w:r>
      <w:ins w:id="697" w:author="崔文博1312 [2]" w:date="2026-04-20T18:31:44Z">
        <w:r>
          <w:rPr>
            <w:rFonts w:hint="eastAsia"/>
            <w:lang w:val="en-US" w:eastAsia="zh-CN"/>
          </w:rPr>
          <w:t>探讨</w:t>
        </w:r>
      </w:ins>
      <w:del w:id="698" w:author="崔文博1312 [2]" w:date="2026-04-20T18:32:19Z">
        <w:r>
          <w:rPr>
            <w:rFonts w:hint="eastAsia"/>
          </w:rPr>
          <w:delText>我国</w:delText>
        </w:r>
      </w:del>
      <w:r>
        <w:rPr>
          <w:rFonts w:hint="eastAsia"/>
        </w:rPr>
        <w:t>是否应当沿袭欧盟的规制路径</w:t>
      </w:r>
      <w:del w:id="699" w:author="崔文博1312 [2]" w:date="2026-04-20T18:31:56Z">
        <w:r>
          <w:rPr>
            <w:rFonts w:hint="eastAsia"/>
          </w:rPr>
          <w:delText>，仍需在结合本土语境的基础上进行辨析</w:delText>
        </w:r>
      </w:del>
      <w:r>
        <w:rPr>
          <w:rFonts w:hint="eastAsia"/>
        </w:rPr>
        <w:t>。最后，若上述理论前提存在局限，则以此为基</w:t>
      </w:r>
      <w:ins w:id="700" w:author="。。。" w:date="2026-04-12T15:45:00Z">
        <w:r>
          <w:rPr>
            <w:rFonts w:hint="eastAsia"/>
          </w:rPr>
          <w:t>础</w:t>
        </w:r>
      </w:ins>
      <w:r>
        <w:rPr>
          <w:rFonts w:hint="eastAsia"/>
        </w:rPr>
        <w:t>的制度设计亦将受到牵动。因此，在实体规范层面，一般性自动化决策拒绝权的构成要件、</w:t>
      </w:r>
      <w:ins w:id="701" w:author="崔文博1312 [2]" w:date="2026-04-20T18:32:48Z">
        <w:r>
          <w:rPr>
            <w:rFonts w:hint="eastAsia"/>
          </w:rPr>
          <w:t>权利性质</w:t>
        </w:r>
      </w:ins>
      <w:ins w:id="702" w:author="崔文博1312 [2]" w:date="2026-04-20T18:32:51Z">
        <w:r>
          <w:rPr>
            <w:rFonts w:hint="eastAsia"/>
          </w:rPr>
          <w:t>与</w:t>
        </w:r>
      </w:ins>
      <w:r>
        <w:rPr>
          <w:rFonts w:hint="eastAsia"/>
        </w:rPr>
        <w:t>具体</w:t>
      </w:r>
      <w:del w:id="703" w:author="崔文博1312 [2]" w:date="2026-04-20T18:33:35Z">
        <w:r>
          <w:rPr>
            <w:rFonts w:hint="default"/>
            <w:lang w:val="en-US"/>
          </w:rPr>
          <w:delText>权能</w:delText>
        </w:r>
      </w:del>
      <w:ins w:id="704" w:author="崔文博1312 [2]" w:date="2026-04-20T18:33:36Z">
        <w:r>
          <w:rPr>
            <w:rFonts w:hint="eastAsia"/>
            <w:lang w:val="en-US" w:eastAsia="zh-CN"/>
          </w:rPr>
          <w:t>效果</w:t>
        </w:r>
      </w:ins>
      <w:del w:id="705" w:author="崔文博1312 [2]" w:date="2026-04-20T18:32:51Z">
        <w:r>
          <w:rPr>
            <w:rFonts w:hint="eastAsia"/>
          </w:rPr>
          <w:delText>与</w:delText>
        </w:r>
      </w:del>
      <w:del w:id="706" w:author="崔文博1312 [2]" w:date="2026-04-20T18:32:48Z">
        <w:r>
          <w:rPr>
            <w:rFonts w:hint="eastAsia"/>
          </w:rPr>
          <w:delText>权利性质</w:delText>
        </w:r>
      </w:del>
      <w:r>
        <w:rPr>
          <w:rFonts w:hint="eastAsia"/>
        </w:rPr>
        <w:t>，仍有待进一步澄清。</w:t>
      </w:r>
    </w:p>
    <w:p w14:paraId="6B7A9F71">
      <w:pPr>
        <w:pStyle w:val="2"/>
      </w:pPr>
      <w:r>
        <w:rPr>
          <w:rFonts w:hint="eastAsia"/>
        </w:rPr>
        <w:t>理论之高估与误解</w:t>
      </w:r>
    </w:p>
    <w:p w14:paraId="5A43AFA1">
      <w:r>
        <w:rPr>
          <w:rFonts w:hint="eastAsia"/>
        </w:rPr>
        <w:t>“人在环路”理念与“赋权说”“禁令说”的路径争议，共同塑造了一般性自动化决策拒绝权的规范走向。然而审慎思考之下，上述指引本身亦存在不容回避的局限：一方面，“人在环路”的理论预设与实践效果之间存在难以弥合的裂隙；另一方面，我国学界对“赋权说”与“禁令说”之争亦存在一定误解。凡此种种，均有待进一步澄清。</w:t>
      </w:r>
    </w:p>
    <w:p w14:paraId="71B59DCF">
      <w:pPr>
        <w:pStyle w:val="3"/>
      </w:pPr>
      <w:r>
        <w:rPr>
          <w:rFonts w:hint="eastAsia"/>
        </w:rPr>
        <w:t>“人在环路”之质疑</w:t>
      </w:r>
    </w:p>
    <w:p w14:paraId="5F7404BC">
      <w:r>
        <w:rPr>
          <w:rFonts w:hint="eastAsia"/>
        </w:rPr>
        <w:t>对于GDPR第22条第1款，欧盟学界普遍认为其体现了“人在环路”的核心理念，</w:t>
      </w:r>
      <w:del w:id="707" w:author="崔文博1312 [2]" w:date="2026-04-18T18:14:26Z">
        <w:r>
          <w:rPr>
            <w:rStyle w:val="17"/>
            <w:rFonts w:hint="eastAsia"/>
          </w:rPr>
          <w:delText>[</w:delText>
        </w:r>
      </w:del>
      <w:r>
        <w:rPr>
          <w:rStyle w:val="17"/>
          <w:rFonts w:hint="eastAsia"/>
        </w:rPr>
        <w:footnoteReference w:id="4"/>
      </w:r>
      <w:del w:id="708" w:author="崔文博1312 [2]" w:date="2026-04-18T18:14:26Z">
        <w:r>
          <w:rPr>
            <w:rStyle w:val="17"/>
            <w:rFonts w:hint="eastAsia"/>
          </w:rPr>
          <w:delText>]</w:delText>
        </w:r>
      </w:del>
      <w:r>
        <w:rPr>
          <w:rFonts w:hint="eastAsia"/>
        </w:rPr>
        <w:t>即在进行自动化决策时，要努力保障其中有人为因素存在。我国学界亦不乏支持者。</w:t>
      </w:r>
      <w:del w:id="709" w:author="崔文博1312 [2]" w:date="2026-04-18T18:14:26Z">
        <w:r>
          <w:rPr>
            <w:rStyle w:val="17"/>
            <w:rFonts w:hint="eastAsia"/>
          </w:rPr>
          <w:delText>[</w:delText>
        </w:r>
      </w:del>
      <w:r>
        <w:rPr>
          <w:rStyle w:val="17"/>
          <w:rFonts w:hint="eastAsia"/>
        </w:rPr>
        <w:footnoteReference w:id="5"/>
      </w:r>
      <w:del w:id="710" w:author="崔文博1312 [2]" w:date="2026-04-18T18:14:26Z">
        <w:r>
          <w:rPr>
            <w:rStyle w:val="17"/>
            <w:rFonts w:hint="eastAsia"/>
          </w:rPr>
          <w:delText>]</w:delText>
        </w:r>
      </w:del>
      <w:r>
        <w:rPr>
          <w:rFonts w:hint="eastAsia"/>
        </w:rPr>
        <w:t>基于这一理念，我国与欧盟的立法均对有人类参与的</w:t>
      </w:r>
      <w:del w:id="711" w:author="。。。" w:date="2026-04-12T15:50:00Z">
        <w:r>
          <w:rPr/>
          <w:delText>不完全</w:delText>
        </w:r>
      </w:del>
      <w:ins w:id="712" w:author="。。。" w:date="2026-04-12T15:50:00Z">
        <w:r>
          <w:rPr>
            <w:rFonts w:hint="eastAsia"/>
          </w:rPr>
          <w:t>混合</w:t>
        </w:r>
      </w:ins>
      <w:r>
        <w:rPr>
          <w:rFonts w:hint="eastAsia"/>
        </w:rPr>
        <w:t>自动化决策采取了相较于完全自动化决策更为宽松的态度</w:t>
      </w:r>
      <w:r>
        <w:t>，其预设在于：</w:t>
      </w:r>
      <w:r>
        <w:rPr>
          <w:rFonts w:hint="eastAsia"/>
        </w:rPr>
        <w:t>个人信息处理者</w:t>
      </w:r>
      <w:r>
        <w:t>的介入能够增强对系统的整体控制，从而降低算法自主性可能带来的风险，避免自动化决策产生消极后果</w:t>
      </w:r>
      <w:r>
        <w:rPr>
          <w:rFonts w:hint="eastAsia"/>
        </w:rPr>
        <w:t>。</w:t>
      </w:r>
      <w:del w:id="713" w:author="崔文博1312 [2]" w:date="2026-04-18T18:14:26Z">
        <w:r>
          <w:rPr>
            <w:rStyle w:val="17"/>
          </w:rPr>
          <w:delText>[</w:delText>
        </w:r>
      </w:del>
      <w:r>
        <w:rPr>
          <w:rStyle w:val="17"/>
        </w:rPr>
        <w:footnoteReference w:id="6"/>
      </w:r>
      <w:del w:id="714" w:author="崔文博1312 [2]" w:date="2026-04-18T18:14:26Z">
        <w:r>
          <w:rPr>
            <w:rStyle w:val="17"/>
          </w:rPr>
          <w:delText>]</w:delText>
        </w:r>
      </w:del>
      <w:r>
        <w:rPr>
          <w:rFonts w:hint="eastAsia"/>
        </w:rPr>
        <w:t>然而，这一预设是否成立？现实表明，“人在环路”理念本身面临四重质疑：</w:t>
      </w:r>
    </w:p>
    <w:p w14:paraId="00E687C7">
      <w:r>
        <w:rPr>
          <w:rFonts w:hint="eastAsia"/>
        </w:rPr>
        <w:t>其一，“人在环路”无法解决人类开发的主观歧视性。这种歧视往往在算法设计与训练阶段即已植根。</w:t>
      </w:r>
      <w:del w:id="715" w:author="崔文博1312 [2]" w:date="2026-04-18T18:14:26Z">
        <w:r>
          <w:rPr>
            <w:rStyle w:val="17"/>
            <w:rFonts w:hint="eastAsia"/>
          </w:rPr>
          <w:delText>[</w:delText>
        </w:r>
      </w:del>
      <w:r>
        <w:rPr>
          <w:rStyle w:val="17"/>
          <w:rFonts w:hint="eastAsia"/>
        </w:rPr>
        <w:footnoteReference w:id="7"/>
      </w:r>
      <w:del w:id="716" w:author="崔文博1312 [2]" w:date="2026-04-18T18:14:26Z">
        <w:r>
          <w:rPr>
            <w:rStyle w:val="17"/>
            <w:rFonts w:hint="eastAsia"/>
          </w:rPr>
          <w:delText>]</w:delText>
        </w:r>
      </w:del>
      <w:r>
        <w:rPr>
          <w:rFonts w:hint="eastAsia"/>
        </w:rPr>
        <w:t>开发者在数据选择、特征构建与模型优化过程中，常不可避免地植入主观倾向，使整个系统服务于预设目标，实际上就是“先画靶后射箭”的过程。以美国威斯康星州诉卢米斯案（STATE v. LOOMIS）为例，用于量刑风险评估的算法工具COMPAS被证实对黑人被告存在系统性偏见：其对少数族裔的“再犯高风险”误判率显著高于其他群体，导致该群体在司法中被不公正地标签化。</w:t>
      </w:r>
      <w:del w:id="717" w:author="崔文博1312 [2]" w:date="2026-04-18T18:14:26Z">
        <w:r>
          <w:rPr>
            <w:rStyle w:val="17"/>
            <w:rFonts w:hint="eastAsia"/>
          </w:rPr>
          <w:delText>[</w:delText>
        </w:r>
      </w:del>
      <w:r>
        <w:rPr>
          <w:rStyle w:val="17"/>
          <w:rFonts w:hint="eastAsia"/>
        </w:rPr>
        <w:footnoteReference w:id="8"/>
      </w:r>
      <w:del w:id="718" w:author="崔文博1312 [2]" w:date="2026-04-18T18:14:26Z">
        <w:r>
          <w:rPr>
            <w:rStyle w:val="17"/>
            <w:rFonts w:hint="eastAsia"/>
          </w:rPr>
          <w:delText>]</w:delText>
        </w:r>
      </w:del>
      <w:r>
        <w:rPr>
          <w:rFonts w:hint="eastAsia"/>
        </w:rPr>
        <w:t>同样，2016年白宫</w:t>
      </w:r>
      <w:ins w:id="719" w:author="。。。" w:date="2026-04-12T15:52:00Z">
        <w:r>
          <w:rPr>
            <w:rFonts w:hint="eastAsia"/>
          </w:rPr>
          <w:t>发布的</w:t>
        </w:r>
      </w:ins>
      <w:r>
        <w:rPr>
          <w:rFonts w:hint="eastAsia"/>
        </w:rPr>
        <w:t>《大数据报告：算法系统、机会与公民权利》指出，高等教育机构利用历史数据预测学生毕业可能性时，常将家庭收入作为关键变量，其结果可能使经济弱势学生在入学阶段即面临隐形壁垒，实质构成基于社会经济地位的在先歧视。</w:t>
      </w:r>
      <w:del w:id="720" w:author="崔文博1312 [2]" w:date="2026-04-18T18:14:26Z">
        <w:r>
          <w:rPr>
            <w:rStyle w:val="17"/>
            <w:rFonts w:hint="eastAsia"/>
          </w:rPr>
          <w:delText>[</w:delText>
        </w:r>
      </w:del>
      <w:r>
        <w:rPr>
          <w:rStyle w:val="17"/>
          <w:rFonts w:hint="eastAsia"/>
        </w:rPr>
        <w:footnoteReference w:id="9"/>
      </w:r>
      <w:del w:id="721" w:author="崔文博1312 [2]" w:date="2026-04-18T18:14:26Z">
        <w:r>
          <w:rPr>
            <w:rStyle w:val="17"/>
            <w:rFonts w:hint="eastAsia"/>
          </w:rPr>
          <w:delText>]</w:delText>
        </w:r>
      </w:del>
      <w:r>
        <w:rPr>
          <w:rFonts w:hint="eastAsia"/>
        </w:rPr>
        <w:t>这些案例表明，歧视未必源于算法运行的“黑箱”，而更可能肇始于开发阶段隐含的价值选择与结构偏见。自动化决策系统以技术中立之表象，掩盖了开发者及其所属机构在塑造“赢家”与“输家”过程中的主动角色</w:t>
      </w:r>
      <w:r>
        <w:t>。</w:t>
      </w:r>
      <w:del w:id="722" w:author="崔文博1312 [2]" w:date="2026-04-18T18:14:26Z">
        <w:r>
          <w:rPr>
            <w:rStyle w:val="17"/>
          </w:rPr>
          <w:delText>[</w:delText>
        </w:r>
      </w:del>
      <w:r>
        <w:rPr>
          <w:rStyle w:val="17"/>
        </w:rPr>
        <w:footnoteReference w:id="10"/>
      </w:r>
      <w:del w:id="723" w:author="崔文博1312 [2]" w:date="2026-04-18T18:14:26Z">
        <w:r>
          <w:rPr>
            <w:rStyle w:val="17"/>
          </w:rPr>
          <w:delText>]</w:delText>
        </w:r>
      </w:del>
    </w:p>
    <w:p w14:paraId="26F38ADA">
      <w:r>
        <w:rPr>
          <w:rFonts w:hint="eastAsia"/>
        </w:rPr>
        <w:t>其二，“人在环路”无法解决</w:t>
      </w:r>
      <w:r>
        <w:t>人类干预的虚假性</w:t>
      </w:r>
      <w:r>
        <w:rPr>
          <w:rFonts w:hint="eastAsia"/>
        </w:rPr>
        <w:t>。研究表明，</w:t>
      </w:r>
      <w:ins w:id="724" w:author="崔文博1312" w:date="2026-04-18T14:33:00Z">
        <w:r>
          <w:rPr>
            <w:rFonts w:hint="eastAsia"/>
          </w:rPr>
          <w:t>即便自动化决策系统给出的建议存在错误或并非最优</w:t>
        </w:r>
      </w:ins>
      <w:ins w:id="725" w:author="崔文博1312" w:date="2026-04-18T14:34:00Z">
        <w:r>
          <w:rPr>
            <w:rFonts w:hint="eastAsia"/>
          </w:rPr>
          <w:t>方案</w:t>
        </w:r>
      </w:ins>
      <w:ins w:id="726" w:author="崔文博1312" w:date="2026-04-18T14:33:00Z">
        <w:r>
          <w:rPr>
            <w:rFonts w:hint="eastAsia"/>
          </w:rPr>
          <w:t>，</w:t>
        </w:r>
      </w:ins>
      <w:r>
        <w:rPr>
          <w:rFonts w:hint="eastAsia"/>
        </w:rPr>
        <w:t>人类在决策过程中</w:t>
      </w:r>
      <w:ins w:id="727" w:author="崔文博1312" w:date="2026-04-18T14:33:00Z">
        <w:r>
          <w:rPr>
            <w:rFonts w:hint="eastAsia"/>
          </w:rPr>
          <w:t>依然</w:t>
        </w:r>
      </w:ins>
      <w:del w:id="728" w:author="崔文博1312" w:date="2026-04-18T14:33:00Z">
        <w:r>
          <w:rPr>
            <w:rFonts w:hint="eastAsia"/>
          </w:rPr>
          <w:delText>往往</w:delText>
        </w:r>
      </w:del>
      <w:r>
        <w:rPr>
          <w:rFonts w:hint="eastAsia"/>
        </w:rPr>
        <w:t>倾向于接受</w:t>
      </w:r>
      <w:del w:id="729" w:author="崔文博1312" w:date="2026-04-18T14:34:00Z">
        <w:r>
          <w:rPr/>
          <w:delText>自动化系统的</w:delText>
        </w:r>
      </w:del>
      <w:ins w:id="730" w:author="崔文博1312" w:date="2026-04-18T14:34:00Z">
        <w:r>
          <w:rPr>
            <w:rFonts w:hint="eastAsia"/>
          </w:rPr>
          <w:t>这些</w:t>
        </w:r>
      </w:ins>
      <w:r>
        <w:rPr>
          <w:rFonts w:hint="eastAsia"/>
        </w:rPr>
        <w:t>建议，</w:t>
      </w:r>
      <w:del w:id="731" w:author="崔文博1312" w:date="2026-04-18T14:33:00Z">
        <w:r>
          <w:rPr>
            <w:rFonts w:hint="eastAsia"/>
          </w:rPr>
          <w:delText>即便该建议存在错误或并非最优，</w:delText>
        </w:r>
      </w:del>
      <w:del w:id="732" w:author="崔文博1312 [2]" w:date="2026-04-18T18:14:26Z">
        <w:r>
          <w:rPr>
            <w:rStyle w:val="17"/>
          </w:rPr>
          <w:delText>[</w:delText>
        </w:r>
      </w:del>
      <w:r>
        <w:rPr>
          <w:rStyle w:val="17"/>
        </w:rPr>
        <w:footnoteReference w:id="11"/>
      </w:r>
      <w:del w:id="733" w:author="崔文博1312 [2]" w:date="2026-04-18T18:14:26Z">
        <w:r>
          <w:rPr>
            <w:rStyle w:val="17"/>
          </w:rPr>
          <w:delText>]</w:delText>
        </w:r>
      </w:del>
      <w:del w:id="734" w:author="崔文博1312" w:date="2026-04-18T14:34:00Z">
        <w:r>
          <w:rPr/>
          <w:delText>这一</w:delText>
        </w:r>
      </w:del>
      <w:ins w:id="735" w:author="崔文博1312" w:date="2026-04-18T14:34:00Z">
        <w:r>
          <w:rPr>
            <w:rFonts w:hint="eastAsia"/>
          </w:rPr>
          <w:t>此种</w:t>
        </w:r>
      </w:ins>
      <w:r>
        <w:rPr>
          <w:rFonts w:hint="eastAsia"/>
        </w:rPr>
        <w:t>现象被称为“自动化偏见”（automation bias）。</w:t>
      </w:r>
      <w:del w:id="736" w:author="崔文博1312 [2]" w:date="2026-04-18T18:14:26Z">
        <w:r>
          <w:rPr>
            <w:rStyle w:val="17"/>
          </w:rPr>
          <w:delText>[</w:delText>
        </w:r>
      </w:del>
      <w:r>
        <w:rPr>
          <w:rStyle w:val="17"/>
        </w:rPr>
        <w:footnoteReference w:id="12"/>
      </w:r>
      <w:del w:id="737" w:author="崔文博1312 [2]" w:date="2026-04-18T18:14:26Z">
        <w:r>
          <w:rPr>
            <w:rStyle w:val="17"/>
          </w:rPr>
          <w:delText>]</w:delText>
        </w:r>
      </w:del>
      <w:r>
        <w:rPr>
          <w:rFonts w:hint="eastAsia"/>
        </w:rPr>
        <w:t>加拿大</w:t>
      </w:r>
      <w:r>
        <w:rPr>
          <w:rStyle w:val="17"/>
          <w:vertAlign w:val="baseline"/>
        </w:rPr>
        <w:t>多伦多</w:t>
      </w:r>
      <w:r>
        <w:rPr>
          <w:rFonts w:hint="eastAsia"/>
        </w:rPr>
        <w:t>市的一桩水质预测事件便是揭示此种偏见的最好例证。多伦多曾经</w:t>
      </w:r>
      <w:r>
        <w:rPr>
          <w:rStyle w:val="17"/>
          <w:vertAlign w:val="baseline"/>
        </w:rPr>
        <w:t>尝试使用AI模型来预测海滩水质，并向游泳者发出安全警告。</w:t>
      </w:r>
      <w:r>
        <w:rPr>
          <w:rFonts w:hint="eastAsia"/>
        </w:rPr>
        <w:t>但在</w:t>
      </w:r>
      <w:r>
        <w:rPr>
          <w:rStyle w:val="17"/>
          <w:vertAlign w:val="baseline"/>
        </w:rPr>
        <w:t>该项目实际运行中，模型频繁将实际上不安全的水质错误地预测为安全。据统计，在大约50天里，海滩的大肠杆菌水平已达到危险程度，却仍被系统标记为可游泳状态。更值得关注的是，该市发布的数据显示，海滩上张贴的游泳标志从未与模型的预测不同，</w:t>
      </w:r>
      <w:r>
        <w:rPr>
          <w:rFonts w:hint="eastAsia"/>
        </w:rPr>
        <w:t>这表明</w:t>
      </w:r>
      <w:r>
        <w:rPr>
          <w:rStyle w:val="17"/>
          <w:vertAlign w:val="baseline"/>
        </w:rPr>
        <w:t>监管人员在该系统运行期间，</w:t>
      </w:r>
      <w:r>
        <w:rPr>
          <w:rFonts w:hint="eastAsia"/>
        </w:rPr>
        <w:t>高度</w:t>
      </w:r>
      <w:r>
        <w:rPr>
          <w:rStyle w:val="17"/>
          <w:vertAlign w:val="baseline"/>
        </w:rPr>
        <w:t>依赖</w:t>
      </w:r>
      <w:r>
        <w:rPr>
          <w:rFonts w:hint="eastAsia"/>
        </w:rPr>
        <w:t>于该自动化决策</w:t>
      </w:r>
      <w:r>
        <w:rPr>
          <w:rStyle w:val="17"/>
          <w:vertAlign w:val="baseline"/>
        </w:rPr>
        <w:t>结果。</w:t>
      </w:r>
      <w:del w:id="738" w:author="崔文博1312 [2]" w:date="2026-04-18T18:14:26Z">
        <w:r>
          <w:rPr>
            <w:rStyle w:val="17"/>
          </w:rPr>
          <w:delText>[</w:delText>
        </w:r>
      </w:del>
      <w:r>
        <w:rPr>
          <w:rStyle w:val="17"/>
        </w:rPr>
        <w:footnoteReference w:id="13"/>
      </w:r>
      <w:del w:id="739" w:author="崔文博1312 [2]" w:date="2026-04-18T18:14:26Z">
        <w:r>
          <w:rPr>
            <w:rStyle w:val="17"/>
          </w:rPr>
          <w:delText>]</w:delText>
        </w:r>
      </w:del>
      <w:r>
        <w:rPr>
          <w:rStyle w:val="17"/>
          <w:vertAlign w:val="baseline"/>
        </w:rPr>
        <w:t>此类案例</w:t>
      </w:r>
      <w:r>
        <w:rPr>
          <w:rFonts w:hint="eastAsia"/>
        </w:rPr>
        <w:t>表明</w:t>
      </w:r>
      <w:r>
        <w:rPr>
          <w:rStyle w:val="17"/>
          <w:vertAlign w:val="baseline"/>
        </w:rPr>
        <w:t>，所谓</w:t>
      </w:r>
      <w:r>
        <w:rPr>
          <w:rFonts w:hint="eastAsia"/>
        </w:rPr>
        <w:t>“</w:t>
      </w:r>
      <w:r>
        <w:rPr>
          <w:rStyle w:val="17"/>
          <w:vertAlign w:val="baseline"/>
        </w:rPr>
        <w:t>人类介入</w:t>
      </w:r>
      <w:r>
        <w:rPr>
          <w:rFonts w:hint="eastAsia"/>
        </w:rPr>
        <w:t>”</w:t>
      </w:r>
      <w:r>
        <w:rPr>
          <w:rStyle w:val="17"/>
          <w:vertAlign w:val="baseline"/>
        </w:rPr>
        <w:t>可能仅体现为对自动化输出的被动确认，而非真正行使独立判断。人类在此过程中提供的是</w:t>
      </w:r>
      <w:del w:id="740" w:author="。。。" w:date="2026-04-12T15:55:00Z">
        <w:r>
          <w:rPr>
            <w:rStyle w:val="17"/>
            <w:vertAlign w:val="baseline"/>
          </w:rPr>
          <w:delText>“</w:delText>
        </w:r>
      </w:del>
      <w:ins w:id="741" w:author="。。。" w:date="2026-04-12T15:55:00Z">
        <w:r>
          <w:rPr>
            <w:rFonts w:hint="eastAsia"/>
          </w:rPr>
          <w:t>“</w:t>
        </w:r>
      </w:ins>
      <w:r>
        <w:rPr>
          <w:rStyle w:val="17"/>
          <w:vertAlign w:val="baseline"/>
        </w:rPr>
        <w:t>人力</w:t>
      </w:r>
      <w:del w:id="742" w:author="。。。" w:date="2026-04-12T15:55:00Z">
        <w:r>
          <w:rPr>
            <w:rStyle w:val="17"/>
            <w:vertAlign w:val="baseline"/>
          </w:rPr>
          <w:delText>”</w:delText>
        </w:r>
      </w:del>
      <w:ins w:id="743" w:author="。。。" w:date="2026-04-12T15:55:00Z">
        <w:r>
          <w:rPr>
            <w:rFonts w:hint="eastAsia"/>
          </w:rPr>
          <w:t>”</w:t>
        </w:r>
      </w:ins>
      <w:r>
        <w:rPr>
          <w:rStyle w:val="17"/>
          <w:vertAlign w:val="baseline"/>
        </w:rPr>
        <w:t>而非</w:t>
      </w:r>
      <w:del w:id="744" w:author="。。。" w:date="2026-04-12T15:55:00Z">
        <w:r>
          <w:rPr>
            <w:rStyle w:val="17"/>
            <w:vertAlign w:val="baseline"/>
          </w:rPr>
          <w:delText>“</w:delText>
        </w:r>
      </w:del>
      <w:ins w:id="745" w:author="。。。" w:date="2026-04-12T15:55:00Z">
        <w:r>
          <w:rPr>
            <w:rFonts w:hint="eastAsia"/>
          </w:rPr>
          <w:t>“</w:t>
        </w:r>
      </w:ins>
      <w:r>
        <w:rPr>
          <w:rStyle w:val="17"/>
          <w:vertAlign w:val="baseline"/>
        </w:rPr>
        <w:t>判断力</w:t>
      </w:r>
      <w:del w:id="746" w:author="。。。" w:date="2026-04-12T15:55:00Z">
        <w:r>
          <w:rPr>
            <w:rStyle w:val="17"/>
            <w:vertAlign w:val="baseline"/>
          </w:rPr>
          <w:delText>”</w:delText>
        </w:r>
      </w:del>
      <w:ins w:id="747" w:author="。。。" w:date="2026-04-12T15:55:00Z">
        <w:r>
          <w:rPr>
            <w:rFonts w:hint="eastAsia"/>
          </w:rPr>
          <w:t>”</w:t>
        </w:r>
      </w:ins>
      <w:r>
        <w:rPr>
          <w:rStyle w:val="17"/>
          <w:vertAlign w:val="baseline"/>
        </w:rPr>
        <w:t>，实质上成为算法的延伸，而非其监督者或校正者。</w:t>
      </w:r>
    </w:p>
    <w:p w14:paraId="68229174">
      <w:r>
        <w:rPr>
          <w:rFonts w:hint="eastAsia"/>
        </w:rPr>
        <w:t>其三，“人在环路”无法解决</w:t>
      </w:r>
      <w:r>
        <w:t>人类</w:t>
      </w:r>
      <w:r>
        <w:rPr>
          <w:rFonts w:hint="eastAsia"/>
        </w:rPr>
        <w:t>审查</w:t>
      </w:r>
      <w:r>
        <w:t>的相对独立性</w:t>
      </w:r>
      <w:r>
        <w:rPr>
          <w:rFonts w:hint="eastAsia"/>
        </w:rPr>
        <w:t>。即便自动化决策的结果显失公平，后续介入的人类审查者</w:t>
      </w:r>
      <w:ins w:id="748" w:author="崔文博1312" w:date="2026-04-18T15:16:00Z">
        <w:r>
          <w:rPr>
            <w:rFonts w:hint="eastAsia"/>
          </w:rPr>
          <w:t>出于自身利益的考量，</w:t>
        </w:r>
      </w:ins>
      <w:r>
        <w:rPr>
          <w:rFonts w:hint="eastAsia"/>
        </w:rPr>
        <w:t>也未必愿意</w:t>
      </w:r>
      <w:del w:id="749" w:author="。。。" w:date="2026-04-12T15:57:00Z">
        <w:r>
          <w:rPr>
            <w:rFonts w:hint="eastAsia"/>
          </w:rPr>
          <w:delText>或能够</w:delText>
        </w:r>
      </w:del>
      <w:r>
        <w:rPr>
          <w:rFonts w:hint="eastAsia"/>
        </w:rPr>
        <w:t>作出真正</w:t>
      </w:r>
      <w:del w:id="750" w:author="。。。" w:date="2026-04-12T15:58:00Z">
        <w:r>
          <w:rPr>
            <w:rFonts w:hint="eastAsia"/>
          </w:rPr>
          <w:delText>符合</w:delText>
        </w:r>
      </w:del>
      <w:r>
        <w:rPr>
          <w:rFonts w:hint="eastAsia"/>
        </w:rPr>
        <w:t>公正</w:t>
      </w:r>
      <w:del w:id="751" w:author="。。。" w:date="2026-04-12T15:58:00Z">
        <w:r>
          <w:rPr>
            <w:rFonts w:hint="eastAsia"/>
          </w:rPr>
          <w:delText>价值</w:delText>
        </w:r>
      </w:del>
      <w:r>
        <w:rPr>
          <w:rFonts w:hint="eastAsia"/>
        </w:rPr>
        <w:t>的</w:t>
      </w:r>
      <w:ins w:id="752" w:author="。。。" w:date="2026-04-12T15:58:00Z">
        <w:r>
          <w:rPr>
            <w:rFonts w:hint="eastAsia"/>
          </w:rPr>
          <w:t>终局性</w:t>
        </w:r>
      </w:ins>
      <w:del w:id="753" w:author="。。。" w:date="2026-04-12T15:57:00Z">
        <w:r>
          <w:rPr>
            <w:rFonts w:hint="eastAsia"/>
          </w:rPr>
          <w:delText>最终</w:delText>
        </w:r>
      </w:del>
      <w:r>
        <w:rPr>
          <w:rFonts w:hint="eastAsia"/>
        </w:rPr>
        <w:t>判断。以外卖行业为例：平台</w:t>
      </w:r>
      <w:del w:id="754" w:author="。。。" w:date="2026-04-12T15:58:00Z">
        <w:r>
          <w:rPr>
            <w:rFonts w:hint="eastAsia"/>
          </w:rPr>
          <w:delText>企业</w:delText>
        </w:r>
      </w:del>
      <w:r>
        <w:rPr>
          <w:rFonts w:hint="eastAsia"/>
        </w:rPr>
        <w:t>通常借助自动化决策系统对骑手进行调度、考核与奖惩。当系统作出对骑手不利的判定（如以超时为由扣减报酬）后，虽设置人工申诉渠道，但负责复核的人员</w:t>
      </w:r>
      <w:del w:id="755" w:author="。。。" w:date="2026-04-12T15:58:00Z">
        <w:r>
          <w:rPr/>
          <w:delText>往往</w:delText>
        </w:r>
      </w:del>
      <w:ins w:id="756" w:author="。。。" w:date="2026-04-12T15:58:00Z">
        <w:r>
          <w:rPr>
            <w:rFonts w:hint="eastAsia"/>
          </w:rPr>
          <w:t>由于</w:t>
        </w:r>
      </w:ins>
      <w:r>
        <w:rPr>
          <w:rFonts w:hint="eastAsia"/>
        </w:rPr>
        <w:t>受雇于平台，其审查目标常与公司利益保持一致。在这种情况下，即使骑手提出合理异议，审查者仍可能因顾及企业利益，而倾向于维持原自动化结果，导致所谓“人工介入”仅沦为程序性过场，而非对算法结果的实质性校正。</w:t>
      </w:r>
    </w:p>
    <w:p w14:paraId="113306B1">
      <w:r>
        <w:rPr>
          <w:rFonts w:hint="eastAsia"/>
        </w:rPr>
        <w:t>其四，“人在环路”无法解决算法黑箱下的客观歧视性。即便不存在开发者主观的歧视意图，由于算法黑箱的技术特性，开发者和使用者也很难在事前识别其中隐藏的歧视性逻辑，即使事后察觉，往往也难以彻底消除其影响。以2014年亚马逊研发的简历自动化筛选系统为例，该系统的训练数据主要源于公司过去十年间的招聘记录，而这些历史数据反映出技术岗位中男性占优的性别失衡现象。算法在训练过程中，不自觉地建立了“女性”相关特征与较低评分之间的统计关联，甚至将包含“女性”字样或提及女性背景的简历予以降权或筛除。尽管公司在发现该问题后尝试修正模型，却始终无法保证类似偏差不再出现。</w:t>
      </w:r>
      <w:del w:id="757" w:author="崔文博1312 [2]" w:date="2026-04-18T18:14:26Z">
        <w:r>
          <w:rPr>
            <w:rStyle w:val="17"/>
            <w:rFonts w:hint="eastAsia"/>
          </w:rPr>
          <w:delText>[</w:delText>
        </w:r>
      </w:del>
      <w:r>
        <w:rPr>
          <w:rStyle w:val="17"/>
          <w:rFonts w:hint="eastAsia"/>
        </w:rPr>
        <w:footnoteReference w:id="14"/>
      </w:r>
      <w:del w:id="758" w:author="崔文博1312 [2]" w:date="2026-04-18T18:14:26Z">
        <w:r>
          <w:rPr>
            <w:rStyle w:val="17"/>
            <w:rFonts w:hint="eastAsia"/>
          </w:rPr>
          <w:delText>]</w:delText>
        </w:r>
      </w:del>
      <w:r>
        <w:rPr>
          <w:rFonts w:hint="eastAsia"/>
        </w:rPr>
        <w:t>由此可见，算法黑箱的隐秘性与客观性，使得开发者或使用者</w:t>
      </w:r>
      <w:del w:id="759" w:author="。。。" w:date="2026-04-12T16:07:00Z">
        <w:r>
          <w:rPr>
            <w:rFonts w:hint="eastAsia"/>
          </w:rPr>
          <w:delText>很</w:delText>
        </w:r>
      </w:del>
      <w:r>
        <w:rPr>
          <w:rFonts w:hint="eastAsia"/>
        </w:rPr>
        <w:t>难以预先识别</w:t>
      </w:r>
      <w:ins w:id="760" w:author="崔文博1312" w:date="2026-04-18T15:20:00Z">
        <w:r>
          <w:rPr>
            <w:rFonts w:hint="eastAsia"/>
          </w:rPr>
          <w:t>歧视</w:t>
        </w:r>
      </w:ins>
      <w:r>
        <w:rPr>
          <w:rFonts w:hint="eastAsia"/>
        </w:rPr>
        <w:t>，在事后也常常缺乏有效且彻底的修正手段。</w:t>
      </w:r>
    </w:p>
    <w:p w14:paraId="6D94739D">
      <w:ins w:id="761" w:author="。。。" w:date="2026-04-12T16:07:00Z">
        <w:r>
          <w:rPr>
            <w:rFonts w:hint="eastAsia"/>
          </w:rPr>
          <w:t>综上，</w:t>
        </w:r>
      </w:ins>
      <w:ins w:id="762" w:author="。。。" w:date="2026-04-12T16:09:00Z">
        <w:r>
          <w:rPr>
            <w:rFonts w:hint="eastAsia"/>
          </w:rPr>
          <w:t>由于“人在环路”机制难以从根本上克服以下四重困境：人类开发的主观歧视性、人类干预的虚假性、人类审查的相对独立性以及算法黑箱的客观歧视性，</w:t>
        </w:r>
      </w:ins>
      <w:ins w:id="763" w:author="。。。" w:date="2026-04-12T16:08:00Z">
        <w:r>
          <w:rPr>
            <w:rFonts w:hint="eastAsia"/>
          </w:rPr>
          <w:t>仅仅依赖个人信息处理者处于</w:t>
        </w:r>
      </w:ins>
      <w:ins w:id="764" w:author="崔文博1312" w:date="2026-04-18T15:20:00Z">
        <w:r>
          <w:rPr>
            <w:rFonts w:hint="eastAsia"/>
          </w:rPr>
          <w:t>“</w:t>
        </w:r>
      </w:ins>
      <w:ins w:id="765" w:author="。。。" w:date="2026-04-12T16:08:00Z">
        <w:r>
          <w:rPr>
            <w:rFonts w:hint="eastAsia"/>
          </w:rPr>
          <w:t>环路</w:t>
        </w:r>
      </w:ins>
      <w:ins w:id="766" w:author="崔文博1312" w:date="2026-04-18T15:21:00Z">
        <w:r>
          <w:rPr>
            <w:rFonts w:hint="eastAsia"/>
          </w:rPr>
          <w:t>”</w:t>
        </w:r>
      </w:ins>
      <w:ins w:id="767" w:author="。。。" w:date="2026-04-12T16:08:00Z">
        <w:r>
          <w:rPr>
            <w:rFonts w:hint="eastAsia"/>
          </w:rPr>
          <w:t>之中，实际所能</w:t>
        </w:r>
      </w:ins>
      <w:ins w:id="768" w:author="。。。" w:date="2026-04-12T16:08:00Z">
        <w:del w:id="769" w:author="崔文博1312" w:date="2026-04-18T15:20:00Z">
          <w:r>
            <w:rPr/>
            <w:delText>提供</w:delText>
          </w:r>
        </w:del>
      </w:ins>
      <w:ins w:id="770" w:author="崔文博1312" w:date="2026-04-18T15:20:00Z">
        <w:r>
          <w:rPr>
            <w:rFonts w:hint="eastAsia"/>
          </w:rPr>
          <w:t>发挥</w:t>
        </w:r>
      </w:ins>
      <w:ins w:id="771" w:author="。。。" w:date="2026-04-12T16:08:00Z">
        <w:r>
          <w:rPr>
            <w:rFonts w:hint="eastAsia"/>
          </w:rPr>
          <w:t>的作用相当有限，甚至可能流于形式。</w:t>
        </w:r>
      </w:ins>
      <w:ins w:id="772" w:author="。。。" w:date="2026-04-12T16:09:00Z">
        <w:r>
          <w:rPr>
            <w:rFonts w:hint="eastAsia"/>
          </w:rPr>
          <w:t>但也</w:t>
        </w:r>
      </w:ins>
      <w:r>
        <w:rPr>
          <w:rFonts w:hint="eastAsia"/>
        </w:rPr>
        <w:t>需要指出</w:t>
      </w:r>
      <w:del w:id="773" w:author="。。。" w:date="2026-04-12T16:09:00Z">
        <w:r>
          <w:rPr>
            <w:rFonts w:hint="eastAsia"/>
          </w:rPr>
          <w:delText>的是</w:delText>
        </w:r>
      </w:del>
      <w:r>
        <w:rPr>
          <w:rFonts w:hint="eastAsia"/>
        </w:rPr>
        <w:t>，对于“人在环路”发出质疑并不意味着要在自动化决策中去人类化</w:t>
      </w:r>
      <w:ins w:id="774" w:author="。。。" w:date="2026-04-12T16:09:00Z">
        <w:r>
          <w:rPr>
            <w:rFonts w:hint="eastAsia"/>
          </w:rPr>
          <w:t>。</w:t>
        </w:r>
      </w:ins>
      <w:ins w:id="775" w:author="崔文博1312" w:date="2026-04-18T15:21:00Z">
        <w:r>
          <w:rPr>
            <w:rFonts w:hint="eastAsia"/>
          </w:rPr>
          <w:t>恰恰与之相反，</w:t>
        </w:r>
      </w:ins>
      <w:del w:id="776" w:author="。。。" w:date="2026-04-12T16:09:00Z">
        <w:r>
          <w:rPr>
            <w:rFonts w:hint="eastAsia"/>
          </w:rPr>
          <w:delText>，而是要揭示由于“人在环路”机制难以从根本上克服以下四重困境：人类开发的主观歧视性、人类干预的虚假性、人类审查的相对独立性以及算法黑箱的客观歧视性。</w:delText>
        </w:r>
      </w:del>
      <w:r>
        <w:rPr>
          <w:rFonts w:hint="eastAsia"/>
        </w:rPr>
        <w:t>在现有实践下，</w:t>
      </w:r>
      <w:del w:id="777" w:author="。。。" w:date="2026-04-12T16:09:00Z">
        <w:r>
          <w:rPr/>
          <w:delText>如果单纯只依靠个人信息处理者处于环路之中，</w:delText>
        </w:r>
      </w:del>
      <w:ins w:id="778" w:author="。。。" w:date="2026-04-12T16:09:00Z">
        <w:r>
          <w:rPr>
            <w:rFonts w:hint="eastAsia"/>
          </w:rPr>
          <w:t>或许需要更多主体在</w:t>
        </w:r>
      </w:ins>
      <w:ins w:id="779" w:author="崔文博1312" w:date="2026-04-18T15:21:00Z">
        <w:r>
          <w:rPr>
            <w:rFonts w:hint="eastAsia"/>
          </w:rPr>
          <w:t>“</w:t>
        </w:r>
      </w:ins>
      <w:ins w:id="780" w:author="。。。" w:date="2026-04-12T16:09:00Z">
        <w:r>
          <w:rPr>
            <w:rFonts w:hint="eastAsia"/>
          </w:rPr>
          <w:t>环路</w:t>
        </w:r>
      </w:ins>
      <w:ins w:id="781" w:author="崔文博1312" w:date="2026-04-18T15:21:00Z">
        <w:r>
          <w:rPr>
            <w:rFonts w:hint="eastAsia"/>
          </w:rPr>
          <w:t>”</w:t>
        </w:r>
      </w:ins>
      <w:ins w:id="782" w:author="。。。" w:date="2026-04-12T16:09:00Z">
        <w:r>
          <w:rPr>
            <w:rFonts w:hint="eastAsia"/>
          </w:rPr>
          <w:t>之中通力合作。</w:t>
        </w:r>
      </w:ins>
      <w:del w:id="783" w:author="。。。" w:date="2026-04-12T16:08:00Z">
        <w:r>
          <w:rPr>
            <w:rFonts w:hint="eastAsia"/>
          </w:rPr>
          <w:delText>其实际所能提供的矫正与保障作用往往相当有限，甚至可能流于形式。</w:delText>
        </w:r>
      </w:del>
    </w:p>
    <w:p w14:paraId="73243A87">
      <w:pPr>
        <w:pStyle w:val="3"/>
      </w:pPr>
      <w:r>
        <w:rPr>
          <w:rFonts w:hint="eastAsia"/>
        </w:rPr>
        <w:t>“赋权说”与“禁令说”之厘清</w:t>
      </w:r>
    </w:p>
    <w:p w14:paraId="4FE64DD8">
      <w:r>
        <w:t>GDPR第22</w:t>
      </w:r>
      <w:r>
        <w:rPr>
          <w:rFonts w:hint="eastAsia"/>
        </w:rPr>
        <w:t>(1)</w:t>
      </w:r>
      <w:r>
        <w:t>条</w:t>
      </w:r>
      <w:del w:id="784" w:author="崔文博1312" w:date="2026-04-18T15:22:00Z">
        <w:r>
          <w:rPr/>
          <w:delText>表示</w:delText>
        </w:r>
      </w:del>
      <w:ins w:id="785" w:author="崔文博1312" w:date="2026-04-18T15:22:00Z">
        <w:r>
          <w:rPr>
            <w:rFonts w:hint="eastAsia"/>
          </w:rPr>
          <w:t>规定</w:t>
        </w:r>
      </w:ins>
      <w:r>
        <w:rPr>
          <w:rFonts w:hint="eastAsia"/>
        </w:rPr>
        <w:t>，数据主体有权不受仅基于自动化处理行为得出的决定的制约，以避免对个人产生法律影响或与之相类似的显著影响，该自动化处理包括识别分析。</w:t>
      </w:r>
    </w:p>
    <w:p w14:paraId="51453A99">
      <w:pPr>
        <w:pStyle w:val="4"/>
      </w:pPr>
      <w:r>
        <w:rPr>
          <w:rFonts w:hint="eastAsia"/>
        </w:rPr>
        <w:t>欧盟立法之梳理</w:t>
      </w:r>
    </w:p>
    <w:p w14:paraId="67E5E555">
      <w:pPr>
        <w:rPr>
          <w:rStyle w:val="17"/>
        </w:rPr>
      </w:pPr>
      <w:r>
        <w:rPr>
          <w:rFonts w:hint="eastAsia"/>
        </w:rPr>
        <w:t>欧盟学界之所以围绕GDPR第22(1)条的性质聚讼纷纭，根源在于规范文本</w:t>
      </w:r>
      <w:del w:id="786" w:author="。。。" w:date="2026-04-12T16:13:00Z">
        <w:r>
          <w:rPr>
            <w:rFonts w:hint="eastAsia"/>
          </w:rPr>
          <w:delText>自身</w:delText>
        </w:r>
      </w:del>
      <w:r>
        <w:rPr>
          <w:rFonts w:hint="eastAsia"/>
        </w:rPr>
        <w:t>的模糊性。</w:t>
      </w:r>
      <w:ins w:id="787" w:author="。。。" w:date="2026-04-12T16:13:00Z">
        <w:r>
          <w:rPr>
            <w:rFonts w:hint="eastAsia"/>
          </w:rPr>
          <w:t>由于</w:t>
        </w:r>
      </w:ins>
      <w:r>
        <w:rPr>
          <w:rFonts w:hint="eastAsia"/>
        </w:rPr>
        <w:t>该条表述为“数据主体有权不受仅基于自动化处理所作决定的制约”</w:t>
      </w:r>
      <w:r>
        <w:t>，</w:t>
      </w:r>
      <w:del w:id="788" w:author="崔文博1312 [2]" w:date="2026-04-18T18:14:26Z">
        <w:r>
          <w:rPr>
            <w:rStyle w:val="17"/>
          </w:rPr>
          <w:delText>[</w:delText>
        </w:r>
      </w:del>
      <w:r>
        <w:rPr>
          <w:rStyle w:val="17"/>
        </w:rPr>
        <w:footnoteReference w:id="15"/>
      </w:r>
      <w:del w:id="789" w:author="崔文博1312 [2]" w:date="2026-04-18T18:14:26Z">
        <w:r>
          <w:rPr>
            <w:rStyle w:val="17"/>
          </w:rPr>
          <w:delText>]</w:delText>
        </w:r>
      </w:del>
      <w:r>
        <w:rPr>
          <w:rFonts w:hint="eastAsia"/>
        </w:rPr>
        <w:t>欧盟学者认为，</w:t>
      </w:r>
      <w:ins w:id="790" w:author="崔文博1312" w:date="2026-04-18T15:23:00Z">
        <w:r>
          <w:rPr>
            <w:rFonts w:hint="eastAsia"/>
          </w:rPr>
          <w:t>其</w:t>
        </w:r>
      </w:ins>
      <w:r>
        <w:rPr>
          <w:rFonts w:hint="eastAsia"/>
        </w:rPr>
        <w:t>在文义上</w:t>
      </w:r>
      <w:del w:id="791" w:author="崔文博1312" w:date="2026-04-18T15:23:00Z">
        <w:r>
          <w:rPr>
            <w:rFonts w:hint="eastAsia"/>
          </w:rPr>
          <w:delText>其</w:delText>
        </w:r>
      </w:del>
      <w:r>
        <w:rPr>
          <w:rFonts w:hint="eastAsia"/>
        </w:rPr>
        <w:t>既可被解释为一项一般性禁止规范，亦可被解释为一项具体的拒绝权，</w:t>
      </w:r>
      <w:del w:id="792" w:author="崔文博1312 [2]" w:date="2026-04-18T18:14:26Z">
        <w:r>
          <w:rPr>
            <w:rStyle w:val="17"/>
          </w:rPr>
          <w:delText>[</w:delText>
        </w:r>
      </w:del>
      <w:r>
        <w:rPr>
          <w:rStyle w:val="17"/>
        </w:rPr>
        <w:footnoteReference w:id="16"/>
      </w:r>
      <w:del w:id="793" w:author="崔文博1312 [2]" w:date="2026-04-18T18:14:26Z">
        <w:r>
          <w:rPr>
            <w:rStyle w:val="17"/>
          </w:rPr>
          <w:delText>]</w:delText>
        </w:r>
      </w:del>
      <w:r>
        <w:t>在语义上存在解释的空间</w:t>
      </w:r>
      <w:r>
        <w:rPr>
          <w:rFonts w:hint="eastAsia"/>
        </w:rPr>
        <w:t>。</w:t>
      </w:r>
      <w:r>
        <w:t>正如《民法典》中诸多采用</w:t>
      </w:r>
      <w:del w:id="794" w:author="崔文博1312" w:date="2026-04-18T14:38:00Z">
        <w:r>
          <w:rPr/>
          <w:delText>“</w:delText>
        </w:r>
      </w:del>
      <w:ins w:id="795" w:author="崔文博1312" w:date="2026-04-18T14:38:00Z">
        <w:r>
          <w:rPr>
            <w:rFonts w:hint="eastAsia"/>
          </w:rPr>
          <w:t>“</w:t>
        </w:r>
      </w:ins>
      <w:r>
        <w:t>有权依法请求</w:t>
      </w:r>
      <w:del w:id="796" w:author="崔文博1312" w:date="2026-04-18T14:38:00Z">
        <w:r>
          <w:rPr/>
          <w:delText>”</w:delText>
        </w:r>
      </w:del>
      <w:ins w:id="797" w:author="崔文博1312" w:date="2026-04-18T14:38:00Z">
        <w:r>
          <w:rPr>
            <w:rFonts w:hint="eastAsia"/>
          </w:rPr>
          <w:t>”</w:t>
        </w:r>
      </w:ins>
      <w:r>
        <w:t>表述的条款，未必皆属请求权基础规范一般，规范表述与规范性质之间</w:t>
      </w:r>
      <w:del w:id="798" w:author="崔文博1312" w:date="2026-04-18T14:38:00Z">
        <w:r>
          <w:rPr/>
          <w:delText>，</w:delText>
        </w:r>
      </w:del>
      <w:r>
        <w:t>并无必然的对应关系。</w:t>
      </w:r>
      <w:del w:id="799" w:author="崔文博1312 [2]" w:date="2026-04-18T18:14:26Z">
        <w:r>
          <w:rPr>
            <w:rStyle w:val="17"/>
          </w:rPr>
          <w:delText>[</w:delText>
        </w:r>
      </w:del>
      <w:r>
        <w:rPr>
          <w:rStyle w:val="17"/>
        </w:rPr>
        <w:footnoteReference w:id="17"/>
      </w:r>
      <w:del w:id="800" w:author="崔文博1312 [2]" w:date="2026-04-18T18:14:26Z">
        <w:r>
          <w:rPr>
            <w:rStyle w:val="17"/>
          </w:rPr>
          <w:delText>]</w:delText>
        </w:r>
      </w:del>
    </w:p>
    <w:p w14:paraId="799BE157">
      <w:r>
        <w:rPr>
          <w:rFonts w:hint="eastAsia"/>
        </w:rPr>
        <w:t>基于此，欧盟学界形成了“禁令说”与“赋权说”之争。持前一立场者，尤以第29条工作组为代表。该工作组在对GDPR进行解读时，将第22(1)条解读为一项禁令，</w:t>
      </w:r>
      <w:del w:id="801" w:author="。。。" w:date="2026-04-12T16:20:00Z">
        <w:r>
          <w:rPr>
            <w:rFonts w:hint="eastAsia"/>
          </w:rPr>
          <w:delText>即</w:delText>
        </w:r>
      </w:del>
      <w:r>
        <w:rPr>
          <w:rFonts w:hint="eastAsia"/>
        </w:rPr>
        <w:t>数据控制者在证明满足第22(2)a-c项</w:t>
      </w:r>
      <w:ins w:id="802" w:author="。。。" w:date="2026-04-14T21:25:00Z">
        <w:r>
          <w:rPr>
            <w:rStyle w:val="17"/>
            <w:rFonts w:hint="eastAsia"/>
          </w:rPr>
          <w:footnoteReference w:id="18"/>
        </w:r>
      </w:ins>
      <w:r>
        <w:rPr>
          <w:rFonts w:hint="eastAsia"/>
        </w:rPr>
        <w:t>的条件之前，原则上不得实施仅基于自动化处理所作的决定。</w:t>
      </w:r>
      <w:del w:id="803" w:author="崔文博1312 [2]" w:date="2026-04-18T18:14:26Z">
        <w:r>
          <w:rPr>
            <w:rStyle w:val="17"/>
            <w:rFonts w:hint="eastAsia"/>
          </w:rPr>
          <w:delText>[</w:delText>
        </w:r>
      </w:del>
      <w:r>
        <w:rPr>
          <w:rStyle w:val="17"/>
          <w:rFonts w:hint="eastAsia"/>
        </w:rPr>
        <w:footnoteReference w:id="19"/>
      </w:r>
      <w:del w:id="804" w:author="崔文博1312 [2]" w:date="2026-04-18T18:14:26Z">
        <w:r>
          <w:rPr>
            <w:rStyle w:val="17"/>
            <w:rFonts w:hint="eastAsia"/>
          </w:rPr>
          <w:delText>]</w:delText>
        </w:r>
      </w:del>
      <w:r>
        <w:rPr>
          <w:rFonts w:hint="eastAsia"/>
        </w:rPr>
        <w:t>换言之，该条款课予控制者一项不作为义务，而非赋予数据主体一项须待其主动行使</w:t>
      </w:r>
      <w:del w:id="805" w:author="崔文博1312" w:date="2026-04-18T15:23:00Z">
        <w:r>
          <w:rPr>
            <w:rFonts w:hint="eastAsia"/>
          </w:rPr>
          <w:delText>方能生效</w:delText>
        </w:r>
      </w:del>
      <w:r>
        <w:rPr>
          <w:rFonts w:hint="eastAsia"/>
        </w:rPr>
        <w:t>的拒绝权。除第29条工作组</w:t>
      </w:r>
      <w:ins w:id="806" w:author="。。。" w:date="2026-04-12T16:20:00Z">
        <w:r>
          <w:rPr>
            <w:rFonts w:hint="eastAsia"/>
          </w:rPr>
          <w:t>的</w:t>
        </w:r>
      </w:ins>
      <w:ins w:id="807" w:author="。。。" w:date="2026-04-12T16:21:00Z">
        <w:r>
          <w:rPr>
            <w:rFonts w:hint="eastAsia"/>
          </w:rPr>
          <w:t>指南</w:t>
        </w:r>
      </w:ins>
      <w:r>
        <w:rPr>
          <w:rFonts w:hint="eastAsia"/>
        </w:rPr>
        <w:t>外，与GDPR相对应的《欧盟执法指令》（Law Enforcement Directive）第11条、</w:t>
      </w:r>
      <w:del w:id="808" w:author="崔文博1312 [2]" w:date="2026-04-18T18:14:26Z">
        <w:r>
          <w:rPr>
            <w:rStyle w:val="17"/>
            <w:rFonts w:hint="eastAsia"/>
          </w:rPr>
          <w:delText>[</w:delText>
        </w:r>
      </w:del>
      <w:r>
        <w:rPr>
          <w:rStyle w:val="17"/>
          <w:rFonts w:hint="eastAsia"/>
        </w:rPr>
        <w:footnoteReference w:id="20"/>
      </w:r>
      <w:del w:id="809" w:author="崔文博1312 [2]" w:date="2026-04-18T18:14:26Z">
        <w:r>
          <w:rPr>
            <w:rStyle w:val="17"/>
            <w:rFonts w:hint="eastAsia"/>
          </w:rPr>
          <w:delText>]</w:delText>
        </w:r>
      </w:del>
      <w:r>
        <w:rPr>
          <w:rFonts w:hint="eastAsia"/>
        </w:rPr>
        <w:t>欧盟法院（Court of Justice of the European Union）在</w:t>
      </w:r>
      <w:ins w:id="810" w:author="崔文博1312" w:date="2026-04-18T16:34:00Z">
        <w:r>
          <w:rPr>
            <w:rFonts w:hint="eastAsia"/>
          </w:rPr>
          <w:t xml:space="preserve">OQ </w:t>
        </w:r>
      </w:ins>
      <w:ins w:id="811" w:author="崔文博1312" w:date="2026-04-18T16:34:00Z">
        <w:r>
          <w:rPr>
            <w:rFonts w:ascii="Times New Roman Italic" w:hAnsi="Times New Roman Italic" w:cs="Times New Roman Italic"/>
            <w:i/>
            <w:iCs/>
          </w:rPr>
          <w:t>v.</w:t>
        </w:r>
      </w:ins>
      <w:ins w:id="812" w:author="崔文博1312" w:date="2026-04-18T16:34:00Z">
        <w:r>
          <w:rPr>
            <w:rFonts w:hint="eastAsia"/>
          </w:rPr>
          <w:t xml:space="preserve"> Land Hesse</w:t>
        </w:r>
      </w:ins>
      <w:del w:id="813" w:author="崔文博1312" w:date="2026-04-18T16:34:00Z">
        <w:r>
          <w:rPr>
            <w:rFonts w:hint="eastAsia"/>
          </w:rPr>
          <w:delText>OQ诉黑森州</w:delText>
        </w:r>
      </w:del>
      <w:r>
        <w:rPr>
          <w:rFonts w:hint="eastAsia"/>
        </w:rPr>
        <w:t>案（</w:t>
      </w:r>
      <w:del w:id="814" w:author="崔文博1312" w:date="2026-04-18T16:34:00Z">
        <w:r>
          <w:rPr>
            <w:rFonts w:hint="eastAsia"/>
          </w:rPr>
          <w:delText xml:space="preserve">OQ </w:delText>
        </w:r>
      </w:del>
      <w:del w:id="815" w:author="崔文博1312" w:date="2026-04-18T16:34:00Z">
        <w:r>
          <w:rPr>
            <w:rFonts w:ascii="Times New Roman Italic" w:hAnsi="Times New Roman Italic" w:cs="Times New Roman Italic"/>
            <w:i/>
            <w:iCs/>
            <w:rPrChange w:id="816" w:author="崔文博1312" w:date="2026-04-18T16:34:00Z">
              <w:rPr/>
            </w:rPrChange>
          </w:rPr>
          <w:delText>v.</w:delText>
        </w:r>
      </w:del>
      <w:del w:id="817" w:author="崔文博1312" w:date="2026-04-18T16:34:00Z">
        <w:r>
          <w:rPr>
            <w:rFonts w:hint="eastAsia"/>
          </w:rPr>
          <w:delText xml:space="preserve"> Land Hesse，</w:delText>
        </w:r>
      </w:del>
      <w:r>
        <w:rPr>
          <w:rFonts w:hint="eastAsia"/>
        </w:rPr>
        <w:t>以下简称“OQ案”）中的判决立场</w:t>
      </w:r>
      <w:del w:id="818" w:author="崔文博1312" w:date="2026-04-18T14:41:00Z">
        <w:r>
          <w:rPr>
            <w:rFonts w:hint="eastAsia"/>
          </w:rPr>
          <w:delText>，</w:delText>
        </w:r>
      </w:del>
      <w:ins w:id="819" w:author="崔文博1312" w:date="2026-04-18T14:41:00Z">
        <w:r>
          <w:rPr>
            <w:rFonts w:hint="eastAsia"/>
          </w:rPr>
          <w:t>、</w:t>
        </w:r>
      </w:ins>
      <w:del w:id="820" w:author="崔文博1312 [2]" w:date="2026-04-18T18:14:26Z">
        <w:r>
          <w:rPr>
            <w:rStyle w:val="17"/>
            <w:rFonts w:hint="eastAsia"/>
          </w:rPr>
          <w:delText>[</w:delText>
        </w:r>
      </w:del>
      <w:r>
        <w:rPr>
          <w:rStyle w:val="17"/>
          <w:rFonts w:hint="eastAsia"/>
        </w:rPr>
        <w:footnoteReference w:id="21"/>
      </w:r>
      <w:del w:id="821" w:author="崔文博1312 [2]" w:date="2026-04-18T18:14:26Z">
        <w:r>
          <w:rPr>
            <w:rStyle w:val="17"/>
            <w:rFonts w:hint="eastAsia"/>
          </w:rPr>
          <w:delText>]</w:delText>
        </w:r>
      </w:del>
      <w:r>
        <w:rPr>
          <w:rFonts w:hint="eastAsia"/>
        </w:rPr>
        <w:t>以及欧洲数据保护委员会（European Data Protection Board）对第29条工作组指南的正式认可，</w:t>
      </w:r>
      <w:del w:id="822" w:author="崔文博1312 [2]" w:date="2026-04-18T18:14:26Z">
        <w:r>
          <w:rPr>
            <w:rStyle w:val="17"/>
            <w:rFonts w:hint="eastAsia"/>
          </w:rPr>
          <w:delText>[</w:delText>
        </w:r>
      </w:del>
      <w:r>
        <w:rPr>
          <w:rStyle w:val="17"/>
          <w:rFonts w:hint="eastAsia"/>
        </w:rPr>
        <w:footnoteReference w:id="22"/>
      </w:r>
      <w:del w:id="823" w:author="崔文博1312 [2]" w:date="2026-04-18T18:14:26Z">
        <w:r>
          <w:rPr>
            <w:rStyle w:val="17"/>
            <w:rFonts w:hint="eastAsia"/>
          </w:rPr>
          <w:delText>]</w:delText>
        </w:r>
      </w:del>
      <w:r>
        <w:rPr>
          <w:rFonts w:hint="eastAsia"/>
        </w:rPr>
        <w:t>均在不同层面支持着“禁令说”的解释路径。应当认为，欧盟官方</w:t>
      </w:r>
      <w:del w:id="824" w:author="。。。" w:date="2026-04-12T16:21:00Z">
        <w:r>
          <w:rPr>
            <w:rFonts w:hint="eastAsia"/>
          </w:rPr>
          <w:delText>层面</w:delText>
        </w:r>
      </w:del>
      <w:r>
        <w:rPr>
          <w:rFonts w:hint="eastAsia"/>
        </w:rPr>
        <w:t>总体上倾向于将第22条第1款理解为一项一般性禁止规范。</w:t>
      </w:r>
    </w:p>
    <w:p w14:paraId="6C20C349">
      <w:r>
        <w:rPr>
          <w:rFonts w:hint="eastAsia"/>
        </w:rPr>
        <w:t>至于“赋权说”，其主张法律原则上允许个人信息处理者进行完全自动化决策，同时赋予信息主体随时退出的权利，亦即一般性自动化决策拒绝权。但该项权利的行使存在例外：若个人信息处理符合GDPR</w:t>
      </w:r>
      <w:ins w:id="825" w:author="。。。" w:date="2026-04-12T16:22:00Z">
        <w:r>
          <w:rPr>
            <w:rFonts w:hint="eastAsia"/>
          </w:rPr>
          <w:t>第22(2)a-c项</w:t>
        </w:r>
      </w:ins>
      <w:del w:id="826" w:author="。。。" w:date="2026-04-12T16:22:00Z">
        <w:r>
          <w:rPr>
            <w:rFonts w:hint="eastAsia"/>
          </w:rPr>
          <w:delText>第22条第2款a至c项</w:delText>
        </w:r>
      </w:del>
      <w:r>
        <w:rPr>
          <w:rFonts w:hint="eastAsia"/>
        </w:rPr>
        <w:t>所规定的条件，则</w:t>
      </w:r>
      <w:ins w:id="827" w:author="崔文博1312" w:date="2026-04-18T14:42:00Z">
        <w:r>
          <w:rPr>
            <w:rFonts w:hint="eastAsia"/>
          </w:rPr>
          <w:t>该</w:t>
        </w:r>
      </w:ins>
      <w:r>
        <w:rPr>
          <w:rFonts w:hint="eastAsia"/>
        </w:rPr>
        <w:t>信息主体不得拒绝。</w:t>
      </w:r>
      <w:del w:id="828" w:author="崔文博1312 [2]" w:date="2026-04-18T18:14:26Z">
        <w:r>
          <w:rPr>
            <w:rStyle w:val="17"/>
            <w:rFonts w:hint="eastAsia"/>
          </w:rPr>
          <w:delText>[</w:delText>
        </w:r>
      </w:del>
      <w:r>
        <w:rPr>
          <w:rStyle w:val="17"/>
          <w:rFonts w:hint="eastAsia"/>
        </w:rPr>
        <w:footnoteReference w:id="23"/>
      </w:r>
      <w:del w:id="829" w:author="崔文博1312 [2]" w:date="2026-04-18T18:14:26Z">
        <w:r>
          <w:rPr>
            <w:rStyle w:val="17"/>
            <w:rFonts w:hint="eastAsia"/>
          </w:rPr>
          <w:delText>]</w:delText>
        </w:r>
      </w:del>
      <w:r>
        <w:rPr>
          <w:rFonts w:hint="eastAsia"/>
        </w:rPr>
        <w:t>目前，“赋权说”的支持者主要为学者</w:t>
      </w:r>
      <w:del w:id="830" w:author="崔文博1312 [2]" w:date="2026-04-18T18:14:26Z">
        <w:r>
          <w:rPr>
            <w:rStyle w:val="17"/>
            <w:rFonts w:hint="eastAsia"/>
          </w:rPr>
          <w:delText>[</w:delText>
        </w:r>
      </w:del>
      <w:r>
        <w:rPr>
          <w:rStyle w:val="17"/>
          <w:rFonts w:hint="eastAsia"/>
        </w:rPr>
        <w:footnoteReference w:id="24"/>
      </w:r>
      <w:del w:id="831" w:author="崔文博1312 [2]" w:date="2026-04-18T18:14:26Z">
        <w:r>
          <w:rPr>
            <w:rStyle w:val="17"/>
            <w:rFonts w:hint="eastAsia"/>
          </w:rPr>
          <w:delText>]</w:delText>
        </w:r>
      </w:del>
      <w:r>
        <w:rPr>
          <w:rFonts w:hint="eastAsia"/>
        </w:rPr>
        <w:t>以及欧盟下属的部分成员国。以上，即为欧盟关于自动化决策规制路径争议的基本面貌。</w:t>
      </w:r>
    </w:p>
    <w:p w14:paraId="3FF0AAF3">
      <w:r>
        <w:rPr>
          <w:rFonts w:hint="eastAsia"/>
        </w:rPr>
        <w:t>值得进一步辨析的是，欧盟虽以“禁令说”为基本立场，但GDPR第22条第3款仍规定数据控制者须保障数据主体获得人为干预、表达意见及提出质疑的权利。这是否意味着欧盟在某种程度上接纳了“赋权”逻辑？实则不然。该条款仅课予数据控制者提供人工介入渠道的程序性义务，并未要求其必须基于数据主体的质疑而改变决策结果。</w:t>
      </w:r>
      <w:del w:id="832" w:author="崔文博1312 [2]" w:date="2026-04-18T18:14:26Z">
        <w:r>
          <w:rPr>
            <w:rStyle w:val="17"/>
            <w:rFonts w:hint="eastAsia"/>
          </w:rPr>
          <w:delText>[</w:delText>
        </w:r>
      </w:del>
      <w:r>
        <w:rPr>
          <w:rStyle w:val="17"/>
          <w:rFonts w:hint="eastAsia"/>
        </w:rPr>
        <w:footnoteReference w:id="25"/>
      </w:r>
      <w:del w:id="833" w:author="崔文博1312 [2]" w:date="2026-04-18T18:14:26Z">
        <w:r>
          <w:rPr>
            <w:rStyle w:val="17"/>
            <w:rFonts w:hint="eastAsia"/>
          </w:rPr>
          <w:delText>]</w:delText>
        </w:r>
      </w:del>
      <w:r>
        <w:rPr>
          <w:rFonts w:hint="eastAsia"/>
        </w:rPr>
        <w:t>质言之，GDPR所确立的干预</w:t>
      </w:r>
      <w:ins w:id="834" w:author="。。。" w:date="2026-04-12T16:23:00Z">
        <w:r>
          <w:rPr>
            <w:rFonts w:hint="eastAsia"/>
          </w:rPr>
          <w:t>、表达</w:t>
        </w:r>
      </w:ins>
      <w:r>
        <w:rPr>
          <w:rFonts w:hint="eastAsia"/>
        </w:rPr>
        <w:t>与质疑权，在性质上有别于能够直接阻却或变更自动化决策的“拒绝权”。欧盟所遵循的仍是较为纯粹的“禁令说”路径，并未实质融入赋权逻辑。</w:t>
      </w:r>
    </w:p>
    <w:p w14:paraId="0EDB079E">
      <w:pPr>
        <w:pStyle w:val="4"/>
      </w:pPr>
      <w:r>
        <w:rPr>
          <w:rFonts w:hint="eastAsia"/>
        </w:rPr>
        <w:t>欧盟语境下的误解</w:t>
      </w:r>
    </w:p>
    <w:p w14:paraId="03BFFBFD">
      <w:r>
        <w:rPr>
          <w:rFonts w:hint="eastAsia"/>
        </w:rPr>
        <w:t>在我国，则有</w:t>
      </w:r>
      <w:del w:id="835" w:author="崔文博1312" w:date="2026-04-18T15:24:00Z">
        <w:r>
          <w:rPr>
            <w:rFonts w:hint="eastAsia"/>
          </w:rPr>
          <w:delText>一</w:delText>
        </w:r>
      </w:del>
      <w:del w:id="836" w:author="。。。" w:date="2026-04-12T16:26:00Z">
        <w:r>
          <w:rPr/>
          <w:delText>定数量</w:delText>
        </w:r>
      </w:del>
      <w:ins w:id="837" w:author="。。。" w:date="2026-04-12T16:26:00Z">
        <w:r>
          <w:rPr>
            <w:rFonts w:hint="eastAsia"/>
          </w:rPr>
          <w:t>部分</w:t>
        </w:r>
      </w:ins>
      <w:del w:id="838" w:author="。。。" w:date="2026-04-12T16:26:00Z">
        <w:r>
          <w:rPr>
            <w:rFonts w:hint="eastAsia"/>
          </w:rPr>
          <w:delText>的</w:delText>
        </w:r>
      </w:del>
      <w:r>
        <w:rPr>
          <w:rFonts w:hint="eastAsia"/>
        </w:rPr>
        <w:t>学者在欧盟争议的基础上，直接肯认我国所走的道路为“赋权说”。</w:t>
      </w:r>
      <w:del w:id="839" w:author="崔文博1312 [2]" w:date="2026-04-18T18:14:26Z">
        <w:r>
          <w:rPr>
            <w:rStyle w:val="17"/>
            <w:rFonts w:hint="eastAsia"/>
          </w:rPr>
          <w:delText>[</w:delText>
        </w:r>
      </w:del>
      <w:r>
        <w:rPr>
          <w:rStyle w:val="17"/>
          <w:rFonts w:hint="eastAsia"/>
        </w:rPr>
        <w:footnoteReference w:id="26"/>
      </w:r>
      <w:del w:id="840" w:author="崔文博1312 [2]" w:date="2026-04-18T18:14:26Z">
        <w:r>
          <w:rPr>
            <w:rStyle w:val="17"/>
            <w:rFonts w:hint="eastAsia"/>
          </w:rPr>
          <w:delText>]</w:delText>
        </w:r>
      </w:del>
      <w:r>
        <w:rPr>
          <w:rFonts w:hint="eastAsia"/>
        </w:rPr>
        <w:t>此种观点的出现，可能是由于我国条文表述为“有权拒绝</w:t>
      </w:r>
      <w:del w:id="841" w:author="。。。" w:date="2026-04-12T16:27:00Z">
        <w:r>
          <w:rPr>
            <w:rFonts w:hint="eastAsia"/>
          </w:rPr>
          <w:delText>个人信息处理者仅通过自动化决策的方式作出决定</w:delText>
        </w:r>
      </w:del>
      <w:r>
        <w:rPr>
          <w:rFonts w:hint="eastAsia"/>
        </w:rPr>
        <w:t>”，相较于欧盟GDPR的“有权免受”之表述更为直接，因此被认为只要赋予一般性自动化决策拒绝权，即属欧盟语境下的“赋权说”。然而，“有权拒绝”与“有权免受”之表述差异，是否足以支撑我国在规范路径上径行采“赋权说”而与欧盟“禁令说”分道扬镳，尚待审慎辨析。</w:t>
      </w:r>
    </w:p>
    <w:p w14:paraId="7732C63D">
      <w:r>
        <w:rPr>
          <w:rFonts w:hint="eastAsia"/>
        </w:rPr>
        <w:t>通过比对欧盟的两种观点，</w:t>
      </w:r>
      <w:del w:id="842" w:author="崔文博1312" w:date="2026-04-18T15:25:00Z">
        <w:r>
          <w:rPr>
            <w:rFonts w:hint="eastAsia"/>
          </w:rPr>
          <w:delText>可以发现</w:delText>
        </w:r>
      </w:del>
      <w:del w:id="843" w:author="。。。" w:date="2026-04-12T16:28:00Z">
        <w:r>
          <w:rPr>
            <w:rFonts w:hint="eastAsia"/>
          </w:rPr>
          <w:delText>，其</w:delText>
        </w:r>
      </w:del>
      <w:r>
        <w:rPr>
          <w:rFonts w:hint="eastAsia"/>
        </w:rPr>
        <w:t>争议至少可从</w:t>
      </w:r>
      <w:ins w:id="844" w:author="崔文博1312" w:date="2026-04-18T15:25:00Z">
        <w:r>
          <w:rPr>
            <w:rFonts w:hint="eastAsia"/>
          </w:rPr>
          <w:t>以下</w:t>
        </w:r>
      </w:ins>
      <w:r>
        <w:rPr>
          <w:rFonts w:hint="eastAsia"/>
        </w:rPr>
        <w:t>两个维度加以把握：其一，是“</w:t>
      </w:r>
      <w:ins w:id="845" w:author="。。。" w:date="2026-04-12T16:28:00Z">
        <w:r>
          <w:rPr>
            <w:rFonts w:hint="eastAsia"/>
          </w:rPr>
          <w:t>自动化决策</w:t>
        </w:r>
      </w:ins>
      <w:del w:id="846" w:author="。。。" w:date="2026-04-12T16:28:00Z">
        <w:r>
          <w:rPr>
            <w:rFonts w:hint="eastAsia"/>
          </w:rPr>
          <w:delText>决策</w:delText>
        </w:r>
      </w:del>
      <w:r>
        <w:rPr>
          <w:rFonts w:hint="eastAsia"/>
        </w:rPr>
        <w:t>合法性基础”与“拒绝权豁免”的分野。在“禁令说”之下，</w:t>
      </w:r>
      <w:ins w:id="847" w:author="。。。" w:date="2026-04-12T16:29:00Z">
        <w:r>
          <w:rPr>
            <w:rFonts w:hint="eastAsia"/>
          </w:rPr>
          <w:t>第22(2)a-c项</w:t>
        </w:r>
      </w:ins>
      <w:del w:id="848" w:author="。。。" w:date="2026-04-12T16:29:00Z">
        <w:r>
          <w:rPr>
            <w:rFonts w:hint="eastAsia"/>
          </w:rPr>
          <w:delText>第22条第2款a至c项</w:delText>
        </w:r>
      </w:del>
      <w:r>
        <w:rPr>
          <w:rFonts w:hint="eastAsia"/>
        </w:rPr>
        <w:t>被定位为自动化决策的合法性基础——除符合此三项法定情形外，信息处理者原则上不得实施完全自动化决策。而在“赋权说”之下，自动化决策本身即被默认为一项可为的处理方式，</w:t>
      </w:r>
      <w:ins w:id="849" w:author="。。。" w:date="2026-04-12T16:29:00Z">
        <w:r>
          <w:rPr>
            <w:rFonts w:hint="eastAsia"/>
          </w:rPr>
          <w:t>第22(2)a-c项</w:t>
        </w:r>
      </w:ins>
      <w:del w:id="850" w:author="。。。" w:date="2026-04-12T16:29:00Z">
        <w:r>
          <w:rPr>
            <w:rFonts w:hint="eastAsia"/>
          </w:rPr>
          <w:delText>第22条第2款a至c项</w:delText>
        </w:r>
      </w:del>
      <w:r>
        <w:rPr>
          <w:rFonts w:hint="eastAsia"/>
        </w:rPr>
        <w:t>则转而构成拒绝权的豁免事由——若处理符合该三项条件，信息主体便无权拒绝。其二，是“是否赋权”的问题，即法律是否明定信息主体享有一项可主动行使的拒绝权。这两项内容共同描摹着自动化决策的规制路径：前者决定了自动化决策是原则性</w:t>
      </w:r>
      <w:del w:id="851" w:author="。。。" w:date="2026-04-12T16:33:00Z">
        <w:r>
          <w:rPr/>
          <w:delText>禁止</w:delText>
        </w:r>
      </w:del>
      <w:ins w:id="852" w:author="。。。" w:date="2026-04-12T16:33:00Z">
        <w:r>
          <w:rPr>
            <w:rFonts w:hint="eastAsia"/>
          </w:rPr>
          <w:t>允许</w:t>
        </w:r>
      </w:ins>
      <w:r>
        <w:rPr>
          <w:rFonts w:hint="eastAsia"/>
        </w:rPr>
        <w:t>还是例外性</w:t>
      </w:r>
      <w:del w:id="853" w:author="。。。" w:date="2026-04-12T16:33:00Z">
        <w:r>
          <w:rPr/>
          <w:delText>禁止</w:delText>
        </w:r>
      </w:del>
      <w:ins w:id="854" w:author="。。。" w:date="2026-04-12T16:33:00Z">
        <w:r>
          <w:rPr>
            <w:rFonts w:hint="eastAsia"/>
          </w:rPr>
          <w:t>允许</w:t>
        </w:r>
      </w:ins>
      <w:r>
        <w:rPr>
          <w:rFonts w:hint="eastAsia"/>
        </w:rPr>
        <w:t>，后者则决定了信息主体是否拥有启动防御机制的能力。然而，国内相当数量的学者却忽视了这两个维度的区分，仅聚焦于“是否赋权”的问题，进而将“禁令”与“赋权”视为非此即彼的对立范畴。</w:t>
      </w:r>
      <w:del w:id="855" w:author="崔文博1312 [2]" w:date="2026-04-18T18:14:26Z">
        <w:r>
          <w:rPr>
            <w:rStyle w:val="17"/>
            <w:rFonts w:hint="eastAsia"/>
          </w:rPr>
          <w:delText>[</w:delText>
        </w:r>
      </w:del>
      <w:r>
        <w:rPr>
          <w:rStyle w:val="17"/>
          <w:rFonts w:hint="eastAsia"/>
        </w:rPr>
        <w:footnoteReference w:id="27"/>
      </w:r>
      <w:del w:id="856" w:author="崔文博1312 [2]" w:date="2026-04-18T18:14:26Z">
        <w:r>
          <w:rPr>
            <w:rStyle w:val="17"/>
            <w:rFonts w:hint="eastAsia"/>
          </w:rPr>
          <w:delText>]</w:delText>
        </w:r>
      </w:del>
      <w:r>
        <w:rPr>
          <w:rFonts w:hint="eastAsia"/>
        </w:rPr>
        <w:t>事实上，“赋权说”与“禁令说”之争，并未穷尽自动化决策规制的全部可能。在二者之外，尚存在</w:t>
      </w:r>
      <w:del w:id="857" w:author="。。。" w:date="2026-04-12T16:34:00Z">
        <w:r>
          <w:rPr>
            <w:rFonts w:hint="eastAsia"/>
          </w:rPr>
          <w:delText>一种规范构造上的</w:delText>
        </w:r>
      </w:del>
      <w:r>
        <w:rPr>
          <w:rFonts w:hint="eastAsia"/>
        </w:rPr>
        <w:t>“第三条路径”：既对自动化决策采原则禁止、例外</w:t>
      </w:r>
      <w:del w:id="858" w:author="。。。" w:date="2026-04-12T16:34:00Z">
        <w:r>
          <w:rPr/>
          <w:delText>许可</w:delText>
        </w:r>
      </w:del>
      <w:ins w:id="859" w:author="。。。" w:date="2026-04-12T16:34:00Z">
        <w:r>
          <w:rPr>
            <w:rFonts w:hint="eastAsia"/>
          </w:rPr>
          <w:t>允许</w:t>
        </w:r>
      </w:ins>
      <w:r>
        <w:rPr>
          <w:rFonts w:hint="eastAsia"/>
        </w:rPr>
        <w:t>的立场，又明定</w:t>
      </w:r>
      <w:ins w:id="860" w:author="。。。" w:date="2026-04-12T16:35:00Z">
        <w:r>
          <w:rPr>
            <w:rFonts w:hint="eastAsia"/>
          </w:rPr>
          <w:t>即使符合例外条件，个人信息主体依然</w:t>
        </w:r>
      </w:ins>
      <w:del w:id="861" w:author="。。。" w:date="2026-04-12T16:35:00Z">
        <w:r>
          <w:rPr>
            <w:rFonts w:hint="eastAsia"/>
          </w:rPr>
          <w:delText>信息主体</w:delText>
        </w:r>
      </w:del>
      <w:r>
        <w:rPr>
          <w:rFonts w:hint="eastAsia"/>
        </w:rPr>
        <w:t>享有</w:t>
      </w:r>
      <w:ins w:id="862" w:author="。。。" w:date="2026-04-12T16:35:00Z">
        <w:r>
          <w:rPr>
            <w:rFonts w:hint="eastAsia"/>
          </w:rPr>
          <w:t>退出</w:t>
        </w:r>
      </w:ins>
      <w:del w:id="863" w:author="。。。" w:date="2026-04-12T16:35:00Z">
        <w:r>
          <w:rPr>
            <w:rFonts w:hint="eastAsia"/>
          </w:rPr>
          <w:delText>主动启动防御机制</w:delText>
        </w:r>
      </w:del>
      <w:r>
        <w:rPr>
          <w:rFonts w:hint="eastAsia"/>
        </w:rPr>
        <w:t>的</w:t>
      </w:r>
      <w:ins w:id="864" w:author="。。。" w:date="2026-04-12T16:35:00Z">
        <w:r>
          <w:rPr>
            <w:rFonts w:hint="eastAsia"/>
          </w:rPr>
          <w:t>权利</w:t>
        </w:r>
      </w:ins>
      <w:del w:id="865" w:author="。。。" w:date="2026-04-12T16:35:00Z">
        <w:r>
          <w:rPr>
            <w:rFonts w:hint="eastAsia"/>
          </w:rPr>
          <w:delText>拒绝权</w:delText>
        </w:r>
      </w:del>
      <w:r>
        <w:rPr>
          <w:rFonts w:hint="eastAsia"/>
        </w:rPr>
        <w:t>。这一路径在前一维度上与“禁令说”相通，在后一维度上与“赋权说”契合，使两种看似对立的规制逻辑得以兼容。</w:t>
      </w:r>
    </w:p>
    <w:p w14:paraId="71EC0E3D">
      <w:pPr>
        <w:pStyle w:val="4"/>
      </w:pPr>
      <w:r>
        <w:rPr>
          <w:rFonts w:hint="eastAsia"/>
        </w:rPr>
        <w:t>我国的规制路径之选择</w:t>
      </w:r>
    </w:p>
    <w:p w14:paraId="07EB3293">
      <w:r>
        <w:rPr>
          <w:rFonts w:hint="eastAsia"/>
        </w:rPr>
        <w:t>基于上述研讨，《个人信息保护法》第24条第3款的解释路径可拆解为两个子命题：其一，我国法是否赋予个人信息主体一项一般性的自动化决策拒绝权；其二，我国法上的自动化决策本身是否需要独立的合法性基础。两个命题的回答，决定了我国究竟落入欧盟语境下的“禁令说”“赋权说”</w:t>
      </w:r>
      <w:del w:id="866" w:author="崔文博1312 [2]" w:date="2026-04-18T18:14:26Z">
        <w:r>
          <w:rPr>
            <w:rStyle w:val="17"/>
            <w:rFonts w:hint="eastAsia"/>
          </w:rPr>
          <w:delText>[</w:delText>
        </w:r>
      </w:del>
      <w:r>
        <w:rPr>
          <w:rStyle w:val="17"/>
          <w:rFonts w:hint="eastAsia"/>
        </w:rPr>
        <w:footnoteReference w:id="28"/>
      </w:r>
      <w:del w:id="867" w:author="崔文博1312 [2]" w:date="2026-04-18T18:14:26Z">
        <w:r>
          <w:rPr>
            <w:rStyle w:val="17"/>
            <w:rFonts w:hint="eastAsia"/>
          </w:rPr>
          <w:delText>]</w:delText>
        </w:r>
      </w:del>
      <w:r>
        <w:rPr>
          <w:rFonts w:hint="eastAsia"/>
        </w:rPr>
        <w:t>，抑或走出一条融贯二者的“第三条道路”。下文将逐一予以辨析。</w:t>
      </w:r>
    </w:p>
    <w:p w14:paraId="64FFE0FB">
      <w:r>
        <w:rPr>
          <w:rFonts w:hint="eastAsia"/>
        </w:rPr>
        <w:t>就前者而言，以文义解释为切入点，《个人信息保护法》第24条第3款采用“个人……有权拒绝”的表述，相较欧盟GDPR“有权不受……制约”的用语，其规范意旨显然更为明确。立法者选择以赋权的方式作为保护个人免受自动化决策异化的手段，应可肯定。目前，学界对此亦基本不存疑义，普遍肯认我国法上存在一项一般性的自动化决策拒绝权。</w:t>
      </w:r>
    </w:p>
    <w:p w14:paraId="4766E423">
      <w:r>
        <w:rPr>
          <w:rFonts w:hint="eastAsia"/>
        </w:rPr>
        <w:t>就后者而言，需审慎审视的是：我国法上的自动化决策，本身是否构成一项独立的个人信息处理合法性基础？从规范文本看，《个人信息保护法》第24条中并无与GDPR</w:t>
      </w:r>
      <w:ins w:id="868" w:author="。。。" w:date="2026-04-14T15:22:00Z">
        <w:r>
          <w:rPr>
            <w:rFonts w:hint="eastAsia"/>
          </w:rPr>
          <w:t>第22(2)a-c项</w:t>
        </w:r>
      </w:ins>
      <w:del w:id="869" w:author="。。。" w:date="2026-04-14T15:22:00Z">
        <w:r>
          <w:rPr>
            <w:rFonts w:hint="eastAsia"/>
          </w:rPr>
          <w:delText>第22条第2款a至c项</w:delText>
        </w:r>
      </w:del>
      <w:r>
        <w:rPr>
          <w:rFonts w:hint="eastAsia"/>
        </w:rPr>
        <w:t>相对应的条款，因此只能诉诸第13条所确立的合法性基础体系寻求依据。一种可能的解释路径是，将第24条第3款解释为第13条第1款第7项所规定的“法律、行政法规规定的其他情形”，从而为自动化决策创设独立的合法性基础。</w:t>
      </w:r>
      <w:del w:id="870" w:author="崔文博1312 [2]" w:date="2026-04-18T18:14:26Z">
        <w:r>
          <w:rPr>
            <w:rStyle w:val="17"/>
            <w:rFonts w:hint="eastAsia"/>
          </w:rPr>
          <w:delText>[</w:delText>
        </w:r>
      </w:del>
      <w:r>
        <w:rPr>
          <w:rStyle w:val="17"/>
          <w:rFonts w:hint="eastAsia"/>
        </w:rPr>
        <w:footnoteReference w:id="29"/>
      </w:r>
      <w:del w:id="871" w:author="崔文博1312 [2]" w:date="2026-04-18T18:14:26Z">
        <w:r>
          <w:rPr>
            <w:rStyle w:val="17"/>
            <w:rFonts w:hint="eastAsia"/>
          </w:rPr>
          <w:delText>]</w:delText>
        </w:r>
      </w:del>
      <w:r>
        <w:rPr>
          <w:rFonts w:hint="eastAsia"/>
        </w:rPr>
        <w:t>然而，此种解释面临体系</w:t>
      </w:r>
      <w:del w:id="872" w:author="崔文博1312" w:date="2026-04-18T14:43:00Z">
        <w:r>
          <w:rPr/>
          <w:delText>逻辑</w:delText>
        </w:r>
      </w:del>
      <w:ins w:id="873" w:author="崔文博1312" w:date="2026-04-18T14:43:00Z">
        <w:r>
          <w:rPr>
            <w:rFonts w:hint="eastAsia"/>
          </w:rPr>
          <w:t>解释</w:t>
        </w:r>
      </w:ins>
      <w:r>
        <w:rPr>
          <w:rFonts w:hint="eastAsia"/>
        </w:rPr>
        <w:t>上的困难：倘若立法者确有意将自动化决策单独确立为一项处理事由，理应在作为合法性基础总括规定的第13条中予以明确列举，而不必借助“其他情形”这一兜底条款，再转引至同一法律内的第24条。此种迂回设置，或许恰恰表明立法者并未将自动化决策本身视为一项可直接适用的合法性基础。</w:t>
      </w:r>
    </w:p>
    <w:p w14:paraId="514ADC38">
      <w:pPr>
        <w:jc w:val="left"/>
      </w:pPr>
      <w:r>
        <w:rPr>
          <w:rFonts w:hint="eastAsia"/>
        </w:rPr>
        <w:t>另一方面，若将自动化决策本身解释为一项独立的合法性事由，则可能面临架空《个人信息保护法》第13条所确立之合法性基础体系的风险。自动化决策作为一种个人信息处理方式，在现实中，大量个人信息处理行为都可能被随意贴上“自动化决策”的标签。部分个人信息处理者出于规避个人信息处理合法性基础的目的，会刻意将原本无需借助自动化决策即可完成的处理行为，强行纳入自动化决策的范畴。如此一来，个人信息处理者便可能利用《个人信息保护法》第24条，绕开《个人信息保护法》第13条所确立的合法性基础体系。而作为个人信息处理领域最基本的法律规则——同意规则，</w:t>
      </w:r>
      <w:del w:id="874" w:author="崔文博1312 [2]" w:date="2026-04-18T18:14:26Z">
        <w:r>
          <w:rPr>
            <w:rStyle w:val="17"/>
            <w:rFonts w:hint="eastAsia"/>
          </w:rPr>
          <w:delText>[</w:delText>
        </w:r>
      </w:del>
      <w:r>
        <w:rPr>
          <w:rStyle w:val="17"/>
          <w:rFonts w:hint="eastAsia"/>
        </w:rPr>
        <w:footnoteReference w:id="30"/>
      </w:r>
      <w:del w:id="875" w:author="崔文博1312 [2]" w:date="2026-04-18T18:14:26Z">
        <w:r>
          <w:rPr>
            <w:rStyle w:val="17"/>
            <w:rFonts w:hint="eastAsia"/>
          </w:rPr>
          <w:delText>]</w:delText>
        </w:r>
      </w:del>
      <w:r>
        <w:rPr>
          <w:rFonts w:hint="eastAsia"/>
        </w:rPr>
        <w:t>将受到实质性削弱。值得留意的是，纵观《个人信息保护法》第13条，其从未选择将任何一种“处理方式”列为独立事由，合法性基础或是当事人之意思（同意），或是处理行为所服务之目的（如合同履行之必需、法定职责之履行），或是个人信息之类型特殊性（如已公开信息），而绝非一种技术形式。因此，不宜将一种个人信息处理方式直接升格为独立的合法性基础。我国最高人民法院</w:t>
      </w:r>
      <w:ins w:id="876" w:author="崔文博1312" w:date="2026-04-18T15:26:00Z">
        <w:r>
          <w:rPr>
            <w:rFonts w:hint="eastAsia"/>
          </w:rPr>
          <w:t>在其</w:t>
        </w:r>
      </w:ins>
      <w:r>
        <w:rPr>
          <w:rFonts w:hint="eastAsia"/>
        </w:rPr>
        <w:t>颁布的第256号指导案例“罗某诉某科技有限公司隐私权、个人信息保护纠纷案”</w:t>
      </w:r>
      <w:ins w:id="877" w:author="崔文博1312" w:date="2026-04-18T15:26:00Z">
        <w:r>
          <w:rPr>
            <w:rFonts w:hint="eastAsia"/>
          </w:rPr>
          <w:t>中</w:t>
        </w:r>
      </w:ins>
      <w:r>
        <w:rPr>
          <w:rFonts w:hint="eastAsia"/>
        </w:rPr>
        <w:t>也表示，以自动化决策推送信息，不属于应当取得个人同意的法定例外情形。</w:t>
      </w:r>
      <w:del w:id="878" w:author="崔文博1312 [2]" w:date="2026-04-18T18:14:26Z">
        <w:r>
          <w:rPr>
            <w:rStyle w:val="17"/>
            <w:rFonts w:hint="eastAsia"/>
          </w:rPr>
          <w:delText>[</w:delText>
        </w:r>
      </w:del>
      <w:r>
        <w:rPr>
          <w:rStyle w:val="17"/>
          <w:rFonts w:hint="eastAsia"/>
        </w:rPr>
        <w:footnoteReference w:id="31"/>
      </w:r>
      <w:del w:id="879" w:author="崔文博1312 [2]" w:date="2026-04-18T18:14:26Z">
        <w:r>
          <w:rPr>
            <w:rStyle w:val="17"/>
            <w:rFonts w:hint="eastAsia"/>
          </w:rPr>
          <w:delText>]</w:delText>
        </w:r>
      </w:del>
      <w:r>
        <w:rPr>
          <w:rFonts w:hint="eastAsia"/>
        </w:rPr>
        <w:t>故我国依然是在原则上禁止自动化决策，仅当满足《个人信息保护法》第13条</w:t>
      </w:r>
      <w:ins w:id="880" w:author="崔文博1312" w:date="2026-04-18T15:26:00Z">
        <w:r>
          <w:rPr>
            <w:rFonts w:hint="eastAsia"/>
          </w:rPr>
          <w:t>规定</w:t>
        </w:r>
      </w:ins>
      <w:r>
        <w:rPr>
          <w:rFonts w:hint="eastAsia"/>
        </w:rPr>
        <w:t>的合法性基础时，个人信息处理者才能以此种方式，进行个人信息处理。</w:t>
      </w:r>
      <w:del w:id="881" w:author="崔文博1312 [2]" w:date="2026-04-18T18:14:26Z">
        <w:r>
          <w:rPr>
            <w:rStyle w:val="17"/>
            <w:rFonts w:hint="eastAsia"/>
          </w:rPr>
          <w:delText>[</w:delText>
        </w:r>
      </w:del>
      <w:r>
        <w:rPr>
          <w:rStyle w:val="17"/>
          <w:rFonts w:hint="eastAsia"/>
        </w:rPr>
        <w:footnoteReference w:id="32"/>
      </w:r>
      <w:del w:id="882" w:author="崔文博1312 [2]" w:date="2026-04-18T18:14:26Z">
        <w:r>
          <w:rPr>
            <w:rStyle w:val="17"/>
            <w:rFonts w:hint="eastAsia"/>
          </w:rPr>
          <w:delText>]</w:delText>
        </w:r>
      </w:del>
    </w:p>
    <w:p w14:paraId="3FEF3173">
      <w:r>
        <w:rPr>
          <w:rFonts w:hint="eastAsia"/>
        </w:rPr>
        <w:t>综上，</w:t>
      </w:r>
      <w:del w:id="883" w:author="崔文博1312" w:date="2026-04-18T14:43:00Z">
        <w:r>
          <w:rPr>
            <w:rFonts w:hint="eastAsia"/>
          </w:rPr>
          <w:delText>应当说</w:delText>
        </w:r>
      </w:del>
      <w:r>
        <w:rPr>
          <w:rFonts w:hint="eastAsia"/>
        </w:rPr>
        <w:t>我国一般性自动化决策拒绝权宜被定位为“禁令下的赋权说”。亦即，以信息禁止原则为规制的基本出发点，原则上不允许以自动化决策方式处理个人信息，仅于取得信息主体同意或具备其他法定合法性基础时，方得作为例外情形予以适用。</w:t>
      </w:r>
      <w:del w:id="884" w:author="崔文博1312 [2]" w:date="2026-04-18T18:14:26Z">
        <w:r>
          <w:rPr>
            <w:rStyle w:val="17"/>
            <w:rFonts w:hint="eastAsia"/>
          </w:rPr>
          <w:delText>[</w:delText>
        </w:r>
      </w:del>
      <w:r>
        <w:rPr>
          <w:rStyle w:val="17"/>
          <w:rFonts w:hint="eastAsia"/>
        </w:rPr>
        <w:footnoteReference w:id="33"/>
      </w:r>
      <w:del w:id="885" w:author="崔文博1312 [2]" w:date="2026-04-18T18:14:26Z">
        <w:r>
          <w:rPr>
            <w:rStyle w:val="17"/>
            <w:rFonts w:hint="eastAsia"/>
          </w:rPr>
          <w:delText>]</w:delText>
        </w:r>
      </w:del>
      <w:r>
        <w:rPr>
          <w:rFonts w:hint="eastAsia"/>
        </w:rPr>
        <w:t>同时，鉴于自动化决策的技术特性——往往涉及大规模个人信息的集中存储、多源信息的整合分析，并为第三人获取信息提供潜在通道，构成对人格尊严与财产权益具有显著风险的处理场景，</w:t>
      </w:r>
      <w:del w:id="886" w:author="崔文博1312 [2]" w:date="2026-04-18T18:14:26Z">
        <w:r>
          <w:rPr>
            <w:rStyle w:val="17"/>
            <w:rFonts w:hint="eastAsia"/>
          </w:rPr>
          <w:delText>[</w:delText>
        </w:r>
      </w:del>
      <w:r>
        <w:rPr>
          <w:rStyle w:val="17"/>
          <w:rFonts w:hint="eastAsia"/>
        </w:rPr>
        <w:footnoteReference w:id="34"/>
      </w:r>
      <w:del w:id="887" w:author="崔文博1312 [2]" w:date="2026-04-18T18:14:26Z">
        <w:r>
          <w:rPr>
            <w:rStyle w:val="17"/>
            <w:rFonts w:hint="eastAsia"/>
          </w:rPr>
          <w:delText>]</w:delText>
        </w:r>
      </w:del>
      <w:r>
        <w:rPr>
          <w:rFonts w:hint="eastAsia"/>
        </w:rPr>
        <w:t>即便在</w:t>
      </w:r>
      <w:del w:id="888" w:author="。。。" w:date="2026-04-12T16:43:00Z">
        <w:r>
          <w:rPr/>
          <w:delText>禁令框架</w:delText>
        </w:r>
      </w:del>
      <w:ins w:id="889" w:author="。。。" w:date="2026-04-12T16:43:00Z">
        <w:r>
          <w:rPr>
            <w:rFonts w:hint="eastAsia"/>
          </w:rPr>
          <w:t>例外情况</w:t>
        </w:r>
      </w:ins>
      <w:r>
        <w:rPr>
          <w:rFonts w:hint="eastAsia"/>
        </w:rPr>
        <w:t>之下，仍有必要赋予信息主体一项可主动行使的拒绝权，使其</w:t>
      </w:r>
      <w:ins w:id="890" w:author="。。。" w:date="2026-04-12T16:43:00Z">
        <w:r>
          <w:rPr>
            <w:rFonts w:hint="eastAsia"/>
          </w:rPr>
          <w:t>能够</w:t>
        </w:r>
      </w:ins>
      <w:del w:id="891" w:author="。。。" w:date="2026-04-12T16:43:00Z">
        <w:r>
          <w:rPr>
            <w:rFonts w:hint="eastAsia"/>
          </w:rPr>
          <w:delText>得</w:delText>
        </w:r>
      </w:del>
      <w:r>
        <w:rPr>
          <w:rFonts w:hint="eastAsia"/>
        </w:rPr>
        <w:t>随时退出自动化决策机制，以维护个体自决之实现，二者共同构成我国法上一般性自动化决策拒绝权的规范面貌。</w:t>
      </w:r>
    </w:p>
    <w:p w14:paraId="5648F233">
      <w:pPr>
        <w:pStyle w:val="2"/>
      </w:pPr>
      <w:r>
        <w:rPr>
          <w:rFonts w:hint="eastAsia"/>
        </w:rPr>
        <w:t>一般性自动化决策拒绝权之构成要件</w:t>
      </w:r>
    </w:p>
    <w:p w14:paraId="47807E2C">
      <w:r>
        <w:rPr>
          <w:rFonts w:hint="eastAsia"/>
        </w:rPr>
        <w:t>根据《个人信息保护法》第24条第3款之规定，一般性自动化决策拒绝权的行使，须同时满足两项构成要件：其一，</w:t>
      </w:r>
      <w:ins w:id="892" w:author="。。。" w:date="2026-04-12T16:46:00Z">
        <w:r>
          <w:rPr>
            <w:rFonts w:hint="eastAsia"/>
          </w:rPr>
          <w:t>该</w:t>
        </w:r>
      </w:ins>
      <w:ins w:id="893" w:author="。。。" w:date="2026-04-12T16:45:00Z">
        <w:r>
          <w:rPr>
            <w:rFonts w:hint="eastAsia"/>
          </w:rPr>
          <w:t>决</w:t>
        </w:r>
      </w:ins>
      <w:r>
        <w:rPr>
          <w:rFonts w:hint="eastAsia"/>
        </w:rPr>
        <w:t>定系“仅通过自动化决策方式作出”；其二，该决定“对个人权益有重大影响”。</w:t>
      </w:r>
      <w:ins w:id="894" w:author="。。。" w:date="2026-04-12T16:46:00Z">
        <w:r>
          <w:rPr>
            <w:rFonts w:hint="eastAsia"/>
          </w:rPr>
          <w:t>同时，</w:t>
        </w:r>
      </w:ins>
      <w:ins w:id="895" w:author="。。。" w:date="2026-04-12T16:47:00Z">
        <w:r>
          <w:rPr>
            <w:rFonts w:hint="eastAsia"/>
          </w:rPr>
          <w:t>法律概念是法律规范的原点，亦为法律思维与推理的基本环节。</w:t>
        </w:r>
      </w:ins>
      <w:ins w:id="896" w:author="。。。" w:date="2026-04-12T16:47:00Z">
        <w:r>
          <w:rPr>
            <w:rStyle w:val="17"/>
            <w:rFonts w:hint="eastAsia"/>
          </w:rPr>
          <w:footnoteReference w:id="35"/>
        </w:r>
      </w:ins>
      <w:ins w:id="897" w:author="。。。" w:date="2026-04-12T16:47:00Z">
        <w:r>
          <w:rPr>
            <w:rFonts w:hint="eastAsia"/>
          </w:rPr>
          <w:t>对《个人信息保护法》第24条第3款所设一般性自动化决策拒绝权的阐释，首先须回溯至该法第73条对“自动化决策”之界定。其概念的内涵与外延，构成理解拒绝权适用范围的逻辑前提。</w:t>
        </w:r>
      </w:ins>
      <w:del w:id="898" w:author="。。。" w:date="2026-04-12T16:47:00Z">
        <w:r>
          <w:rPr/>
          <w:delText>两项要件</w:delText>
        </w:r>
      </w:del>
      <w:ins w:id="899" w:author="。。。" w:date="2026-04-12T16:47:00Z">
        <w:r>
          <w:rPr>
            <w:rFonts w:hint="eastAsia"/>
          </w:rPr>
          <w:t>以上三项内容</w:t>
        </w:r>
      </w:ins>
      <w:r>
        <w:rPr>
          <w:rFonts w:hint="eastAsia"/>
        </w:rPr>
        <w:t>共同划定了拒绝权的适用范围，亦构成下文的基本线索。</w:t>
      </w:r>
    </w:p>
    <w:p w14:paraId="27752A30">
      <w:pPr>
        <w:pStyle w:val="3"/>
        <w:numPr>
          <w:ins w:id="901" w:author="崔文博1312 [2]" w:date="2026-04-18T18:49:17Z"/>
        </w:numPr>
        <w:pPrChange w:id="900" w:author="崔文博1312 [2]" w:date="2026-04-18T18:49:17Z">
          <w:pPr>
            <w:pStyle w:val="4"/>
          </w:pPr>
        </w:pPrChange>
      </w:pPr>
      <w:r>
        <w:rPr>
          <w:rFonts w:hint="eastAsia"/>
        </w:rPr>
        <w:t>“自动化决策”之概念</w:t>
      </w:r>
    </w:p>
    <w:p w14:paraId="54E042DC">
      <w:ins w:id="902" w:author="。。。" w:date="2026-04-12T16:48:00Z">
        <w:r>
          <w:rPr>
            <w:rFonts w:hint="eastAsia"/>
          </w:rPr>
          <w:t>《个人信息保护法》第73条第1款第2项规定，自动化决策，是指通过计算机程序自动分析、评估个人的行为习惯、兴趣爱好或者经济、健康、信用状况等，并进行决策的活动。</w:t>
        </w:r>
      </w:ins>
    </w:p>
    <w:p w14:paraId="3A71E071">
      <w:pPr>
        <w:pStyle w:val="4"/>
        <w:numPr>
          <w:ins w:id="904" w:author="崔文博1312 [2]" w:date="2026-04-18T18:49:19Z"/>
        </w:numPr>
        <w:pPrChange w:id="903" w:author="崔文博1312 [2]" w:date="2026-04-18T18:49:19Z">
          <w:pPr>
            <w:pStyle w:val="5"/>
          </w:pPr>
        </w:pPrChange>
      </w:pPr>
      <w:r>
        <w:rPr>
          <w:rFonts w:hint="eastAsia"/>
        </w:rPr>
        <w:t>“自动化决策”内涵之辨析</w:t>
      </w:r>
    </w:p>
    <w:p w14:paraId="3DBC25D1">
      <w:r>
        <w:rPr>
          <w:rFonts w:hint="eastAsia"/>
        </w:rPr>
        <w:t>我国《个人信息保护法》作为欧盟GDPR“布鲁塞尔效应”的典型代表，</w:t>
      </w:r>
      <w:ins w:id="905" w:author="。。。" w:date="2026-04-12T17:06:00Z">
        <w:r>
          <w:rPr>
            <w:rStyle w:val="17"/>
            <w:rFonts w:hint="eastAsia"/>
          </w:rPr>
          <w:footnoteReference w:id="36"/>
        </w:r>
      </w:ins>
      <w:ins w:id="906" w:author="。。。" w:date="2026-04-12T17:02:00Z">
        <w:r>
          <w:rPr>
            <w:rFonts w:hint="eastAsia"/>
          </w:rPr>
          <w:t>一般性自动化决策拒绝权在内的</w:t>
        </w:r>
      </w:ins>
      <w:ins w:id="907" w:author="。。。" w:date="2026-04-12T17:01:00Z">
        <w:r>
          <w:rPr>
            <w:rFonts w:hint="eastAsia"/>
          </w:rPr>
          <w:t>许多</w:t>
        </w:r>
      </w:ins>
      <w:del w:id="908" w:author="。。。" w:date="2026-04-12T17:01:00Z">
        <w:r>
          <w:rPr>
            <w:rFonts w:hint="eastAsia"/>
          </w:rPr>
          <w:delText>大量</w:delText>
        </w:r>
      </w:del>
      <w:r>
        <w:rPr>
          <w:rFonts w:hint="eastAsia"/>
        </w:rPr>
        <w:t>条款都对GDPR有所借鉴。然而，在“自动化决策”这一关键概念上，欧盟法并未提供明确的定义，仅于GDPR第4</w:t>
      </w:r>
      <w:ins w:id="909" w:author="。。。" w:date="2026-04-14T15:22:00Z">
        <w:r>
          <w:rPr>
            <w:rFonts w:hint="eastAsia"/>
          </w:rPr>
          <w:t>（4）</w:t>
        </w:r>
      </w:ins>
      <w:del w:id="910" w:author="。。。" w:date="2026-04-14T15:23:00Z">
        <w:r>
          <w:rPr/>
          <w:delText>条第4款</w:delText>
        </w:r>
      </w:del>
      <w:ins w:id="911" w:author="。。。" w:date="2026-04-14T15:23:00Z">
        <w:r>
          <w:rPr>
            <w:rFonts w:hint="eastAsia"/>
          </w:rPr>
          <w:t>条</w:t>
        </w:r>
      </w:ins>
      <w:r>
        <w:rPr>
          <w:rFonts w:hint="eastAsia"/>
        </w:rPr>
        <w:t>中界定了“用户画像”（profiling）之概念。</w:t>
      </w:r>
      <w:del w:id="912" w:author="崔文博1312 [2]" w:date="2026-04-18T18:14:26Z">
        <w:r>
          <w:rPr>
            <w:rStyle w:val="17"/>
            <w:rFonts w:hint="eastAsia"/>
          </w:rPr>
          <w:delText>[</w:delText>
        </w:r>
      </w:del>
      <w:r>
        <w:rPr>
          <w:rStyle w:val="17"/>
          <w:rFonts w:hint="eastAsia"/>
        </w:rPr>
        <w:footnoteReference w:id="37"/>
      </w:r>
      <w:del w:id="913" w:author="崔文博1312 [2]" w:date="2026-04-18T18:14:26Z">
        <w:r>
          <w:rPr>
            <w:rStyle w:val="17"/>
            <w:rFonts w:hint="eastAsia"/>
          </w:rPr>
          <w:delText>]</w:delText>
        </w:r>
      </w:del>
      <w:r>
        <w:rPr>
          <w:rStyle w:val="17"/>
          <w:rFonts w:hint="eastAsia"/>
          <w:vertAlign w:val="baseline"/>
        </w:rPr>
        <w:t>由此引发的问题是：我国法上的“自动化决策”与GDPR语境下的“用户画像”究竟构成何种关系？二者是包容、交叉抑或平行？学界对此理解不一，概念的内涵与外延尚存解释空间。</w:t>
      </w:r>
    </w:p>
    <w:p w14:paraId="7603A9CD">
      <w:r>
        <w:rPr>
          <w:rFonts w:hint="eastAsia"/>
        </w:rPr>
        <w:t>目前，学界对二者关系的理解主要存在两种观点：其一，认为我国法上的“自动化决策”与欧盟GDPR中的“用户画像”基本相当；</w:t>
      </w:r>
      <w:del w:id="914" w:author="崔文博1312 [2]" w:date="2026-04-18T18:14:26Z">
        <w:r>
          <w:rPr>
            <w:rStyle w:val="17"/>
            <w:rFonts w:hint="eastAsia"/>
          </w:rPr>
          <w:delText>[</w:delText>
        </w:r>
      </w:del>
      <w:r>
        <w:rPr>
          <w:rStyle w:val="17"/>
          <w:rFonts w:hint="eastAsia"/>
        </w:rPr>
        <w:footnoteReference w:id="38"/>
      </w:r>
      <w:del w:id="915" w:author="崔文博1312 [2]" w:date="2026-04-18T18:14:26Z">
        <w:r>
          <w:rPr>
            <w:rStyle w:val="17"/>
            <w:rFonts w:hint="eastAsia"/>
          </w:rPr>
          <w:delText>]</w:delText>
        </w:r>
      </w:del>
      <w:r>
        <w:rPr>
          <w:rFonts w:hint="eastAsia"/>
        </w:rPr>
        <w:t>其二，主张我国法上的“自动化决策”</w:t>
      </w:r>
      <w:del w:id="916" w:author="崔文博1312" w:date="2026-04-18T14:50:00Z">
        <w:r>
          <w:rPr/>
          <w:delText>应涵盖</w:delText>
        </w:r>
      </w:del>
      <w:ins w:id="917" w:author="崔文博1312" w:date="2026-04-18T14:50:00Z">
        <w:r>
          <w:rPr>
            <w:rFonts w:hint="eastAsia"/>
          </w:rPr>
          <w:t>除</w:t>
        </w:r>
      </w:ins>
      <w:ins w:id="918" w:author="。。。" w:date="2026-04-14T15:27:00Z">
        <w:r>
          <w:rPr>
            <w:rFonts w:hint="eastAsia"/>
          </w:rPr>
          <w:t>“</w:t>
        </w:r>
      </w:ins>
      <w:r>
        <w:rPr>
          <w:rFonts w:hint="eastAsia"/>
        </w:rPr>
        <w:t>用户画像</w:t>
      </w:r>
      <w:ins w:id="919" w:author="。。。" w:date="2026-04-14T15:27:00Z">
        <w:r>
          <w:rPr>
            <w:rFonts w:hint="eastAsia"/>
          </w:rPr>
          <w:t>”</w:t>
        </w:r>
      </w:ins>
      <w:ins w:id="920" w:author="崔文博1312" w:date="2026-04-18T14:51:00Z">
        <w:r>
          <w:rPr>
            <w:rFonts w:hint="eastAsia"/>
          </w:rPr>
          <w:t>外，还包括</w:t>
        </w:r>
      </w:ins>
      <w:del w:id="921" w:author="崔文博1312" w:date="2026-04-18T14:51:00Z">
        <w:r>
          <w:rPr>
            <w:rFonts w:hint="eastAsia"/>
          </w:rPr>
          <w:delText>与</w:delText>
        </w:r>
      </w:del>
      <w:ins w:id="922" w:author="。。。" w:date="2026-04-14T15:27:00Z">
        <w:r>
          <w:rPr>
            <w:rFonts w:hint="eastAsia"/>
          </w:rPr>
          <w:t>“</w:t>
        </w:r>
      </w:ins>
      <w:r>
        <w:rPr>
          <w:rFonts w:hint="eastAsia"/>
        </w:rPr>
        <w:t>决策</w:t>
      </w:r>
      <w:ins w:id="923" w:author="。。。" w:date="2026-04-14T15:27:00Z">
        <w:r>
          <w:rPr>
            <w:rFonts w:hint="eastAsia"/>
          </w:rPr>
          <w:t>”</w:t>
        </w:r>
      </w:ins>
      <w:del w:id="924" w:author="崔文博1312" w:date="2026-04-18T14:51:00Z">
        <w:r>
          <w:rPr>
            <w:rFonts w:hint="eastAsia"/>
          </w:rPr>
          <w:delText>两个</w:delText>
        </w:r>
      </w:del>
      <w:r>
        <w:rPr>
          <w:rFonts w:hint="eastAsia"/>
        </w:rPr>
        <w:t>环节。</w:t>
      </w:r>
      <w:del w:id="925" w:author="崔文博1312 [2]" w:date="2026-04-18T18:14:26Z">
        <w:r>
          <w:rPr>
            <w:rStyle w:val="17"/>
            <w:rFonts w:hint="eastAsia"/>
          </w:rPr>
          <w:delText>[</w:delText>
        </w:r>
      </w:del>
      <w:r>
        <w:rPr>
          <w:rStyle w:val="17"/>
          <w:rFonts w:hint="eastAsia"/>
        </w:rPr>
        <w:footnoteReference w:id="39"/>
      </w:r>
      <w:del w:id="926" w:author="崔文博1312 [2]" w:date="2026-04-18T18:14:26Z">
        <w:r>
          <w:rPr>
            <w:rStyle w:val="17"/>
            <w:rFonts w:hint="eastAsia"/>
          </w:rPr>
          <w:delText>]</w:delText>
        </w:r>
      </w:del>
      <w:r>
        <w:rPr>
          <w:rFonts w:hint="eastAsia"/>
        </w:rPr>
        <w:t>针对第一种观点，从条文表述看，我国《个人信息保护法》将“自动化决策”定义为通过计算机程序自动分析、评估个人特征，并在此基础上进行决策的活动；而GDPR</w:t>
      </w:r>
      <w:ins w:id="927" w:author="。。。" w:date="2026-04-14T15:24:00Z">
        <w:r>
          <w:rPr>
            <w:rFonts w:hint="eastAsia"/>
          </w:rPr>
          <w:t>第4（4）条</w:t>
        </w:r>
      </w:ins>
      <w:del w:id="928" w:author="。。。" w:date="2026-04-14T15:24:00Z">
        <w:r>
          <w:rPr>
            <w:rFonts w:hint="eastAsia"/>
          </w:rPr>
          <w:delText>第4条第4款</w:delText>
        </w:r>
      </w:del>
      <w:r>
        <w:rPr>
          <w:rFonts w:hint="eastAsia"/>
        </w:rPr>
        <w:t>所界定的“用户画像”，则指为评估自然人相关情况而对个人数据进行自动化处理与分析预测的行为，其规范核心在于“分析预测”，并未明文包含“作出决策”这一终端环节。由此可见，我国法上的“自动化决策”在规范表述中明确纳入了“决策</w:t>
      </w:r>
      <w:del w:id="929" w:author="。。。" w:date="2026-04-14T15:27:00Z">
        <w:r>
          <w:rPr>
            <w:rFonts w:hint="eastAsia"/>
          </w:rPr>
          <w:delText>活动</w:delText>
        </w:r>
      </w:del>
      <w:r>
        <w:rPr>
          <w:rFonts w:hint="eastAsia"/>
        </w:rPr>
        <w:t>”这一要素，将二者简单等同的观点，似与文义有所偏离。相较而言，第二种观点将自动化决策理解为涵盖“用户画像”与“决策”两个环节，在文本上更具解释力，更为可取。</w:t>
      </w:r>
    </w:p>
    <w:p w14:paraId="05960660">
      <w:pPr>
        <w:pStyle w:val="4"/>
        <w:numPr>
          <w:ins w:id="931" w:author="崔文博1312 [2]" w:date="2026-04-18T18:49:22Z"/>
        </w:numPr>
        <w:rPr>
          <w:ins w:id="932" w:author="崔文博1312 [2]" w:date="2026-04-18T18:49:32Z"/>
        </w:rPr>
        <w:pPrChange w:id="930" w:author="崔文博1312 [2]" w:date="2026-04-18T18:49:22Z">
          <w:pPr>
            <w:pStyle w:val="5"/>
          </w:pPr>
        </w:pPrChange>
      </w:pPr>
      <w:r>
        <w:rPr>
          <w:rFonts w:hint="eastAsia"/>
        </w:rPr>
        <w:t>“自动化决策”</w:t>
      </w:r>
      <w:del w:id="933" w:author="。。。" w:date="2026-04-14T18:28:00Z">
        <w:r>
          <w:rPr>
            <w:rFonts w:hint="eastAsia"/>
          </w:rPr>
          <w:delText>的</w:delText>
        </w:r>
      </w:del>
      <w:r>
        <w:rPr>
          <w:rFonts w:hint="eastAsia"/>
        </w:rPr>
        <w:t>外延之辨析</w:t>
      </w:r>
    </w:p>
    <w:p w14:paraId="17E64078">
      <w:pPr>
        <w:pStyle w:val="5"/>
      </w:pPr>
      <w:ins w:id="934" w:author="崔文博1312 [2]" w:date="2026-04-18T18:49:33Z">
        <w:r>
          <w:rPr>
            <w:rFonts w:hint="eastAsia"/>
          </w:rPr>
          <w:t>“半自动化决策”</w:t>
        </w:r>
      </w:ins>
    </w:p>
    <w:p w14:paraId="677F4FBD">
      <w:r>
        <w:rPr>
          <w:rFonts w:hint="eastAsia"/>
        </w:rPr>
        <w:t>就自动化决策之外延，目前学界存在一种观点，认为仅以“决策”为目的的自动化处理行为才属于本条规制范围，那些不以作出决策为目标的个人信息自动分类、整理或统计等活动，即使包含自动化技术，也不应纳入“自动化决策”的范畴。</w:t>
      </w:r>
      <w:del w:id="935" w:author="崔文博1312 [2]" w:date="2026-04-18T18:14:26Z">
        <w:r>
          <w:rPr>
            <w:rStyle w:val="17"/>
            <w:rFonts w:hint="eastAsia"/>
          </w:rPr>
          <w:delText>[</w:delText>
        </w:r>
      </w:del>
      <w:r>
        <w:rPr>
          <w:rStyle w:val="17"/>
          <w:rFonts w:hint="eastAsia"/>
        </w:rPr>
        <w:footnoteReference w:id="40"/>
      </w:r>
      <w:del w:id="936" w:author="崔文博1312 [2]" w:date="2026-04-18T18:14:26Z">
        <w:r>
          <w:rPr>
            <w:rStyle w:val="17"/>
            <w:rFonts w:hint="eastAsia"/>
          </w:rPr>
          <w:delText>]</w:delText>
        </w:r>
      </w:del>
      <w:ins w:id="937" w:author="。。。" w:date="2026-04-14T18:00:00Z">
        <w:r>
          <w:rPr>
            <w:rFonts w:hint="eastAsia"/>
          </w:rPr>
          <w:t>该观点固然有其合理之处，当用户画像仅停留在技术内部，从未实际作用于任何决策时，确无启动法律规制的必要。然而，其以“主观目的”作为判断基准，恐有不周延之虞。实践中完全可能存在</w:t>
        </w:r>
      </w:ins>
      <w:ins w:id="938" w:author="崔文博1312" w:date="2026-04-18T15:29:00Z">
        <w:r>
          <w:rPr>
            <w:rFonts w:hint="eastAsia"/>
          </w:rPr>
          <w:t>此种情况</w:t>
        </w:r>
      </w:ins>
      <w:ins w:id="939" w:author="。。。" w:date="2026-04-14T18:00:00Z">
        <w:r>
          <w:rPr>
            <w:rFonts w:hint="eastAsia"/>
          </w:rPr>
          <w:t>：系统在生成画像时并未以决策为目的，但该画像最终却被作为重要依据用于人类决策。因此，更为合理的辨别标准应当是：画像结果是否实际应用于人类决策，而非系统运行之初的主观目的。</w:t>
        </w:r>
      </w:ins>
      <w:del w:id="940" w:author="。。。" w:date="2026-04-14T18:00:00Z">
        <w:r>
          <w:rPr>
            <w:rFonts w:hint="eastAsia"/>
          </w:rPr>
          <w:delText>对此观点，若仅将自动化决策限定于“以决策为直接目的”的活动，而将仅停留在用户画像阶段的信息处理排除在外，恐有不周延之虞。诚然，单纯生成用户画像的行为本身看似尚未直接作用于个人，但其价值往往在于为后续决策提供依据，其最终之归宿在</w:delText>
        </w:r>
      </w:del>
      <w:ins w:id="941" w:author="。。。" w:date="2026-04-14T17:52:00Z">
        <w:r>
          <w:rPr>
            <w:rFonts w:hint="eastAsia"/>
          </w:rPr>
          <w:t>对于</w:t>
        </w:r>
      </w:ins>
      <w:del w:id="942" w:author="。。。" w:date="2026-04-14T17:52:00Z">
        <w:r>
          <w:rPr>
            <w:rFonts w:hint="eastAsia"/>
          </w:rPr>
          <w:delText>于为人类决策提供支撑依据。</w:delText>
        </w:r>
      </w:del>
      <w:r>
        <w:rPr>
          <w:rFonts w:hint="eastAsia"/>
        </w:rPr>
        <w:t>此种由自动化系统生成画像、再由人类基于画像作出最终决定的场景，</w:t>
      </w:r>
      <w:ins w:id="943" w:author="。。。" w:date="2026-04-14T17:53:00Z">
        <w:r>
          <w:rPr>
            <w:rFonts w:hint="eastAsia"/>
          </w:rPr>
          <w:t>也</w:t>
        </w:r>
      </w:ins>
      <w:r>
        <w:rPr>
          <w:rFonts w:hint="eastAsia"/>
        </w:rPr>
        <w:t>被欧盟学者称为“半自动化决策”</w:t>
      </w:r>
      <w:del w:id="944" w:author="崔文博1312 [2]" w:date="2026-04-18T18:14:26Z">
        <w:r>
          <w:rPr>
            <w:rStyle w:val="17"/>
            <w:rFonts w:hint="eastAsia"/>
          </w:rPr>
          <w:delText>[</w:delText>
        </w:r>
      </w:del>
      <w:r>
        <w:rPr>
          <w:rStyle w:val="17"/>
          <w:rFonts w:hint="eastAsia"/>
        </w:rPr>
        <w:footnoteReference w:id="41"/>
      </w:r>
      <w:del w:id="945" w:author="崔文博1312 [2]" w:date="2026-04-18T18:14:26Z">
        <w:r>
          <w:rPr>
            <w:rStyle w:val="17"/>
            <w:rFonts w:hint="eastAsia"/>
          </w:rPr>
          <w:delText>]</w:delText>
        </w:r>
      </w:del>
      <w:ins w:id="946" w:author="。。。" w:date="2026-04-14T20:58:00Z">
        <w:r>
          <w:rPr>
            <w:rFonts w:hint="eastAsia"/>
          </w:rPr>
          <w:t>（</w:t>
        </w:r>
      </w:ins>
      <w:del w:id="947" w:author="。。。" w:date="2026-04-14T15:30:00Z">
        <w:r>
          <w:rPr>
            <w:rFonts w:hint="eastAsia"/>
          </w:rPr>
          <w:delText>（</w:delText>
        </w:r>
      </w:del>
      <w:r>
        <w:rPr>
          <w:rFonts w:hint="eastAsia"/>
        </w:rPr>
        <w:t>Semi-automated Decision-making</w:t>
      </w:r>
      <w:ins w:id="948" w:author="。。。" w:date="2026-04-14T20:58:00Z">
        <w:r>
          <w:rPr>
            <w:rFonts w:hint="eastAsia"/>
          </w:rPr>
          <w:t>）</w:t>
        </w:r>
      </w:ins>
      <w:del w:id="949" w:author="。。。" w:date="2026-04-14T15:30:00Z">
        <w:r>
          <w:rPr>
            <w:rFonts w:hint="eastAsia"/>
          </w:rPr>
          <w:delText>）</w:delText>
        </w:r>
      </w:del>
      <w:r>
        <w:rPr>
          <w:rFonts w:hint="eastAsia"/>
        </w:rPr>
        <w:t>或“准自动化”</w:t>
      </w:r>
      <w:del w:id="950" w:author="崔文博1312 [2]" w:date="2026-04-18T18:14:26Z">
        <w:r>
          <w:rPr>
            <w:rStyle w:val="17"/>
            <w:rFonts w:hint="eastAsia"/>
          </w:rPr>
          <w:delText>[</w:delText>
        </w:r>
      </w:del>
      <w:r>
        <w:rPr>
          <w:rStyle w:val="17"/>
          <w:rFonts w:hint="eastAsia"/>
        </w:rPr>
        <w:footnoteReference w:id="42"/>
      </w:r>
      <w:del w:id="951" w:author="崔文博1312 [2]" w:date="2026-04-18T18:14:26Z">
        <w:r>
          <w:rPr>
            <w:rStyle w:val="17"/>
            <w:rFonts w:hint="eastAsia"/>
          </w:rPr>
          <w:delText>]</w:delText>
        </w:r>
      </w:del>
      <w:ins w:id="952" w:author="。。。" w:date="2026-04-14T20:58:00Z">
        <w:r>
          <w:rPr>
            <w:rFonts w:hint="eastAsia"/>
          </w:rPr>
          <w:t>（</w:t>
        </w:r>
      </w:ins>
      <w:del w:id="953" w:author="。。。" w:date="2026-04-14T15:30:00Z">
        <w:r>
          <w:rPr>
            <w:rFonts w:hint="eastAsia"/>
          </w:rPr>
          <w:delText>（</w:delText>
        </w:r>
      </w:del>
      <w:ins w:id="954" w:author="。。。" w:date="2026-04-14T20:58:00Z">
        <w:r>
          <w:rPr>
            <w:rFonts w:hint="eastAsia"/>
          </w:rPr>
          <w:t>Q</w:t>
        </w:r>
      </w:ins>
      <w:del w:id="955" w:author="。。。" w:date="2026-04-14T20:58:00Z">
        <w:r>
          <w:rPr>
            <w:rFonts w:hint="eastAsia"/>
          </w:rPr>
          <w:delText>q</w:delText>
        </w:r>
      </w:del>
      <w:r>
        <w:rPr>
          <w:rFonts w:hint="eastAsia"/>
        </w:rPr>
        <w:t>uasi-automation</w:t>
      </w:r>
      <w:ins w:id="956" w:author="。。。" w:date="2026-04-14T20:58:00Z">
        <w:r>
          <w:rPr>
            <w:rFonts w:hint="eastAsia"/>
          </w:rPr>
          <w:t>）</w:t>
        </w:r>
      </w:ins>
      <w:del w:id="957" w:author="。。。" w:date="2026-04-14T15:30:00Z">
        <w:r>
          <w:rPr>
            <w:rFonts w:hint="eastAsia"/>
          </w:rPr>
          <w:delText>）</w:delText>
        </w:r>
      </w:del>
      <w:r>
        <w:rPr>
          <w:rFonts w:hint="eastAsia"/>
        </w:rPr>
        <w:t>。就我国法而言，将</w:t>
      </w:r>
      <w:ins w:id="958" w:author="。。。" w:date="2026-04-14T18:53:00Z">
        <w:r>
          <w:rPr>
            <w:rFonts w:hint="eastAsia"/>
          </w:rPr>
          <w:t>“</w:t>
        </w:r>
      </w:ins>
      <w:r>
        <w:rPr>
          <w:rFonts w:hint="eastAsia"/>
        </w:rPr>
        <w:t>半自动化决策</w:t>
      </w:r>
      <w:ins w:id="959" w:author="。。。" w:date="2026-04-14T18:53:00Z">
        <w:r>
          <w:rPr>
            <w:rFonts w:hint="eastAsia"/>
          </w:rPr>
          <w:t>”</w:t>
        </w:r>
      </w:ins>
      <w:r>
        <w:rPr>
          <w:rFonts w:hint="eastAsia"/>
        </w:rPr>
        <w:t>纳入“自动化决策”范畴</w:t>
      </w:r>
      <w:ins w:id="960" w:author="。。。" w:date="2026-04-14T17:57:00Z">
        <w:r>
          <w:rPr>
            <w:rFonts w:hint="eastAsia"/>
          </w:rPr>
          <w:t>，</w:t>
        </w:r>
      </w:ins>
      <w:del w:id="961" w:author="。。。" w:date="2026-04-14T17:57:00Z">
        <w:r>
          <w:rPr>
            <w:rFonts w:hint="eastAsia"/>
          </w:rPr>
          <w:delText>，</w:delText>
        </w:r>
      </w:del>
      <w:ins w:id="962" w:author="。。。" w:date="2026-04-14T17:57:00Z">
        <w:r>
          <w:rPr>
            <w:rFonts w:hint="eastAsia"/>
          </w:rPr>
          <w:t>也具</w:t>
        </w:r>
      </w:ins>
      <w:del w:id="963" w:author="。。。" w:date="2026-04-14T17:57:00Z">
        <w:r>
          <w:rPr>
            <w:rFonts w:hint="eastAsia"/>
          </w:rPr>
          <w:delText>既</w:delText>
        </w:r>
      </w:del>
      <w:r>
        <w:rPr>
          <w:rFonts w:hint="eastAsia"/>
        </w:rPr>
        <w:t>有</w:t>
      </w:r>
      <w:ins w:id="964" w:author="。。。" w:date="2026-04-14T18:01:00Z">
        <w:r>
          <w:rPr>
            <w:rFonts w:hint="eastAsia"/>
          </w:rPr>
          <w:t>法律</w:t>
        </w:r>
      </w:ins>
      <w:r>
        <w:rPr>
          <w:rFonts w:hint="eastAsia"/>
        </w:rPr>
        <w:t>解释</w:t>
      </w:r>
      <w:ins w:id="965" w:author="。。。" w:date="2026-04-14T18:01:00Z">
        <w:r>
          <w:rPr>
            <w:rFonts w:hint="eastAsia"/>
          </w:rPr>
          <w:t>层面</w:t>
        </w:r>
      </w:ins>
      <w:r>
        <w:rPr>
          <w:rFonts w:hint="eastAsia"/>
        </w:rPr>
        <w:t>的合理性</w:t>
      </w:r>
      <w:del w:id="966" w:author="。。。" w:date="2026-04-14T18:01:00Z">
        <w:r>
          <w:rPr>
            <w:rFonts w:hint="eastAsia"/>
          </w:rPr>
          <w:delText>，</w:delText>
        </w:r>
      </w:del>
      <w:del w:id="967" w:author="。。。" w:date="2026-04-14T17:57:00Z">
        <w:r>
          <w:rPr>
            <w:rFonts w:hint="eastAsia"/>
          </w:rPr>
          <w:delText>也有现实的必要性</w:delText>
        </w:r>
      </w:del>
      <w:r>
        <w:rPr>
          <w:rFonts w:hint="eastAsia"/>
        </w:rPr>
        <w:t>：</w:t>
      </w:r>
    </w:p>
    <w:p w14:paraId="1A22EEB6">
      <w:ins w:id="968" w:author="。。。" w:date="2026-04-14T17:58:00Z">
        <w:r>
          <w:rPr>
            <w:rFonts w:hint="eastAsia"/>
          </w:rPr>
          <w:t>第一</w:t>
        </w:r>
      </w:ins>
      <w:del w:id="969" w:author="。。。" w:date="2026-04-14T17:58:00Z">
        <w:r>
          <w:rPr>
            <w:rFonts w:hint="eastAsia"/>
          </w:rPr>
          <w:delText>首先</w:delText>
        </w:r>
      </w:del>
      <w:r>
        <w:rPr>
          <w:rFonts w:hint="eastAsia"/>
        </w:rPr>
        <w:t>，从文义解释的角度予以检视，一方面，《个人信息保护法》第73条对</w:t>
      </w:r>
      <w:ins w:id="970" w:author="。。。" w:date="2026-04-14T18:53:00Z">
        <w:r>
          <w:rPr>
            <w:rFonts w:hint="eastAsia"/>
          </w:rPr>
          <w:t>“</w:t>
        </w:r>
      </w:ins>
      <w:r>
        <w:rPr>
          <w:rFonts w:hint="eastAsia"/>
        </w:rPr>
        <w:t>自动化决策</w:t>
      </w:r>
      <w:ins w:id="971" w:author="。。。" w:date="2026-04-14T18:53:00Z">
        <w:r>
          <w:rPr>
            <w:rFonts w:hint="eastAsia"/>
          </w:rPr>
          <w:t>”</w:t>
        </w:r>
      </w:ins>
      <w:r>
        <w:rPr>
          <w:rFonts w:hint="eastAsia"/>
        </w:rPr>
        <w:t>的界定采“自动分析、评估……并进行决策”之表述，其规范重心在于“分析评估”环节的自动化，并未要求</w:t>
      </w:r>
      <w:ins w:id="972" w:author="。。。" w:date="2026-04-14T15:49:00Z">
        <w:r>
          <w:rPr>
            <w:rFonts w:hint="eastAsia"/>
          </w:rPr>
          <w:t>自动化系统</w:t>
        </w:r>
      </w:ins>
      <w:ins w:id="973" w:author="。。。" w:date="2026-04-14T15:50:00Z">
        <w:r>
          <w:rPr>
            <w:rFonts w:hint="eastAsia"/>
          </w:rPr>
          <w:t>必须参与“</w:t>
        </w:r>
      </w:ins>
      <w:r>
        <w:rPr>
          <w:rFonts w:hint="eastAsia"/>
        </w:rPr>
        <w:t>决策</w:t>
      </w:r>
      <w:ins w:id="974" w:author="。。。" w:date="2026-04-14T15:50:00Z">
        <w:r>
          <w:rPr>
            <w:rFonts w:hint="eastAsia"/>
          </w:rPr>
          <w:t>”</w:t>
        </w:r>
      </w:ins>
      <w:del w:id="975" w:author="。。。" w:date="2026-04-14T15:50:00Z">
        <w:r>
          <w:rPr>
            <w:rFonts w:hint="eastAsia"/>
          </w:rPr>
          <w:delText>行为本身亦须完全由算法系统独立完成</w:delText>
        </w:r>
      </w:del>
      <w:r>
        <w:rPr>
          <w:rFonts w:hint="eastAsia"/>
        </w:rPr>
        <w:t>。换言之，“自动”一词的涵摄范围，在文义上并不以贯穿全部环节为必要</w:t>
      </w:r>
      <w:ins w:id="976" w:author="。。。" w:date="2026-04-14T17:41:00Z">
        <w:r>
          <w:rPr>
            <w:rFonts w:hint="eastAsia"/>
          </w:rPr>
          <w:t>。虽然定义</w:t>
        </w:r>
      </w:ins>
      <w:ins w:id="977" w:author="。。。" w:date="2026-04-14T17:43:00Z">
        <w:r>
          <w:rPr>
            <w:rFonts w:hint="eastAsia"/>
          </w:rPr>
          <w:t>要求同时</w:t>
        </w:r>
      </w:ins>
      <w:ins w:id="978" w:author="。。。" w:date="2026-04-14T17:41:00Z">
        <w:r>
          <w:rPr>
            <w:rFonts w:hint="eastAsia"/>
          </w:rPr>
          <w:t>包含“用户画像”与“决策”两个环节，但仅由自动化系统完成“用户画像”，而由人类作出最终决策，同样符合文义上的解释空间。</w:t>
        </w:r>
      </w:ins>
      <w:del w:id="979" w:author="。。。" w:date="2026-04-14T17:41:00Z">
        <w:r>
          <w:rPr>
            <w:rFonts w:hint="eastAsia"/>
          </w:rPr>
          <w:delText>。</w:delText>
        </w:r>
      </w:del>
    </w:p>
    <w:p w14:paraId="492C88EB">
      <w:r>
        <w:rPr>
          <w:rFonts w:hint="eastAsia"/>
        </w:rPr>
        <w:t>另一方面，用户画像所生成的分析评估结果，其本身亦可能</w:t>
      </w:r>
      <w:del w:id="980" w:author="。。。" w:date="2026-04-14T15:51:00Z">
        <w:r>
          <w:rPr/>
          <w:delText>构成</w:delText>
        </w:r>
      </w:del>
      <w:ins w:id="981" w:author="。。。" w:date="2026-04-14T15:51:00Z">
        <w:r>
          <w:rPr>
            <w:rFonts w:hint="eastAsia"/>
          </w:rPr>
          <w:t>视为</w:t>
        </w:r>
      </w:ins>
      <w:r>
        <w:rPr>
          <w:rFonts w:hint="eastAsia"/>
        </w:rPr>
        <w:t>一项“决策”——尤其当该结果被直接用于对个人产生法律或类似重大影响的判断时，其与“决策”并无本质差异。因此，将</w:t>
      </w:r>
      <w:ins w:id="982" w:author="。。。" w:date="2026-04-14T18:53:00Z">
        <w:r>
          <w:rPr>
            <w:rFonts w:hint="eastAsia"/>
          </w:rPr>
          <w:t>“</w:t>
        </w:r>
      </w:ins>
      <w:r>
        <w:rPr>
          <w:rFonts w:hint="eastAsia"/>
        </w:rPr>
        <w:t>半自动化决策</w:t>
      </w:r>
      <w:ins w:id="983" w:author="。。。" w:date="2026-04-14T18:53:00Z">
        <w:r>
          <w:rPr>
            <w:rFonts w:hint="eastAsia"/>
          </w:rPr>
          <w:t>”</w:t>
        </w:r>
      </w:ins>
      <w:r>
        <w:rPr>
          <w:rFonts w:hint="eastAsia"/>
        </w:rPr>
        <w:t>纳入</w:t>
      </w:r>
      <w:ins w:id="984" w:author="。。。" w:date="2026-04-14T18:53:00Z">
        <w:r>
          <w:rPr>
            <w:rFonts w:hint="eastAsia"/>
          </w:rPr>
          <w:t>“</w:t>
        </w:r>
      </w:ins>
      <w:r>
        <w:rPr>
          <w:rFonts w:hint="eastAsia"/>
        </w:rPr>
        <w:t>自动化决策</w:t>
      </w:r>
      <w:ins w:id="985" w:author="。。。" w:date="2026-04-14T18:53:00Z">
        <w:r>
          <w:rPr>
            <w:rFonts w:hint="eastAsia"/>
          </w:rPr>
          <w:t>”</w:t>
        </w:r>
      </w:ins>
      <w:r>
        <w:rPr>
          <w:rFonts w:hint="eastAsia"/>
        </w:rPr>
        <w:t>的语义范畴，并未超出条文文义的可能边界。在“麦某波诉北京法某科技有限公司网络侵权责任纠纷案”中，广州互联网法院也认为，“法某”网站通过算法规则统计既往判决胜诉率等指标，为用户展示特定律师的“收费标准”“执业年限”“胜诉率”等信息，构成以帮助决策为目的的用户画像。应当受到《个人信息保护法》第24条之规制。</w:t>
      </w:r>
      <w:del w:id="986" w:author="崔文博1312 [2]" w:date="2026-04-18T18:14:26Z">
        <w:r>
          <w:rPr>
            <w:rStyle w:val="17"/>
            <w:rFonts w:hint="eastAsia"/>
          </w:rPr>
          <w:delText>[</w:delText>
        </w:r>
      </w:del>
      <w:r>
        <w:rPr>
          <w:rStyle w:val="17"/>
          <w:rFonts w:hint="eastAsia"/>
        </w:rPr>
        <w:footnoteReference w:id="43"/>
      </w:r>
      <w:del w:id="987" w:author="崔文博1312 [2]" w:date="2026-04-18T18:14:26Z">
        <w:r>
          <w:rPr>
            <w:rStyle w:val="17"/>
            <w:rFonts w:hint="eastAsia"/>
          </w:rPr>
          <w:delText>]</w:delText>
        </w:r>
      </w:del>
    </w:p>
    <w:p w14:paraId="4C8D802E">
      <w:pPr>
        <w:rPr>
          <w:ins w:id="988" w:author="。。。" w:date="2026-04-14T15:45:00Z"/>
        </w:rPr>
      </w:pPr>
      <w:ins w:id="989" w:author="。。。" w:date="2026-04-14T17:58:00Z">
        <w:r>
          <w:rPr>
            <w:rFonts w:hint="eastAsia"/>
          </w:rPr>
          <w:t>第二</w:t>
        </w:r>
      </w:ins>
      <w:del w:id="990" w:author="。。。" w:date="2026-04-14T17:58:00Z">
        <w:r>
          <w:rPr>
            <w:rFonts w:hint="eastAsia"/>
          </w:rPr>
          <w:delText>其次</w:delText>
        </w:r>
      </w:del>
      <w:r>
        <w:rPr>
          <w:rFonts w:hint="eastAsia"/>
        </w:rPr>
        <w:t>，从目的解释的角度出发，将“半自动化决策”排除于第73条的涵摄范围之外，有违《个人信息保护法》第24条的规范目的。</w:t>
      </w:r>
      <w:ins w:id="991" w:author="。。。" w:date="2026-04-14T18:02:00Z">
        <w:r>
          <w:rPr>
            <w:rFonts w:hint="eastAsia"/>
          </w:rPr>
          <w:t>受到“人在环路”理念的影响，无论是我国《个人信息保护法》还是欧盟GDPR均以“仅通过自动化决策方式作出”作为一般性自动化决策拒绝权的适用要件之一。基于此，根据人在决策过程中参与程度的不同，可将自动化决策区分为“完全自动化决策”与“混合自动化决策”两种类型。</w:t>
        </w:r>
      </w:ins>
      <w:ins w:id="992" w:author="。。。" w:date="2026-04-14T18:02:00Z">
        <w:r>
          <w:rPr>
            <w:rStyle w:val="17"/>
            <w:rFonts w:hint="eastAsia"/>
          </w:rPr>
          <w:footnoteReference w:id="44"/>
        </w:r>
      </w:ins>
      <w:del w:id="993" w:author="。。。" w:date="2026-04-14T18:02:00Z">
        <w:r>
          <w:rPr/>
          <w:delText>该条第2款以</w:delText>
        </w:r>
      </w:del>
      <w:ins w:id="994" w:author="。。。" w:date="2026-04-14T18:02:00Z">
        <w:r>
          <w:rPr>
            <w:rFonts w:hint="eastAsia"/>
          </w:rPr>
          <w:t>而界分二者的重要标准即是</w:t>
        </w:r>
      </w:ins>
      <w:r>
        <w:rPr>
          <w:rFonts w:hint="eastAsia"/>
        </w:rPr>
        <w:t>“是否具有有意义的人类干预”</w:t>
      </w:r>
      <w:del w:id="995" w:author="。。。" w:date="2026-04-14T18:02:00Z">
        <w:r>
          <w:rPr>
            <w:rFonts w:hint="eastAsia"/>
          </w:rPr>
          <w:delText>作为区分完全自动化决策与不完全自动化决策的重要标准</w:delText>
        </w:r>
      </w:del>
      <w:r>
        <w:rPr>
          <w:rFonts w:hint="eastAsia"/>
        </w:rPr>
        <w:t>，其规范意旨正在于强调：人类介入必须具有实质性，而非流于形式。正如荷兰阿姆斯特丹上诉法院在Uber案中所指出的，仅声称设有“人工审查”环节并不足以排除完全自动化决策的定性；若该种审查是无效的、象征性的，则不过是一道“橡皮图章”而已。</w:t>
      </w:r>
      <w:del w:id="996" w:author="崔文博1312 [2]" w:date="2026-04-18T18:14:26Z">
        <w:r>
          <w:rPr>
            <w:rStyle w:val="17"/>
            <w:rFonts w:hint="eastAsia"/>
          </w:rPr>
          <w:delText>[</w:delText>
        </w:r>
      </w:del>
      <w:r>
        <w:rPr>
          <w:rStyle w:val="17"/>
          <w:rFonts w:hint="eastAsia"/>
        </w:rPr>
        <w:footnoteReference w:id="45"/>
      </w:r>
      <w:del w:id="997" w:author="崔文博1312 [2]" w:date="2026-04-18T18:14:26Z">
        <w:r>
          <w:rPr>
            <w:rStyle w:val="17"/>
            <w:rFonts w:hint="eastAsia"/>
          </w:rPr>
          <w:delText>]</w:delText>
        </w:r>
      </w:del>
      <w:r>
        <w:rPr>
          <w:rFonts w:hint="eastAsia"/>
        </w:rPr>
        <w:t>当用户画像所生成的分析结果对人类后续决策具有高度乃至决定性影响</w:t>
      </w:r>
      <w:del w:id="998" w:author="。。。" w:date="2026-04-14T18:03:00Z">
        <w:r>
          <w:rPr>
            <w:rFonts w:hint="eastAsia"/>
          </w:rPr>
          <w:delText>，以至于人类最终作出的决定实质上沦为对画像结果的被动复述</w:delText>
        </w:r>
      </w:del>
      <w:r>
        <w:rPr>
          <w:rFonts w:hint="eastAsia"/>
        </w:rPr>
        <w:t>时，此种场景虽</w:t>
      </w:r>
      <w:del w:id="999" w:author="。。。" w:date="2026-04-14T18:03:00Z">
        <w:r>
          <w:rPr>
            <w:rFonts w:hint="eastAsia"/>
          </w:rPr>
          <w:delText>在形式上</w:delText>
        </w:r>
      </w:del>
      <w:r>
        <w:rPr>
          <w:rFonts w:hint="eastAsia"/>
        </w:rPr>
        <w:t>保留人工环节，但在规范实质上与</w:t>
      </w:r>
      <w:ins w:id="1000" w:author="崔文博1312" w:date="2026-04-18T15:36:00Z">
        <w:r>
          <w:rPr>
            <w:rFonts w:hint="eastAsia"/>
          </w:rPr>
          <w:t>“</w:t>
        </w:r>
      </w:ins>
      <w:r>
        <w:rPr>
          <w:rFonts w:hint="eastAsia"/>
        </w:rPr>
        <w:t>完全自动化决策</w:t>
      </w:r>
      <w:ins w:id="1001" w:author="崔文博1312" w:date="2026-04-18T15:36:00Z">
        <w:r>
          <w:rPr>
            <w:rFonts w:hint="eastAsia"/>
          </w:rPr>
          <w:t>”</w:t>
        </w:r>
      </w:ins>
      <w:r>
        <w:rPr>
          <w:rFonts w:hint="eastAsia"/>
        </w:rPr>
        <w:t>并无二致。若将其当然地排除于第73条的范围之外，则恰恰将最需要规制的情形置于第24条第3款的效力之外，使其规范目的落空。</w:t>
      </w:r>
      <w:del w:id="1002" w:author="崔文博1312" w:date="2026-04-18T15:36:00Z">
        <w:r>
          <w:rPr>
            <w:rFonts w:hint="eastAsia"/>
          </w:rPr>
          <w:delText>若将其当然地排除于第73条的范围之外，则</w:delText>
        </w:r>
      </w:del>
      <w:r>
        <w:rPr>
          <w:rFonts w:hint="eastAsia"/>
        </w:rPr>
        <w:t>数据控制者恰可通过分离“画像生成”与“形式决断”两个环节，轻易规避第24条所规定的解释与拒绝权，形成权利保护的真空，于个人信息权益保障尤为不利。</w:t>
      </w:r>
    </w:p>
    <w:p w14:paraId="696DD691">
      <w:pPr>
        <w:rPr>
          <w:ins w:id="1003" w:author="崔文博1312 [2]" w:date="2026-04-18T18:50:07Z"/>
          <w:rFonts w:hint="eastAsia"/>
        </w:rPr>
      </w:pPr>
      <w:ins w:id="1004" w:author="。。。" w:date="2026-04-14T18:17:00Z">
        <w:r>
          <w:rPr>
            <w:rFonts w:hint="eastAsia"/>
          </w:rPr>
          <w:t>需要补充论述的是，“混合自动化决策”与“半自动化决策”之间存在概念上的含混，亟需加以辨析。具体而言，在有人类参与的自动化决策场景中，可能存在以下三种情形：第一，自动化系统完成画像并优先作出决策，人工仅进行事后复核；第二，自动化系统生成画像并提供参考性决策结论，由人工作出最终决定；第三，自动化系统仅进行用户画像描摹，并不直接得出可行的决策结论，但该画像为人类决策提供重要参考。其中，第三种情形应被界定为“半自动化决策”。而“混合自动化决策”则指向上述三种情形中</w:t>
        </w:r>
      </w:ins>
      <w:ins w:id="1005" w:author="崔文博1312" w:date="2026-04-18T15:38:00Z">
        <w:r>
          <w:rPr>
            <w:rFonts w:hint="eastAsia"/>
          </w:rPr>
          <w:t>不具有</w:t>
        </w:r>
      </w:ins>
      <w:ins w:id="1006" w:author="。。。" w:date="2026-04-14T18:17:00Z">
        <w:r>
          <w:rPr>
            <w:rFonts w:hint="eastAsia"/>
          </w:rPr>
          <w:t>“</w:t>
        </w:r>
      </w:ins>
      <w:ins w:id="1007" w:author="。。。" w:date="2026-04-14T18:17:00Z">
        <w:del w:id="1008" w:author="崔文博1312" w:date="2026-04-18T15:38:00Z">
          <w:r>
            <w:rPr>
              <w:rFonts w:hint="eastAsia"/>
            </w:rPr>
            <w:delText>不具有</w:delText>
          </w:r>
        </w:del>
      </w:ins>
      <w:ins w:id="1009" w:author="。。。" w:date="2026-04-14T18:17:00Z">
        <w:r>
          <w:rPr>
            <w:rFonts w:hint="eastAsia"/>
          </w:rPr>
          <w:t>有意义的人类干预”的</w:t>
        </w:r>
      </w:ins>
      <w:ins w:id="1010" w:author="。。。" w:date="2026-04-14T18:17:00Z">
        <w:del w:id="1011" w:author="崔文博1312" w:date="2026-04-18T15:38:00Z">
          <w:r>
            <w:rPr>
              <w:rFonts w:hint="eastAsia"/>
            </w:rPr>
            <w:delText>那些</w:delText>
          </w:r>
        </w:del>
      </w:ins>
      <w:ins w:id="1012" w:author="。。。" w:date="2026-04-14T18:17:00Z">
        <w:r>
          <w:rPr>
            <w:rFonts w:hint="eastAsia"/>
          </w:rPr>
          <w:t>情形。概言之，二者的识别标准各有侧重：“半自动化决策”的关键在于自动化系统是否实际作出决策；而“混合自动化决策”的核心则在于是否存在“有意义的人类干预”。由此，“半自动化决策”既可能属于“完全自动化决策”，也可能归属于“混合自动化决策”。</w:t>
        </w:r>
      </w:ins>
    </w:p>
    <w:p w14:paraId="59697BF1">
      <w:pPr>
        <w:pStyle w:val="5"/>
        <w:numPr>
          <w:ins w:id="1014" w:author="崔文博1312 [2]" w:date="2026-04-18T18:50:17Z"/>
        </w:numPr>
        <w:rPr>
          <w:ins w:id="1015" w:author="崔文博1312 [2]" w:date="2026-04-18T18:50:08Z"/>
          <w:rFonts w:hint="eastAsia"/>
        </w:rPr>
        <w:pPrChange w:id="1013" w:author="崔文博1312 [2]" w:date="2026-04-18T18:50:17Z">
          <w:pPr/>
        </w:pPrChange>
      </w:pPr>
      <w:ins w:id="1016" w:author="崔文博1312 [2]" w:date="2026-04-18T18:50:15Z">
        <w:r>
          <w:rPr>
            <w:rFonts w:hint="eastAsia"/>
          </w:rPr>
          <w:t>“非基于用户画像的自动化决策”</w:t>
        </w:r>
      </w:ins>
    </w:p>
    <w:p w14:paraId="6B7B3242">
      <w:pPr>
        <w:rPr>
          <w:del w:id="1017" w:author="。。。" w:date="2026-04-14T18:17:00Z"/>
        </w:rPr>
      </w:pPr>
      <w:ins w:id="1018" w:author="。。。" w:date="2026-04-14T18:19:00Z">
        <w:del w:id="1019" w:author="崔文博1312 [2]" w:date="2026-04-18T18:50:06Z">
          <w:r>
            <w:rPr>
              <w:rFonts w:hint="eastAsia"/>
            </w:rPr>
            <w:br w:type="textWrapping"/>
          </w:r>
        </w:del>
      </w:ins>
    </w:p>
    <w:p w14:paraId="70440E1A">
      <w:r>
        <w:rPr>
          <w:rFonts w:hint="eastAsia"/>
        </w:rPr>
        <w:t>此外，还需探讨未经过用户画像环节的自动化决策</w:t>
      </w:r>
      <w:del w:id="1020" w:author="。。。" w:date="2026-04-14T18:24:00Z">
        <w:r>
          <w:rPr>
            <w:rFonts w:hint="eastAsia"/>
          </w:rPr>
          <w:delText>（如智能合约等情形）</w:delText>
        </w:r>
      </w:del>
      <w:r>
        <w:rPr>
          <w:rFonts w:hint="eastAsia"/>
        </w:rPr>
        <w:t>是否应纳入我国《个人信息保护法》的规制范围。此类情形可暂称为“非基于用户画像的自动化决策”。在欧盟，第29条工作组曾指出，即便不经过用户画像，纯粹的自动化决策仍可落入GDPR第22条的规制范围。</w:t>
      </w:r>
      <w:del w:id="1021" w:author="崔文博1312 [2]" w:date="2026-04-18T18:14:26Z">
        <w:r>
          <w:rPr>
            <w:rStyle w:val="17"/>
            <w:rFonts w:hint="eastAsia"/>
          </w:rPr>
          <w:delText>[</w:delText>
        </w:r>
      </w:del>
      <w:r>
        <w:rPr>
          <w:rStyle w:val="17"/>
          <w:rFonts w:hint="eastAsia"/>
        </w:rPr>
        <w:footnoteReference w:id="46"/>
      </w:r>
      <w:del w:id="1022" w:author="崔文博1312 [2]" w:date="2026-04-18T18:14:26Z">
        <w:r>
          <w:rPr>
            <w:rStyle w:val="17"/>
            <w:rFonts w:hint="eastAsia"/>
          </w:rPr>
          <w:delText>]</w:delText>
        </w:r>
      </w:del>
      <w:r>
        <w:rPr>
          <w:rFonts w:hint="eastAsia"/>
        </w:rPr>
        <w:t>然而，我国法在此问题上应持更谨慎的立场，理由如下：</w:t>
      </w:r>
    </w:p>
    <w:p w14:paraId="7DDDEC82">
      <w:pPr>
        <w:numPr>
          <w:ilvl w:val="0"/>
          <w:numId w:val="2"/>
        </w:numPr>
      </w:pPr>
      <w:ins w:id="1023" w:author="崔文博1312" w:date="2026-04-18T14:54:00Z">
        <w:r>
          <w:rPr>
            <w:rFonts w:hint="eastAsia"/>
          </w:rPr>
          <w:t>根据文义解释，应将“非基于用户画像的自动化决策”排除在“自动化决策”的范围之外。</w:t>
        </w:r>
      </w:ins>
      <w:del w:id="1024" w:author="崔文博1312" w:date="2026-04-18T14:54:00Z">
        <w:r>
          <w:rPr>
            <w:rFonts w:hint="eastAsia"/>
          </w:rPr>
          <w:delText>文义解释上存在障碍。</w:delText>
        </w:r>
      </w:del>
      <w:r>
        <w:rPr>
          <w:rFonts w:hint="eastAsia"/>
        </w:rPr>
        <w:t>我国《个人信息保护法》第73条将</w:t>
      </w:r>
      <w:ins w:id="1025" w:author="崔文博1312" w:date="2026-04-18T14:53:00Z">
        <w:r>
          <w:rPr>
            <w:rFonts w:hint="eastAsia"/>
          </w:rPr>
          <w:t>“</w:t>
        </w:r>
      </w:ins>
      <w:r>
        <w:rPr>
          <w:rFonts w:hint="eastAsia"/>
        </w:rPr>
        <w:t>自动化决策</w:t>
      </w:r>
      <w:ins w:id="1026" w:author="崔文博1312" w:date="2026-04-18T14:53:00Z">
        <w:r>
          <w:rPr>
            <w:rFonts w:hint="eastAsia"/>
          </w:rPr>
          <w:t>”</w:t>
        </w:r>
      </w:ins>
      <w:r>
        <w:rPr>
          <w:rFonts w:hint="eastAsia"/>
        </w:rPr>
        <w:t>定义为“通过计算机程序自动分析、评估……并进行决策的活动”。此处的“并”字具有连接功能，表明立法者意图将“分析、评估”与“决策”两个环节共同纳入自动化决策的规范范畴，前者即对应于用户画像阶段。若某一处理行为完全跳过用户画像环节，仅凭自动化程序直接作出决定，则因其缺失“分析、评估”这一</w:t>
      </w:r>
      <w:del w:id="1027" w:author="。。。" w:date="2026-04-14T16:17:00Z">
        <w:r>
          <w:rPr>
            <w:rFonts w:hint="eastAsia"/>
          </w:rPr>
          <w:delText>构成</w:delText>
        </w:r>
      </w:del>
      <w:r>
        <w:rPr>
          <w:rFonts w:hint="eastAsia"/>
        </w:rPr>
        <w:t>要件，恐难以落入该条定义的语义边界之内。</w:t>
      </w:r>
    </w:p>
    <w:p w14:paraId="45C73B2D">
      <w:pPr>
        <w:numPr>
          <w:ilvl w:val="0"/>
          <w:numId w:val="2"/>
        </w:numPr>
        <w:rPr>
          <w:ins w:id="1028" w:author="。。。" w:date="2026-04-14T16:02:00Z"/>
        </w:rPr>
      </w:pPr>
      <w:ins w:id="1029" w:author="。。。" w:date="2026-04-14T16:17:00Z">
        <w:del w:id="1030" w:author="崔文博1312" w:date="2026-04-18T14:54:00Z">
          <w:r>
            <w:rPr/>
            <w:delText>此种解释并未背离</w:delText>
          </w:r>
        </w:del>
      </w:ins>
      <w:ins w:id="1031" w:author="崔文博1312" w:date="2026-04-18T14:54:00Z">
        <w:r>
          <w:rPr>
            <w:rFonts w:hint="eastAsia"/>
          </w:rPr>
          <w:t>根据</w:t>
        </w:r>
      </w:ins>
      <w:ins w:id="1032" w:author="。。。" w:date="2026-04-14T16:17:00Z">
        <w:del w:id="1033" w:author="崔文博1312" w:date="2026-04-18T14:54:00Z">
          <w:r>
            <w:rPr>
              <w:rFonts w:hint="eastAsia"/>
            </w:rPr>
            <w:delText>立法</w:delText>
          </w:r>
        </w:del>
      </w:ins>
      <w:ins w:id="1034" w:author="。。。" w:date="2026-04-14T16:17:00Z">
        <w:r>
          <w:rPr>
            <w:rFonts w:hint="eastAsia"/>
          </w:rPr>
          <w:t>目的</w:t>
        </w:r>
      </w:ins>
      <w:ins w:id="1035" w:author="崔文博1312" w:date="2026-04-18T14:54:00Z">
        <w:r>
          <w:rPr>
            <w:rFonts w:hint="eastAsia"/>
          </w:rPr>
          <w:t>解释</w:t>
        </w:r>
      </w:ins>
      <w:ins w:id="1036" w:author="崔文博1312" w:date="2026-04-18T14:55:00Z">
        <w:r>
          <w:rPr>
            <w:rFonts w:hint="eastAsia"/>
          </w:rPr>
          <w:t>，应将“非基于用户画像的自动化决策”排除在“自动化决策”的范围之外。</w:t>
        </w:r>
      </w:ins>
      <w:ins w:id="1037" w:author="。。。" w:date="2026-04-14T16:17:00Z">
        <w:del w:id="1038" w:author="崔文博1312" w:date="2026-04-18T14:55:00Z">
          <w:r>
            <w:rPr>
              <w:rFonts w:hint="eastAsia"/>
            </w:rPr>
            <w:delText>。</w:delText>
          </w:r>
        </w:del>
      </w:ins>
      <w:ins w:id="1039" w:author="。。。" w:date="2026-04-14T16:02:00Z">
        <w:r>
          <w:rPr>
            <w:rFonts w:hint="eastAsia"/>
          </w:rPr>
          <w:t>尽管《个人信息保护法》以“保护”为名，但“保护个人信息”并不是《个人信息保护法》的唯一目的</w:t>
        </w:r>
      </w:ins>
      <w:ins w:id="1040" w:author="。。。" w:date="2026-04-14T16:18:00Z">
        <w:r>
          <w:rPr>
            <w:rFonts w:hint="eastAsia"/>
          </w:rPr>
          <w:t>。</w:t>
        </w:r>
      </w:ins>
      <w:ins w:id="1041" w:author="。。。" w:date="2026-04-14T16:05:00Z">
        <w:r>
          <w:rPr>
            <w:rStyle w:val="17"/>
            <w:rFonts w:hint="eastAsia"/>
            <w:vertAlign w:val="baseline"/>
          </w:rPr>
          <w:t>第1条开宗明义“</w:t>
        </w:r>
      </w:ins>
      <w:ins w:id="1042" w:author="。。。" w:date="2026-04-14T16:06:00Z">
        <w:r>
          <w:rPr>
            <w:rStyle w:val="17"/>
            <w:rFonts w:hint="eastAsia"/>
            <w:vertAlign w:val="baseline"/>
            <w:rPrChange w:id="1043" w:author="。。。" w:date="2026-04-14T16:06:00Z">
              <w:rPr>
                <w:rFonts w:hint="eastAsia"/>
              </w:rPr>
            </w:rPrChange>
          </w:rPr>
          <w:t>为了保护个人信息权益，规范个人信息处理活动，促进个人信息合理利用，根据宪法，制定本法。</w:t>
        </w:r>
      </w:ins>
      <w:ins w:id="1044" w:author="。。。" w:date="2026-04-14T16:05:00Z">
        <w:r>
          <w:rPr>
            <w:rStyle w:val="17"/>
            <w:rFonts w:hint="eastAsia"/>
            <w:vertAlign w:val="baseline"/>
          </w:rPr>
          <w:t>”</w:t>
        </w:r>
      </w:ins>
      <w:ins w:id="1045" w:author="。。。" w:date="2026-04-14T16:02:00Z">
        <w:r>
          <w:rPr>
            <w:rFonts w:hint="eastAsia"/>
          </w:rPr>
          <w:t>“</w:t>
        </w:r>
      </w:ins>
      <w:ins w:id="1046" w:author="。。。" w:date="2026-04-14T16:23:00Z">
        <w:r>
          <w:rPr>
            <w:rStyle w:val="17"/>
            <w:rFonts w:hint="eastAsia"/>
            <w:vertAlign w:val="baseline"/>
          </w:rPr>
          <w:t>促进个人信息合理利用</w:t>
        </w:r>
      </w:ins>
      <w:ins w:id="1047" w:author="。。。" w:date="2026-04-14T16:02:00Z">
        <w:r>
          <w:rPr>
            <w:rFonts w:hint="eastAsia"/>
          </w:rPr>
          <w:t>”</w:t>
        </w:r>
      </w:ins>
      <w:ins w:id="1048" w:author="。。。" w:date="2026-04-14T16:18:00Z">
        <w:r>
          <w:rPr>
            <w:rFonts w:hint="eastAsia"/>
          </w:rPr>
          <w:t>亦属于本法的价值追求之一</w:t>
        </w:r>
      </w:ins>
      <w:ins w:id="1049" w:author="。。。" w:date="2026-04-14T16:02:00Z">
        <w:r>
          <w:rPr>
            <w:rFonts w:hint="eastAsia"/>
          </w:rPr>
          <w:t>。</w:t>
        </w:r>
      </w:ins>
      <w:ins w:id="1050" w:author="。。。" w:date="2026-04-14T16:03:00Z">
        <w:r>
          <w:rPr>
            <w:rStyle w:val="17"/>
            <w:rFonts w:hint="eastAsia"/>
          </w:rPr>
          <w:footnoteReference w:id="47"/>
        </w:r>
      </w:ins>
      <w:ins w:id="1051" w:author="。。。" w:date="2026-04-14T16:20:00Z">
        <w:r>
          <w:rPr>
            <w:rStyle w:val="17"/>
            <w:rFonts w:hint="eastAsia"/>
            <w:vertAlign w:val="baseline"/>
            <w:rPrChange w:id="1052" w:author="。。。" w:date="2026-04-14T16:21:00Z">
              <w:rPr>
                <w:rFonts w:hint="eastAsia"/>
              </w:rPr>
            </w:rPrChange>
          </w:rPr>
          <w:t>自动化决策之所以受到法律规制，重在防止个人在算法面前沦为被动客体，避免算法黑箱或开发者的主观偏见导致不公正结果。但出于社会运行的效率考量，法律应当为其</w:t>
        </w:r>
      </w:ins>
      <w:ins w:id="1053" w:author="。。。" w:date="2026-04-14T16:20:00Z">
        <w:del w:id="1054" w:author="崔文博1312" w:date="2026-04-18T15:40:00Z">
          <w:r>
            <w:rPr>
              <w:rStyle w:val="17"/>
              <w:rFonts w:hint="eastAsia"/>
              <w:vertAlign w:val="baseline"/>
              <w:rPrChange w:id="1055" w:author="。。。" w:date="2026-04-14T16:21:00Z">
                <w:rPr>
                  <w:rFonts w:hint="eastAsia"/>
                </w:rPr>
              </w:rPrChange>
            </w:rPr>
            <w:delText>开辟</w:delText>
          </w:r>
        </w:del>
      </w:ins>
      <w:ins w:id="1056" w:author="崔文博1312" w:date="2026-04-18T15:40:00Z">
        <w:r>
          <w:rPr>
            <w:rFonts w:hint="eastAsia"/>
          </w:rPr>
          <w:t>保留</w:t>
        </w:r>
      </w:ins>
      <w:ins w:id="1057" w:author="。。。" w:date="2026-04-14T16:20:00Z">
        <w:r>
          <w:rPr>
            <w:rStyle w:val="17"/>
            <w:rFonts w:hint="eastAsia"/>
            <w:vertAlign w:val="baseline"/>
            <w:rPrChange w:id="1058" w:author="。。。" w:date="2026-04-14T16:21:00Z">
              <w:rPr>
                <w:rFonts w:hint="eastAsia"/>
              </w:rPr>
            </w:rPrChange>
          </w:rPr>
          <w:t>一定的适用空间。就</w:t>
        </w:r>
      </w:ins>
      <w:ins w:id="1059" w:author="。。。" w:date="2026-04-14T16:21:00Z">
        <w:r>
          <w:rPr>
            <w:rFonts w:hint="eastAsia"/>
          </w:rPr>
          <w:t>“</w:t>
        </w:r>
      </w:ins>
      <w:ins w:id="1060" w:author="。。。" w:date="2026-04-14T16:20:00Z">
        <w:r>
          <w:rPr>
            <w:rStyle w:val="17"/>
            <w:rFonts w:hint="eastAsia"/>
            <w:vertAlign w:val="baseline"/>
            <w:rPrChange w:id="1061" w:author="。。。" w:date="2026-04-14T16:21:00Z">
              <w:rPr>
                <w:rFonts w:hint="eastAsia"/>
              </w:rPr>
            </w:rPrChange>
          </w:rPr>
          <w:t>非基于用户画像的自动化决策</w:t>
        </w:r>
      </w:ins>
      <w:ins w:id="1062" w:author="。。。" w:date="2026-04-14T16:21:00Z">
        <w:r>
          <w:rPr>
            <w:rFonts w:hint="eastAsia"/>
          </w:rPr>
          <w:t>”</w:t>
        </w:r>
      </w:ins>
      <w:ins w:id="1063" w:author="。。。" w:date="2026-04-14T16:20:00Z">
        <w:r>
          <w:rPr>
            <w:rStyle w:val="17"/>
            <w:rFonts w:hint="eastAsia"/>
            <w:vertAlign w:val="baseline"/>
            <w:rPrChange w:id="1064" w:author="。。。" w:date="2026-04-14T16:21:00Z">
              <w:rPr>
                <w:rFonts w:hint="eastAsia"/>
              </w:rPr>
            </w:rPrChange>
          </w:rPr>
          <w:t>而言，其通常较为简单、透明，基本遵循于</w:t>
        </w:r>
      </w:ins>
      <w:ins w:id="1065" w:author="。。。" w:date="2026-04-14T16:21:00Z">
        <w:r>
          <w:rPr>
            <w:rFonts w:hint="eastAsia"/>
          </w:rPr>
          <w:t>“</w:t>
        </w:r>
      </w:ins>
      <w:ins w:id="1066" w:author="。。。" w:date="2026-04-14T16:20:00Z">
        <w:r>
          <w:rPr>
            <w:rStyle w:val="17"/>
            <w:rFonts w:hint="eastAsia"/>
            <w:vertAlign w:val="baseline"/>
            <w:rPrChange w:id="1067" w:author="。。。" w:date="2026-04-14T16:21:00Z">
              <w:rPr>
                <w:rFonts w:hint="eastAsia"/>
              </w:rPr>
            </w:rPrChange>
          </w:rPr>
          <w:t>如果……那么</w:t>
        </w:r>
      </w:ins>
      <w:ins w:id="1068" w:author="。。。" w:date="2026-04-14T16:21:00Z">
        <w:r>
          <w:rPr>
            <w:rFonts w:hint="eastAsia"/>
          </w:rPr>
          <w:t>”</w:t>
        </w:r>
      </w:ins>
      <w:ins w:id="1069" w:author="。。。" w:date="2026-04-14T16:20:00Z">
        <w:r>
          <w:rPr>
            <w:rStyle w:val="17"/>
            <w:rFonts w:hint="eastAsia"/>
            <w:vertAlign w:val="baseline"/>
            <w:rPrChange w:id="1070" w:author="。。。" w:date="2026-04-14T16:21:00Z">
              <w:rPr>
                <w:rFonts w:hint="eastAsia"/>
              </w:rPr>
            </w:rPrChange>
          </w:rPr>
          <w:t>式的决策逻辑，例如</w:t>
        </w:r>
      </w:ins>
      <w:ins w:id="1071" w:author="。。。" w:date="2026-04-14T18:25:00Z">
        <w:r>
          <w:rPr>
            <w:rFonts w:hint="eastAsia"/>
          </w:rPr>
          <w:t>行政领域中，</w:t>
        </w:r>
      </w:ins>
      <w:ins w:id="1072" w:author="。。。" w:date="2026-04-14T16:20:00Z">
        <w:r>
          <w:rPr>
            <w:rStyle w:val="17"/>
            <w:rFonts w:hint="eastAsia"/>
            <w:vertAlign w:val="baseline"/>
            <w:rPrChange w:id="1073" w:author="。。。" w:date="2026-04-14T16:21:00Z">
              <w:rPr>
                <w:rFonts w:hint="eastAsia"/>
              </w:rPr>
            </w:rPrChange>
          </w:rPr>
          <w:t>向符合特定条件的群体自动发放养老金。此类决策仅基于预设的客观条件触发，不涉及对个体特征的综合画像</w:t>
        </w:r>
      </w:ins>
      <w:ins w:id="1074" w:author="。。。" w:date="2026-04-14T16:20:00Z">
        <w:del w:id="1075" w:author="崔文博1312" w:date="2026-04-18T15:39:00Z">
          <w:r>
            <w:rPr>
              <w:rStyle w:val="17"/>
              <w:rFonts w:hint="eastAsia"/>
              <w:vertAlign w:val="baseline"/>
              <w:rPrChange w:id="1076" w:author="。。。" w:date="2026-04-14T16:21:00Z">
                <w:rPr>
                  <w:rFonts w:hint="eastAsia"/>
                </w:rPr>
              </w:rPrChange>
            </w:rPr>
            <w:delText>与评估</w:delText>
          </w:r>
        </w:del>
      </w:ins>
      <w:ins w:id="1077" w:author="。。。" w:date="2026-04-14T16:20:00Z">
        <w:r>
          <w:rPr>
            <w:rStyle w:val="17"/>
            <w:rFonts w:hint="eastAsia"/>
            <w:vertAlign w:val="baseline"/>
            <w:rPrChange w:id="1078" w:author="。。。" w:date="2026-04-14T16:21:00Z">
              <w:rPr>
                <w:rFonts w:hint="eastAsia"/>
              </w:rPr>
            </w:rPrChange>
          </w:rPr>
          <w:t>，因此产生算法歧视的风险显著降低。</w:t>
        </w:r>
      </w:ins>
      <w:ins w:id="1079" w:author="。。。" w:date="2026-04-14T16:22:00Z">
        <w:r>
          <w:rPr>
            <w:rFonts w:hint="eastAsia"/>
          </w:rPr>
          <w:t>在歧视可能性与</w:t>
        </w:r>
      </w:ins>
      <w:ins w:id="1080" w:author="。。。" w:date="2026-04-14T16:24:00Z">
        <w:r>
          <w:rPr>
            <w:rFonts w:hint="eastAsia"/>
          </w:rPr>
          <w:t>决策</w:t>
        </w:r>
      </w:ins>
      <w:ins w:id="1081" w:author="。。。" w:date="2026-04-14T16:22:00Z">
        <w:r>
          <w:rPr>
            <w:rFonts w:hint="eastAsia"/>
          </w:rPr>
          <w:t>效率的</w:t>
        </w:r>
      </w:ins>
      <w:ins w:id="1082" w:author="。。。" w:date="2026-04-14T16:24:00Z">
        <w:r>
          <w:rPr>
            <w:rFonts w:hint="eastAsia"/>
          </w:rPr>
          <w:t>双重</w:t>
        </w:r>
      </w:ins>
      <w:ins w:id="1083" w:author="。。。" w:date="2026-04-14T16:22:00Z">
        <w:r>
          <w:rPr>
            <w:rFonts w:hint="eastAsia"/>
          </w:rPr>
          <w:t>考量下，</w:t>
        </w:r>
      </w:ins>
      <w:ins w:id="1084" w:author="。。。" w:date="2026-04-14T16:20:00Z">
        <w:r>
          <w:rPr>
            <w:rStyle w:val="17"/>
            <w:rFonts w:hint="eastAsia"/>
            <w:vertAlign w:val="baseline"/>
            <w:rPrChange w:id="1085" w:author="。。。" w:date="2026-04-14T16:21:00Z">
              <w:rPr>
                <w:rFonts w:hint="eastAsia"/>
              </w:rPr>
            </w:rPrChange>
          </w:rPr>
          <w:t>可以将其排除于《个人信息保护法》所规制的</w:t>
        </w:r>
      </w:ins>
      <w:ins w:id="1086" w:author="。。。" w:date="2026-04-14T16:22:00Z">
        <w:r>
          <w:rPr>
            <w:rFonts w:hint="eastAsia"/>
          </w:rPr>
          <w:t>“</w:t>
        </w:r>
      </w:ins>
      <w:ins w:id="1087" w:author="。。。" w:date="2026-04-14T16:20:00Z">
        <w:r>
          <w:rPr>
            <w:rStyle w:val="17"/>
            <w:rFonts w:hint="eastAsia"/>
            <w:vertAlign w:val="baseline"/>
            <w:rPrChange w:id="1088" w:author="。。。" w:date="2026-04-14T16:21:00Z">
              <w:rPr>
                <w:rFonts w:hint="eastAsia"/>
              </w:rPr>
            </w:rPrChange>
          </w:rPr>
          <w:t>自动化决策</w:t>
        </w:r>
      </w:ins>
      <w:ins w:id="1089" w:author="。。。" w:date="2026-04-14T16:22:00Z">
        <w:r>
          <w:rPr>
            <w:rFonts w:hint="eastAsia"/>
          </w:rPr>
          <w:t>”</w:t>
        </w:r>
      </w:ins>
      <w:ins w:id="1090" w:author="。。。" w:date="2026-04-14T16:20:00Z">
        <w:r>
          <w:rPr>
            <w:rStyle w:val="17"/>
            <w:rFonts w:hint="eastAsia"/>
            <w:vertAlign w:val="baseline"/>
            <w:rPrChange w:id="1091" w:author="。。。" w:date="2026-04-14T16:21:00Z">
              <w:rPr>
                <w:rFonts w:hint="eastAsia"/>
              </w:rPr>
            </w:rPrChange>
          </w:rPr>
          <w:t>范畴。</w:t>
        </w:r>
      </w:ins>
    </w:p>
    <w:p w14:paraId="0736023F">
      <w:pPr>
        <w:numPr>
          <w:ilvl w:val="0"/>
          <w:numId w:val="2"/>
        </w:numPr>
        <w:rPr>
          <w:ins w:id="1092" w:author="崔文博1312" w:date="2026-04-18T15:41:00Z"/>
        </w:rPr>
      </w:pPr>
      <w:ins w:id="1093" w:author="崔文博1312" w:date="2026-04-18T14:55:00Z">
        <w:r>
          <w:rPr>
            <w:rFonts w:hint="eastAsia"/>
          </w:rPr>
          <w:t>基于</w:t>
        </w:r>
      </w:ins>
      <w:del w:id="1094" w:author="崔文博1312" w:date="2026-04-18T14:55:00Z">
        <w:r>
          <w:rPr>
            <w:rFonts w:hint="eastAsia"/>
          </w:rPr>
          <w:delText>遵循</w:delText>
        </w:r>
      </w:del>
      <w:r>
        <w:rPr>
          <w:rFonts w:hint="eastAsia"/>
        </w:rPr>
        <w:t>“有约必守”原则的需要</w:t>
      </w:r>
      <w:ins w:id="1095" w:author="崔文博1312" w:date="2026-04-18T14:55:00Z">
        <w:r>
          <w:rPr>
            <w:rFonts w:hint="eastAsia"/>
          </w:rPr>
          <w:t>，应将“非基于用户画像的自动化决策”排除在“自动化决策”的范围之外</w:t>
        </w:r>
      </w:ins>
      <w:r>
        <w:rPr>
          <w:rFonts w:hint="eastAsia"/>
        </w:rPr>
        <w:t>。“非基于用户画像的自动化决策”</w:t>
      </w:r>
      <w:del w:id="1096" w:author="。。。" w:date="2026-04-14T18:25:00Z">
        <w:r>
          <w:rPr/>
          <w:delText>常见</w:delText>
        </w:r>
      </w:del>
      <w:ins w:id="1097" w:author="。。。" w:date="2026-04-14T18:25:00Z">
        <w:r>
          <w:rPr>
            <w:rFonts w:hint="eastAsia"/>
          </w:rPr>
          <w:t>也可见</w:t>
        </w:r>
      </w:ins>
      <w:r>
        <w:rPr>
          <w:rFonts w:hint="eastAsia"/>
        </w:rPr>
        <w:t>于智能合约等新型交易场景，其核心功能在于自动订立或履行合同。个人信息主体选择此类交易时，通常意味着其自愿接受自动化决策的约束。</w:t>
      </w:r>
      <w:ins w:id="1098" w:author="崔文博1312" w:date="2026-04-18T15:43:00Z">
        <w:r>
          <w:rPr>
            <w:rFonts w:hint="eastAsia"/>
          </w:rPr>
          <w:t>若</w:t>
        </w:r>
      </w:ins>
      <w:r>
        <w:rPr>
          <w:rFonts w:hint="eastAsia"/>
        </w:rPr>
        <w:t>在此类情景下赋予</w:t>
      </w:r>
      <w:ins w:id="1099" w:author="崔文博1312" w:date="2026-04-18T15:43:00Z">
        <w:r>
          <w:rPr>
            <w:rFonts w:hint="eastAsia"/>
          </w:rPr>
          <w:t>个人信息主体</w:t>
        </w:r>
      </w:ins>
      <w:r>
        <w:rPr>
          <w:rFonts w:hint="eastAsia"/>
        </w:rPr>
        <w:t>无条件的自动化决策拒绝权，无异于承认</w:t>
      </w:r>
      <w:del w:id="1100" w:author="崔文博1312" w:date="2026-04-18T15:43:00Z">
        <w:r>
          <w:rPr/>
          <w:delText>信息主体</w:delText>
        </w:r>
      </w:del>
      <w:ins w:id="1101" w:author="崔文博1312" w:date="2026-04-18T15:43:00Z">
        <w:r>
          <w:rPr>
            <w:rFonts w:hint="eastAsia"/>
          </w:rPr>
          <w:t>其</w:t>
        </w:r>
      </w:ins>
      <w:r>
        <w:rPr>
          <w:rFonts w:hint="eastAsia"/>
        </w:rPr>
        <w:t>享有任意违约权，将直接影响交易稳定性。此外，智能合约等技术尚处发展初期，过早施加过于严苛的个人信息保护要求，可能抑制技术创新与商业模式探索。2024年联合国大会通过的《自动订约示范法》第5条与第6条亦倡导各国确认自动订约的有效性与可执行性，</w:t>
      </w:r>
      <w:del w:id="1102" w:author="崔文博1312 [2]" w:date="2026-04-18T18:14:26Z">
        <w:r>
          <w:rPr>
            <w:rStyle w:val="17"/>
            <w:rFonts w:hint="eastAsia"/>
          </w:rPr>
          <w:delText>[</w:delText>
        </w:r>
      </w:del>
      <w:r>
        <w:rPr>
          <w:rStyle w:val="17"/>
          <w:rFonts w:hint="eastAsia"/>
        </w:rPr>
        <w:footnoteReference w:id="48"/>
      </w:r>
      <w:del w:id="1103" w:author="崔文博1312 [2]" w:date="2026-04-18T18:14:26Z">
        <w:r>
          <w:rPr>
            <w:rStyle w:val="17"/>
            <w:rFonts w:hint="eastAsia"/>
          </w:rPr>
          <w:delText>]</w:delText>
        </w:r>
      </w:del>
      <w:r>
        <w:rPr>
          <w:rFonts w:hint="eastAsia"/>
        </w:rPr>
        <w:t>此种取向反映出国际对自动化</w:t>
      </w:r>
      <w:del w:id="1104" w:author="崔文博1312" w:date="2026-04-18T15:41:00Z">
        <w:r>
          <w:rPr/>
          <w:delText>订约</w:delText>
        </w:r>
      </w:del>
      <w:ins w:id="1105" w:author="崔文博1312" w:date="2026-04-18T15:41:00Z">
        <w:r>
          <w:rPr>
            <w:rFonts w:hint="eastAsia"/>
          </w:rPr>
          <w:t>系统</w:t>
        </w:r>
      </w:ins>
      <w:r>
        <w:rPr>
          <w:rFonts w:hint="eastAsia"/>
        </w:rPr>
        <w:t>应用给予一定发展空间的审慎包容立场。而我国《电子商务法》中也有作出类似规定。</w:t>
      </w:r>
    </w:p>
    <w:p w14:paraId="3E00D6A5">
      <w:pPr>
        <w:numPr>
          <w:ilvl w:val="0"/>
          <w:numId w:val="2"/>
        </w:numPr>
        <w:rPr>
          <w:del w:id="1106" w:author="崔文博1312" w:date="2026-04-18T15:41:00Z"/>
        </w:rPr>
      </w:pPr>
    </w:p>
    <w:p w14:paraId="413754C7">
      <w:pPr>
        <w:numPr>
          <w:ilvl w:val="0"/>
          <w:numId w:val="2"/>
        </w:numPr>
        <w:rPr>
          <w:del w:id="1107" w:author="。。。" w:date="2026-04-14T16:20:00Z"/>
        </w:rPr>
      </w:pPr>
      <w:del w:id="1108" w:author="。。。" w:date="2026-04-14T16:19:00Z">
        <w:r>
          <w:rPr>
            <w:rFonts w:hint="eastAsia"/>
          </w:rPr>
          <w:delText>基于“效率”原则与歧视可能性的平衡。自动化决策之所以受到法律规制，重在防止个人在算法面前沦为被动客体，避免算法黑箱或开发者的主观偏见导致不公正结果。但出于社会运行的效率考量，法律应当为其开辟一定的适用空间。就“非基于用户画像的自动化决策”而言，其通常较为简单、透明，基本遵循于“如果……那么”式的决策逻辑，例如向符合特定条件的群体自动发放养老金。此类决策仅基于预设的客观条件触发，不涉及对个体特征的综合画像与评估，因此产生算法歧视的风险显著降低。在此情况下，可以将其排除于《个人信息保护法》所规制的“自动化决策”范畴。</w:delText>
        </w:r>
      </w:del>
    </w:p>
    <w:p w14:paraId="02BC3229">
      <w:r>
        <w:rPr>
          <w:rFonts w:hint="eastAsia"/>
        </w:rPr>
        <w:t>综上</w:t>
      </w:r>
      <w:del w:id="1109" w:author="。。。" w:date="2026-04-14T16:25:00Z">
        <w:r>
          <w:rPr>
            <w:rFonts w:hint="eastAsia"/>
          </w:rPr>
          <w:delText>所述</w:delText>
        </w:r>
      </w:del>
      <w:r>
        <w:rPr>
          <w:rFonts w:hint="eastAsia"/>
        </w:rPr>
        <w:t>，</w:t>
      </w:r>
      <w:ins w:id="1110" w:author="。。。" w:date="2026-04-12T17:21:00Z">
        <w:r>
          <w:rPr>
            <w:rFonts w:hint="eastAsia"/>
          </w:rPr>
          <w:t>法律内容必然涉及一般化的语词，其有效运作也依赖于人们能够将具体情形或事物恰当地涵摄于法条文字所设定的一般化分类之中。</w:t>
        </w:r>
      </w:ins>
      <w:ins w:id="1111" w:author="。。。" w:date="2026-04-12T17:22:00Z">
        <w:r>
          <w:rPr>
            <w:rStyle w:val="17"/>
            <w:rFonts w:hint="eastAsia"/>
          </w:rPr>
          <w:footnoteReference w:id="49"/>
        </w:r>
      </w:ins>
      <w:ins w:id="1112" w:author="。。。" w:date="2026-04-12T17:21:00Z">
        <w:r>
          <w:rPr>
            <w:rFonts w:hint="eastAsia"/>
          </w:rPr>
          <w:t>因此，有必要对“自动化决策”这一概念加以厘清。</w:t>
        </w:r>
      </w:ins>
      <w:del w:id="1113" w:author="。。。" w:date="2026-04-12T17:21:00Z">
        <w:r>
          <w:rPr>
            <w:rFonts w:hint="eastAsia"/>
          </w:rPr>
          <w:delText>我国的“自动化决策”概念</w:delText>
        </w:r>
      </w:del>
      <w:r>
        <w:rPr>
          <w:rFonts w:hint="eastAsia"/>
        </w:rPr>
        <w:t>在内涵</w:t>
      </w:r>
      <w:ins w:id="1114" w:author="。。。" w:date="2026-04-12T17:21:00Z">
        <w:r>
          <w:rPr>
            <w:rFonts w:hint="eastAsia"/>
          </w:rPr>
          <w:t>层面</w:t>
        </w:r>
      </w:ins>
      <w:del w:id="1115" w:author="。。。" w:date="2026-04-12T17:21:00Z">
        <w:r>
          <w:rPr>
            <w:rFonts w:hint="eastAsia"/>
          </w:rPr>
          <w:delText>上</w:delText>
        </w:r>
      </w:del>
      <w:r>
        <w:rPr>
          <w:rFonts w:hint="eastAsia"/>
        </w:rPr>
        <w:t>，</w:t>
      </w:r>
      <w:ins w:id="1116" w:author="。。。" w:date="2026-04-12T17:21:00Z">
        <w:r>
          <w:rPr>
            <w:rFonts w:hint="eastAsia"/>
          </w:rPr>
          <w:t>我国的“自动化决策”</w:t>
        </w:r>
      </w:ins>
      <w:r>
        <w:rPr>
          <w:rFonts w:hint="eastAsia"/>
        </w:rPr>
        <w:t>应当包括用户画像和决策两个环节</w:t>
      </w:r>
      <w:ins w:id="1117" w:author="。。。" w:date="2026-04-14T16:27:00Z">
        <w:r>
          <w:rPr>
            <w:rFonts w:hint="eastAsia"/>
          </w:rPr>
          <w:t>，其中用户画像环节必须由自动化系统进行</w:t>
        </w:r>
      </w:ins>
      <w:r>
        <w:rPr>
          <w:rFonts w:hint="eastAsia"/>
        </w:rPr>
        <w:t>。在外延层面，对于特殊的“半自动化决策”和“</w:t>
      </w:r>
      <w:r>
        <w:t>非基于用户画像的自动化决策</w:t>
      </w:r>
      <w:r>
        <w:rPr>
          <w:rFonts w:hint="eastAsia"/>
        </w:rPr>
        <w:t>”，前者应当纳入到</w:t>
      </w:r>
      <w:ins w:id="1118" w:author="。。。" w:date="2026-04-14T16:27:00Z">
        <w:r>
          <w:rPr>
            <w:rFonts w:hint="eastAsia"/>
          </w:rPr>
          <w:t>概念</w:t>
        </w:r>
      </w:ins>
      <w:r>
        <w:rPr>
          <w:rFonts w:hint="eastAsia"/>
        </w:rPr>
        <w:t>范围之内，后者则应当予以排除。</w:t>
      </w:r>
    </w:p>
    <w:p w14:paraId="08DCF689">
      <w:pPr>
        <w:pStyle w:val="3"/>
        <w:numPr>
          <w:ins w:id="1120" w:author="崔文博1312 [2]" w:date="2026-04-18T18:49:25Z"/>
        </w:numPr>
        <w:jc w:val="both"/>
        <w:pPrChange w:id="1119" w:author="崔文博1312 [2]" w:date="2026-04-18T18:49:25Z">
          <w:pPr>
            <w:pStyle w:val="4"/>
            <w:jc w:val="both"/>
          </w:pPr>
        </w:pPrChange>
      </w:pPr>
      <w:r>
        <w:rPr>
          <w:rFonts w:hint="eastAsia"/>
        </w:rPr>
        <w:t>“完全自动化决策”之限定</w:t>
      </w:r>
    </w:p>
    <w:p w14:paraId="1FEA9C9F">
      <w:r>
        <w:rPr>
          <w:rFonts w:hint="eastAsia"/>
        </w:rPr>
        <w:t>“仅通过自动化决策方式作出”作为一般性自动化决策拒绝权的适用要件，是“人在环路”理念最直观的制度投射。依</w:t>
      </w:r>
      <w:ins w:id="1121" w:author="崔文博1312" w:date="2026-04-18T15:44:00Z">
        <w:r>
          <w:rPr>
            <w:rFonts w:hint="eastAsia"/>
          </w:rPr>
          <w:t>据</w:t>
        </w:r>
      </w:ins>
      <w:r>
        <w:rPr>
          <w:rFonts w:hint="eastAsia"/>
        </w:rPr>
        <w:t>人在决策过程中参与程度的不同，可将其区分为“完全自动化决策”与“混合自动化决策”两种类型。在</w:t>
      </w:r>
      <w:del w:id="1122" w:author="崔文博1312" w:date="2026-04-18T14:56:00Z">
        <w:r>
          <w:rPr>
            <w:rFonts w:hint="eastAsia"/>
          </w:rPr>
          <w:delText>在</w:delText>
        </w:r>
      </w:del>
      <w:r>
        <w:rPr>
          <w:rFonts w:hint="eastAsia"/>
        </w:rPr>
        <w:t>我国《个人信息保护法》框架下，第24条第3款主要针对前者而设，通过赋予信息主体解释权与拒绝权，以实现对算法权力的必要制衡；而对后者，立法则采取了相对宽松的立场，</w:t>
      </w:r>
      <w:del w:id="1123" w:author="崔文博1312" w:date="2026-04-18T14:57:00Z">
        <w:r>
          <w:rPr>
            <w:rFonts w:hint="eastAsia"/>
          </w:rPr>
          <w:delText>并未</w:delText>
        </w:r>
      </w:del>
      <w:ins w:id="1124" w:author="崔文博1312" w:date="2026-04-18T14:57:00Z">
        <w:r>
          <w:rPr>
            <w:rFonts w:hint="eastAsia"/>
          </w:rPr>
          <w:t>并未设置拒绝权进行约束。</w:t>
        </w:r>
      </w:ins>
      <w:del w:id="1125" w:author="崔文博1312" w:date="2026-04-18T14:57:00Z">
        <w:r>
          <w:rPr/>
          <w:delText>课以同等强度的程序与权利约束</w:delText>
        </w:r>
      </w:del>
      <w:del w:id="1126" w:author="崔文博1312" w:date="2026-04-18T14:57:00Z">
        <w:r>
          <w:rPr>
            <w:rFonts w:hint="eastAsia"/>
          </w:rPr>
          <w:delText>。</w:delText>
        </w:r>
      </w:del>
      <w:r>
        <w:rPr>
          <w:rFonts w:hint="eastAsia"/>
        </w:rPr>
        <w:t>然而，无论是基于对“人在环路”可能流于形式的现实隐忧，还是出于保障权利行使确定性的制度考量，都不应将一般性自动化决策拒绝权的适用范围局限于“完全自动化决策”。</w:t>
      </w:r>
      <w:del w:id="1127" w:author="崔文博1312 [2]" w:date="2026-04-18T18:14:26Z">
        <w:r>
          <w:rPr>
            <w:rStyle w:val="17"/>
            <w:rFonts w:hint="eastAsia"/>
          </w:rPr>
          <w:delText>[</w:delText>
        </w:r>
      </w:del>
      <w:r>
        <w:rPr>
          <w:rStyle w:val="17"/>
          <w:rFonts w:hint="eastAsia"/>
        </w:rPr>
        <w:footnoteReference w:id="50"/>
      </w:r>
      <w:del w:id="1128" w:author="崔文博1312 [2]" w:date="2026-04-18T18:14:26Z">
        <w:r>
          <w:rPr>
            <w:rStyle w:val="17"/>
            <w:rFonts w:hint="eastAsia"/>
          </w:rPr>
          <w:delText>]</w:delText>
        </w:r>
      </w:del>
    </w:p>
    <w:p w14:paraId="068748BD">
      <w:r>
        <w:rPr>
          <w:rFonts w:hint="eastAsia"/>
        </w:rPr>
        <w:t>一方面，个人信息</w:t>
      </w:r>
      <w:del w:id="1129" w:author="。。。" w:date="2026-04-14T19:13:00Z">
        <w:r>
          <w:rPr/>
          <w:delText>主体</w:delText>
        </w:r>
      </w:del>
      <w:ins w:id="1130" w:author="。。。" w:date="2026-04-14T19:13:00Z">
        <w:r>
          <w:rPr>
            <w:rFonts w:hint="eastAsia"/>
          </w:rPr>
          <w:t>处理者</w:t>
        </w:r>
      </w:ins>
      <w:r>
        <w:rPr>
          <w:rFonts w:hint="eastAsia"/>
        </w:rPr>
        <w:t>视角下的“人在环路”尚不足以构成否定混合自动化决策拒绝权独立存在的正当理由。一项权利若未被法律确认，往往因其未能提供具有排他性或决定性的证成依据。</w:t>
      </w:r>
      <w:del w:id="1131" w:author="崔文博1312 [2]" w:date="2026-04-18T18:14:26Z">
        <w:r>
          <w:rPr>
            <w:rStyle w:val="17"/>
            <w:rFonts w:hint="eastAsia"/>
          </w:rPr>
          <w:delText>[</w:delText>
        </w:r>
      </w:del>
      <w:r>
        <w:rPr>
          <w:rStyle w:val="17"/>
          <w:rFonts w:hint="eastAsia"/>
        </w:rPr>
        <w:footnoteReference w:id="51"/>
      </w:r>
      <w:del w:id="1132" w:author="崔文博1312 [2]" w:date="2026-04-18T18:14:26Z">
        <w:r>
          <w:rPr>
            <w:rStyle w:val="17"/>
            <w:rFonts w:hint="eastAsia"/>
          </w:rPr>
          <w:delText>]</w:delText>
        </w:r>
      </w:del>
      <w:r>
        <w:rPr>
          <w:rFonts w:hint="eastAsia"/>
        </w:rPr>
        <w:t>或许在立法者看来，个人信息处理者层面的“人在环路”已足以使混合自动化决策拒绝权失去独立存在的必要。然而，前文已述，“人在环路”理念本身面临四重质疑——人类开发的主观歧视性、人类干预的虚假性、人类审查的相对独立性以及算法黑箱的客观歧视性。这意味着，在自动化决策的运作逻辑下，个人信息处理者的介入非但未必能为信息主体提供实质性的安全保障，反而可能沦为算法结果的恶意操纵者或机械复述者。因此，法律并无充分理由将一般性自动化决策拒绝权的适用止步于“完全自动化决策”。凡受自动化决策影响者，皆有主张拒绝的正当可能。</w:t>
      </w:r>
    </w:p>
    <w:p w14:paraId="0EFE1BBF">
      <w:r>
        <w:rPr>
          <w:rFonts w:hint="eastAsia"/>
        </w:rPr>
        <w:t>另一方面，赋予权利的前提在于规范明确，而“有意义的人为干预”概念本身含混不清。权利对权利人意味着行为自由的保障，意味着他人不可侵犯，</w:t>
      </w:r>
      <w:del w:id="1133" w:author="崔文博1312 [2]" w:date="2026-04-18T18:14:26Z">
        <w:r>
          <w:rPr>
            <w:rStyle w:val="17"/>
            <w:rFonts w:hint="eastAsia"/>
          </w:rPr>
          <w:delText>[</w:delText>
        </w:r>
      </w:del>
      <w:r>
        <w:rPr>
          <w:rStyle w:val="17"/>
          <w:rFonts w:hint="eastAsia"/>
        </w:rPr>
        <w:footnoteReference w:id="52"/>
      </w:r>
      <w:del w:id="1134" w:author="崔文博1312 [2]" w:date="2026-04-18T18:14:26Z">
        <w:r>
          <w:rPr>
            <w:rStyle w:val="17"/>
            <w:rFonts w:hint="eastAsia"/>
          </w:rPr>
          <w:delText>]</w:delText>
        </w:r>
      </w:del>
      <w:r>
        <w:rPr>
          <w:rFonts w:hint="eastAsia"/>
        </w:rPr>
        <w:t>对权利相对人则构成自己的禁令。无论从自由抑或禁令的角度，法律规范的界限必须足够清晰，每个人的自由才能与他人的自由共处。</w:t>
      </w:r>
      <w:del w:id="1135" w:author="。。。" w:date="2026-04-14T19:14:00Z">
        <w:r>
          <w:rPr/>
          <w:delText>就自动化决策的类型划分而言，“完全自动化决策”与“混合自动化决策”的界分就在于</w:delText>
        </w:r>
      </w:del>
      <w:ins w:id="1136" w:author="。。。" w:date="2026-04-14T19:14:00Z">
        <w:r>
          <w:rPr>
            <w:rFonts w:hint="eastAsia"/>
          </w:rPr>
          <w:t>但是</w:t>
        </w:r>
      </w:ins>
      <w:ins w:id="1137" w:author="。。。" w:date="2026-04-14T19:18:00Z">
        <w:r>
          <w:rPr>
            <w:rFonts w:hint="eastAsia"/>
          </w:rPr>
          <w:t>作为“完全自动化决策”与“混合自动化决策”重要界分标准的“有意义的人为干预”，</w:t>
        </w:r>
      </w:ins>
      <w:del w:id="1138" w:author="。。。" w:date="2026-04-14T19:18:00Z">
        <w:r>
          <w:rPr/>
          <w:delText>“有意义的人为干预</w:delText>
        </w:r>
      </w:del>
      <w:ins w:id="1139" w:author="。。。" w:date="2026-04-14T19:18:00Z">
        <w:r>
          <w:rPr>
            <w:rFonts w:hint="eastAsia"/>
          </w:rPr>
          <w:t>其</w:t>
        </w:r>
      </w:ins>
      <w:ins w:id="1140" w:author="。。。" w:date="2026-04-14T19:16:00Z">
        <w:r>
          <w:rPr>
            <w:rFonts w:hint="eastAsia"/>
          </w:rPr>
          <w:t>内涵</w:t>
        </w:r>
      </w:ins>
      <w:ins w:id="1141" w:author="。。。" w:date="2026-04-14T19:19:00Z">
        <w:r>
          <w:rPr>
            <w:rFonts w:hint="eastAsia"/>
          </w:rPr>
          <w:t>恰恰模糊难辨</w:t>
        </w:r>
      </w:ins>
      <w:del w:id="1142" w:author="。。。" w:date="2026-04-14T19:19:00Z">
        <w:r>
          <w:rPr>
            <w:rFonts w:hint="eastAsia"/>
          </w:rPr>
          <w:delText>”，但该标准含混</w:delText>
        </w:r>
      </w:del>
      <w:del w:id="1143" w:author="。。。" w:date="2026-04-14T19:16:00Z">
        <w:r>
          <w:rPr>
            <w:rFonts w:hint="eastAsia"/>
          </w:rPr>
          <w:delText>不清</w:delText>
        </w:r>
      </w:del>
      <w:r>
        <w:rPr>
          <w:rFonts w:hint="eastAsia"/>
        </w:rPr>
        <w:t>，难以形成稳定、</w:t>
      </w:r>
      <w:del w:id="1144" w:author="。。。" w:date="2026-04-14T19:19:00Z">
        <w:r>
          <w:rPr/>
          <w:delText>可操作</w:delText>
        </w:r>
      </w:del>
      <w:ins w:id="1145" w:author="。。。" w:date="2026-04-14T19:19:00Z">
        <w:r>
          <w:rPr>
            <w:rFonts w:hint="eastAsia"/>
          </w:rPr>
          <w:t>易识别</w:t>
        </w:r>
      </w:ins>
      <w:r>
        <w:rPr>
          <w:rFonts w:hint="eastAsia"/>
        </w:rPr>
        <w:t>的判断基准。</w:t>
      </w:r>
      <w:del w:id="1146" w:author="崔文博1312 [2]" w:date="2026-04-18T18:14:26Z">
        <w:r>
          <w:rPr>
            <w:rStyle w:val="17"/>
            <w:rFonts w:hint="eastAsia"/>
          </w:rPr>
          <w:delText>[</w:delText>
        </w:r>
      </w:del>
      <w:r>
        <w:rPr>
          <w:rStyle w:val="17"/>
          <w:rFonts w:hint="eastAsia"/>
        </w:rPr>
        <w:footnoteReference w:id="53"/>
      </w:r>
      <w:del w:id="1147" w:author="崔文博1312 [2]" w:date="2026-04-18T18:14:26Z">
        <w:r>
          <w:rPr>
            <w:rStyle w:val="17"/>
            <w:rFonts w:hint="eastAsia"/>
          </w:rPr>
          <w:delText>]</w:delText>
        </w:r>
      </w:del>
      <w:r>
        <w:rPr>
          <w:rFonts w:hint="eastAsia"/>
        </w:rPr>
        <w:t>甚至有学者认为，根据当前技术实践，真正实现全程无人介入的“完全自动化决策”</w:t>
      </w:r>
      <w:del w:id="1148" w:author="。。。" w:date="2026-04-14T19:16:00Z">
        <w:r>
          <w:rPr>
            <w:rFonts w:hint="eastAsia"/>
          </w:rPr>
          <w:delText>系统</w:delText>
        </w:r>
      </w:del>
      <w:r>
        <w:rPr>
          <w:rFonts w:hint="eastAsia"/>
        </w:rPr>
        <w:t>极为少见，多数系统均在某种程度上保留了</w:t>
      </w:r>
      <w:del w:id="1149" w:author="。。。" w:date="2026-04-14T19:16:00Z">
        <w:r>
          <w:rPr>
            <w:rFonts w:hint="eastAsia"/>
          </w:rPr>
          <w:delText>形式意义上的</w:delText>
        </w:r>
      </w:del>
      <w:r>
        <w:rPr>
          <w:rFonts w:hint="eastAsia"/>
        </w:rPr>
        <w:t>人工环节。</w:t>
      </w:r>
      <w:del w:id="1150" w:author="崔文博1312 [2]" w:date="2026-04-18T18:14:26Z">
        <w:r>
          <w:rPr>
            <w:rStyle w:val="17"/>
            <w:rFonts w:hint="eastAsia"/>
          </w:rPr>
          <w:delText>[</w:delText>
        </w:r>
      </w:del>
      <w:r>
        <w:rPr>
          <w:rStyle w:val="17"/>
          <w:rFonts w:hint="eastAsia"/>
        </w:rPr>
        <w:footnoteReference w:id="54"/>
      </w:r>
      <w:del w:id="1151" w:author="崔文博1312 [2]" w:date="2026-04-18T18:14:26Z">
        <w:r>
          <w:rPr>
            <w:rStyle w:val="17"/>
            <w:rFonts w:hint="eastAsia"/>
          </w:rPr>
          <w:delText>]</w:delText>
        </w:r>
      </w:del>
      <w:r>
        <w:rPr>
          <w:rFonts w:hint="eastAsia"/>
        </w:rPr>
        <w:t>这意味着，“完全自动化决策”与“混合自动化决策”的边界本</w:t>
      </w:r>
      <w:del w:id="1152" w:author="。。。" w:date="2026-04-14T19:16:00Z">
        <w:r>
          <w:rPr/>
          <w:delText>已</w:delText>
        </w:r>
      </w:del>
      <w:ins w:id="1153" w:author="。。。" w:date="2026-04-14T19:16:00Z">
        <w:r>
          <w:rPr>
            <w:rFonts w:hint="eastAsia"/>
          </w:rPr>
          <w:t>就</w:t>
        </w:r>
      </w:ins>
      <w:r>
        <w:rPr>
          <w:rFonts w:hint="eastAsia"/>
        </w:rPr>
        <w:t>模糊，</w:t>
      </w:r>
      <w:del w:id="1154" w:author="。。。" w:date="2026-04-14T19:16:00Z">
        <w:r>
          <w:rPr>
            <w:rFonts w:hint="eastAsia"/>
          </w:rPr>
          <w:delText>若再</w:delText>
        </w:r>
      </w:del>
      <w:r>
        <w:rPr>
          <w:rFonts w:hint="eastAsia"/>
        </w:rPr>
        <w:t>将拒绝权的适用严格限定于前者，则</w:t>
      </w:r>
      <w:del w:id="1155" w:author="。。。" w:date="2026-04-14T19:17:00Z">
        <w:r>
          <w:rPr/>
          <w:delText>权利主体将难以准确预判其权利是否成立</w:delText>
        </w:r>
      </w:del>
      <w:ins w:id="1156" w:author="。。。" w:date="2026-04-14T19:17:00Z">
        <w:r>
          <w:rPr>
            <w:rFonts w:hint="eastAsia"/>
          </w:rPr>
          <w:t>个人信息主体难以判断其是否享有权利</w:t>
        </w:r>
      </w:ins>
      <w:r>
        <w:rPr>
          <w:rFonts w:hint="eastAsia"/>
        </w:rPr>
        <w:t>，</w:t>
      </w:r>
      <w:ins w:id="1157" w:author="。。。" w:date="2026-04-14T19:17:00Z">
        <w:r>
          <w:rPr>
            <w:rFonts w:hint="eastAsia"/>
          </w:rPr>
          <w:t>而</w:t>
        </w:r>
      </w:ins>
      <w:r>
        <w:rPr>
          <w:rFonts w:hint="eastAsia"/>
        </w:rPr>
        <w:t>权利相对人亦无从确定其行为界限。此种界分</w:t>
      </w:r>
      <w:ins w:id="1158" w:author="。。。" w:date="2026-04-14T19:17:00Z">
        <w:r>
          <w:rPr>
            <w:rFonts w:hint="eastAsia"/>
          </w:rPr>
          <w:t>标准</w:t>
        </w:r>
      </w:ins>
      <w:r>
        <w:rPr>
          <w:rFonts w:hint="eastAsia"/>
        </w:rPr>
        <w:t>的含糊性，与拒绝权作为一项法律权利所应具备的清晰性要求，存在根本性冲突。质言之，一项以模糊标准为边界的权利，其行使与遵守皆失所据。</w:t>
      </w:r>
    </w:p>
    <w:p w14:paraId="457B1623">
      <w:ins w:id="1159" w:author="。。。" w:date="2026-04-14T19:23:00Z">
        <w:r>
          <w:rPr>
            <w:rFonts w:hint="eastAsia"/>
          </w:rPr>
          <w:t>综上，“人在环路”的规范意涵，不仅要求个人信息处理者实际参与“环路”，更有必要</w:t>
        </w:r>
      </w:ins>
      <w:ins w:id="1160" w:author="崔文博1312" w:date="2026-04-18T15:45:00Z">
        <w:r>
          <w:rPr>
            <w:rFonts w:hint="eastAsia"/>
          </w:rPr>
          <w:t>在立法论层面</w:t>
        </w:r>
      </w:ins>
      <w:ins w:id="1161" w:author="。。。" w:date="2026-04-14T19:23:00Z">
        <w:r>
          <w:rPr>
            <w:rFonts w:hint="eastAsia"/>
          </w:rPr>
          <w:t>通过取消“完全自动化决策”的限定要件，将一般性自动化决策拒绝权的适用范围拓展至“混合自动化决策”，从而强化个人信息主体在“环路”中的话语地位。</w:t>
        </w:r>
      </w:ins>
      <w:del w:id="1162" w:author="。。。" w:date="2026-04-14T19:23:00Z">
        <w:r>
          <w:rPr>
            <w:rFonts w:hint="eastAsia"/>
          </w:rPr>
          <w:delText>综上，“人在环路”的内涵不仅意味着个人信息处理者的“人在环路”，还需要通过取消“完全自动化决策”的限制条件，将一般性自动化决策拒绝权的范围扩张至混合自动化决策，以求增强个人信息主体视角下的“人在环路”。</w:delText>
        </w:r>
      </w:del>
    </w:p>
    <w:p w14:paraId="1E0D1133">
      <w:pPr>
        <w:pStyle w:val="3"/>
        <w:numPr>
          <w:ins w:id="1164" w:author="崔文博1312 [2]" w:date="2026-04-18T18:49:28Z"/>
        </w:numPr>
        <w:jc w:val="both"/>
        <w:pPrChange w:id="1163" w:author="崔文博1312 [2]" w:date="2026-04-18T18:49:28Z">
          <w:pPr>
            <w:pStyle w:val="4"/>
            <w:jc w:val="both"/>
          </w:pPr>
        </w:pPrChange>
      </w:pPr>
      <w:ins w:id="1165" w:author="。。。" w:date="2026-04-12T16:12:00Z">
        <w:r>
          <w:rPr>
            <w:rFonts w:hint="eastAsia"/>
          </w:rPr>
          <w:t>“</w:t>
        </w:r>
      </w:ins>
      <w:r>
        <w:t>对个人权益有重大影响</w:t>
      </w:r>
      <w:ins w:id="1166" w:author="。。。" w:date="2026-04-12T16:12:00Z">
        <w:r>
          <w:rPr>
            <w:rFonts w:hint="eastAsia"/>
          </w:rPr>
          <w:t>”之界定</w:t>
        </w:r>
      </w:ins>
    </w:p>
    <w:p w14:paraId="7659908A">
      <w:pPr>
        <w:rPr>
          <w:ins w:id="1167" w:author="。。。" w:date="2026-04-14T19:34:00Z"/>
          <w:rStyle w:val="17"/>
        </w:rPr>
      </w:pPr>
      <w:r>
        <w:rPr>
          <w:rFonts w:hint="eastAsia"/>
        </w:rPr>
        <w:t>对于“对个人权益有重大影响”这一要件，我国《数据安全技术 基于个人信息的自动化决策安全要求》将其界定为“对个人法定权益的实现造成法律影响，以及对个人其他权益造成类似显著影响”。</w:t>
      </w:r>
      <w:del w:id="1168" w:author="崔文博1312 [2]" w:date="2026-04-18T18:14:26Z">
        <w:r>
          <w:rPr>
            <w:rStyle w:val="17"/>
            <w:rFonts w:hint="eastAsia"/>
          </w:rPr>
          <w:delText>[</w:delText>
        </w:r>
      </w:del>
      <w:r>
        <w:rPr>
          <w:rStyle w:val="17"/>
          <w:rFonts w:hint="eastAsia"/>
        </w:rPr>
        <w:footnoteReference w:id="55"/>
      </w:r>
      <w:del w:id="1169" w:author="崔文博1312 [2]" w:date="2026-04-18T18:14:26Z">
        <w:r>
          <w:rPr>
            <w:rStyle w:val="17"/>
            <w:rFonts w:hint="eastAsia"/>
          </w:rPr>
          <w:delText>]</w:delText>
        </w:r>
      </w:del>
      <w:r>
        <w:rPr>
          <w:rFonts w:hint="eastAsia"/>
        </w:rPr>
        <w:t>我国学界亦有类似见解。</w:t>
      </w:r>
      <w:del w:id="1170" w:author="崔文博1312 [2]" w:date="2026-04-18T18:14:26Z">
        <w:r>
          <w:rPr>
            <w:rStyle w:val="17"/>
            <w:rFonts w:hint="eastAsia"/>
          </w:rPr>
          <w:delText>[</w:delText>
        </w:r>
      </w:del>
      <w:r>
        <w:rPr>
          <w:rStyle w:val="17"/>
          <w:rFonts w:hint="eastAsia"/>
        </w:rPr>
        <w:footnoteReference w:id="56"/>
      </w:r>
      <w:del w:id="1171" w:author="崔文博1312 [2]" w:date="2026-04-18T18:14:26Z">
        <w:r>
          <w:rPr>
            <w:rStyle w:val="17"/>
            <w:rFonts w:hint="eastAsia"/>
          </w:rPr>
          <w:delText>]</w:delText>
        </w:r>
      </w:del>
      <w:ins w:id="1172" w:author="。。。" w:date="2026-04-14T19:34:00Z">
        <w:r>
          <w:rPr>
            <w:rFonts w:hint="eastAsia"/>
          </w:rPr>
          <w:t>此概念实质上源于GDPR第22（1）条“对个人产生法律影响或与之相类似的显著影响”。</w:t>
        </w:r>
      </w:ins>
      <w:ins w:id="1173" w:author="。。。" w:date="2026-04-14T19:35:00Z">
        <w:r>
          <w:rPr>
            <w:rFonts w:hint="eastAsia"/>
          </w:rPr>
          <w:t>在此基础上，前述</w:t>
        </w:r>
      </w:ins>
      <w:ins w:id="1174" w:author="。。。" w:date="2026-04-14T19:34:00Z">
        <w:r>
          <w:rPr>
            <w:rFonts w:hint="eastAsia"/>
          </w:rPr>
          <w:t>标准进一步指出</w:t>
        </w:r>
      </w:ins>
      <w:ins w:id="1175" w:author="。。。" w:date="2026-04-14T19:35:00Z">
        <w:r>
          <w:rPr>
            <w:rFonts w:hint="eastAsia"/>
          </w:rPr>
          <w:t>：</w:t>
        </w:r>
      </w:ins>
      <w:ins w:id="1176" w:author="。。。" w:date="2026-04-14T19:34:00Z">
        <w:r>
          <w:rPr>
            <w:rStyle w:val="17"/>
            <w:vertAlign w:val="baseline"/>
            <w:rPrChange w:id="1177" w:author="。。。" w:date="2026-04-14T19:34:00Z">
              <w:rPr>
                <w:rStyle w:val="17"/>
              </w:rPr>
            </w:rPrChange>
          </w:rPr>
          <w:t>1.</w:t>
        </w:r>
      </w:ins>
      <w:ins w:id="1178" w:author="。。。" w:date="2026-04-14T19:34:00Z">
        <w:r>
          <w:rPr>
            <w:rStyle w:val="17"/>
            <w:rFonts w:hint="eastAsia"/>
            <w:vertAlign w:val="baseline"/>
            <w:rPrChange w:id="1179" w:author="。。。" w:date="2026-04-14T19:34:00Z">
              <w:rPr>
                <w:rStyle w:val="17"/>
                <w:rFonts w:hint="eastAsia"/>
              </w:rPr>
            </w:rPrChange>
          </w:rPr>
          <w:t>影响包括正面或负面影响；</w:t>
        </w:r>
      </w:ins>
      <w:ins w:id="1180" w:author="。。。" w:date="2026-04-14T19:34:00Z">
        <w:r>
          <w:rPr>
            <w:rStyle w:val="17"/>
            <w:vertAlign w:val="baseline"/>
            <w:rPrChange w:id="1181" w:author="。。。" w:date="2026-04-14T19:34:00Z">
              <w:rPr>
                <w:rStyle w:val="17"/>
              </w:rPr>
            </w:rPrChange>
          </w:rPr>
          <w:t>2.</w:t>
        </w:r>
      </w:ins>
      <w:ins w:id="1182" w:author="。。。" w:date="2026-04-14T19:34:00Z">
        <w:r>
          <w:rPr>
            <w:rStyle w:val="17"/>
            <w:rFonts w:hint="eastAsia"/>
            <w:vertAlign w:val="baseline"/>
            <w:rPrChange w:id="1183" w:author="。。。" w:date="2026-04-14T19:34:00Z">
              <w:rPr>
                <w:rStyle w:val="17"/>
                <w:rFonts w:hint="eastAsia"/>
              </w:rPr>
            </w:rPrChange>
          </w:rPr>
          <w:t>法律影响包括但不限于，被赋予享有或被剥夺享有一种法律上的特定权益</w:t>
        </w:r>
      </w:ins>
      <w:ins w:id="1184" w:author="。。。" w:date="2026-04-14T19:36:00Z">
        <w:r>
          <w:rPr>
            <w:rFonts w:hint="eastAsia"/>
          </w:rPr>
          <w:t>，</w:t>
        </w:r>
      </w:ins>
      <w:ins w:id="1185" w:author="。。。" w:date="2026-04-14T19:34:00Z">
        <w:r>
          <w:rPr>
            <w:rStyle w:val="17"/>
            <w:rFonts w:hint="eastAsia"/>
            <w:vertAlign w:val="baseline"/>
            <w:rPrChange w:id="1186" w:author="。。。" w:date="2026-04-14T19:34:00Z">
              <w:rPr>
                <w:rStyle w:val="17"/>
                <w:rFonts w:hint="eastAsia"/>
              </w:rPr>
            </w:rPrChange>
          </w:rPr>
          <w:t>如子女抚养或房</w:t>
        </w:r>
      </w:ins>
      <w:ins w:id="1187" w:author="。。。" w:date="2026-04-14T19:34:00Z">
        <w:r>
          <w:rPr>
            <w:rStyle w:val="17"/>
            <w:rFonts w:hint="eastAsia"/>
            <w:vertAlign w:val="baseline"/>
            <w:rPrChange w:id="1188" w:author="。。。" w:date="2026-04-14T19:34:00Z">
              <w:rPr>
                <w:rStyle w:val="17"/>
                <w:rFonts w:hint="eastAsia"/>
              </w:rPr>
            </w:rPrChange>
          </w:rPr>
          <w:t>产权益、被剥夺或限制行动自由、拒绝进入边境或特定区域、被有关执法机构强制增加安全或监管措施等；</w:t>
        </w:r>
      </w:ins>
      <w:ins w:id="1189" w:author="。。。" w:date="2026-04-14T19:34:00Z">
        <w:r>
          <w:rPr>
            <w:rStyle w:val="17"/>
            <w:vertAlign w:val="baseline"/>
            <w:rPrChange w:id="1190" w:author="。。。" w:date="2026-04-14T19:34:00Z">
              <w:rPr>
                <w:rStyle w:val="17"/>
              </w:rPr>
            </w:rPrChange>
          </w:rPr>
          <w:t>3.</w:t>
        </w:r>
      </w:ins>
      <w:ins w:id="1191" w:author="。。。" w:date="2026-04-14T19:34:00Z">
        <w:r>
          <w:rPr>
            <w:rStyle w:val="17"/>
            <w:rFonts w:hint="eastAsia"/>
            <w:vertAlign w:val="baseline"/>
            <w:rPrChange w:id="1192" w:author="。。。" w:date="2026-04-14T19:34:00Z">
              <w:rPr>
                <w:rStyle w:val="17"/>
                <w:rFonts w:hint="eastAsia"/>
              </w:rPr>
            </w:rPrChange>
          </w:rPr>
          <w:t>类似显著影响包括但不限于：对个人不合理的排斥或歧视行为、对个人可能产生长期或永久影响的决策行为</w:t>
        </w:r>
      </w:ins>
      <w:ins w:id="1193" w:author="。。。" w:date="2026-04-14T19:36:00Z">
        <w:r>
          <w:rPr>
            <w:rFonts w:hint="eastAsia"/>
          </w:rPr>
          <w:t>，</w:t>
        </w:r>
      </w:ins>
      <w:ins w:id="1194" w:author="。。。" w:date="2026-04-14T19:34:00Z">
        <w:r>
          <w:rPr>
            <w:rStyle w:val="17"/>
            <w:rFonts w:hint="eastAsia"/>
            <w:vertAlign w:val="baseline"/>
            <w:rPrChange w:id="1195" w:author="。。。" w:date="2026-04-14T19:34:00Z">
              <w:rPr>
                <w:rStyle w:val="17"/>
                <w:rFonts w:hint="eastAsia"/>
              </w:rPr>
            </w:rPrChange>
          </w:rPr>
          <w:t>以及其他对个人的处境、行为或选择产生普遍认知方面的重大影响。</w:t>
        </w:r>
      </w:ins>
    </w:p>
    <w:p w14:paraId="650AF51E">
      <w:ins w:id="1196" w:author="。。。" w:date="2026-04-14T19:36:00Z">
        <w:r>
          <w:rPr>
            <w:rFonts w:hint="eastAsia"/>
          </w:rPr>
          <w:t>在欧盟，</w:t>
        </w:r>
      </w:ins>
      <w:del w:id="1197" w:author="。。。" w:date="2026-04-14T19:34:00Z">
        <w:r>
          <w:rPr>
            <w:rFonts w:hint="eastAsia"/>
          </w:rPr>
          <w:delText>此概念实质上源于GDPR第22条第1款“对个人产生法律影响或与之相类似的显著影响”。</w:delText>
        </w:r>
      </w:del>
      <w:r>
        <w:rPr>
          <w:rFonts w:hint="eastAsia"/>
        </w:rPr>
        <w:t>第29条工作组</w:t>
      </w:r>
      <w:ins w:id="1198" w:author="。。。" w:date="2026-04-14T19:37:00Z">
        <w:r>
          <w:rPr>
            <w:rFonts w:hint="eastAsia"/>
          </w:rPr>
          <w:t>亦</w:t>
        </w:r>
      </w:ins>
      <w:r>
        <w:rPr>
          <w:rFonts w:hint="eastAsia"/>
        </w:rPr>
        <w:t>对此作了细化阐释</w:t>
      </w:r>
      <w:ins w:id="1199" w:author="崔文博1312" w:date="2026-04-18T15:45:00Z">
        <w:r>
          <w:rPr>
            <w:rFonts w:hint="eastAsia"/>
          </w:rPr>
          <w:t>：</w:t>
        </w:r>
      </w:ins>
      <w:del w:id="1200" w:author="崔文博1312" w:date="2026-04-18T15:45:00Z">
        <w:r>
          <w:rPr>
            <w:rFonts w:hint="eastAsia"/>
          </w:rPr>
          <w:delText>，指出，</w:delText>
        </w:r>
      </w:del>
      <w:r>
        <w:rPr>
          <w:rFonts w:hint="eastAsia"/>
        </w:rPr>
        <w:t>“法律影响”是指影响到个人的法定权利</w:t>
      </w:r>
      <w:ins w:id="1201" w:author="崔文博1312" w:date="2026-04-18T15:01:00Z">
        <w:r>
          <w:rPr>
            <w:rFonts w:hint="eastAsia"/>
          </w:rPr>
          <w:t>（</w:t>
        </w:r>
      </w:ins>
      <w:del w:id="1202" w:author="崔文博1312" w:date="2026-04-18T15:01:00Z">
        <w:r>
          <w:rPr>
            <w:rFonts w:hint="eastAsia"/>
          </w:rPr>
          <w:delText>，</w:delText>
        </w:r>
      </w:del>
      <w:r>
        <w:rPr>
          <w:rFonts w:hint="eastAsia"/>
        </w:rPr>
        <w:t>例如结社自由、选举投票或提起诉讼的权利</w:t>
      </w:r>
      <w:ins w:id="1203" w:author="崔文博1312" w:date="2026-04-18T15:01:00Z">
        <w:r>
          <w:rPr>
            <w:rFonts w:hint="eastAsia"/>
          </w:rPr>
          <w:t>）</w:t>
        </w:r>
      </w:ins>
      <w:del w:id="1204" w:author="崔文博1312" w:date="2026-04-18T14:59:00Z">
        <w:r>
          <w:rPr>
            <w:rFonts w:hint="eastAsia"/>
          </w:rPr>
          <w:delText>，以及</w:delText>
        </w:r>
      </w:del>
      <w:ins w:id="1205" w:author="崔文博1312" w:date="2026-04-18T14:59:00Z">
        <w:r>
          <w:rPr>
            <w:rFonts w:hint="eastAsia"/>
          </w:rPr>
          <w:t>；</w:t>
        </w:r>
      </w:ins>
      <w:r>
        <w:rPr>
          <w:rFonts w:hint="eastAsia"/>
        </w:rPr>
        <w:t>个人法律地位或合同权利的事项</w:t>
      </w:r>
      <w:ins w:id="1206" w:author="崔文博1312" w:date="2026-04-18T15:01:00Z">
        <w:r>
          <w:rPr>
            <w:rFonts w:hint="eastAsia"/>
          </w:rPr>
          <w:t>（</w:t>
        </w:r>
      </w:ins>
      <w:del w:id="1207" w:author="崔文博1312" w:date="2026-04-18T14:58:00Z">
        <w:r>
          <w:rPr>
            <w:rFonts w:hint="eastAsia"/>
          </w:rPr>
          <w:delText>。</w:delText>
        </w:r>
      </w:del>
      <w:r>
        <w:rPr>
          <w:rFonts w:hint="eastAsia"/>
        </w:rPr>
        <w:t>如合同取消</w:t>
      </w:r>
      <w:ins w:id="1208" w:author="崔文博1312" w:date="2026-04-18T15:01:00Z">
        <w:r>
          <w:rPr>
            <w:rFonts w:hint="eastAsia"/>
          </w:rPr>
          <w:t>）</w:t>
        </w:r>
      </w:ins>
      <w:r>
        <w:rPr>
          <w:rFonts w:hint="eastAsia"/>
        </w:rPr>
        <w:t>；</w:t>
      </w:r>
      <w:ins w:id="1209" w:author="崔文博1312" w:date="2026-04-18T15:00:00Z">
        <w:r>
          <w:rPr>
            <w:rFonts w:hint="eastAsia"/>
          </w:rPr>
          <w:t>以及</w:t>
        </w:r>
      </w:ins>
      <w:r>
        <w:rPr>
          <w:rFonts w:hint="eastAsia"/>
        </w:rPr>
        <w:t>依法获得或拒绝特定社会福利</w:t>
      </w:r>
      <w:ins w:id="1210" w:author="崔文博1312" w:date="2026-04-18T15:01:00Z">
        <w:r>
          <w:rPr>
            <w:rFonts w:hint="eastAsia"/>
          </w:rPr>
          <w:t>（</w:t>
        </w:r>
      </w:ins>
      <w:del w:id="1211" w:author="崔文博1312" w:date="2026-04-18T15:01:00Z">
        <w:r>
          <w:rPr>
            <w:rFonts w:hint="eastAsia"/>
          </w:rPr>
          <w:delText>，</w:delText>
        </w:r>
      </w:del>
      <w:r>
        <w:rPr>
          <w:rFonts w:hint="eastAsia"/>
        </w:rPr>
        <w:t>例如儿童或住房福利</w:t>
      </w:r>
      <w:ins w:id="1212" w:author="崔文博1312" w:date="2026-04-18T14:58:00Z">
        <w:r>
          <w:rPr>
            <w:rFonts w:hint="eastAsia"/>
          </w:rPr>
          <w:t>、</w:t>
        </w:r>
      </w:ins>
      <w:del w:id="1213" w:author="崔文博1312" w:date="2026-04-18T14:58:00Z">
        <w:r>
          <w:rPr>
            <w:rFonts w:hint="eastAsia"/>
          </w:rPr>
          <w:delText>；</w:delText>
        </w:r>
      </w:del>
      <w:r>
        <w:rPr>
          <w:rFonts w:hint="eastAsia"/>
        </w:rPr>
        <w:t>拒绝入境</w:t>
      </w:r>
      <w:del w:id="1214" w:author="崔文博1312" w:date="2026-04-18T15:00:00Z">
        <w:r>
          <w:rPr/>
          <w:delText>或</w:delText>
        </w:r>
      </w:del>
      <w:ins w:id="1215" w:author="崔文博1312" w:date="2026-04-18T15:00:00Z">
        <w:r>
          <w:rPr>
            <w:rFonts w:hint="eastAsia"/>
          </w:rPr>
          <w:t>和</w:t>
        </w:r>
      </w:ins>
      <w:r>
        <w:rPr>
          <w:rFonts w:hint="eastAsia"/>
        </w:rPr>
        <w:t>否认公民身份</w:t>
      </w:r>
      <w:ins w:id="1216" w:author="崔文博1312" w:date="2026-04-18T15:01:00Z">
        <w:r>
          <w:rPr>
            <w:rFonts w:hint="eastAsia"/>
          </w:rPr>
          <w:t>）</w:t>
        </w:r>
      </w:ins>
      <w:r>
        <w:rPr>
          <w:rFonts w:hint="eastAsia"/>
        </w:rPr>
        <w:t>。至于“其他类似的影响”，是指“虽然自动化决策程序对个人的合法权利并未产生影响，但是产生了相等的或类似的重大影响”</w:t>
      </w:r>
      <w:ins w:id="1217" w:author="崔文博1312" w:date="2026-04-18T15:01:00Z">
        <w:r>
          <w:rPr>
            <w:rFonts w:hint="eastAsia"/>
          </w:rPr>
          <w:t>（</w:t>
        </w:r>
      </w:ins>
      <w:del w:id="1218" w:author="崔文博1312" w:date="2026-04-18T15:01:00Z">
        <w:r>
          <w:rPr>
            <w:rFonts w:hint="eastAsia"/>
          </w:rPr>
          <w:delText>，</w:delText>
        </w:r>
      </w:del>
      <w:r>
        <w:rPr>
          <w:rFonts w:hint="eastAsia"/>
        </w:rPr>
        <w:t>如显著影响到有关个人的情况、行为或选择</w:t>
      </w:r>
      <w:ins w:id="1219" w:author="崔文博1312" w:date="2026-04-18T15:01:00Z">
        <w:r>
          <w:rPr>
            <w:rFonts w:hint="eastAsia"/>
          </w:rPr>
          <w:t>）</w:t>
        </w:r>
      </w:ins>
      <w:r>
        <w:rPr>
          <w:rFonts w:hint="eastAsia"/>
        </w:rPr>
        <w:t>；对数据主体产生长期或永久的影响；极端情况下，导致个人被排斥或被歧视等。</w:t>
      </w:r>
      <w:del w:id="1220" w:author="崔文博1312 [2]" w:date="2026-04-18T18:14:26Z">
        <w:r>
          <w:rPr>
            <w:rStyle w:val="17"/>
            <w:rFonts w:hint="eastAsia"/>
          </w:rPr>
          <w:delText>[</w:delText>
        </w:r>
      </w:del>
      <w:r>
        <w:rPr>
          <w:rStyle w:val="17"/>
          <w:rFonts w:hint="eastAsia"/>
        </w:rPr>
        <w:footnoteReference w:id="57"/>
      </w:r>
      <w:del w:id="1221" w:author="崔文博1312 [2]" w:date="2026-04-18T18:14:26Z">
        <w:r>
          <w:rPr>
            <w:rStyle w:val="17"/>
            <w:rFonts w:hint="eastAsia"/>
          </w:rPr>
          <w:delText>]</w:delText>
        </w:r>
      </w:del>
    </w:p>
    <w:p w14:paraId="706A6AD2">
      <w:pPr>
        <w:rPr>
          <w:rStyle w:val="17"/>
        </w:rPr>
      </w:pPr>
      <w:r>
        <w:rPr>
          <w:rFonts w:hint="eastAsia"/>
        </w:rPr>
        <w:t>对比可见，我国国家标准与第29条工作组的阐释存在两处值得关注的差异：其一，在影响方向上，我国界定明确包含正面与负面影响，</w:t>
      </w:r>
      <w:del w:id="1222" w:author="崔文博1312 [2]" w:date="2026-04-18T18:14:26Z">
        <w:r>
          <w:rPr>
            <w:rStyle w:val="17"/>
            <w:rFonts w:hint="eastAsia"/>
          </w:rPr>
          <w:delText>[</w:delText>
        </w:r>
      </w:del>
      <w:r>
        <w:rPr>
          <w:rStyle w:val="17"/>
          <w:rFonts w:hint="eastAsia"/>
        </w:rPr>
        <w:footnoteReference w:id="58"/>
      </w:r>
      <w:del w:id="1223" w:author="崔文博1312 [2]" w:date="2026-04-18T18:14:26Z">
        <w:r>
          <w:rPr>
            <w:rStyle w:val="17"/>
            <w:rFonts w:hint="eastAsia"/>
          </w:rPr>
          <w:delText>]</w:delText>
        </w:r>
      </w:del>
      <w:r>
        <w:rPr>
          <w:rFonts w:hint="eastAsia"/>
        </w:rPr>
        <w:t>而工作组所举事例均为负面影响，前者在涵摄范围上更具包容性；其二，在规范对象上，工作组指出“法律影响”涉及个人权利与义务两个维度，我国标准则表述为“权益”。为兼顾个人信息安全与当事人意思自治，建议在我国现有框架内继续维持正面与负面影响并重的广义界定，同时将“义务”明确纳入“法律影响”的范畴，以实现规范的周延。</w:t>
      </w:r>
      <w:del w:id="1224" w:author="崔文博1312 [2]" w:date="2026-04-18T18:14:26Z">
        <w:r>
          <w:rPr>
            <w:rStyle w:val="17"/>
            <w:rFonts w:hint="eastAsia"/>
          </w:rPr>
          <w:delText>[</w:delText>
        </w:r>
      </w:del>
      <w:r>
        <w:rPr>
          <w:rStyle w:val="17"/>
          <w:rFonts w:hint="eastAsia"/>
        </w:rPr>
        <w:footnoteReference w:id="59"/>
      </w:r>
      <w:del w:id="1225" w:author="崔文博1312 [2]" w:date="2026-04-18T18:14:26Z">
        <w:r>
          <w:rPr>
            <w:rStyle w:val="17"/>
            <w:rFonts w:hint="eastAsia"/>
          </w:rPr>
          <w:delText>]</w:delText>
        </w:r>
      </w:del>
    </w:p>
    <w:p w14:paraId="3D90DBD9">
      <w:pPr>
        <w:pStyle w:val="2"/>
        <w:rPr>
          <w:ins w:id="1226" w:author="。。。" w:date="2026-04-14T19:39:00Z"/>
        </w:rPr>
      </w:pPr>
      <w:r>
        <w:rPr>
          <w:rFonts w:hint="eastAsia"/>
        </w:rPr>
        <w:t>一般性自动化决策拒绝权之性质与</w:t>
      </w:r>
      <w:ins w:id="1227" w:author="崔文博1312 [2]" w:date="2026-04-20T18:33:28Z">
        <w:r>
          <w:rPr>
            <w:rFonts w:hint="eastAsia"/>
            <w:lang w:val="en-US" w:eastAsia="zh-CN"/>
          </w:rPr>
          <w:t>效果</w:t>
        </w:r>
      </w:ins>
      <w:del w:id="1228" w:author="崔文博1312 [2]" w:date="2026-04-20T18:33:27Z">
        <w:r>
          <w:rPr>
            <w:rFonts w:hint="eastAsia"/>
          </w:rPr>
          <w:delText>权</w:delText>
        </w:r>
      </w:del>
      <w:del w:id="1229" w:author="崔文博1312 [2]" w:date="2026-04-20T18:33:26Z">
        <w:r>
          <w:rPr>
            <w:rFonts w:hint="eastAsia"/>
          </w:rPr>
          <w:delText>能</w:delText>
        </w:r>
      </w:del>
    </w:p>
    <w:p w14:paraId="794EDA56">
      <w:ins w:id="1230" w:author="。。。" w:date="2026-04-14T19:39:00Z">
        <w:r>
          <w:rPr>
            <w:rFonts w:hint="eastAsia"/>
          </w:rPr>
          <w:t>在厘清一般性自动化决策拒绝权的构成要件后，有必要进一步追问：该项权利</w:t>
        </w:r>
      </w:ins>
      <w:ins w:id="1231" w:author="。。。" w:date="2026-04-14T19:39:00Z">
        <w:del w:id="1232" w:author="崔文博1312" w:date="2026-04-18T15:46:00Z">
          <w:r>
            <w:rPr>
              <w:rFonts w:hint="eastAsia"/>
            </w:rPr>
            <w:delText>在</w:delText>
          </w:r>
        </w:del>
      </w:ins>
      <w:ins w:id="1233" w:author="。。。" w:date="2026-04-14T19:39:00Z">
        <w:r>
          <w:rPr>
            <w:rFonts w:hint="eastAsia"/>
          </w:rPr>
          <w:t>位于权利谱系何处？权利性质的界定，不仅关涉该项权利与既有权利体系的融贯性，更直接影响其具体权能的展开与行使方式的确定。</w:t>
        </w:r>
      </w:ins>
    </w:p>
    <w:p w14:paraId="611B1285">
      <w:pPr>
        <w:pStyle w:val="3"/>
        <w:rPr>
          <w:ins w:id="1234" w:author="。。。" w:date="2026-04-14T19:43:00Z"/>
        </w:rPr>
      </w:pPr>
      <w:r>
        <w:rPr>
          <w:rFonts w:hint="eastAsia"/>
        </w:rPr>
        <w:t>一般性自动化决策拒绝权的权利性质</w:t>
      </w:r>
    </w:p>
    <w:p w14:paraId="66A26D21">
      <w:ins w:id="1235" w:author="。。。" w:date="2026-04-14T19:43:00Z">
        <w:del w:id="1236" w:author="崔文博1312" w:date="2026-04-18T15:47:00Z">
          <w:r>
            <w:rPr>
              <w:rFonts w:hint="eastAsia"/>
            </w:rPr>
            <w:delText>对于</w:delText>
          </w:r>
        </w:del>
      </w:ins>
      <w:ins w:id="1237" w:author="。。。" w:date="2026-04-14T19:43:00Z">
        <w:r>
          <w:rPr>
            <w:rFonts w:hint="eastAsia"/>
          </w:rPr>
          <w:t>一般性自动化决策拒绝权的法律性质，不宜仅凭《个人信息保护法》第24条第3款“有权拒绝”的表述即将其认定为一项独立的请求权基础。应当注意到，典型法律条文的句式结构与请求权基础的规范性质之间并不存在必然对应关系，是否采用特定句式并非判断其属于请求权规范的决定性依据。</w:t>
        </w:r>
      </w:ins>
      <w:ins w:id="1238" w:author="。。。" w:date="2026-04-14T19:43:00Z">
        <w:r>
          <w:rPr>
            <w:rStyle w:val="17"/>
          </w:rPr>
          <w:footnoteReference w:id="60"/>
        </w:r>
      </w:ins>
    </w:p>
    <w:p w14:paraId="00416BA6">
      <w:pPr>
        <w:pStyle w:val="4"/>
        <w:rPr>
          <w:del w:id="1239" w:author="。。。" w:date="2026-04-14T19:43:00Z"/>
        </w:rPr>
      </w:pPr>
      <w:r>
        <w:rPr>
          <w:rFonts w:hint="eastAsia"/>
        </w:rPr>
        <w:t>单一性质的局限</w:t>
      </w:r>
    </w:p>
    <w:p w14:paraId="68CB7EEB">
      <w:pPr>
        <w:pStyle w:val="4"/>
        <w:pPrChange w:id="1240" w:author="。。。" w:date="2026-04-14T19:43:00Z">
          <w:pPr/>
        </w:pPrChange>
      </w:pPr>
      <w:del w:id="1241" w:author="。。。" w:date="2026-04-14T19:43:00Z">
        <w:r>
          <w:rPr>
            <w:rFonts w:hint="eastAsia"/>
          </w:rPr>
          <w:delText>对于一般性自动化决策拒绝权的法律性质，不宜仅凭《个人信息保护法》第24条第3款“有权拒绝”的表述即将其认定为一项独立的请求权基础。应当注意到，典型法律条文的句式结构与请求权基础的规范性质之间并不存在必然对应关系，是否采用特定句式并非判断其属于请求权规范的决定性依据。</w:delText>
        </w:r>
      </w:del>
      <w:del w:id="1242" w:author="崔文博1312 [2]" w:date="2026-04-18T18:14:26Z">
        <w:r>
          <w:rPr>
            <w:rStyle w:val="17"/>
          </w:rPr>
          <w:delText>[</w:delText>
        </w:r>
      </w:del>
      <w:del w:id="1243" w:author="。。。" w:date="2026-04-14T19:43:00Z">
        <w:r>
          <w:rPr>
            <w:rStyle w:val="17"/>
          </w:rPr>
          <w:footnoteReference w:id="61"/>
        </w:r>
      </w:del>
      <w:del w:id="1244" w:author="崔文博1312 [2]" w:date="2026-04-18T18:14:26Z">
        <w:r>
          <w:rPr>
            <w:rStyle w:val="17"/>
          </w:rPr>
          <w:delText>]</w:delText>
        </w:r>
      </w:del>
    </w:p>
    <w:p w14:paraId="61D0DF61">
      <w:r>
        <w:rPr>
          <w:rFonts w:hint="eastAsia"/>
        </w:rPr>
        <w:t>目前学界对于</w:t>
      </w:r>
      <w:del w:id="1245" w:author="。。。" w:date="2026-04-14T19:45:00Z">
        <w:r>
          <w:rPr/>
          <w:delText>该权利</w:delText>
        </w:r>
      </w:del>
      <w:ins w:id="1246" w:author="。。。" w:date="2026-04-14T19:45:00Z">
        <w:r>
          <w:rPr>
            <w:rFonts w:hint="eastAsia"/>
          </w:rPr>
          <w:t>一般性自动化决策拒绝权</w:t>
        </w:r>
      </w:ins>
      <w:r>
        <w:rPr>
          <w:rFonts w:hint="eastAsia"/>
        </w:rPr>
        <w:t>性质的讨论，主要围绕请求权说</w:t>
      </w:r>
      <w:del w:id="1247" w:author="崔文博1312 [2]" w:date="2026-04-18T18:14:26Z">
        <w:r>
          <w:rPr>
            <w:rStyle w:val="17"/>
            <w:rFonts w:hint="eastAsia"/>
          </w:rPr>
          <w:delText>[</w:delText>
        </w:r>
      </w:del>
      <w:r>
        <w:rPr>
          <w:rStyle w:val="17"/>
          <w:rFonts w:hint="eastAsia"/>
        </w:rPr>
        <w:footnoteReference w:id="62"/>
      </w:r>
      <w:del w:id="1248" w:author="崔文博1312 [2]" w:date="2026-04-18T18:14:26Z">
        <w:r>
          <w:rPr>
            <w:rStyle w:val="17"/>
            <w:rFonts w:hint="eastAsia"/>
          </w:rPr>
          <w:delText>]</w:delText>
        </w:r>
      </w:del>
      <w:r>
        <w:rPr>
          <w:rFonts w:hint="eastAsia"/>
        </w:rPr>
        <w:t>与形成权说</w:t>
      </w:r>
      <w:del w:id="1249" w:author="崔文博1312 [2]" w:date="2026-04-18T18:14:26Z">
        <w:r>
          <w:rPr>
            <w:rStyle w:val="17"/>
            <w:rFonts w:hint="eastAsia"/>
          </w:rPr>
          <w:delText>[</w:delText>
        </w:r>
      </w:del>
      <w:r>
        <w:rPr>
          <w:rStyle w:val="17"/>
          <w:rFonts w:hint="eastAsia"/>
        </w:rPr>
        <w:footnoteReference w:id="63"/>
      </w:r>
      <w:r>
        <w:rPr>
          <w:rFonts w:hint="eastAsia"/>
        </w:rPr>
        <w:t>展开。</w:t>
      </w:r>
      <w:del w:id="1250" w:author="崔文博1312 [2]" w:date="2026-04-18T18:14:26Z">
        <w:r>
          <w:rPr>
            <w:rStyle w:val="17"/>
            <w:rFonts w:hint="eastAsia"/>
          </w:rPr>
          <w:delText>[</w:delText>
        </w:r>
      </w:del>
      <w:r>
        <w:rPr>
          <w:rStyle w:val="17"/>
          <w:rFonts w:hint="eastAsia"/>
        </w:rPr>
        <w:footnoteReference w:id="64"/>
      </w:r>
      <w:del w:id="1251" w:author="崔文博1312 [2]" w:date="2026-04-18T18:14:26Z">
        <w:r>
          <w:rPr>
            <w:rStyle w:val="17"/>
            <w:rFonts w:hint="eastAsia"/>
          </w:rPr>
          <w:delText>]</w:delText>
        </w:r>
      </w:del>
      <w:r>
        <w:rPr>
          <w:rFonts w:hint="eastAsia"/>
        </w:rPr>
        <w:t>然而，无论是将一般性自动化决策拒绝权界定为请求权，抑或是形成权，在解释该权利时，均会面临难以完全自洽的困境。</w:t>
      </w:r>
    </w:p>
    <w:p w14:paraId="25166495">
      <w:r>
        <w:rPr>
          <w:rFonts w:hint="eastAsia"/>
        </w:rPr>
        <w:t>以下谨以两个实例对上述理论困境加以说明。在上海高级人民法颁布的典型案例“电商平台利用算法甄别消费者身份案”</w:t>
      </w:r>
      <w:del w:id="1252" w:author="崔文博1312 [2]" w:date="2026-04-18T18:14:26Z">
        <w:r>
          <w:rPr>
            <w:rStyle w:val="17"/>
            <w:rFonts w:hint="eastAsia"/>
          </w:rPr>
          <w:delText>[</w:delText>
        </w:r>
      </w:del>
      <w:r>
        <w:rPr>
          <w:rStyle w:val="17"/>
          <w:rFonts w:hint="eastAsia"/>
        </w:rPr>
        <w:footnoteReference w:id="65"/>
      </w:r>
      <w:del w:id="1253" w:author="崔文博1312 [2]" w:date="2026-04-18T18:14:26Z">
        <w:r>
          <w:rPr>
            <w:rStyle w:val="17"/>
            <w:rFonts w:hint="eastAsia"/>
          </w:rPr>
          <w:delText>]</w:delText>
        </w:r>
      </w:del>
      <w:r>
        <w:rPr>
          <w:rFonts w:hint="eastAsia"/>
        </w:rPr>
        <w:t>中，原告蔡某同意被告B电商平台《服务协议及隐私声明》（销售方仅向消费者提供商品或服务。每位用户仅限使用一个账户，如有证据证明客户存在注册或使用多个账户，或根据购买记录、数量、IP地址等因素合理怀疑非因生活消费购买商品或服务，平台有权取消订单）后，通过多个关联账户下单，收货信息多指向其本人。其后，平台</w:t>
      </w:r>
      <w:ins w:id="1254" w:author="。。。" w:date="2026-04-14T19:49:00Z">
        <w:r>
          <w:rPr>
            <w:rFonts w:hint="eastAsia"/>
          </w:rPr>
          <w:t>的自动化</w:t>
        </w:r>
      </w:ins>
      <w:r>
        <w:rPr>
          <w:rFonts w:hint="eastAsia"/>
        </w:rPr>
        <w:t>系统</w:t>
      </w:r>
      <w:ins w:id="1255" w:author="。。。" w:date="2026-04-14T19:49:00Z">
        <w:r>
          <w:rPr>
            <w:rFonts w:hint="eastAsia"/>
          </w:rPr>
          <w:t>识别</w:t>
        </w:r>
      </w:ins>
      <w:del w:id="1256" w:author="。。。" w:date="2026-04-14T19:49:00Z">
        <w:r>
          <w:rPr>
            <w:rFonts w:hint="eastAsia"/>
          </w:rPr>
          <w:delText>因认定</w:delText>
        </w:r>
      </w:del>
      <w:r>
        <w:rPr>
          <w:rFonts w:hint="eastAsia"/>
        </w:rPr>
        <w:t>蔡某订单异常，直接取消并隐藏了其新订单。该案</w:t>
      </w:r>
      <w:ins w:id="1257" w:author="。。。" w:date="2026-04-14T19:50:00Z">
        <w:r>
          <w:rPr>
            <w:rFonts w:hint="eastAsia"/>
          </w:rPr>
          <w:t>法院</w:t>
        </w:r>
      </w:ins>
      <w:r>
        <w:rPr>
          <w:rFonts w:hint="eastAsia"/>
        </w:rPr>
        <w:t>审理</w:t>
      </w:r>
      <w:ins w:id="1258" w:author="。。。" w:date="2026-04-14T19:50:00Z">
        <w:r>
          <w:rPr>
            <w:rFonts w:hint="eastAsia"/>
          </w:rPr>
          <w:t>的</w:t>
        </w:r>
      </w:ins>
      <w:r>
        <w:rPr>
          <w:rFonts w:hint="eastAsia"/>
        </w:rPr>
        <w:t>重点虽在于自动化决策处理的合法性基础，但从一般性自动化决策拒绝权的</w:t>
      </w:r>
      <w:ins w:id="1259" w:author="。。。" w:date="2026-04-14T19:49:00Z">
        <w:r>
          <w:rPr>
            <w:rFonts w:hint="eastAsia"/>
          </w:rPr>
          <w:t>权利性质</w:t>
        </w:r>
      </w:ins>
      <w:r>
        <w:rPr>
          <w:rFonts w:hint="eastAsia"/>
        </w:rPr>
        <w:t>角度审视，仍暴露出如下问题：其一，若依《个人信息保护法》第24条，原告似可无理由拒绝系统取消订单的决策，要求恢复订单。然而，原告实际存在违反平台协议、非正常消费的行为。若仅因</w:t>
      </w:r>
      <w:del w:id="1260" w:author="崔文博1312" w:date="2026-04-18T15:47:00Z">
        <w:r>
          <w:rPr>
            <w:rFonts w:hint="eastAsia"/>
          </w:rPr>
          <w:delText>其</w:delText>
        </w:r>
      </w:del>
      <w:r>
        <w:rPr>
          <w:rFonts w:hint="eastAsia"/>
        </w:rPr>
        <w:t>涉及个人信息处理即赋予其推翻平台合理管理措施的“拒绝权”，无异于将个人信息权利异化为实质上的任意违约权，既有违诚实信用，亦损害交易秩序的实质公平。其二，若将拒绝权解释为请求权，则面临权能不足的困境。平台取消订单的行为本质上是依约行使合同解除权。请求权仅能请求相对人为或不为一定行为，并不具备直接否定或撤销另一形成权（如解除权）</w:t>
      </w:r>
      <w:del w:id="1261" w:author="。。。" w:date="2026-04-14T19:51:00Z">
        <w:r>
          <w:rPr>
            <w:rFonts w:hint="eastAsia"/>
          </w:rPr>
          <w:delText>法律效力</w:delText>
        </w:r>
      </w:del>
      <w:r>
        <w:rPr>
          <w:rFonts w:hint="eastAsia"/>
        </w:rPr>
        <w:t>的功能。因此，如若认定原告享有请求权，在</w:t>
      </w:r>
      <w:del w:id="1262" w:author="。。。" w:date="2026-04-14T19:51:00Z">
        <w:r>
          <w:rPr/>
          <w:delText>面临</w:delText>
        </w:r>
      </w:del>
      <w:ins w:id="1263" w:author="。。。" w:date="2026-04-14T19:51:00Z">
        <w:r>
          <w:rPr>
            <w:rFonts w:hint="eastAsia"/>
          </w:rPr>
          <w:t>应对</w:t>
        </w:r>
      </w:ins>
      <w:del w:id="1264" w:author="。。。" w:date="2026-04-14T19:51:00Z">
        <w:r>
          <w:rPr>
            <w:rFonts w:hint="eastAsia"/>
          </w:rPr>
          <w:delText>上述</w:delText>
        </w:r>
      </w:del>
      <w:r>
        <w:rPr>
          <w:rFonts w:hint="eastAsia"/>
        </w:rPr>
        <w:t>类</w:t>
      </w:r>
      <w:del w:id="1265" w:author="。。。" w:date="2026-04-14T19:51:00Z">
        <w:r>
          <w:rPr>
            <w:rFonts w:hint="eastAsia"/>
          </w:rPr>
          <w:delText>似</w:delText>
        </w:r>
      </w:del>
      <w:r>
        <w:rPr>
          <w:rFonts w:hint="eastAsia"/>
        </w:rPr>
        <w:t>案</w:t>
      </w:r>
      <w:del w:id="1266" w:author="。。。" w:date="2026-04-14T19:51:00Z">
        <w:r>
          <w:rPr>
            <w:rFonts w:hint="eastAsia"/>
          </w:rPr>
          <w:delText>件</w:delText>
        </w:r>
      </w:del>
      <w:r>
        <w:rPr>
          <w:rFonts w:hint="eastAsia"/>
        </w:rPr>
        <w:t>时，《个人信息保护法》第24条就可能会面临失灵的问题。</w:t>
      </w:r>
    </w:p>
    <w:p w14:paraId="671D6186">
      <w:r>
        <w:rPr>
          <w:rFonts w:hint="eastAsia"/>
        </w:rPr>
        <w:t>第二个案例来自欧盟法院的</w:t>
      </w:r>
      <w:ins w:id="1267" w:author="崔文博1312" w:date="2026-04-18T16:01:00Z">
        <w:r>
          <w:rPr>
            <w:rFonts w:hint="eastAsia"/>
          </w:rPr>
          <w:t>“</w:t>
        </w:r>
      </w:ins>
      <w:r>
        <w:rPr>
          <w:rFonts w:hint="eastAsia"/>
        </w:rPr>
        <w:t>OQ案</w:t>
      </w:r>
      <w:ins w:id="1268" w:author="崔文博1312" w:date="2026-04-18T16:01:00Z">
        <w:r>
          <w:rPr>
            <w:rFonts w:hint="eastAsia"/>
          </w:rPr>
          <w:t>”</w:t>
        </w:r>
      </w:ins>
      <w:r>
        <w:rPr>
          <w:rFonts w:hint="eastAsia"/>
        </w:rPr>
        <w:t>，</w:t>
      </w:r>
      <w:del w:id="1269" w:author="崔文博1312 [2]" w:date="2026-04-18T18:14:26Z">
        <w:r>
          <w:rPr>
            <w:rStyle w:val="17"/>
            <w:rFonts w:hint="eastAsia"/>
          </w:rPr>
          <w:delText>[</w:delText>
        </w:r>
      </w:del>
      <w:r>
        <w:rPr>
          <w:rStyle w:val="17"/>
          <w:rFonts w:hint="eastAsia"/>
        </w:rPr>
        <w:footnoteReference w:id="66"/>
      </w:r>
      <w:del w:id="1270" w:author="崔文博1312 [2]" w:date="2026-04-18T18:14:26Z">
        <w:r>
          <w:rPr>
            <w:rStyle w:val="17"/>
            <w:rFonts w:hint="eastAsia"/>
          </w:rPr>
          <w:delText>]</w:delText>
        </w:r>
      </w:del>
      <w:r>
        <w:rPr>
          <w:rFonts w:hint="eastAsia"/>
        </w:rPr>
        <w:t>该案中，私营信用机构SCHUFA基于自动化决策对原告OQ作出负面信用评价，致使其向第三方申请贷款时遭拒。假定该案发生于我国，本案若从</w:t>
      </w:r>
      <w:del w:id="1271" w:author="。。。" w:date="2026-04-14T19:52:00Z">
        <w:r>
          <w:rPr/>
          <w:delText>请求权</w:delText>
        </w:r>
      </w:del>
      <w:ins w:id="1272" w:author="。。。" w:date="2026-04-14T19:52:00Z">
        <w:r>
          <w:rPr>
            <w:rFonts w:hint="eastAsia"/>
          </w:rPr>
          <w:t>形成权</w:t>
        </w:r>
      </w:ins>
      <w:r>
        <w:rPr>
          <w:rFonts w:hint="eastAsia"/>
        </w:rPr>
        <w:t>的性质分析，则揭示出另一种问题：形成权</w:t>
      </w:r>
      <w:r>
        <w:t>是指依权利人单方意思表示即可引起法律关系发生、变更或消灭的权利，</w:t>
      </w:r>
      <w:del w:id="1273" w:author="崔文博1312 [2]" w:date="2026-04-18T18:14:26Z">
        <w:r>
          <w:rPr>
            <w:rStyle w:val="17"/>
            <w:rFonts w:hint="eastAsia"/>
          </w:rPr>
          <w:delText>[</w:delText>
        </w:r>
      </w:del>
      <w:r>
        <w:rPr>
          <w:rStyle w:val="17"/>
          <w:rFonts w:hint="eastAsia"/>
        </w:rPr>
        <w:footnoteReference w:id="67"/>
      </w:r>
      <w:del w:id="1274" w:author="崔文博1312 [2]" w:date="2026-04-18T18:14:26Z">
        <w:r>
          <w:rPr>
            <w:rStyle w:val="17"/>
            <w:rFonts w:hint="eastAsia"/>
          </w:rPr>
          <w:delText>]</w:delText>
        </w:r>
      </w:del>
      <w:r>
        <w:rPr>
          <w:rFonts w:hint="eastAsia"/>
        </w:rPr>
        <w:t>而第三方作出的“拒绝贷款决定”，本身并未在OQ与贷款机构之间创设任何法律关系，换言之，该决定并未在法律意义上“形成”一项可被形成权直接消灭的法律关系。因此，单纯以形成权解释一般性自动化决策拒绝权依然存在缺陷。</w:t>
      </w:r>
    </w:p>
    <w:p w14:paraId="6D3330C3">
      <w:r>
        <w:rPr>
          <w:rFonts w:hint="eastAsia"/>
        </w:rPr>
        <w:t>基于上述分析，可得出如下认识：第一，将拒绝权单一界定为请求权或形成权，均在具体场景中面临涵摄不足的困境。第二，法律不能仅为保护个人信息自决而无限制地赋予个人拒绝权，否则可能损害实质公平、交易安全与社会法律秩序的稳定性。因此，一般性自动化决策拒绝权应被理解为兼具请求权能与形成权能的复合性权利。其具体表现形态需结合自动化决策所处的</w:t>
      </w:r>
      <w:del w:id="1275" w:author="。。。" w:date="2026-04-14T19:53:00Z">
        <w:r>
          <w:rPr/>
          <w:delText>法律关系</w:delText>
        </w:r>
      </w:del>
      <w:ins w:id="1276" w:author="。。。" w:date="2026-04-14T19:53:00Z">
        <w:r>
          <w:rPr>
            <w:rFonts w:hint="eastAsia"/>
          </w:rPr>
          <w:t>实际</w:t>
        </w:r>
      </w:ins>
      <w:r>
        <w:rPr>
          <w:rFonts w:hint="eastAsia"/>
        </w:rPr>
        <w:t>阶段及所涉行为性质进行</w:t>
      </w:r>
      <w:del w:id="1277" w:author="。。。" w:date="2026-04-14T19:53:00Z">
        <w:r>
          <w:rPr>
            <w:rFonts w:hint="eastAsia"/>
          </w:rPr>
          <w:delText>动态</w:delText>
        </w:r>
      </w:del>
      <w:r>
        <w:rPr>
          <w:rFonts w:hint="eastAsia"/>
        </w:rPr>
        <w:t>判断。</w:t>
      </w:r>
    </w:p>
    <w:p w14:paraId="5FE295EF">
      <w:r>
        <w:rPr>
          <w:rFonts w:hint="eastAsia"/>
        </w:rPr>
        <w:t>遵循以上结论，针对第</w:t>
      </w:r>
      <w:ins w:id="1278" w:author="。。。" w:date="2026-04-14T20:43:00Z">
        <w:r>
          <w:rPr>
            <w:rFonts w:hint="eastAsia"/>
          </w:rPr>
          <w:t>二</w:t>
        </w:r>
      </w:ins>
      <w:del w:id="1279" w:author="。。。" w:date="2026-04-14T20:43:00Z">
        <w:r>
          <w:rPr>
            <w:rFonts w:hint="eastAsia"/>
          </w:rPr>
          <w:delText>一</w:delText>
        </w:r>
      </w:del>
      <w:r>
        <w:rPr>
          <w:rFonts w:hint="eastAsia"/>
        </w:rPr>
        <w:t>个案例，如若OQ对于SCHUFA的结论表示异议，应当行使请求权</w:t>
      </w:r>
      <w:ins w:id="1280" w:author="。。。" w:date="2026-04-14T19:53:00Z">
        <w:r>
          <w:rPr>
            <w:rFonts w:hint="eastAsia"/>
          </w:rPr>
          <w:t>能</w:t>
        </w:r>
      </w:ins>
      <w:r>
        <w:rPr>
          <w:rFonts w:hint="eastAsia"/>
        </w:rPr>
        <w:t>，请求SCHUFA撤销其作出的负面信用评价。而在第</w:t>
      </w:r>
      <w:del w:id="1281" w:author="。。。" w:date="2026-04-14T20:43:00Z">
        <w:r>
          <w:rPr/>
          <w:delText>二</w:delText>
        </w:r>
      </w:del>
      <w:ins w:id="1282" w:author="。。。" w:date="2026-04-14T20:43:00Z">
        <w:r>
          <w:rPr>
            <w:rFonts w:hint="eastAsia"/>
          </w:rPr>
          <w:t>一</w:t>
        </w:r>
      </w:ins>
      <w:r>
        <w:rPr>
          <w:rFonts w:hint="eastAsia"/>
        </w:rPr>
        <w:t>个案件中，原告行使的应属一种特殊性质的形成权——即形成反对权。所谓形成反对权，是指法律赋予形成权相对人得以通过行使反对权，使形成权人行使形成权的法律效果在一定程度上不发生作用，虽然其目的在于对抗形成权，但其本质依然属于形成权的一种类型。</w:t>
      </w:r>
      <w:del w:id="1283" w:author="崔文博1312 [2]" w:date="2026-04-18T18:14:26Z">
        <w:r>
          <w:rPr>
            <w:rStyle w:val="17"/>
            <w:rFonts w:hint="eastAsia"/>
          </w:rPr>
          <w:delText>[</w:delText>
        </w:r>
      </w:del>
      <w:r>
        <w:rPr>
          <w:rStyle w:val="17"/>
          <w:rFonts w:hint="eastAsia"/>
        </w:rPr>
        <w:footnoteReference w:id="68"/>
      </w:r>
      <w:del w:id="1284" w:author="崔文博1312 [2]" w:date="2026-04-18T18:14:26Z">
        <w:r>
          <w:rPr>
            <w:rStyle w:val="17"/>
            <w:rFonts w:hint="eastAsia"/>
          </w:rPr>
          <w:delText>]</w:delText>
        </w:r>
      </w:del>
      <w:r>
        <w:rPr>
          <w:rFonts w:hint="eastAsia"/>
        </w:rPr>
        <w:t>例如德国法上，房屋承租人有权对出租人的终止租赁合同的通知提出异议，要求继续他们之间的租赁关系。如果结束租赁关系给承租人及其家庭造成的困难，大大超过了继续租赁关系给出租人造成的困难，那么承租人的要求就是合理的。</w:t>
      </w:r>
      <w:del w:id="1285" w:author="崔文博1312 [2]" w:date="2026-04-18T18:14:26Z">
        <w:r>
          <w:rPr>
            <w:rStyle w:val="17"/>
            <w:rFonts w:hint="eastAsia"/>
          </w:rPr>
          <w:delText>[</w:delText>
        </w:r>
      </w:del>
      <w:r>
        <w:rPr>
          <w:rStyle w:val="17"/>
          <w:rFonts w:hint="eastAsia"/>
        </w:rPr>
        <w:footnoteReference w:id="69"/>
      </w:r>
      <w:del w:id="1286" w:author="崔文博1312 [2]" w:date="2026-04-18T18:14:26Z">
        <w:r>
          <w:rPr>
            <w:rStyle w:val="17"/>
            <w:rFonts w:hint="eastAsia"/>
          </w:rPr>
          <w:delText>]</w:delText>
        </w:r>
      </w:del>
      <w:r>
        <w:rPr>
          <w:rFonts w:hint="eastAsia"/>
        </w:rPr>
        <w:t>在该例中，出租人行使的是形成权，而承租人提出异议则是在行使形成反对权。同理，在前述第二个案例中，平台依据协议取消订单是行使约定解除权，属于形成权的行使；而用户主张恢复订单则可视为行使一般性自动化决策拒绝权，该拒绝权在此情境下具有形成反对权的性质，旨在对抗平台形成权的法律效果。</w:t>
      </w:r>
    </w:p>
    <w:p w14:paraId="129EDDA6">
      <w:pPr>
        <w:pStyle w:val="4"/>
      </w:pPr>
      <w:r>
        <w:rPr>
          <w:rFonts w:hint="eastAsia"/>
        </w:rPr>
        <w:t>复合性质的限制</w:t>
      </w:r>
    </w:p>
    <w:p w14:paraId="73A9EB63">
      <w:r>
        <w:rPr>
          <w:rFonts w:hint="eastAsia"/>
        </w:rPr>
        <w:t>复合性的权利配置固然为个人信息主体提供了多维度的防御工具，然而，权利的规范预设与其实际效能之间，在制衡机制阙如的情形下，亦难以如愿，应当将法院带入</w:t>
      </w:r>
      <w:ins w:id="1287" w:author="。。。" w:date="2026-04-14T19:55:00Z">
        <w:r>
          <w:rPr>
            <w:rFonts w:hint="eastAsia"/>
          </w:rPr>
          <w:t>“</w:t>
        </w:r>
      </w:ins>
      <w:r>
        <w:rPr>
          <w:rFonts w:hint="eastAsia"/>
        </w:rPr>
        <w:t>环路</w:t>
      </w:r>
      <w:ins w:id="1288" w:author="。。。" w:date="2026-04-14T19:55:00Z">
        <w:r>
          <w:rPr>
            <w:rFonts w:hint="eastAsia"/>
          </w:rPr>
          <w:t>”</w:t>
        </w:r>
      </w:ins>
      <w:r>
        <w:rPr>
          <w:rFonts w:hint="eastAsia"/>
        </w:rPr>
        <w:t>之中，以作补充。</w:t>
      </w:r>
    </w:p>
    <w:p w14:paraId="58B83D1C">
      <w:r>
        <w:rPr>
          <w:rFonts w:hint="eastAsia"/>
        </w:rPr>
        <w:t>形成权的单方支配性，决定了法院介入的必要性。形成权之特质在于，权利人得依其单方意思表示，直接变动既存之法律关系，无须义务人之给付，亦不存在义务人侵害之可能。</w:t>
      </w:r>
      <w:del w:id="1289" w:author="崔文博1312 [2]" w:date="2026-04-18T18:14:26Z">
        <w:r>
          <w:rPr>
            <w:rStyle w:val="17"/>
            <w:rFonts w:hint="eastAsia"/>
          </w:rPr>
          <w:delText>[</w:delText>
        </w:r>
      </w:del>
      <w:r>
        <w:rPr>
          <w:rStyle w:val="17"/>
          <w:rFonts w:hint="eastAsia"/>
        </w:rPr>
        <w:footnoteReference w:id="70"/>
      </w:r>
      <w:del w:id="1290" w:author="崔文博1312 [2]" w:date="2026-04-18T18:14:26Z">
        <w:r>
          <w:rPr>
            <w:rStyle w:val="17"/>
            <w:rFonts w:hint="eastAsia"/>
          </w:rPr>
          <w:delText>]</w:delText>
        </w:r>
      </w:del>
      <w:r>
        <w:rPr>
          <w:rFonts w:hint="eastAsia"/>
        </w:rPr>
        <w:t>若将一般性自动化决策拒绝权定性为形成权，则意味着个体得仅凭自身意思，即可随时退出自动化决策机制。此种单方支配效力，固然有助于强化个体自决，但若放任其不受约束地行使，恐于交易安全不利，亦构成对企业正常经营的不必要侵扰。受困于个体立场，个人可能基于自身利益最大化之动机，滥用拒绝权以对抗平台、攫取不当利益。法院在此便承担着抑制权利滥用的角色，确保拒绝权的行使不背离其制度本旨。</w:t>
      </w:r>
    </w:p>
    <w:p w14:paraId="2F0D36A9">
      <w:r>
        <w:rPr>
          <w:rFonts w:hint="eastAsia"/>
        </w:rPr>
        <w:t>个体专业能力的局限，决定了法院介入的必要性。学界有观点指出，自动化决策本身具有高度的专业性与技术性，数据主体实际能力往往难以匹配制度规范所预设的行权条件。</w:t>
      </w:r>
      <w:del w:id="1291" w:author="崔文博1312 [2]" w:date="2026-04-18T18:14:26Z">
        <w:r>
          <w:rPr>
            <w:rStyle w:val="17"/>
            <w:rFonts w:hint="eastAsia"/>
          </w:rPr>
          <w:delText>[</w:delText>
        </w:r>
      </w:del>
      <w:r>
        <w:rPr>
          <w:rStyle w:val="17"/>
          <w:rFonts w:hint="eastAsia"/>
        </w:rPr>
        <w:footnoteReference w:id="71"/>
      </w:r>
      <w:del w:id="1292" w:author="崔文博1312 [2]" w:date="2026-04-18T18:14:26Z">
        <w:r>
          <w:rPr>
            <w:rStyle w:val="17"/>
            <w:rFonts w:hint="eastAsia"/>
          </w:rPr>
          <w:delText>]</w:delText>
        </w:r>
      </w:del>
      <w:r>
        <w:rPr>
          <w:rFonts w:hint="eastAsia"/>
        </w:rPr>
        <w:t>由此引发的反思是：以主体赋权为核心的保护模式，其有效运作以双方地位平等、行权无障碍为基本前提，</w:t>
      </w:r>
      <w:del w:id="1293" w:author="崔文博1312 [2]" w:date="2026-04-18T18:14:26Z">
        <w:r>
          <w:rPr>
            <w:rStyle w:val="17"/>
            <w:rFonts w:hint="eastAsia"/>
          </w:rPr>
          <w:delText>[</w:delText>
        </w:r>
      </w:del>
      <w:r>
        <w:rPr>
          <w:rStyle w:val="17"/>
          <w:rFonts w:hint="eastAsia"/>
        </w:rPr>
        <w:footnoteReference w:id="72"/>
      </w:r>
      <w:del w:id="1294" w:author="崔文博1312 [2]" w:date="2026-04-18T18:14:26Z">
        <w:r>
          <w:rPr>
            <w:rStyle w:val="17"/>
            <w:rFonts w:hint="eastAsia"/>
          </w:rPr>
          <w:delText>]</w:delText>
        </w:r>
      </w:del>
      <w:r>
        <w:rPr>
          <w:rFonts w:hint="eastAsia"/>
        </w:rPr>
        <w:t>而在算法权力结构失衡的背景下，单纯依赖赋权机制，恐难以实现规范所期许的保护效果。然而，在以权利为中心的《个人信息保护法》体系下，赋权路径仍构成个人信息保护工程的基础性支柱。不能因算法霸权下个体</w:t>
      </w:r>
      <w:ins w:id="1295" w:author="崔文博1312" w:date="2026-04-18T15:49:00Z">
        <w:r>
          <w:rPr>
            <w:rFonts w:hint="eastAsia"/>
          </w:rPr>
          <w:t>处于</w:t>
        </w:r>
      </w:ins>
      <w:del w:id="1296" w:author="崔文博1312" w:date="2026-04-18T15:49:00Z">
        <w:r>
          <w:rPr>
            <w:rFonts w:hint="eastAsia"/>
          </w:rPr>
          <w:delText>地位的</w:delText>
        </w:r>
      </w:del>
      <w:r>
        <w:rPr>
          <w:rFonts w:hint="eastAsia"/>
        </w:rPr>
        <w:t>弱势</w:t>
      </w:r>
      <w:ins w:id="1297" w:author="崔文博1312" w:date="2026-04-18T15:49:00Z">
        <w:r>
          <w:rPr>
            <w:rFonts w:hint="eastAsia"/>
          </w:rPr>
          <w:t>地位</w:t>
        </w:r>
      </w:ins>
      <w:r>
        <w:rPr>
          <w:rFonts w:hint="eastAsia"/>
        </w:rPr>
        <w:t>，便轻言放弃赋权机制</w:t>
      </w:r>
      <w:del w:id="1298" w:author="。。。" w:date="2026-04-14T20:15:00Z">
        <w:r>
          <w:rPr>
            <w:rFonts w:hint="eastAsia"/>
          </w:rPr>
          <w:delText>——此所谓“</w:delText>
        </w:r>
      </w:del>
      <w:ins w:id="1299" w:author="。。。" w:date="2026-04-14T20:15:00Z">
        <w:r>
          <w:rPr>
            <w:rFonts w:hint="eastAsia"/>
          </w:rPr>
          <w:t>，</w:t>
        </w:r>
      </w:ins>
      <w:r>
        <w:rPr>
          <w:rFonts w:hint="eastAsia"/>
        </w:rPr>
        <w:t>因噎废食</w:t>
      </w:r>
      <w:del w:id="1300" w:author="。。。" w:date="2026-04-14T20:15:00Z">
        <w:r>
          <w:rPr>
            <w:rFonts w:hint="eastAsia"/>
          </w:rPr>
          <w:delText>”</w:delText>
        </w:r>
      </w:del>
      <w:r>
        <w:rPr>
          <w:rFonts w:hint="eastAsia"/>
        </w:rPr>
        <w:t>。但与此同时，上述批评亦对赋权路径的限度构成有益警醒：个人在行使一般性自动化决策拒绝权时，出于自动化决策结果的复杂性与技术性，个体往往难以依靠自身知识作出准确判断。此时，法院的介入便显得尤为必要。欧盟</w:t>
      </w:r>
      <w:ins w:id="1301" w:author="崔文博1312" w:date="2026-04-18T16:35:00Z">
        <w:r>
          <w:rPr>
            <w:rFonts w:hint="eastAsia"/>
          </w:rPr>
          <w:t>“</w:t>
        </w:r>
      </w:ins>
      <w:del w:id="1302" w:author="崔文博1312" w:date="2026-04-18T16:35:00Z">
        <w:r>
          <w:rPr>
            <w:rFonts w:hint="eastAsia"/>
          </w:rPr>
          <w:delText>“‘</w:delText>
        </w:r>
      </w:del>
      <w:r>
        <w:rPr>
          <w:rFonts w:hint="eastAsia"/>
        </w:rPr>
        <w:t>YETTEL BULGARIA</w:t>
      </w:r>
      <w:ins w:id="1303" w:author="崔文博1312" w:date="2026-04-18T16:35:00Z">
        <w:r>
          <w:rPr>
            <w:rFonts w:hint="eastAsia"/>
          </w:rPr>
          <w:t>”</w:t>
        </w:r>
      </w:ins>
      <w:del w:id="1304" w:author="崔文博1312" w:date="2026-04-18T16:35:00Z">
        <w:r>
          <w:rPr>
            <w:rFonts w:hint="eastAsia"/>
          </w:rPr>
          <w:delText>’</w:delText>
        </w:r>
      </w:del>
      <w:r>
        <w:rPr>
          <w:rFonts w:hint="eastAsia"/>
        </w:rPr>
        <w:t xml:space="preserve"> EAD </w:t>
      </w:r>
      <w:r>
        <w:rPr>
          <w:rFonts w:ascii="Times New Roman Italic" w:hAnsi="Times New Roman Italic" w:cs="Times New Roman Italic"/>
          <w:i/>
          <w:iCs/>
          <w:rPrChange w:id="1305" w:author="崔文博1312" w:date="2026-04-18T16:33:00Z">
            <w:rPr/>
          </w:rPrChange>
        </w:rPr>
        <w:t>v</w:t>
      </w:r>
      <w:ins w:id="1306" w:author="崔文博1312" w:date="2026-04-18T16:33:00Z">
        <w:r>
          <w:rPr>
            <w:rFonts w:ascii="Times New Roman Italic" w:hAnsi="Times New Roman Italic" w:cs="Times New Roman Italic"/>
            <w:i/>
            <w:iCs/>
          </w:rPr>
          <w:t>.</w:t>
        </w:r>
      </w:ins>
      <w:r>
        <w:rPr>
          <w:rFonts w:hint="eastAsia"/>
        </w:rPr>
        <w:t xml:space="preserve"> FB案</w:t>
      </w:r>
      <w:del w:id="1307" w:author="崔文博1312" w:date="2026-04-18T16:35:00Z">
        <w:r>
          <w:rPr>
            <w:rFonts w:hint="eastAsia"/>
          </w:rPr>
          <w:delText>”</w:delText>
        </w:r>
      </w:del>
      <w:r>
        <w:rPr>
          <w:rFonts w:hint="eastAsia"/>
        </w:rPr>
        <w:t>为此提供了有益例证。在该案中，保加利亚索非亚地区法院就欧盟《人工智能法案》第86条所涉“对个人决策进行解释的权利”（Right to explanation of individual decision-making）条款，向欧盟法院提请初步裁决。尽管欧盟法院尚未作出具体回应，但其发布的初步裁决请求摘要中，第5个与第6个问题均涉及法院能否对自动化决策系统进行真正的“人工审查”。</w:t>
      </w:r>
      <w:del w:id="1308" w:author="崔文博1312 [2]" w:date="2026-04-18T18:14:26Z">
        <w:r>
          <w:rPr>
            <w:rStyle w:val="17"/>
            <w:rFonts w:hint="eastAsia"/>
          </w:rPr>
          <w:delText>[</w:delText>
        </w:r>
      </w:del>
      <w:r>
        <w:rPr>
          <w:rStyle w:val="17"/>
          <w:rFonts w:hint="eastAsia"/>
        </w:rPr>
        <w:footnoteReference w:id="73"/>
      </w:r>
      <w:del w:id="1309" w:author="崔文博1312 [2]" w:date="2026-04-18T18:14:26Z">
        <w:r>
          <w:rPr>
            <w:rStyle w:val="17"/>
            <w:rFonts w:hint="eastAsia"/>
          </w:rPr>
          <w:delText>]</w:delText>
        </w:r>
      </w:del>
      <w:r>
        <w:rPr>
          <w:rFonts w:hint="eastAsia"/>
        </w:rPr>
        <w:t>这一案例表明，欧盟亦已注意到法院在技术时代所应发挥的居中裁判作用——作为公共权力机构，法院</w:t>
      </w:r>
      <w:del w:id="1310" w:author="崔文博1312" w:date="2026-04-18T15:50:00Z">
        <w:r>
          <w:rPr>
            <w:rFonts w:hint="eastAsia"/>
          </w:rPr>
          <w:delText>有</w:delText>
        </w:r>
      </w:del>
      <w:ins w:id="1311" w:author="崔文博1312" w:date="2026-04-18T15:50:00Z">
        <w:r>
          <w:rPr>
            <w:rFonts w:hint="eastAsia"/>
          </w:rPr>
          <w:t>或可</w:t>
        </w:r>
      </w:ins>
      <w:del w:id="1312" w:author="崔文博1312" w:date="2026-04-18T15:50:00Z">
        <w:r>
          <w:rPr>
            <w:rFonts w:hint="eastAsia"/>
          </w:rPr>
          <w:delText>能力</w:delText>
        </w:r>
      </w:del>
      <w:r>
        <w:rPr>
          <w:rFonts w:hint="eastAsia"/>
        </w:rPr>
        <w:t>通过委托专业鉴定、引入专家辅助人等方式，</w:t>
      </w:r>
      <w:del w:id="1313" w:author="崔文博1312" w:date="2026-04-18T15:50:00Z">
        <w:r>
          <w:rPr>
            <w:rFonts w:hint="eastAsia"/>
          </w:rPr>
          <w:delText>或可</w:delText>
        </w:r>
      </w:del>
      <w:r>
        <w:rPr>
          <w:rFonts w:hint="eastAsia"/>
        </w:rPr>
        <w:t>对自动化决策进行专业性、中立性的实质审查。</w:t>
      </w:r>
    </w:p>
    <w:p w14:paraId="28F6C2EB">
      <w:pPr>
        <w:rPr>
          <w:rStyle w:val="17"/>
        </w:rPr>
      </w:pPr>
      <w:r>
        <w:rPr>
          <w:rFonts w:hint="eastAsia"/>
        </w:rPr>
        <w:t>基于以上，一方面，</w:t>
      </w:r>
      <w:ins w:id="1314" w:author="。。。" w:date="2026-04-14T20:22:00Z">
        <w:r>
          <w:rPr>
            <w:rFonts w:hint="eastAsia"/>
          </w:rPr>
          <w:t>虽然目前我国《个人信息保护法》第24条第3款尚不能被解读为具有形成诉权之效果</w:t>
        </w:r>
      </w:ins>
      <w:ins w:id="1315" w:author="崔文博1312" w:date="2026-04-18T15:50:00Z">
        <w:r>
          <w:rPr>
            <w:rFonts w:hint="eastAsia"/>
          </w:rPr>
          <w:t>的条款</w:t>
        </w:r>
      </w:ins>
      <w:ins w:id="1316" w:author="。。。" w:date="2026-04-14T20:22:00Z">
        <w:r>
          <w:rPr>
            <w:rFonts w:hint="eastAsia"/>
          </w:rPr>
          <w:t>，但若将一般性自动化决策拒绝权界定为形成权，则宜进一步将其定性为形成诉权，</w:t>
        </w:r>
      </w:ins>
      <w:del w:id="1317" w:author="。。。" w:date="2026-04-14T20:22:00Z">
        <w:r>
          <w:rPr>
            <w:rFonts w:hint="eastAsia"/>
          </w:rPr>
          <w:delText>当一般性自动化决策拒绝权被界定为形成权时，宜将其进一步定性为形成诉权，</w:delText>
        </w:r>
      </w:del>
      <w:r>
        <w:rPr>
          <w:rFonts w:hint="eastAsia"/>
        </w:rPr>
        <w:t>即须经由法院等国家机关方可行使，以避免单方意思表示对既有法律秩序造成不当冲击。另一方面，法院在审理此类案件时，不仅应对拒绝权的构成要件是否齐备予以审慎审查，尚须结合《民法典》第132条所确立的权利禁止滥用原则，对个人信息主体行使拒绝权是否构成权利滥用进行独立判断，以形成有效制约。</w:t>
      </w:r>
    </w:p>
    <w:p w14:paraId="1DA07CD4">
      <w:pPr>
        <w:pStyle w:val="3"/>
        <w:pageBreakBefore/>
        <w:pPrChange w:id="1318" w:author="崔文博1312" w:date="2026-04-18T16:33:00Z">
          <w:pPr>
            <w:pStyle w:val="3"/>
          </w:pPr>
        </w:pPrChange>
      </w:pPr>
      <w:r>
        <w:rPr>
          <w:rFonts w:hint="eastAsia"/>
        </w:rPr>
        <w:t>一般性自动化决策拒绝权的法律效果</w:t>
      </w:r>
    </w:p>
    <w:p w14:paraId="30E1811F">
      <w:pPr>
        <w:rPr>
          <w:del w:id="1319" w:author="。。。" w:date="2026-04-14T20:22:00Z"/>
        </w:rPr>
      </w:pPr>
      <w:r>
        <w:rPr>
          <w:rFonts w:hint="eastAsia"/>
        </w:rPr>
        <w:t>对于一般性自动化决策拒绝权的法律效果，有学者主张一般性自动化决策拒绝权包括要求进行人工干预、</w:t>
      </w:r>
      <w:del w:id="1320" w:author="崔文博1312 [2]" w:date="2026-04-18T18:14:26Z">
        <w:r>
          <w:rPr>
            <w:rStyle w:val="17"/>
            <w:rFonts w:hint="eastAsia"/>
          </w:rPr>
          <w:delText>[</w:delText>
        </w:r>
      </w:del>
      <w:r>
        <w:rPr>
          <w:rStyle w:val="17"/>
          <w:rFonts w:hint="eastAsia"/>
        </w:rPr>
        <w:footnoteReference w:id="74"/>
      </w:r>
      <w:del w:id="1321" w:author="崔文博1312 [2]" w:date="2026-04-18T18:14:26Z">
        <w:r>
          <w:rPr>
            <w:rStyle w:val="17"/>
            <w:rFonts w:hint="eastAsia"/>
          </w:rPr>
          <w:delText>]</w:delText>
        </w:r>
      </w:del>
      <w:r>
        <w:rPr>
          <w:rFonts w:hint="eastAsia"/>
        </w:rPr>
        <w:t>删除</w:t>
      </w:r>
      <w:del w:id="1322" w:author="崔文博1312 [2]" w:date="2026-04-18T18:14:26Z">
        <w:r>
          <w:rPr>
            <w:rStyle w:val="17"/>
            <w:rFonts w:hint="eastAsia"/>
          </w:rPr>
          <w:delText>[</w:delText>
        </w:r>
      </w:del>
      <w:r>
        <w:rPr>
          <w:rStyle w:val="17"/>
          <w:rFonts w:hint="eastAsia"/>
        </w:rPr>
        <w:footnoteReference w:id="75"/>
      </w:r>
      <w:del w:id="1323" w:author="崔文博1312 [2]" w:date="2026-04-18T18:14:26Z">
        <w:r>
          <w:rPr>
            <w:rStyle w:val="17"/>
            <w:rFonts w:hint="eastAsia"/>
          </w:rPr>
          <w:delText>]</w:delText>
        </w:r>
      </w:del>
      <w:r>
        <w:rPr>
          <w:rFonts w:hint="eastAsia"/>
        </w:rPr>
        <w:t>和更正等</w:t>
      </w:r>
      <w:del w:id="1324" w:author="崔文博1312 [2]" w:date="2026-04-18T18:14:26Z">
        <w:r>
          <w:rPr>
            <w:rStyle w:val="17"/>
            <w:rFonts w:hint="eastAsia"/>
          </w:rPr>
          <w:delText>[</w:delText>
        </w:r>
      </w:del>
      <w:r>
        <w:rPr>
          <w:rStyle w:val="17"/>
          <w:rFonts w:hint="eastAsia"/>
        </w:rPr>
        <w:footnoteReference w:id="76"/>
      </w:r>
      <w:del w:id="1325" w:author="崔文博1312 [2]" w:date="2026-04-18T18:14:26Z">
        <w:r>
          <w:rPr>
            <w:rStyle w:val="17"/>
            <w:rFonts w:hint="eastAsia"/>
          </w:rPr>
          <w:delText>]</w:delText>
        </w:r>
      </w:del>
      <w:r>
        <w:rPr>
          <w:rFonts w:hint="eastAsia"/>
        </w:rPr>
        <w:t>内容，此种观点存在如下问题：</w:t>
      </w:r>
    </w:p>
    <w:p w14:paraId="56234D44">
      <w:r>
        <w:rPr>
          <w:rFonts w:hint="eastAsia"/>
        </w:rPr>
        <w:t>其一，混淆了不同规范来源的权利体系。目前学界普遍将一般性自动化决策拒绝权的权利基础指向《个人信息保护法》第44条。</w:t>
      </w:r>
      <w:del w:id="1326" w:author="崔文博1312 [2]" w:date="2026-04-18T18:14:26Z">
        <w:r>
          <w:rPr>
            <w:rStyle w:val="17"/>
            <w:rFonts w:hint="eastAsia"/>
          </w:rPr>
          <w:delText>[</w:delText>
        </w:r>
      </w:del>
      <w:r>
        <w:rPr>
          <w:rStyle w:val="17"/>
          <w:rFonts w:hint="eastAsia"/>
        </w:rPr>
        <w:footnoteReference w:id="77"/>
      </w:r>
      <w:del w:id="1327" w:author="崔文博1312 [2]" w:date="2026-04-18T18:14:26Z">
        <w:r>
          <w:rPr>
            <w:rStyle w:val="17"/>
            <w:rFonts w:hint="eastAsia"/>
          </w:rPr>
          <w:delText>]</w:delText>
        </w:r>
      </w:del>
      <w:r>
        <w:rPr>
          <w:rFonts w:hint="eastAsia"/>
        </w:rPr>
        <w:t>而删除、更正等</w:t>
      </w:r>
      <w:ins w:id="1328" w:author="崔文博1312" w:date="2026-04-18T15:51:00Z">
        <w:r>
          <w:rPr>
            <w:rFonts w:hint="eastAsia"/>
          </w:rPr>
          <w:t>内容</w:t>
        </w:r>
      </w:ins>
      <w:r>
        <w:rPr>
          <w:rFonts w:hint="eastAsia"/>
        </w:rPr>
        <w:t>分别规定于第46条与第47条，不应笼统归入“拒绝权”这一概念之下，否则易导致权利体系内部的逻辑混乱。</w:t>
      </w:r>
    </w:p>
    <w:p w14:paraId="2357FCBA">
      <w:r>
        <w:rPr>
          <w:rFonts w:hint="eastAsia"/>
        </w:rPr>
        <w:t>其二，脱离了法条文本的通常文义。《个人信息保护法》第24条第3款仅规定了“有权拒绝”，并未明确列举“人工干预”“删除”“更正”等内容。将这些措施强行解释为“拒绝”的固有内涵，既超出了法律文本的通常语义射程，也超越了普通理性人对“拒绝”一词的合理期待，反而可能因概念泛化而增加权利行使的不确定性。比较法上亦可佐证此立场。GDPR第22（3）条即明确并列规定了“获得人工干预的权利”“表达自身观点的权利”以及“对决定提出质疑的权利”，而没有仅使用“拒绝”一言以蔽之。</w:t>
      </w:r>
    </w:p>
    <w:p w14:paraId="018728F1">
      <w:r>
        <w:rPr>
          <w:rFonts w:hint="eastAsia"/>
        </w:rPr>
        <w:t>综上，一般性自动化决策拒绝权的核心法律效果应限于拒绝权本身的形成权与请求权性质</w:t>
      </w:r>
      <w:del w:id="1329" w:author="。。。" w:date="2026-04-14T20:24:00Z">
        <w:r>
          <w:rPr>
            <w:rFonts w:hint="eastAsia"/>
          </w:rPr>
          <w:delText>，并且仅在事后发挥作用</w:delText>
        </w:r>
      </w:del>
      <w:r>
        <w:rPr>
          <w:rFonts w:hint="eastAsia"/>
        </w:rPr>
        <w:t>。在形成权层面，</w:t>
      </w:r>
      <w:ins w:id="1330" w:author="。。。" w:date="2026-04-14T20:24:00Z">
        <w:r>
          <w:rPr>
            <w:rFonts w:hint="eastAsia"/>
          </w:rPr>
          <w:t>其</w:t>
        </w:r>
      </w:ins>
      <w:r>
        <w:rPr>
          <w:rFonts w:hint="eastAsia"/>
        </w:rPr>
        <w:t>使得决策所产生的法律关系归于无效</w:t>
      </w:r>
      <w:ins w:id="1331" w:author="崔文博1312" w:date="2026-04-18T15:52:00Z">
        <w:r>
          <w:rPr>
            <w:rFonts w:hint="eastAsia"/>
          </w:rPr>
          <w:t>；</w:t>
        </w:r>
      </w:ins>
      <w:del w:id="1332" w:author="崔文博1312" w:date="2026-04-18T15:52:00Z">
        <w:r>
          <w:rPr>
            <w:rFonts w:hint="eastAsia"/>
          </w:rPr>
          <w:delText>，</w:delText>
        </w:r>
      </w:del>
      <w:r>
        <w:rPr>
          <w:rFonts w:hint="eastAsia"/>
        </w:rPr>
        <w:t>在请求权层面，</w:t>
      </w:r>
      <w:ins w:id="1333" w:author="崔文博1312" w:date="2026-04-18T15:51:00Z">
        <w:r>
          <w:rPr>
            <w:rFonts w:hint="eastAsia"/>
          </w:rPr>
          <w:t>则</w:t>
        </w:r>
      </w:ins>
      <w:r>
        <w:rPr>
          <w:rFonts w:hint="eastAsia"/>
        </w:rPr>
        <w:t>使</w:t>
      </w:r>
      <w:ins w:id="1334" w:author="崔文博1312" w:date="2026-04-18T15:52:00Z">
        <w:r>
          <w:rPr>
            <w:rFonts w:hint="eastAsia"/>
          </w:rPr>
          <w:t>个人信息主体</w:t>
        </w:r>
      </w:ins>
      <w:ins w:id="1335" w:author="崔文博1312" w:date="2026-04-18T15:51:00Z">
        <w:r>
          <w:rPr>
            <w:rFonts w:hint="eastAsia"/>
          </w:rPr>
          <w:t>有权</w:t>
        </w:r>
      </w:ins>
      <w:ins w:id="1336" w:author="崔文博1312" w:date="2026-04-18T15:52:00Z">
        <w:r>
          <w:rPr>
            <w:rFonts w:hint="eastAsia"/>
          </w:rPr>
          <w:t>要求</w:t>
        </w:r>
      </w:ins>
      <w:del w:id="1337" w:author="崔文博1312" w:date="2026-04-18T15:52:00Z">
        <w:r>
          <w:rPr>
            <w:rFonts w:hint="eastAsia"/>
          </w:rPr>
          <w:delText>得</w:delText>
        </w:r>
      </w:del>
      <w:r>
        <w:rPr>
          <w:rFonts w:hint="eastAsia"/>
        </w:rPr>
        <w:t>个人信息处理者取消</w:t>
      </w:r>
      <w:del w:id="1338" w:author="崔文博1312" w:date="2026-04-18T15:52:00Z">
        <w:r>
          <w:rPr>
            <w:rFonts w:hint="eastAsia"/>
          </w:rPr>
          <w:delText>其</w:delText>
        </w:r>
      </w:del>
      <w:r>
        <w:rPr>
          <w:rFonts w:hint="eastAsia"/>
        </w:rPr>
        <w:t>所作</w:t>
      </w:r>
      <w:ins w:id="1339" w:author="崔文博1312" w:date="2026-04-18T15:53:00Z">
        <w:r>
          <w:rPr>
            <w:rFonts w:hint="eastAsia"/>
          </w:rPr>
          <w:t>出</w:t>
        </w:r>
      </w:ins>
      <w:r>
        <w:rPr>
          <w:rFonts w:hint="eastAsia"/>
        </w:rPr>
        <w:t>之决策。对于人工干预、删除、更正等权利，虽在功能上可能形成</w:t>
      </w:r>
      <w:del w:id="1340" w:author="崔文博1312" w:date="2026-04-18T15:53:00Z">
        <w:r>
          <w:rPr>
            <w:rFonts w:hint="eastAsia"/>
          </w:rPr>
          <w:delText>配套或</w:delText>
        </w:r>
      </w:del>
      <w:r>
        <w:rPr>
          <w:rFonts w:hint="eastAsia"/>
        </w:rPr>
        <w:t>补充，但在规范性质上仍属独立、并行之权利，不宜纳入拒绝权的效力范围。</w:t>
      </w:r>
    </w:p>
    <w:p w14:paraId="393A4FF6">
      <w:pPr>
        <w:pStyle w:val="2"/>
        <w:keepNext/>
        <w:numPr>
          <w:ilvl w:val="255"/>
          <w:numId w:val="0"/>
        </w:numPr>
        <w:pPrChange w:id="1341" w:author="。。。" w:date="2026-04-12T15:30:00Z">
          <w:pPr>
            <w:pStyle w:val="2"/>
            <w:keepNext/>
          </w:pPr>
        </w:pPrChange>
      </w:pPr>
      <w:bookmarkStart w:id="0" w:name="_GoBack"/>
      <w:bookmarkEnd w:id="0"/>
      <w:r>
        <w:rPr>
          <w:rFonts w:hint="eastAsia"/>
        </w:rPr>
        <w:t>结语</w:t>
      </w:r>
    </w:p>
    <w:p w14:paraId="0D1A62DE">
      <w:del w:id="1342" w:author="。。。" w:date="2026-04-14T20:26:00Z">
        <w:r>
          <w:rPr/>
          <w:delText>在一般性自动化决策拒绝权的背后，隐含着科技进步、个人信息自决与企业经营稳定等多重力量的博弈。</w:delText>
        </w:r>
      </w:del>
      <w:r>
        <w:t>在数字化</w:t>
      </w:r>
      <w:r>
        <w:rPr>
          <w:rFonts w:hint="eastAsia"/>
        </w:rPr>
        <w:t>的</w:t>
      </w:r>
      <w:r>
        <w:t>浪潮中，随着技术介入程度的不断加深，个体的声音愈发微弱，能够自主决定的事项范围日益收缩。经过理性审视不难发现，所谓</w:t>
      </w:r>
      <w:del w:id="1343" w:author="。。。" w:date="2026-04-14T20:25:00Z">
        <w:r>
          <w:rPr/>
          <w:delText>“</w:delText>
        </w:r>
      </w:del>
      <w:ins w:id="1344" w:author="。。。" w:date="2026-04-14T20:25:00Z">
        <w:r>
          <w:rPr>
            <w:rFonts w:hint="eastAsia"/>
          </w:rPr>
          <w:t>“</w:t>
        </w:r>
      </w:ins>
      <w:r>
        <w:t>人在环路</w:t>
      </w:r>
      <w:ins w:id="1345" w:author="。。。" w:date="2026-04-14T20:25:00Z">
        <w:r>
          <w:rPr>
            <w:rFonts w:hint="eastAsia"/>
          </w:rPr>
          <w:t>”</w:t>
        </w:r>
      </w:ins>
      <w:del w:id="1346" w:author="。。。" w:date="2026-04-14T20:25:00Z">
        <w:r>
          <w:rPr/>
          <w:delText>”</w:delText>
        </w:r>
      </w:del>
      <w:r>
        <w:t>的设计，或许终究只是对数字世界的一种理想化想象</w:t>
      </w:r>
      <w:r>
        <w:rPr>
          <w:rFonts w:hint="eastAsia"/>
        </w:rPr>
        <w:t>，</w:t>
      </w:r>
      <w:ins w:id="1347" w:author="。。。" w:date="2026-04-14T20:26:00Z">
        <w:r>
          <w:rPr>
            <w:rFonts w:hint="eastAsia"/>
          </w:rPr>
          <w:t>在算法霸权下，</w:t>
        </w:r>
      </w:ins>
      <w:r>
        <w:rPr>
          <w:rFonts w:hint="eastAsia"/>
        </w:rPr>
        <w:t>其对于个体的保护微乎其微</w:t>
      </w:r>
      <w:r>
        <w:t>。因此，</w:t>
      </w:r>
      <w:del w:id="1348" w:author="。。。" w:date="2026-04-14T20:28:00Z">
        <w:r>
          <w:rPr/>
          <w:delText>法律</w:delText>
        </w:r>
      </w:del>
      <w:r>
        <w:t>一方面</w:t>
      </w:r>
      <w:ins w:id="1349" w:author="。。。" w:date="2026-04-14T20:28:00Z">
        <w:r>
          <w:rPr/>
          <w:t>法律</w:t>
        </w:r>
      </w:ins>
      <w:r>
        <w:t>应拓展一般性自动化决策拒绝权的适用范围，</w:t>
      </w:r>
      <w:ins w:id="1350" w:author="。。。" w:date="2026-04-14T20:28:00Z">
        <w:r>
          <w:rPr>
            <w:rFonts w:hint="eastAsia"/>
          </w:rPr>
          <w:t>突破“完全自动化决策”的藩篱</w:t>
        </w:r>
      </w:ins>
      <w:del w:id="1351" w:author="。。。" w:date="2026-04-14T20:28:00Z">
        <w:r>
          <w:rPr/>
          <w:delText>使其不再局限于完全自动化的决策</w:delText>
        </w:r>
      </w:del>
      <w:r>
        <w:t>，</w:t>
      </w:r>
      <w:del w:id="1352" w:author="。。。" w:date="2026-04-14T20:29:00Z">
        <w:r>
          <w:rPr/>
          <w:delText>并</w:delText>
        </w:r>
      </w:del>
      <w:r>
        <w:t>丰富</w:t>
      </w:r>
      <w:del w:id="1353" w:author="。。。" w:date="2026-04-14T20:25:00Z">
        <w:r>
          <w:rPr/>
          <w:delText>“</w:delText>
        </w:r>
      </w:del>
      <w:ins w:id="1354" w:author="。。。" w:date="2026-04-14T20:25:00Z">
        <w:r>
          <w:rPr>
            <w:rFonts w:hint="eastAsia"/>
          </w:rPr>
          <w:t>“</w:t>
        </w:r>
      </w:ins>
      <w:r>
        <w:t>影响个人权益</w:t>
      </w:r>
      <w:ins w:id="1355" w:author="。。。" w:date="2026-04-14T20:25:00Z">
        <w:r>
          <w:rPr>
            <w:rFonts w:hint="eastAsia"/>
          </w:rPr>
          <w:t>”</w:t>
        </w:r>
      </w:ins>
      <w:del w:id="1356" w:author="。。。" w:date="2026-04-14T20:25:00Z">
        <w:r>
          <w:rPr/>
          <w:delText>”</w:delText>
        </w:r>
      </w:del>
      <w:r>
        <w:t>的内涵</w:t>
      </w:r>
      <w:ins w:id="1357" w:author="。。。" w:date="2026-04-14T20:29:00Z">
        <w:r>
          <w:rPr>
            <w:rFonts w:hint="eastAsia"/>
          </w:rPr>
          <w:t>，以增强个人信息主体于“环路”之中的话语地位</w:t>
        </w:r>
      </w:ins>
      <w:r>
        <w:t>；另一方面，可通过请求权与形成诉权的双重构造，在扩大权利适用面的同时，将司法引入</w:t>
      </w:r>
      <w:ins w:id="1358" w:author="。。。" w:date="2026-04-14T20:29:00Z">
        <w:r>
          <w:rPr>
            <w:rFonts w:hint="eastAsia"/>
          </w:rPr>
          <w:t>“</w:t>
        </w:r>
      </w:ins>
      <w:r>
        <w:rPr>
          <w:rFonts w:hint="eastAsia"/>
        </w:rPr>
        <w:t>环路</w:t>
      </w:r>
      <w:ins w:id="1359" w:author="。。。" w:date="2026-04-14T20:29:00Z">
        <w:r>
          <w:rPr>
            <w:rFonts w:hint="eastAsia"/>
          </w:rPr>
          <w:t>”</w:t>
        </w:r>
      </w:ins>
      <w:r>
        <w:t>之中</w:t>
      </w:r>
      <w:r>
        <w:rPr>
          <w:rFonts w:hint="eastAsia"/>
        </w:rPr>
        <w:t>。个体</w:t>
      </w:r>
      <w:del w:id="1360" w:author="崔文博1312" w:date="2026-04-18T15:54:00Z">
        <w:r>
          <w:rPr>
            <w:rFonts w:hint="eastAsia"/>
          </w:rPr>
          <w:delText>可以</w:delText>
        </w:r>
      </w:del>
      <w:r>
        <w:rPr>
          <w:rFonts w:hint="eastAsia"/>
        </w:rPr>
        <w:t>借助一般性自动化拒绝权对技术的异化提出挑战</w:t>
      </w:r>
      <w:ins w:id="1361" w:author="崔文博1312" w:date="2026-04-18T15:53:00Z">
        <w:r>
          <w:rPr>
            <w:rFonts w:hint="eastAsia"/>
          </w:rPr>
          <w:t>的同时</w:t>
        </w:r>
      </w:ins>
      <w:r>
        <w:rPr>
          <w:rFonts w:hint="eastAsia"/>
        </w:rPr>
        <w:t>，</w:t>
      </w:r>
      <w:del w:id="1362" w:author="崔文博1312" w:date="2026-04-18T15:53:00Z">
        <w:r>
          <w:rPr>
            <w:rFonts w:hint="eastAsia"/>
          </w:rPr>
          <w:delText>同时</w:delText>
        </w:r>
      </w:del>
      <w:r>
        <w:rPr>
          <w:rFonts w:hint="eastAsia"/>
        </w:rPr>
        <w:t>启动国家机器</w:t>
      </w:r>
      <w:del w:id="1363" w:author="崔文博1312" w:date="2026-04-18T15:54:00Z">
        <w:r>
          <w:rPr>
            <w:rFonts w:hint="eastAsia"/>
          </w:rPr>
          <w:delText>以</w:delText>
        </w:r>
      </w:del>
      <w:r>
        <w:t>作为居中裁判者，既防止个体失语，也防范个体滥权。</w:t>
      </w:r>
      <w:r>
        <w:rPr>
          <w:rFonts w:hint="eastAsia"/>
        </w:rPr>
        <w:t>最后，</w:t>
      </w:r>
      <w:ins w:id="1364" w:author="。。。" w:date="2026-04-14T20:30:00Z">
        <w:r>
          <w:rPr>
            <w:rFonts w:hint="eastAsia"/>
          </w:rPr>
          <w:t>还需要强调的是，</w:t>
        </w:r>
      </w:ins>
      <w:del w:id="1365" w:author="。。。" w:date="2026-04-14T20:44:00Z">
        <w:r>
          <w:rPr/>
          <w:delText>不要</w:delText>
        </w:r>
      </w:del>
      <w:ins w:id="1366" w:author="。。。" w:date="2026-04-14T20:44:00Z">
        <w:r>
          <w:rPr>
            <w:rFonts w:hint="eastAsia"/>
          </w:rPr>
          <w:t>不宜</w:t>
        </w:r>
      </w:ins>
      <w:r>
        <w:rPr>
          <w:rFonts w:hint="eastAsia"/>
        </w:rPr>
        <w:t>对</w:t>
      </w:r>
      <w:r>
        <w:t>一般性自动化决策拒绝权</w:t>
      </w:r>
      <w:r>
        <w:rPr>
          <w:rFonts w:hint="eastAsia"/>
        </w:rPr>
        <w:t>抱有太高期待，它</w:t>
      </w:r>
      <w:r>
        <w:t>所承担的使命，</w:t>
      </w:r>
      <w:r>
        <w:rPr>
          <w:rFonts w:hint="eastAsia"/>
        </w:rPr>
        <w:t>仅仅只是在</w:t>
      </w:r>
      <w:r>
        <w:t>尽可能不妨碍科技进步的前提下，为那些被技术浪潮裹挟的个体保留一丝发声的</w:t>
      </w:r>
      <w:r>
        <w:rPr>
          <w:rFonts w:hint="eastAsia"/>
        </w:rPr>
        <w:t>可能，而绝非</w:t>
      </w:r>
      <w:r>
        <w:t>消解数字时代的歧视与无奈</w:t>
      </w:r>
      <w:r>
        <w:rPr>
          <w:rFonts w:hint="eastAsia"/>
        </w:rPr>
        <w:t>。</w:t>
      </w:r>
    </w:p>
    <w:sectPr>
      <w:footnotePr>
        <w:numFmt w:val="decimalEnclosedCircleChinese"/>
        <w:numRestart w:val="eachPage"/>
      </w:footnotePr>
      <w:pgSz w:w="11906" w:h="16838"/>
      <w:pgMar w:top="1440" w:right="1800" w:bottom="1440" w:left="180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SimHei">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Times New Roman Italic">
    <w:panose1 w:val="020207030605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6">
    <w:p>
      <w:pPr>
        <w:spacing w:line="360" w:lineRule="auto"/>
        <w:ind w:firstLine="480"/>
      </w:pPr>
      <w:r>
        <w:separator/>
      </w:r>
    </w:p>
  </w:footnote>
  <w:footnote w:type="continuationSeparator" w:id="157">
    <w:p>
      <w:pPr>
        <w:spacing w:line="360" w:lineRule="auto"/>
        <w:ind w:firstLine="480"/>
      </w:pPr>
      <w:r>
        <w:continuationSeparator/>
      </w:r>
    </w:p>
  </w:footnote>
  <w:footnote w:id="0">
    <w:p w14:paraId="4E8542B9">
      <w:pPr>
        <w:pStyle w:val="13"/>
        <w:ind w:firstLine="360"/>
      </w:pPr>
      <w:del w:id="0" w:author="崔文博1312 [2]" w:date="2026-04-18T18:14:26Z">
        <w:r>
          <w:rPr>
            <w:rStyle w:val="17"/>
          </w:rPr>
          <w:delText>[</w:delText>
        </w:r>
      </w:del>
      <w:r>
        <w:rPr>
          <w:rStyle w:val="17"/>
        </w:rPr>
        <w:footnoteRef/>
      </w:r>
      <w:del w:id="1" w:author="崔文博1312 [2]" w:date="2026-04-18T18:14:26Z">
        <w:r>
          <w:rPr>
            <w:rStyle w:val="17"/>
          </w:rPr>
          <w:delText>]</w:delText>
        </w:r>
      </w:del>
      <w:r>
        <w:t xml:space="preserve"> </w:t>
      </w:r>
      <w:r>
        <w:rPr>
          <w:rFonts w:hint="eastAsia"/>
        </w:rPr>
        <w:t xml:space="preserve">Tweedekamer, </w:t>
      </w:r>
      <w:r>
        <w:rPr>
          <w:rFonts w:ascii="Times New Roman Italic" w:hAnsi="Times New Roman Italic" w:cs="Times New Roman Italic"/>
          <w:i/>
          <w:iCs/>
        </w:rPr>
        <w:t>Verslag-Parlementaire ondervragingscommissie Kinderopvangtoeslag Ongekend Onrecht</w:t>
      </w:r>
      <w:ins w:id="2" w:author="崔文博1312" w:date="2026-04-18T16:12:00Z">
        <w:r>
          <w:rPr>
            <w:rFonts w:ascii="Times New Roman Italic" w:hAnsi="Times New Roman Italic" w:cs="Times New Roman Italic"/>
            <w:i/>
            <w:iCs/>
          </w:rPr>
          <w:t>,</w:t>
        </w:r>
      </w:ins>
      <w:r>
        <w:rPr>
          <w:rFonts w:hint="eastAsia"/>
        </w:rPr>
        <w:t xml:space="preserve"> </w:t>
      </w:r>
      <w:ins w:id="3" w:author="崔文博1312" w:date="2026-04-18T16:11:00Z">
        <w:r>
          <w:rPr>
            <w:rFonts w:hint="eastAsia"/>
          </w:rPr>
          <w:t>Tweedekamer</w:t>
        </w:r>
      </w:ins>
      <w:ins w:id="4" w:author="崔文博1312" w:date="2026-04-18T16:11:00Z">
        <w:r>
          <w:rPr/>
          <w:t xml:space="preserve"> </w:t>
        </w:r>
      </w:ins>
      <w:r>
        <w:rPr>
          <w:rFonts w:hint="eastAsia"/>
        </w:rPr>
        <w:t>(Dec. 17, 2020), https://www.tweedekamer.nl/sites/default/files/atoms/files/20201217_eindverslag_parlementaire_ondervragingscommissie_kinderopvangtoeslag.pdf.</w:t>
      </w:r>
    </w:p>
  </w:footnote>
  <w:footnote w:id="1">
    <w:p w14:paraId="695D8746">
      <w:pPr>
        <w:pStyle w:val="13"/>
        <w:ind w:firstLine="360"/>
      </w:pPr>
      <w:del w:id="5" w:author="崔文博1312 [2]" w:date="2026-04-18T18:14:26Z">
        <w:r>
          <w:rPr>
            <w:rStyle w:val="17"/>
          </w:rPr>
          <w:delText>[</w:delText>
        </w:r>
      </w:del>
      <w:r>
        <w:rPr>
          <w:rStyle w:val="17"/>
        </w:rPr>
        <w:footnoteRef/>
      </w:r>
      <w:del w:id="6" w:author="崔文博1312 [2]" w:date="2026-04-18T18:14:26Z">
        <w:r>
          <w:rPr>
            <w:rStyle w:val="17"/>
          </w:rPr>
          <w:delText>]</w:delText>
        </w:r>
      </w:del>
      <w:r>
        <w:t xml:space="preserve"> </w:t>
      </w:r>
      <w:r>
        <w:rPr>
          <w:rFonts w:hint="eastAsia"/>
        </w:rPr>
        <w:t xml:space="preserve">Bas Batelaan, </w:t>
      </w:r>
      <w:r>
        <w:rPr>
          <w:rFonts w:ascii="Times New Roman Italic" w:hAnsi="Times New Roman Italic" w:cs="Times New Roman Italic"/>
          <w:i/>
          <w:iCs/>
        </w:rPr>
        <w:t>UPDATE DUTCH POLITICS: Cabinet Rutte Resigns Following Childcare Benefit Scandal</w:t>
      </w:r>
      <w:r>
        <w:rPr>
          <w:rFonts w:hint="eastAsia"/>
        </w:rPr>
        <w:t>, Public Matters (Jan. 15, 2021), https://publicmatters.nl/en/actueel/update-dutch-politics-cabinet-rutte-resigns-following-childcare-benefit-scandal/.</w:t>
      </w:r>
    </w:p>
  </w:footnote>
  <w:footnote w:id="2">
    <w:p w14:paraId="441B80FD">
      <w:pPr>
        <w:pStyle w:val="13"/>
        <w:ind w:firstLine="360"/>
        <w:rPr>
          <w:rFonts w:eastAsia="宋体"/>
        </w:rPr>
      </w:pPr>
      <w:ins w:id="7" w:author="。。。" w:date="2026-04-14T20:47:00Z">
        <w:r>
          <w:rPr>
            <w:rStyle w:val="17"/>
          </w:rPr>
          <w:footnoteRef/>
        </w:r>
      </w:ins>
      <w:ins w:id="8" w:author="。。。" w:date="2026-04-14T20:47:00Z">
        <w:r>
          <w:rPr/>
          <w:t xml:space="preserve"> </w:t>
        </w:r>
      </w:ins>
      <w:ins w:id="9" w:author="。。。" w:date="2026-04-14T20:47:00Z">
        <w:r>
          <w:rPr>
            <w:rFonts w:hint="eastAsia"/>
          </w:rPr>
          <w:t>除一般性自动化拒绝权外，我国还在《个人信息保护法》第24条第2款中规定了特殊的</w:t>
        </w:r>
      </w:ins>
      <w:ins w:id="10" w:author="。。。" w:date="2026-04-14T20:49:00Z">
        <w:r>
          <w:rPr>
            <w:rFonts w:hint="eastAsia"/>
          </w:rPr>
          <w:t>信息推送、商业营销自动化决策拒绝权。</w:t>
        </w:r>
      </w:ins>
    </w:p>
  </w:footnote>
  <w:footnote w:id="3">
    <w:p w14:paraId="6E304DB6">
      <w:pPr>
        <w:pStyle w:val="13"/>
        <w:ind w:firstLine="360"/>
      </w:pPr>
      <w:del w:id="11" w:author="崔文博1312 [2]" w:date="2026-04-18T18:14:26Z">
        <w:r>
          <w:rPr>
            <w:rStyle w:val="17"/>
          </w:rPr>
          <w:delText>[</w:delText>
        </w:r>
      </w:del>
      <w:r>
        <w:rPr>
          <w:rStyle w:val="17"/>
        </w:rPr>
        <w:footnoteRef/>
      </w:r>
      <w:del w:id="12" w:author="崔文博1312 [2]" w:date="2026-04-18T18:14:26Z">
        <w:r>
          <w:rPr>
            <w:rStyle w:val="17"/>
          </w:rPr>
          <w:delText>]</w:delText>
        </w:r>
      </w:del>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xml:space="preserve">, </w:t>
      </w:r>
      <w:del w:id="13" w:author="崔文博1312" w:date="2026-04-18T13:21:00Z">
        <w:r>
          <w:rPr/>
          <w:delText xml:space="preserve">7 </w:delText>
        </w:r>
      </w:del>
      <w:r>
        <w:t>International Data Privacy Law</w:t>
      </w:r>
      <w:del w:id="14" w:author="崔文博1312" w:date="2026-04-18T13:23:00Z">
        <w:r>
          <w:rPr/>
          <w:delText xml:space="preserve"> </w:delText>
        </w:r>
      </w:del>
      <w:del w:id="15" w:author="崔文博1312" w:date="2026-04-18T13:22:00Z">
        <w:r>
          <w:rPr/>
          <w:delText>76</w:delText>
        </w:r>
      </w:del>
      <w:r>
        <w:t xml:space="preserve">, </w:t>
      </w:r>
      <w:ins w:id="16" w:author="崔文博1312" w:date="2026-04-18T13:23:00Z">
        <w:r>
          <w:rPr>
            <w:rFonts w:hint="eastAsia"/>
          </w:rPr>
          <w:t xml:space="preserve">Vol. 7:2, p. </w:t>
        </w:r>
      </w:ins>
      <w:r>
        <w:t>76</w:t>
      </w:r>
      <w:del w:id="17" w:author="崔文博1312" w:date="2026-04-18T16:38:00Z">
        <w:r>
          <w:rPr/>
          <w:delText>–</w:delText>
        </w:r>
      </w:del>
      <w:ins w:id="18" w:author="崔文博1312" w:date="2026-04-18T16:38:00Z">
        <w:r>
          <w:rPr/>
          <w:t>-</w:t>
        </w:r>
      </w:ins>
      <w:r>
        <w:t>99 (2017)</w:t>
      </w:r>
      <w:del w:id="19" w:author="崔文博1312" w:date="2026-04-18T13:26:00Z">
        <w:r>
          <w:rPr/>
          <w:delText>.</w:delText>
        </w:r>
      </w:del>
      <w:ins w:id="20" w:author="崔文博1312" w:date="2026-04-18T13:26:00Z">
        <w:r>
          <w:rPr/>
          <w:t>;</w:t>
        </w:r>
      </w:ins>
      <w:r>
        <w:rPr>
          <w:rFonts w:hint="eastAsia"/>
        </w:rPr>
        <w:t xml:space="preserve"> </w:t>
      </w:r>
      <w:r>
        <w:t xml:space="preserve">Maja Brkan, </w:t>
      </w:r>
      <w:r>
        <w:rPr>
          <w:rFonts w:ascii="Times New Roman Italic" w:hAnsi="Times New Roman Italic" w:cs="Times New Roman Italic"/>
          <w:i/>
          <w:iCs/>
        </w:rPr>
        <w:t>Do Algorithms Rule the World? Algorithmic Decision-making and Data Protection in the Framework of the GDPR and Beyond</w:t>
      </w:r>
      <w:r>
        <w:t>,</w:t>
      </w:r>
      <w:del w:id="21" w:author="崔文博1312" w:date="2026-04-18T13:28:00Z">
        <w:r>
          <w:rPr/>
          <w:delText xml:space="preserve"> 27</w:delText>
        </w:r>
      </w:del>
      <w:r>
        <w:t xml:space="preserve"> International Journal of Law and Information Technology</w:t>
      </w:r>
      <w:del w:id="22" w:author="崔文博1312" w:date="2026-04-18T13:27:00Z">
        <w:r>
          <w:rPr/>
          <w:delText xml:space="preserve"> 91</w:delText>
        </w:r>
      </w:del>
      <w:r>
        <w:t>,</w:t>
      </w:r>
      <w:ins w:id="23" w:author="崔文博1312" w:date="2026-04-18T13:27:00Z">
        <w:r>
          <w:rPr/>
          <w:t xml:space="preserve"> </w:t>
        </w:r>
      </w:ins>
      <w:ins w:id="24" w:author="崔文博1312" w:date="2026-04-18T13:27:00Z">
        <w:r>
          <w:rPr>
            <w:rFonts w:hint="eastAsia"/>
          </w:rPr>
          <w:t xml:space="preserve">Vol. </w:t>
        </w:r>
      </w:ins>
      <w:ins w:id="25" w:author="崔文博1312" w:date="2026-04-18T13:27:00Z">
        <w:r>
          <w:rPr/>
          <w:t>2</w:t>
        </w:r>
      </w:ins>
      <w:ins w:id="26" w:author="崔文博1312" w:date="2026-04-18T13:27:00Z">
        <w:r>
          <w:rPr>
            <w:rFonts w:hint="eastAsia"/>
          </w:rPr>
          <w:t>7:2</w:t>
        </w:r>
      </w:ins>
      <w:ins w:id="27" w:author="崔文博1312" w:date="2026-04-18T13:27:00Z">
        <w:r>
          <w:rPr/>
          <w:t>,</w:t>
        </w:r>
      </w:ins>
      <w:r>
        <w:t xml:space="preserve"> </w:t>
      </w:r>
      <w:ins w:id="28" w:author="崔文博1312" w:date="2026-04-18T13:28:00Z">
        <w:r>
          <w:rPr>
            <w:rFonts w:hint="eastAsia"/>
          </w:rPr>
          <w:t xml:space="preserve">p. </w:t>
        </w:r>
      </w:ins>
      <w:r>
        <w:t>108</w:t>
      </w:r>
      <w:del w:id="29" w:author="崔文博1312" w:date="2026-04-18T16:38:00Z">
        <w:r>
          <w:rPr/>
          <w:delText>–</w:delText>
        </w:r>
      </w:del>
      <w:ins w:id="30" w:author="崔文博1312" w:date="2026-04-18T16:38:00Z">
        <w:r>
          <w:rPr/>
          <w:t>-</w:t>
        </w:r>
      </w:ins>
      <w:r>
        <w:t>109 (2019).</w:t>
      </w:r>
    </w:p>
  </w:footnote>
  <w:footnote w:id="4">
    <w:p w14:paraId="4E223D39">
      <w:pPr>
        <w:pStyle w:val="13"/>
        <w:ind w:firstLine="360"/>
      </w:pPr>
      <w:del w:id="31" w:author="崔文博1312 [2]" w:date="2026-04-18T18:14:26Z">
        <w:r>
          <w:rPr>
            <w:rStyle w:val="17"/>
          </w:rPr>
          <w:delText>[</w:delText>
        </w:r>
      </w:del>
      <w:r>
        <w:rPr>
          <w:rStyle w:val="17"/>
        </w:rPr>
        <w:footnoteRef/>
      </w:r>
      <w:del w:id="32" w:author="崔文博1312 [2]" w:date="2026-04-18T18:14:26Z">
        <w:r>
          <w:rPr>
            <w:rStyle w:val="17"/>
          </w:rPr>
          <w:delText>]</w:delText>
        </w:r>
      </w:del>
      <w:r>
        <w:t xml:space="preserve"> </w:t>
      </w:r>
      <w:r>
        <w:rPr>
          <w:rFonts w:hint="eastAsia"/>
        </w:rPr>
        <w:t xml:space="preserve">Meg L Jones, </w:t>
      </w:r>
      <w:r>
        <w:rPr>
          <w:rFonts w:ascii="Times New Roman Italic" w:hAnsi="Times New Roman Italic" w:cs="Times New Roman Italic"/>
          <w:i/>
          <w:iCs/>
        </w:rPr>
        <w:t>The Right to a Human in the Loop: Political Constructions of Computer Automation and Personhood,</w:t>
      </w:r>
      <w:r>
        <w:rPr>
          <w:rFonts w:hint="eastAsia"/>
        </w:rPr>
        <w:t xml:space="preserve"> </w:t>
      </w:r>
      <w:del w:id="33" w:author="崔文博1312" w:date="2026-04-18T13:29:00Z">
        <w:r>
          <w:rPr>
            <w:rFonts w:hint="eastAsia"/>
          </w:rPr>
          <w:delText xml:space="preserve">47 </w:delText>
        </w:r>
      </w:del>
      <w:r>
        <w:rPr>
          <w:rFonts w:hint="eastAsia"/>
        </w:rPr>
        <w:t>Social Studies of Science</w:t>
      </w:r>
      <w:del w:id="34" w:author="崔文博1312" w:date="2026-04-18T13:29:00Z">
        <w:r>
          <w:rPr>
            <w:rFonts w:hint="eastAsia"/>
          </w:rPr>
          <w:delText xml:space="preserve"> 216</w:delText>
        </w:r>
      </w:del>
      <w:r>
        <w:rPr>
          <w:rFonts w:hint="eastAsia"/>
        </w:rPr>
        <w:t>,</w:t>
      </w:r>
      <w:ins w:id="35" w:author="崔文博1312" w:date="2026-04-18T13:29:00Z">
        <w:r>
          <w:rPr>
            <w:rFonts w:hint="eastAsia"/>
          </w:rPr>
          <w:t xml:space="preserve"> Vol.</w:t>
        </w:r>
      </w:ins>
      <w:ins w:id="36" w:author="崔文博1312" w:date="2026-04-18T13:29:00Z">
        <w:r>
          <w:rPr/>
          <w:t xml:space="preserve"> </w:t>
        </w:r>
      </w:ins>
      <w:ins w:id="37" w:author="崔文博1312" w:date="2026-04-18T13:29:00Z">
        <w:r>
          <w:rPr>
            <w:rFonts w:hint="eastAsia"/>
          </w:rPr>
          <w:t>47</w:t>
        </w:r>
      </w:ins>
      <w:ins w:id="38" w:author="崔文博1312" w:date="2026-04-18T13:29:00Z">
        <w:r>
          <w:rPr/>
          <w:t>:</w:t>
        </w:r>
      </w:ins>
      <w:ins w:id="39" w:author="崔文博1312" w:date="2026-04-18T13:29:00Z">
        <w:r>
          <w:rPr>
            <w:rFonts w:hint="eastAsia"/>
          </w:rPr>
          <w:t>2</w:t>
        </w:r>
      </w:ins>
      <w:ins w:id="40" w:author="崔文博1312" w:date="2026-04-18T13:29:00Z">
        <w:r>
          <w:rPr/>
          <w:t>,</w:t>
        </w:r>
      </w:ins>
      <w:ins w:id="41" w:author="崔文博1312" w:date="2026-04-18T13:29:00Z">
        <w:r>
          <w:rPr>
            <w:rFonts w:hint="eastAsia"/>
          </w:rPr>
          <w:t xml:space="preserve"> p.</w:t>
        </w:r>
      </w:ins>
      <w:r>
        <w:rPr>
          <w:rFonts w:hint="eastAsia"/>
        </w:rPr>
        <w:t xml:space="preserve"> 225 (2017)</w:t>
      </w:r>
      <w:del w:id="42" w:author="崔文博1312" w:date="2026-04-18T13:32:00Z">
        <w:r>
          <w:rPr/>
          <w:delText>,</w:delText>
        </w:r>
      </w:del>
      <w:ins w:id="43" w:author="崔文博1312" w:date="2026-04-18T13:32:00Z">
        <w:r>
          <w:rPr/>
          <w:t>;</w:t>
        </w:r>
      </w:ins>
      <w:r>
        <w:t xml:space="preserve"> </w:t>
      </w:r>
      <w:r>
        <w:rPr>
          <w:rFonts w:hint="eastAsia"/>
        </w:rPr>
        <w:t>Guillermo Lazcoz</w:t>
      </w:r>
      <w:r>
        <w:t xml:space="preserve"> </w:t>
      </w:r>
      <w:r>
        <w:rPr>
          <w:rFonts w:hint="eastAsia"/>
        </w:rPr>
        <w:t>&amp;</w:t>
      </w:r>
      <w:r>
        <w:t xml:space="preserve"> </w:t>
      </w:r>
      <w:r>
        <w:rPr>
          <w:rFonts w:hint="eastAsia"/>
        </w:rPr>
        <w:t>Paul de Hert,</w:t>
      </w:r>
      <w:r>
        <w:rPr>
          <w:rFonts w:ascii="Times New Roman Italic" w:hAnsi="Times New Roman Italic" w:cs="Times New Roman Italic"/>
          <w:i/>
          <w:iCs/>
        </w:rPr>
        <w:t xml:space="preserve"> Humans in the GDPR and AIA Governance of Automated and Algorithmic Systems. Essential Pre-requisites Against Abdicating Responsibilities</w:t>
      </w:r>
      <w:r>
        <w:rPr>
          <w:rFonts w:hint="eastAsia"/>
        </w:rPr>
        <w:t>,</w:t>
      </w:r>
      <w:r>
        <w:t xml:space="preserve"> </w:t>
      </w:r>
      <w:del w:id="44" w:author="崔文博1312" w:date="2026-04-18T13:32:00Z">
        <w:r>
          <w:rPr>
            <w:rFonts w:hint="eastAsia"/>
          </w:rPr>
          <w:delText>50</w:delText>
        </w:r>
      </w:del>
      <w:del w:id="45" w:author="崔文博1312" w:date="2026-04-18T13:32:00Z">
        <w:r>
          <w:rPr/>
          <w:delText xml:space="preserve"> </w:delText>
        </w:r>
      </w:del>
      <w:r>
        <w:rPr>
          <w:rFonts w:hint="eastAsia"/>
        </w:rPr>
        <w:t>Computer Law &amp; Security Review</w:t>
      </w:r>
      <w:del w:id="46" w:author="崔文博1312" w:date="2026-04-18T13:32:00Z">
        <w:r>
          <w:rPr/>
          <w:delText xml:space="preserve"> 20</w:delText>
        </w:r>
      </w:del>
      <w:r>
        <w:rPr>
          <w:rFonts w:hint="eastAsia"/>
        </w:rPr>
        <w:t>,</w:t>
      </w:r>
      <w:ins w:id="47" w:author="崔文博1312" w:date="2026-04-18T13:32:00Z">
        <w:r>
          <w:rPr>
            <w:rFonts w:hint="eastAsia"/>
          </w:rPr>
          <w:t xml:space="preserve"> Vol.</w:t>
        </w:r>
      </w:ins>
      <w:ins w:id="48" w:author="崔文博1312" w:date="2026-04-18T13:32:00Z">
        <w:r>
          <w:rPr/>
          <w:t xml:space="preserve"> 8:3</w:t>
        </w:r>
      </w:ins>
      <w:ins w:id="49" w:author="崔文博1312" w:date="2026-04-18T13:32:00Z">
        <w:r>
          <w:rPr>
            <w:rFonts w:hint="eastAsia"/>
          </w:rPr>
          <w:t>2</w:t>
        </w:r>
      </w:ins>
      <w:ins w:id="50" w:author="崔文博1312" w:date="2026-04-18T13:32:00Z">
        <w:r>
          <w:rPr/>
          <w:t>,</w:t>
        </w:r>
      </w:ins>
      <w:ins w:id="51" w:author="崔文博1312" w:date="2026-04-18T13:32:00Z">
        <w:r>
          <w:rPr>
            <w:rFonts w:hint="eastAsia"/>
          </w:rPr>
          <w:t xml:space="preserve"> p.</w:t>
        </w:r>
      </w:ins>
      <w:r>
        <w:t xml:space="preserve"> </w:t>
      </w:r>
      <w:r>
        <w:rPr>
          <w:rFonts w:hint="eastAsia"/>
        </w:rPr>
        <w:t>1</w:t>
      </w:r>
      <w:del w:id="52" w:author="崔文博1312" w:date="2026-04-18T16:39:00Z">
        <w:r>
          <w:rPr/>
          <w:delText>-</w:delText>
        </w:r>
      </w:del>
      <w:ins w:id="53" w:author="崔文博1312" w:date="2026-04-18T16:39:00Z">
        <w:r>
          <w:rPr/>
          <w:t>-</w:t>
        </w:r>
      </w:ins>
      <w:r>
        <w:rPr>
          <w:rFonts w:hint="eastAsia"/>
        </w:rPr>
        <w:t>20</w:t>
      </w:r>
      <w:r>
        <w:t xml:space="preserve"> (</w:t>
      </w:r>
      <w:r>
        <w:rPr>
          <w:rFonts w:hint="eastAsia"/>
        </w:rPr>
        <w:t>2023</w:t>
      </w:r>
      <w:r>
        <w:t>).</w:t>
      </w:r>
    </w:p>
  </w:footnote>
  <w:footnote w:id="5">
    <w:p w14:paraId="12938229">
      <w:pPr>
        <w:pStyle w:val="13"/>
        <w:ind w:firstLine="360"/>
      </w:pPr>
      <w:del w:id="54" w:author="崔文博1312 [2]" w:date="2026-04-18T18:14:26Z">
        <w:r>
          <w:rPr>
            <w:rStyle w:val="17"/>
          </w:rPr>
          <w:delText>[</w:delText>
        </w:r>
      </w:del>
      <w:r>
        <w:rPr>
          <w:rStyle w:val="17"/>
        </w:rPr>
        <w:footnoteRef/>
      </w:r>
      <w:del w:id="55" w:author="崔文博1312 [2]" w:date="2026-04-18T18:14:26Z">
        <w:r>
          <w:rPr>
            <w:rStyle w:val="17"/>
          </w:rPr>
          <w:delText>]</w:delText>
        </w:r>
      </w:del>
      <w:r>
        <w:t xml:space="preserve"> </w:t>
      </w:r>
      <w:del w:id="56" w:author="。。。" w:date="2026-04-14T21:15:00Z">
        <w:r>
          <w:rPr>
            <w:rFonts w:hint="eastAsia"/>
          </w:rPr>
          <w:delText>参见</w:delText>
        </w:r>
      </w:del>
      <w:r>
        <w:rPr>
          <w:rFonts w:hint="eastAsia"/>
        </w:rPr>
        <w:t>王苑：《完全自动化决策拒绝权之正当性及其实现路径——以〈个人信息保护法〉第24条第3款为中心》，载《法学家》2022年第5期</w:t>
      </w:r>
      <w:del w:id="57" w:author="。。。" w:date="2026-04-14T21:15:00Z">
        <w:r>
          <w:rPr>
            <w:rFonts w:hint="eastAsia"/>
          </w:rPr>
          <w:delText>，第72页</w:delText>
        </w:r>
      </w:del>
      <w:r>
        <w:rPr>
          <w:rFonts w:hint="eastAsia"/>
        </w:rPr>
        <w:t>；孙跃元、许建峰：《商业算法自动化决策的私权构建与实现》，载《中州学刊》2024第2期</w:t>
      </w:r>
      <w:del w:id="58" w:author="。。。" w:date="2026-04-14T21:15:00Z">
        <w:r>
          <w:rPr>
            <w:rFonts w:hint="eastAsia"/>
          </w:rPr>
          <w:delText>，第75页</w:delText>
        </w:r>
      </w:del>
      <w:r>
        <w:rPr>
          <w:rFonts w:hint="eastAsia"/>
        </w:rPr>
        <w:t>；李晓辉：《自动化决策拒绝权的属性、功能与限度》，载《法学》2024年第7期</w:t>
      </w:r>
      <w:del w:id="59" w:author="。。。" w:date="2026-04-14T21:15:00Z">
        <w:r>
          <w:rPr>
            <w:rFonts w:hint="eastAsia"/>
          </w:rPr>
          <w:delText>，第23页</w:delText>
        </w:r>
      </w:del>
      <w:r>
        <w:rPr>
          <w:rFonts w:hint="eastAsia"/>
        </w:rPr>
        <w:t>。</w:t>
      </w:r>
    </w:p>
  </w:footnote>
  <w:footnote w:id="6">
    <w:p w14:paraId="3FF51930">
      <w:pPr>
        <w:pStyle w:val="13"/>
        <w:ind w:firstLine="360"/>
      </w:pPr>
      <w:del w:id="60" w:author="崔文博1312 [2]" w:date="2026-04-18T18:14:26Z">
        <w:r>
          <w:rPr>
            <w:rStyle w:val="17"/>
          </w:rPr>
          <w:delText>[</w:delText>
        </w:r>
      </w:del>
      <w:r>
        <w:rPr>
          <w:rStyle w:val="17"/>
        </w:rPr>
        <w:footnoteRef/>
      </w:r>
      <w:del w:id="61" w:author="崔文博1312 [2]" w:date="2026-04-18T18:14:26Z">
        <w:r>
          <w:rPr>
            <w:rStyle w:val="17"/>
          </w:rPr>
          <w:delText>]</w:delText>
        </w:r>
      </w:del>
      <w:r>
        <w:rPr>
          <w:rFonts w:hint="eastAsia"/>
        </w:rPr>
        <w:t xml:space="preserve"> </w:t>
      </w:r>
      <w:del w:id="62" w:author="。。。" w:date="2026-04-14T21:15:00Z">
        <w:r>
          <w:rPr>
            <w:rFonts w:hint="eastAsia"/>
          </w:rPr>
          <w:delText>参见</w:delText>
        </w:r>
      </w:del>
      <w:r>
        <w:rPr>
          <w:rFonts w:hint="eastAsia"/>
        </w:rPr>
        <w:t>崔靖梓：《自动化决策拒绝权的整体主义实现》，载《华中科技大学学报（社会科学版）》2024年第2期</w:t>
      </w:r>
      <w:del w:id="63" w:author="。。。" w:date="2026-04-14T21:15:00Z">
        <w:r>
          <w:rPr>
            <w:rFonts w:hint="eastAsia"/>
          </w:rPr>
          <w:delText>，第101页</w:delText>
        </w:r>
      </w:del>
      <w:r>
        <w:rPr>
          <w:rFonts w:hint="eastAsia"/>
        </w:rPr>
        <w:t>。</w:t>
      </w:r>
    </w:p>
  </w:footnote>
  <w:footnote w:id="7">
    <w:p w14:paraId="38D42C6A">
      <w:pPr>
        <w:pStyle w:val="13"/>
        <w:ind w:firstLine="360"/>
      </w:pPr>
      <w:del w:id="64" w:author="崔文博1312 [2]" w:date="2026-04-18T18:14:26Z">
        <w:r>
          <w:rPr>
            <w:rStyle w:val="17"/>
          </w:rPr>
          <w:delText>[</w:delText>
        </w:r>
      </w:del>
      <w:r>
        <w:rPr>
          <w:rStyle w:val="17"/>
        </w:rPr>
        <w:footnoteRef/>
      </w:r>
      <w:del w:id="65" w:author="崔文博1312 [2]" w:date="2026-04-18T18:14:26Z">
        <w:r>
          <w:rPr>
            <w:rStyle w:val="17"/>
          </w:rPr>
          <w:delText>]</w:delText>
        </w:r>
      </w:del>
      <w:r>
        <w:t xml:space="preserve"> </w:t>
      </w:r>
      <w:del w:id="66" w:author="。。。" w:date="2026-04-14T21:15:00Z">
        <w:r>
          <w:rPr>
            <w:rFonts w:hint="eastAsia"/>
          </w:rPr>
          <w:delText>参见</w:delText>
        </w:r>
      </w:del>
      <w:r>
        <w:rPr>
          <w:rFonts w:hint="eastAsia"/>
        </w:rPr>
        <w:t>伊卫风：《算法自动决策中的人为歧视及规制》，载《南大法学》2021年第３期</w:t>
      </w:r>
      <w:del w:id="67" w:author="。。。" w:date="2026-04-14T21:15:00Z">
        <w:r>
          <w:rPr>
            <w:rFonts w:hint="eastAsia"/>
          </w:rPr>
          <w:delText>，第91页</w:delText>
        </w:r>
      </w:del>
      <w:r>
        <w:rPr>
          <w:rFonts w:hint="eastAsia"/>
        </w:rPr>
        <w:t>。</w:t>
      </w:r>
    </w:p>
  </w:footnote>
  <w:footnote w:id="8">
    <w:p w14:paraId="3EB8C084">
      <w:pPr>
        <w:pStyle w:val="13"/>
        <w:ind w:firstLine="360"/>
      </w:pPr>
      <w:del w:id="68" w:author="崔文博1312 [2]" w:date="2026-04-18T18:14:26Z">
        <w:r>
          <w:rPr>
            <w:rStyle w:val="17"/>
          </w:rPr>
          <w:delText>[</w:delText>
        </w:r>
      </w:del>
      <w:r>
        <w:rPr>
          <w:rStyle w:val="17"/>
        </w:rPr>
        <w:footnoteRef/>
      </w:r>
      <w:del w:id="69" w:author="崔文博1312 [2]" w:date="2026-04-18T18:14:26Z">
        <w:r>
          <w:rPr>
            <w:rStyle w:val="17"/>
          </w:rPr>
          <w:delText>]</w:delText>
        </w:r>
      </w:del>
      <w:r>
        <w:t xml:space="preserve"> STATE of Wisconsin, Plaintiff-Respondent, </w:t>
      </w:r>
      <w:r>
        <w:rPr>
          <w:rFonts w:ascii="Times New Roman Italic" w:hAnsi="Times New Roman Italic" w:cs="Times New Roman Italic"/>
          <w:i/>
          <w:iCs/>
        </w:rPr>
        <w:t xml:space="preserve">v. </w:t>
      </w:r>
      <w:r>
        <w:t>Eric L. LOOMIS, 881 N.W.2d 749</w:t>
      </w:r>
      <w:ins w:id="70" w:author="崔文博1312" w:date="2026-04-18T16:17:00Z">
        <w:r>
          <w:rPr/>
          <w:t xml:space="preserve"> </w:t>
        </w:r>
      </w:ins>
      <w:del w:id="71" w:author="崔文博1312" w:date="2026-04-18T16:17:00Z">
        <w:r>
          <w:rPr>
            <w:rFonts w:hint="eastAsia"/>
          </w:rPr>
          <w:delText>（</w:delText>
        </w:r>
      </w:del>
      <w:ins w:id="72" w:author="崔文博1312" w:date="2026-04-18T16:17:00Z">
        <w:r>
          <w:rPr/>
          <w:t>(</w:t>
        </w:r>
      </w:ins>
      <w:r>
        <w:t>2016</w:t>
      </w:r>
      <w:ins w:id="73" w:author="崔文博1312" w:date="2026-04-18T16:17:00Z">
        <w:r>
          <w:rPr/>
          <w:t>)</w:t>
        </w:r>
      </w:ins>
      <w:del w:id="74" w:author="崔文博1312" w:date="2026-04-18T16:17:00Z">
        <w:r>
          <w:rPr>
            <w:rFonts w:hint="eastAsia"/>
          </w:rPr>
          <w:delText>）</w:delText>
        </w:r>
      </w:del>
      <w:r>
        <w:t>.</w:t>
      </w:r>
    </w:p>
  </w:footnote>
  <w:footnote w:id="9">
    <w:p w14:paraId="50BE51E8">
      <w:pPr>
        <w:pStyle w:val="13"/>
        <w:ind w:firstLine="360"/>
      </w:pPr>
      <w:del w:id="75" w:author="崔文博1312 [2]" w:date="2026-04-18T18:14:26Z">
        <w:r>
          <w:rPr>
            <w:rStyle w:val="17"/>
          </w:rPr>
          <w:delText>[</w:delText>
        </w:r>
      </w:del>
      <w:r>
        <w:rPr>
          <w:rStyle w:val="17"/>
        </w:rPr>
        <w:footnoteRef/>
      </w:r>
      <w:del w:id="76" w:author="崔文博1312 [2]" w:date="2026-04-18T18:14:26Z">
        <w:r>
          <w:rPr>
            <w:rStyle w:val="17"/>
          </w:rPr>
          <w:delText>]</w:delText>
        </w:r>
      </w:del>
      <w:r>
        <w:t xml:space="preserve"> </w:t>
      </w:r>
      <w:del w:id="77" w:author="崔文博1312" w:date="2026-04-18T16:05:00Z">
        <w:r>
          <w:rPr/>
          <w:delText>Executive Office of the President</w:delText>
        </w:r>
      </w:del>
      <w:r>
        <w:t>,</w:t>
      </w:r>
      <w:del w:id="78" w:author="崔文博1312" w:date="2026-04-18T16:06:00Z">
        <w:r>
          <w:rPr/>
          <w:delText xml:space="preserve"> </w:delText>
        </w:r>
      </w:del>
      <w:r>
        <w:rPr>
          <w:rFonts w:ascii="Times New Roman Italic" w:hAnsi="Times New Roman Italic" w:cs="Times New Roman Italic"/>
          <w:i/>
          <w:iCs/>
        </w:rPr>
        <w:t>Big Data: A Report on Algorithmic Systems, Opportunity, and Civil Rights</w:t>
      </w:r>
      <w:r>
        <w:t>,</w:t>
      </w:r>
      <w:ins w:id="79" w:author="崔文博1312" w:date="2026-04-18T16:06:00Z">
        <w:r>
          <w:rPr>
            <w:highlight w:val="none"/>
            <w:rPrChange w:id="80" w:author="崔文博1312" w:date="2026-04-18T16:07:00Z">
              <w:rPr>
                <w:highlight w:val="yellow"/>
              </w:rPr>
            </w:rPrChange>
          </w:rPr>
          <w:t xml:space="preserve"> </w:t>
        </w:r>
      </w:ins>
      <w:ins w:id="81" w:author="崔文博1312" w:date="2026-04-18T16:05:00Z">
        <w:r>
          <w:rPr>
            <w:highlight w:val="none"/>
            <w:rPrChange w:id="82" w:author="崔文博1312" w:date="2026-04-18T16:07:00Z">
              <w:rPr>
                <w:highlight w:val="yellow"/>
              </w:rPr>
            </w:rPrChange>
          </w:rPr>
          <w:t>Executive Office of the President</w:t>
        </w:r>
      </w:ins>
      <w:r>
        <w:t xml:space="preserve"> </w:t>
      </w:r>
      <w:ins w:id="83" w:author="崔文博1312" w:date="2026-04-18T16:06:00Z">
        <w:r>
          <w:rPr>
            <w:highlight w:val="none"/>
            <w:rPrChange w:id="84" w:author="崔文博1312" w:date="2026-04-18T16:07:00Z">
              <w:rPr>
                <w:highlight w:val="yellow"/>
              </w:rPr>
            </w:rPrChange>
          </w:rPr>
          <w:t xml:space="preserve">Press, 2016, </w:t>
        </w:r>
      </w:ins>
      <w:r>
        <w:t>p</w:t>
      </w:r>
      <w:ins w:id="85" w:author="崔文博1312" w:date="2026-04-18T13:33:00Z">
        <w:r>
          <w:rPr/>
          <w:t xml:space="preserve">. </w:t>
        </w:r>
      </w:ins>
      <w:r>
        <w:t>16-18</w:t>
      </w:r>
      <w:del w:id="86" w:author="崔文博1312" w:date="2026-04-18T16:06:00Z">
        <w:r>
          <w:rPr/>
          <w:delText>, 2016</w:delText>
        </w:r>
      </w:del>
      <w:r>
        <w:t>.</w:t>
      </w:r>
    </w:p>
  </w:footnote>
  <w:footnote w:id="10">
    <w:p w14:paraId="305915D6">
      <w:pPr>
        <w:pStyle w:val="13"/>
        <w:ind w:firstLine="360"/>
      </w:pPr>
      <w:del w:id="87" w:author="崔文博1312 [2]" w:date="2026-04-18T18:14:26Z">
        <w:r>
          <w:rPr>
            <w:rStyle w:val="17"/>
          </w:rPr>
          <w:delText>[</w:delText>
        </w:r>
      </w:del>
      <w:r>
        <w:rPr>
          <w:rStyle w:val="17"/>
        </w:rPr>
        <w:footnoteRef/>
      </w:r>
      <w:del w:id="88" w:author="崔文博1312 [2]" w:date="2026-04-18T18:14:26Z">
        <w:r>
          <w:rPr>
            <w:rStyle w:val="17"/>
          </w:rPr>
          <w:delText>]</w:delText>
        </w:r>
      </w:del>
      <w:r>
        <w:t xml:space="preserve"> </w:t>
      </w:r>
      <w:r>
        <w:rPr>
          <w:rFonts w:hint="eastAsia"/>
        </w:rPr>
        <w:t xml:space="preserve">Ari Ezra Waldman, </w:t>
      </w:r>
      <w:r>
        <w:rPr>
          <w:rFonts w:hint="eastAsia"/>
          <w:i/>
          <w:iCs/>
        </w:rPr>
        <w:t xml:space="preserve">Power, </w:t>
      </w:r>
      <w:r>
        <w:rPr>
          <w:rFonts w:ascii="Times New Roman Italic" w:hAnsi="Times New Roman Italic" w:cs="Times New Roman Italic"/>
          <w:i/>
          <w:iCs/>
        </w:rPr>
        <w:t>Process, and Automated Decision-Making</w:t>
      </w:r>
      <w:r>
        <w:rPr>
          <w:rFonts w:hint="eastAsia"/>
        </w:rPr>
        <w:t>,</w:t>
      </w:r>
      <w:del w:id="89" w:author="崔文博1312" w:date="2026-04-18T13:33:00Z">
        <w:r>
          <w:rPr>
            <w:rFonts w:hint="eastAsia"/>
          </w:rPr>
          <w:delText xml:space="preserve"> 88</w:delText>
        </w:r>
      </w:del>
      <w:r>
        <w:rPr>
          <w:rFonts w:hint="eastAsia"/>
        </w:rPr>
        <w:t xml:space="preserve"> Fordham Law Review</w:t>
      </w:r>
      <w:del w:id="90" w:author="崔文博1312" w:date="2026-04-18T13:33:00Z">
        <w:r>
          <w:rPr>
            <w:rFonts w:hint="eastAsia"/>
          </w:rPr>
          <w:delText xml:space="preserve"> 613</w:delText>
        </w:r>
      </w:del>
      <w:r>
        <w:rPr>
          <w:rFonts w:hint="eastAsia"/>
        </w:rPr>
        <w:t>,</w:t>
      </w:r>
      <w:ins w:id="91" w:author="崔文博1312" w:date="2026-04-18T13:33:00Z">
        <w:r>
          <w:rPr>
            <w:rFonts w:hint="eastAsia"/>
          </w:rPr>
          <w:t xml:space="preserve"> Vol.</w:t>
        </w:r>
      </w:ins>
      <w:ins w:id="92" w:author="崔文博1312" w:date="2026-04-18T13:33:00Z">
        <w:r>
          <w:rPr/>
          <w:t xml:space="preserve"> </w:t>
        </w:r>
      </w:ins>
      <w:ins w:id="93" w:author="崔文博1312" w:date="2026-04-18T13:37:00Z">
        <w:r>
          <w:rPr/>
          <w:t>88</w:t>
        </w:r>
      </w:ins>
      <w:ins w:id="94" w:author="崔文博1312" w:date="2026-04-18T13:33:00Z">
        <w:r>
          <w:rPr/>
          <w:t>,</w:t>
        </w:r>
      </w:ins>
      <w:ins w:id="95" w:author="崔文博1312" w:date="2026-04-18T13:33:00Z">
        <w:r>
          <w:rPr>
            <w:rFonts w:hint="eastAsia"/>
          </w:rPr>
          <w:t xml:space="preserve"> p.</w:t>
        </w:r>
      </w:ins>
      <w:r>
        <w:rPr>
          <w:rFonts w:hint="eastAsia"/>
        </w:rPr>
        <w:t xml:space="preserve"> 613-632 (2019).</w:t>
      </w:r>
    </w:p>
  </w:footnote>
  <w:footnote w:id="11">
    <w:p w14:paraId="64A78370">
      <w:pPr>
        <w:pStyle w:val="13"/>
        <w:ind w:firstLine="360"/>
      </w:pPr>
      <w:del w:id="96" w:author="崔文博1312 [2]" w:date="2026-04-18T18:14:26Z">
        <w:r>
          <w:rPr>
            <w:rStyle w:val="17"/>
          </w:rPr>
          <w:delText>[</w:delText>
        </w:r>
      </w:del>
      <w:r>
        <w:rPr>
          <w:rStyle w:val="17"/>
        </w:rPr>
        <w:footnoteRef/>
      </w:r>
      <w:del w:id="97" w:author="崔文博1312 [2]" w:date="2026-04-18T18:14:26Z">
        <w:r>
          <w:rPr>
            <w:rStyle w:val="17"/>
          </w:rPr>
          <w:delText>]</w:delText>
        </w:r>
      </w:del>
      <w:r>
        <w:t xml:space="preserve"> </w:t>
      </w:r>
      <w:r>
        <w:rPr>
          <w:rFonts w:hint="eastAsia"/>
        </w:rPr>
        <w:t xml:space="preserve">Kathleen Mosier et al, </w:t>
      </w:r>
      <w:r>
        <w:rPr>
          <w:rFonts w:ascii="Times New Roman Italic" w:hAnsi="Times New Roman Italic" w:cs="Times New Roman Italic"/>
          <w:i/>
          <w:iCs/>
        </w:rPr>
        <w:t>Automation Bias: Decision Making and Performance in High-Tech Cockpits</w:t>
      </w:r>
      <w:r>
        <w:t>,</w:t>
      </w:r>
      <w:del w:id="98" w:author="崔文博1312" w:date="2026-04-18T13:37:00Z">
        <w:r>
          <w:rPr/>
          <w:delText xml:space="preserve"> 8</w:delText>
        </w:r>
      </w:del>
      <w:r>
        <w:rPr>
          <w:rFonts w:hint="eastAsia"/>
        </w:rPr>
        <w:t xml:space="preserve"> International Journal of Aviation Psychology</w:t>
      </w:r>
      <w:del w:id="99" w:author="崔文博1312" w:date="2026-04-18T13:37:00Z">
        <w:r>
          <w:rPr>
            <w:rFonts w:hint="eastAsia"/>
          </w:rPr>
          <w:delText xml:space="preserve"> 47</w:delText>
        </w:r>
      </w:del>
      <w:r>
        <w:t>,</w:t>
      </w:r>
      <w:ins w:id="100" w:author="崔文博1312" w:date="2026-04-18T13:37:00Z">
        <w:r>
          <w:rPr>
            <w:rFonts w:hint="eastAsia"/>
          </w:rPr>
          <w:t xml:space="preserve"> Vol.</w:t>
        </w:r>
      </w:ins>
      <w:ins w:id="101" w:author="崔文博1312" w:date="2026-04-18T13:37:00Z">
        <w:r>
          <w:rPr/>
          <w:t xml:space="preserve"> 8</w:t>
        </w:r>
      </w:ins>
      <w:ins w:id="102" w:author="崔文博1312" w:date="2026-04-18T13:39:00Z">
        <w:r>
          <w:rPr/>
          <w:t>:1</w:t>
        </w:r>
      </w:ins>
      <w:ins w:id="103" w:author="崔文博1312" w:date="2026-04-18T13:37:00Z">
        <w:r>
          <w:rPr/>
          <w:t>,</w:t>
        </w:r>
      </w:ins>
      <w:ins w:id="104" w:author="崔文博1312" w:date="2026-04-18T13:37:00Z">
        <w:r>
          <w:rPr>
            <w:rFonts w:hint="eastAsia"/>
          </w:rPr>
          <w:t xml:space="preserve"> p.</w:t>
        </w:r>
      </w:ins>
      <w:r>
        <w:rPr>
          <w:rFonts w:hint="eastAsia"/>
        </w:rPr>
        <w:t xml:space="preserve"> </w:t>
      </w:r>
      <w:r>
        <w:t xml:space="preserve">47-63 </w:t>
      </w:r>
      <w:r>
        <w:rPr>
          <w:rFonts w:hint="eastAsia"/>
        </w:rPr>
        <w:t>(1997)</w:t>
      </w:r>
      <w:r>
        <w:t>.</w:t>
      </w:r>
    </w:p>
  </w:footnote>
  <w:footnote w:id="12">
    <w:p w14:paraId="096A5195">
      <w:pPr>
        <w:pStyle w:val="13"/>
        <w:ind w:firstLine="360"/>
      </w:pPr>
      <w:del w:id="105" w:author="崔文博1312 [2]" w:date="2026-04-18T18:14:26Z">
        <w:r>
          <w:rPr>
            <w:rStyle w:val="17"/>
          </w:rPr>
          <w:delText>[</w:delText>
        </w:r>
      </w:del>
      <w:r>
        <w:rPr>
          <w:rStyle w:val="17"/>
        </w:rPr>
        <w:footnoteRef/>
      </w:r>
      <w:del w:id="106" w:author="崔文博1312 [2]" w:date="2026-04-18T18:14:26Z">
        <w:r>
          <w:rPr>
            <w:rStyle w:val="17"/>
          </w:rPr>
          <w:delText>]</w:delText>
        </w:r>
      </w:del>
      <w:r>
        <w:t xml:space="preserve"> Diego Machado</w:t>
      </w:r>
      <w:ins w:id="107" w:author="崔文博1312" w:date="2026-04-18T13:41:00Z">
        <w:r>
          <w:rPr/>
          <w:t xml:space="preserve"> </w:t>
        </w:r>
      </w:ins>
      <w:ins w:id="108" w:author="崔文博1312" w:date="2026-04-18T13:41:00Z">
        <w:r>
          <w:rPr>
            <w:rFonts w:hint="eastAsia"/>
          </w:rPr>
          <w:t>&amp;</w:t>
        </w:r>
      </w:ins>
      <w:ins w:id="109" w:author="崔文博1312" w:date="2026-04-18T13:41:00Z">
        <w:r>
          <w:rPr/>
          <w:t xml:space="preserve"> </w:t>
        </w:r>
      </w:ins>
      <w:del w:id="110" w:author="崔文博1312" w:date="2026-04-18T13:41:00Z">
        <w:r>
          <w:rPr/>
          <w:delText>,</w:delText>
        </w:r>
      </w:del>
      <w:ins w:id="111" w:author="崔文博1312" w:date="2026-04-18T13:40:00Z">
        <w:r>
          <w:rPr>
            <w:rFonts w:hint="eastAsia"/>
          </w:rPr>
          <w:t>Lucas Anjos</w:t>
        </w:r>
      </w:ins>
      <w:ins w:id="112" w:author="崔文博1312" w:date="2026-04-18T13:41:00Z">
        <w:r>
          <w:rPr/>
          <w:t>,</w:t>
        </w:r>
      </w:ins>
      <w:r>
        <w:t xml:space="preserve"> </w:t>
      </w:r>
      <w:ins w:id="113" w:author="崔文博1312" w:date="2026-04-18T13:40:00Z">
        <w:r>
          <w:rPr>
            <w:rFonts w:ascii="Times New Roman Italic" w:hAnsi="Times New Roman Italic" w:cs="Times New Roman Italic"/>
            <w:i/>
            <w:iCs/>
            <w:rPrChange w:id="114" w:author="崔文博1312" w:date="2026-04-18T13:41:00Z">
              <w:rPr/>
            </w:rPrChange>
          </w:rPr>
          <w:t>Is</w:t>
        </w:r>
      </w:ins>
      <w:ins w:id="115" w:author="崔文博1312" w:date="2026-04-18T13:40:00Z">
        <w:r>
          <w:rPr/>
          <w:t xml:space="preserve"> </w:t>
        </w:r>
      </w:ins>
      <w:del w:id="116" w:author="崔文博1312" w:date="2026-04-18T13:40:00Z">
        <w:r>
          <w:rPr>
            <w:rFonts w:ascii="Times New Roman Italic" w:hAnsi="Times New Roman Italic" w:cs="Times New Roman Italic"/>
            <w:i/>
            <w:iCs/>
          </w:rPr>
          <w:delText>T</w:delText>
        </w:r>
      </w:del>
      <w:ins w:id="117" w:author="崔文博1312" w:date="2026-04-18T13:40:00Z">
        <w:r>
          <w:rPr>
            <w:rFonts w:ascii="Times New Roman Italic" w:hAnsi="Times New Roman Italic" w:cs="Times New Roman Italic"/>
            <w:i/>
            <w:iCs/>
          </w:rPr>
          <w:t>t</w:t>
        </w:r>
      </w:ins>
      <w:r>
        <w:rPr>
          <w:rFonts w:ascii="Times New Roman Italic" w:hAnsi="Times New Roman Italic" w:cs="Times New Roman Italic"/>
          <w:i/>
          <w:iCs/>
        </w:rPr>
        <w:t>hat a Fully Automated Decision? Comparing ADM Regulation under EU and Brazil’s Data Protection Law</w:t>
      </w:r>
      <w:r>
        <w:t>,</w:t>
      </w:r>
      <w:del w:id="118" w:author="崔文博1312" w:date="2026-04-18T13:39:00Z">
        <w:r>
          <w:rPr/>
          <w:delText>0</w:delText>
        </w:r>
      </w:del>
      <w:r>
        <w:t xml:space="preserve"> International Data Privacy Law</w:t>
      </w:r>
      <w:del w:id="119" w:author="崔文博1312" w:date="2026-04-18T13:41:00Z">
        <w:r>
          <w:rPr/>
          <w:delText xml:space="preserve"> </w:delText>
        </w:r>
      </w:del>
      <w:del w:id="120" w:author="崔文博1312" w:date="2026-04-18T13:39:00Z">
        <w:r>
          <w:rPr/>
          <w:delText>1</w:delText>
        </w:r>
      </w:del>
      <w:r>
        <w:t>,</w:t>
      </w:r>
      <w:ins w:id="121" w:author="崔文博1312" w:date="2026-04-18T13:41:00Z">
        <w:r>
          <w:rPr>
            <w:rFonts w:hint="eastAsia"/>
          </w:rPr>
          <w:t xml:space="preserve"> Vol.</w:t>
        </w:r>
      </w:ins>
      <w:ins w:id="122" w:author="崔文博1312" w:date="2026-04-18T13:41:00Z">
        <w:r>
          <w:rPr/>
          <w:t xml:space="preserve"> 15:4,</w:t>
        </w:r>
      </w:ins>
      <w:ins w:id="123" w:author="崔文博1312" w:date="2026-04-18T13:41:00Z">
        <w:r>
          <w:rPr>
            <w:rFonts w:hint="eastAsia"/>
          </w:rPr>
          <w:t xml:space="preserve"> p.</w:t>
        </w:r>
      </w:ins>
      <w:r>
        <w:t xml:space="preserve"> 1-26 (2025).</w:t>
      </w:r>
    </w:p>
  </w:footnote>
  <w:footnote w:id="13">
    <w:p w14:paraId="4EC87833">
      <w:pPr>
        <w:pStyle w:val="13"/>
        <w:ind w:firstLine="360"/>
      </w:pPr>
      <w:del w:id="124" w:author="崔文博1312 [2]" w:date="2026-04-18T18:14:26Z">
        <w:r>
          <w:rPr>
            <w:rStyle w:val="17"/>
          </w:rPr>
          <w:delText>[</w:delText>
        </w:r>
      </w:del>
      <w:r>
        <w:rPr>
          <w:rStyle w:val="17"/>
        </w:rPr>
        <w:footnoteRef/>
      </w:r>
      <w:del w:id="125" w:author="崔文博1312 [2]" w:date="2026-04-18T18:14:26Z">
        <w:r>
          <w:rPr>
            <w:rStyle w:val="17"/>
          </w:rPr>
          <w:delText>]</w:delText>
        </w:r>
      </w:del>
      <w:r>
        <w:t xml:space="preserve"> Paris Martineau, </w:t>
      </w:r>
      <w:r>
        <w:rPr>
          <w:rFonts w:ascii="Times New Roman Italic" w:hAnsi="Times New Roman Italic" w:cs="Times New Roman Italic"/>
          <w:i/>
          <w:iCs/>
        </w:rPr>
        <w:t>Toronto Tapped Artificial Intelligence to Warn Swimmers</w:t>
      </w:r>
      <w:ins w:id="126" w:author="崔文博1312" w:date="2026-04-18T16:12:00Z">
        <w:r>
          <w:rPr>
            <w:rFonts w:ascii="Times New Roman Italic" w:hAnsi="Times New Roman Italic" w:cs="Times New Roman Italic"/>
            <w:i/>
            <w:iCs/>
          </w:rPr>
          <w:t>,</w:t>
        </w:r>
      </w:ins>
      <w:del w:id="127" w:author="崔文博1312" w:date="2026-04-18T16:12:00Z">
        <w:r>
          <w:rPr>
            <w:rFonts w:ascii="Times New Roman Italic" w:hAnsi="Times New Roman Italic" w:cs="Times New Roman Italic"/>
            <w:i/>
            <w:iCs/>
          </w:rPr>
          <w:delText>.</w:delText>
        </w:r>
      </w:del>
      <w:r>
        <w:rPr>
          <w:rFonts w:ascii="Times New Roman Italic" w:hAnsi="Times New Roman Italic" w:cs="Times New Roman Italic"/>
          <w:i/>
          <w:iCs/>
        </w:rPr>
        <w:t xml:space="preserve"> The Experiment Failed</w:t>
      </w:r>
      <w:ins w:id="128" w:author="崔文博1312" w:date="2026-04-18T16:16:00Z">
        <w:r>
          <w:rPr>
            <w:rFonts w:ascii="Times New Roman Italic" w:hAnsi="Times New Roman Italic" w:cs="Times New Roman Italic"/>
            <w:i/>
            <w:iCs/>
          </w:rPr>
          <w:t xml:space="preserve">, </w:t>
        </w:r>
      </w:ins>
      <w:ins w:id="129" w:author="崔文博1312" w:date="2026-04-18T16:16:00Z">
        <w:r>
          <w:rPr>
            <w:rFonts w:hint="eastAsia"/>
          </w:rPr>
          <w:t xml:space="preserve">The Information </w:t>
        </w:r>
      </w:ins>
      <w:del w:id="130" w:author="崔文博1312" w:date="2026-04-18T16:08:00Z">
        <w:r>
          <w:rPr/>
          <w:delText xml:space="preserve">,The Information </w:delText>
        </w:r>
      </w:del>
      <w:r>
        <w:t>(Nov.</w:t>
      </w:r>
      <w:ins w:id="131" w:author="崔文博1312" w:date="2026-04-18T16:16:00Z">
        <w:r>
          <w:rPr/>
          <w:t xml:space="preserve"> </w:t>
        </w:r>
      </w:ins>
      <w:r>
        <w:t>4,</w:t>
      </w:r>
      <w:ins w:id="132" w:author="崔文博1312" w:date="2026-04-18T16:16:00Z">
        <w:r>
          <w:rPr/>
          <w:t xml:space="preserve"> </w:t>
        </w:r>
      </w:ins>
      <w:r>
        <w:t>2022), https://www.theinformation.com/articles/when-artificial-intelligence-isnt-smarter.</w:t>
      </w:r>
    </w:p>
  </w:footnote>
  <w:footnote w:id="14">
    <w:p w14:paraId="7BB829C5">
      <w:pPr>
        <w:pStyle w:val="13"/>
        <w:ind w:firstLine="360"/>
      </w:pPr>
      <w:del w:id="133" w:author="崔文博1312 [2]" w:date="2026-04-18T18:14:26Z">
        <w:r>
          <w:rPr>
            <w:rStyle w:val="17"/>
          </w:rPr>
          <w:delText>[</w:delText>
        </w:r>
      </w:del>
      <w:r>
        <w:rPr>
          <w:rStyle w:val="17"/>
        </w:rPr>
        <w:footnoteRef/>
      </w:r>
      <w:del w:id="134" w:author="崔文博1312 [2]" w:date="2026-04-18T18:14:26Z">
        <w:r>
          <w:rPr>
            <w:rStyle w:val="17"/>
          </w:rPr>
          <w:delText>]</w:delText>
        </w:r>
      </w:del>
      <w:r>
        <w:t xml:space="preserve"> Samantha Cole, </w:t>
      </w:r>
      <w:r>
        <w:rPr>
          <w:rFonts w:ascii="Times New Roman Italic" w:hAnsi="Times New Roman Italic" w:cs="Times New Roman Italic"/>
          <w:i/>
          <w:iCs/>
        </w:rPr>
        <w:t>Amazon Pulled the Plug on an AI Recruitment Tool That Was Biased Against</w:t>
      </w:r>
      <w:del w:id="135" w:author="崔文博1312" w:date="2026-04-18T16:08:00Z">
        <w:r>
          <w:rPr>
            <w:rFonts w:ascii="Times New Roman Italic" w:hAnsi="Times New Roman Italic" w:cs="Times New Roman Italic"/>
            <w:i/>
            <w:iCs/>
          </w:rPr>
          <w:delText xml:space="preserve"> </w:delText>
        </w:r>
      </w:del>
      <w:r>
        <w:rPr>
          <w:rFonts w:ascii="Times New Roman Italic" w:hAnsi="Times New Roman Italic" w:cs="Times New Roman Italic"/>
          <w:i/>
          <w:iCs/>
        </w:rPr>
        <w:t xml:space="preserve"> Women</w:t>
      </w:r>
      <w:r>
        <w:t>, VICE, (Oct.</w:t>
      </w:r>
      <w:ins w:id="136" w:author="崔文博1312" w:date="2026-04-18T17:44:00Z">
        <w:r>
          <w:rPr/>
          <w:t xml:space="preserve"> </w:t>
        </w:r>
      </w:ins>
      <w:r>
        <w:t>10,</w:t>
      </w:r>
      <w:ins w:id="137" w:author="崔文博1312" w:date="2026-04-18T17:44:00Z">
        <w:r>
          <w:rPr/>
          <w:t xml:space="preserve"> </w:t>
        </w:r>
      </w:ins>
      <w:r>
        <w:t>2018), https://www.vice.com/en/article/amazon-ai-recruitment-hiring-tool-gender-bias/.</w:t>
      </w:r>
    </w:p>
  </w:footnote>
  <w:footnote w:id="15">
    <w:p w14:paraId="63276453">
      <w:pPr>
        <w:pStyle w:val="13"/>
        <w:ind w:firstLine="360"/>
      </w:pPr>
      <w:del w:id="138" w:author="崔文博1312 [2]" w:date="2026-04-18T18:14:26Z">
        <w:r>
          <w:rPr>
            <w:rStyle w:val="17"/>
          </w:rPr>
          <w:delText>[</w:delText>
        </w:r>
      </w:del>
      <w:r>
        <w:rPr>
          <w:rStyle w:val="17"/>
        </w:rPr>
        <w:footnoteRef/>
      </w:r>
      <w:del w:id="139" w:author="崔文博1312 [2]" w:date="2026-04-18T18:14:26Z">
        <w:r>
          <w:rPr>
            <w:rStyle w:val="17"/>
          </w:rPr>
          <w:delText>]</w:delText>
        </w:r>
      </w:del>
      <w:r>
        <w:t xml:space="preserve"> </w:t>
      </w:r>
      <w:r>
        <w:rPr>
          <w:rFonts w:hint="eastAsia"/>
        </w:rPr>
        <w:t>英文原文为“The data subject shall have the right not to be subject to a decision based solely on automated processing</w:t>
      </w:r>
      <w:r>
        <w:t>.</w:t>
      </w:r>
      <w:r>
        <w:rPr>
          <w:rFonts w:hint="eastAsia"/>
        </w:rPr>
        <w:t>”</w:t>
      </w:r>
    </w:p>
  </w:footnote>
  <w:footnote w:id="16">
    <w:p w14:paraId="7940A46F">
      <w:pPr>
        <w:pStyle w:val="13"/>
        <w:ind w:firstLine="360"/>
      </w:pPr>
      <w:del w:id="140" w:author="崔文博1312 [2]" w:date="2026-04-18T18:14:26Z">
        <w:r>
          <w:rPr>
            <w:rStyle w:val="17"/>
          </w:rPr>
          <w:delText>[</w:delText>
        </w:r>
      </w:del>
      <w:r>
        <w:rPr>
          <w:rStyle w:val="17"/>
        </w:rPr>
        <w:footnoteRef/>
      </w:r>
      <w:del w:id="141" w:author="崔文博1312 [2]" w:date="2026-04-18T18:14:26Z">
        <w:r>
          <w:rPr>
            <w:rStyle w:val="17"/>
          </w:rPr>
          <w:delText>]</w:delText>
        </w:r>
      </w:del>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w:t>
      </w:r>
      <w:del w:id="142" w:author="崔文博1312" w:date="2026-04-18T13:42:00Z">
        <w:r>
          <w:rPr/>
          <w:delText xml:space="preserve"> 7</w:delText>
        </w:r>
      </w:del>
      <w:r>
        <w:t xml:space="preserve"> International Data Privacy Law</w:t>
      </w:r>
      <w:del w:id="143" w:author="崔文博1312" w:date="2026-04-18T13:42:00Z">
        <w:r>
          <w:rPr/>
          <w:delText xml:space="preserve"> 76</w:delText>
        </w:r>
      </w:del>
      <w:r>
        <w:t>,</w:t>
      </w:r>
      <w:ins w:id="144" w:author="崔文博1312" w:date="2026-04-18T13:43:00Z">
        <w:r>
          <w:rPr/>
          <w:t xml:space="preserve"> </w:t>
        </w:r>
      </w:ins>
      <w:ins w:id="145" w:author="崔文博1312" w:date="2026-04-18T13:43:00Z">
        <w:r>
          <w:rPr>
            <w:rFonts w:hint="eastAsia"/>
          </w:rPr>
          <w:t>Vol. 7:2, p.</w:t>
        </w:r>
      </w:ins>
      <w:r>
        <w:t xml:space="preserve"> </w:t>
      </w:r>
      <w:r>
        <w:rPr>
          <w:rFonts w:hint="eastAsia"/>
        </w:rPr>
        <w:t>94</w:t>
      </w:r>
      <w:del w:id="146" w:author="崔文博1312" w:date="2026-04-18T17:44:00Z">
        <w:r>
          <w:rPr/>
          <w:delText>–</w:delText>
        </w:r>
      </w:del>
      <w:ins w:id="147" w:author="崔文博1312" w:date="2026-04-18T17:44:00Z">
        <w:r>
          <w:rPr/>
          <w:t>-</w:t>
        </w:r>
      </w:ins>
      <w:r>
        <w:t>9</w:t>
      </w:r>
      <w:r>
        <w:rPr>
          <w:rFonts w:hint="eastAsia"/>
        </w:rPr>
        <w:t>5</w:t>
      </w:r>
      <w:r>
        <w:t xml:space="preserve"> (2017).</w:t>
      </w:r>
    </w:p>
  </w:footnote>
  <w:footnote w:id="17">
    <w:p w14:paraId="3FF11FD3">
      <w:pPr>
        <w:pStyle w:val="13"/>
        <w:ind w:firstLine="360"/>
      </w:pPr>
      <w:del w:id="148" w:author="崔文博1312 [2]" w:date="2026-04-18T18:14:26Z">
        <w:r>
          <w:rPr>
            <w:rStyle w:val="17"/>
          </w:rPr>
          <w:delText>[</w:delText>
        </w:r>
      </w:del>
      <w:r>
        <w:rPr>
          <w:rStyle w:val="17"/>
        </w:rPr>
        <w:footnoteRef/>
      </w:r>
      <w:del w:id="149" w:author="崔文博1312 [2]" w:date="2026-04-18T18:14:26Z">
        <w:r>
          <w:rPr>
            <w:rStyle w:val="17"/>
          </w:rPr>
          <w:delText>]</w:delText>
        </w:r>
      </w:del>
      <w:r>
        <w:t xml:space="preserve"> </w:t>
      </w:r>
      <w:del w:id="150" w:author="。。。" w:date="2026-04-14T21:15:00Z">
        <w:r>
          <w:rPr>
            <w:rFonts w:hint="eastAsia"/>
          </w:rPr>
          <w:delText>参见</w:delText>
        </w:r>
      </w:del>
      <w:r>
        <w:rPr>
          <w:rFonts w:hint="eastAsia"/>
        </w:rPr>
        <w:t>王文胜：《论请求权基础规范的识别》，载《法学家》2025年第3期</w:t>
      </w:r>
      <w:del w:id="151" w:author="。。。" w:date="2026-04-14T21:15:00Z">
        <w:r>
          <w:rPr>
            <w:rFonts w:hint="eastAsia"/>
          </w:rPr>
          <w:delText>，第107页</w:delText>
        </w:r>
      </w:del>
      <w:r>
        <w:rPr>
          <w:rFonts w:hint="eastAsia"/>
        </w:rPr>
        <w:t>。</w:t>
      </w:r>
    </w:p>
  </w:footnote>
  <w:footnote w:id="18">
    <w:p w14:paraId="205EB1E7">
      <w:pPr>
        <w:pStyle w:val="13"/>
        <w:ind w:firstLine="360"/>
      </w:pPr>
      <w:ins w:id="152" w:author="。。。" w:date="2026-04-14T21:25:00Z">
        <w:r>
          <w:rPr>
            <w:rStyle w:val="17"/>
          </w:rPr>
          <w:footnoteRef/>
        </w:r>
      </w:ins>
      <w:ins w:id="153" w:author="。。。" w:date="2026-04-14T21:25:00Z">
        <w:r>
          <w:rPr/>
          <w:t xml:space="preserve"> </w:t>
        </w:r>
      </w:ins>
      <w:ins w:id="154" w:author="。。。" w:date="2026-04-14T21:25:00Z">
        <w:r>
          <w:rPr>
            <w:rFonts w:hint="eastAsia"/>
          </w:rPr>
          <w:t>GDPR 第22（2）条：第1款的规定不适用以下决定：（a）为缔结、履行以数据主体和数据控制者为当事人的合同所必要；（b）经数据控制者遵守的欧盟或成员国法律授权，且该法律规定了适当的措施以保障数据主体的权利、自由和合法利益；（c）基于数据主体明确同意。</w:t>
        </w:r>
      </w:ins>
    </w:p>
  </w:footnote>
  <w:footnote w:id="19">
    <w:p w14:paraId="6BDBB2FF">
      <w:pPr>
        <w:pStyle w:val="13"/>
        <w:ind w:firstLine="360"/>
      </w:pPr>
      <w:del w:id="155" w:author="崔文博1312 [2]" w:date="2026-04-18T18:14:26Z">
        <w:r>
          <w:rPr>
            <w:rStyle w:val="17"/>
          </w:rPr>
          <w:delText>[</w:delText>
        </w:r>
      </w:del>
      <w:r>
        <w:rPr>
          <w:rStyle w:val="17"/>
        </w:rPr>
        <w:footnoteRef/>
      </w:r>
      <w:del w:id="156" w:author="崔文博1312 [2]" w:date="2026-04-18T18:14:26Z">
        <w:r>
          <w:rPr>
            <w:rStyle w:val="17"/>
          </w:rPr>
          <w:delText>]</w:delText>
        </w:r>
      </w:del>
      <w:r>
        <w:t xml:space="preserve"> 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p.21-22.</w:t>
      </w:r>
    </w:p>
  </w:footnote>
  <w:footnote w:id="20">
    <w:p w14:paraId="666ED6CC">
      <w:pPr>
        <w:pStyle w:val="13"/>
        <w:ind w:firstLine="360"/>
      </w:pPr>
      <w:del w:id="157" w:author="崔文博1312 [2]" w:date="2026-04-18T18:14:26Z">
        <w:r>
          <w:rPr>
            <w:rStyle w:val="17"/>
          </w:rPr>
          <w:delText>[</w:delText>
        </w:r>
      </w:del>
      <w:r>
        <w:rPr>
          <w:rStyle w:val="17"/>
        </w:rPr>
        <w:footnoteRef/>
      </w:r>
      <w:del w:id="158" w:author="崔文博1312 [2]" w:date="2026-04-18T18:14:26Z">
        <w:r>
          <w:rPr>
            <w:rStyle w:val="17"/>
          </w:rPr>
          <w:delText>]</w:delText>
        </w:r>
      </w:del>
      <w:r>
        <w:t xml:space="preserve"> Law Enforcement Directive, Article 11.</w:t>
      </w:r>
    </w:p>
  </w:footnote>
  <w:footnote w:id="21">
    <w:p w14:paraId="45333B2F">
      <w:pPr>
        <w:pStyle w:val="13"/>
        <w:ind w:firstLine="360"/>
      </w:pPr>
      <w:del w:id="159" w:author="崔文博1312 [2]" w:date="2026-04-18T18:14:26Z">
        <w:r>
          <w:rPr>
            <w:rStyle w:val="17"/>
          </w:rPr>
          <w:delText>[</w:delText>
        </w:r>
      </w:del>
      <w:r>
        <w:rPr>
          <w:rStyle w:val="17"/>
        </w:rPr>
        <w:footnoteRef/>
      </w:r>
      <w:del w:id="160" w:author="崔文博1312 [2]" w:date="2026-04-18T18:14:26Z">
        <w:r>
          <w:rPr>
            <w:rStyle w:val="17"/>
          </w:rPr>
          <w:delText>]</w:delText>
        </w:r>
      </w:del>
      <w:r>
        <w:t xml:space="preserve"> OQ </w:t>
      </w:r>
      <w:ins w:id="161" w:author="崔文博1312" w:date="2026-04-18T16:26:00Z">
        <w:r>
          <w:rPr>
            <w:rFonts w:ascii="Times New Roman Italic" w:hAnsi="Times New Roman Italic" w:cs="Times New Roman Italic"/>
            <w:i/>
            <w:iCs/>
            <w:highlight w:val="none"/>
            <w:rPrChange w:id="162" w:author="崔文博1312" w:date="2026-04-18T16:26:00Z">
              <w:rPr>
                <w:rFonts w:ascii="Times New Roman Italic" w:hAnsi="Times New Roman Italic" w:cs="Times New Roman Italic"/>
                <w:i/>
                <w:iCs/>
                <w:highlight w:val="yellow"/>
              </w:rPr>
            </w:rPrChange>
          </w:rPr>
          <w:t>v.</w:t>
        </w:r>
      </w:ins>
      <w:del w:id="163" w:author="崔文博1312" w:date="2026-04-18T16:26:00Z">
        <w:r>
          <w:rPr/>
          <w:delText>v.</w:delText>
        </w:r>
      </w:del>
      <w:r>
        <w:t xml:space="preserve"> Land Hesse, Case C-634/21</w:t>
      </w:r>
      <w:ins w:id="164" w:author="崔文博1312" w:date="2026-04-18T16:17:00Z">
        <w:r>
          <w:rPr/>
          <w:t xml:space="preserve"> </w:t>
        </w:r>
      </w:ins>
      <w:ins w:id="165" w:author="崔文博1312" w:date="2026-04-18T16:10:00Z">
        <w:r>
          <w:rPr/>
          <w:t>(</w:t>
        </w:r>
      </w:ins>
      <w:ins w:id="166" w:author="崔文博1312" w:date="2026-04-18T16:09:00Z">
        <w:r>
          <w:rPr>
            <w:highlight w:val="none"/>
            <w:rPrChange w:id="167" w:author="崔文博1312" w:date="2026-04-18T16:17:00Z">
              <w:rPr>
                <w:highlight w:val="yellow"/>
              </w:rPr>
            </w:rPrChange>
          </w:rPr>
          <w:t>20</w:t>
        </w:r>
      </w:ins>
      <w:ins w:id="168" w:author="崔文博1312" w:date="2026-04-18T16:10:00Z">
        <w:r>
          <w:rPr>
            <w:highlight w:val="none"/>
            <w:rPrChange w:id="169" w:author="崔文博1312" w:date="2026-04-18T16:17:00Z">
              <w:rPr>
                <w:highlight w:val="yellow"/>
              </w:rPr>
            </w:rPrChange>
          </w:rPr>
          <w:t>22)</w:t>
        </w:r>
      </w:ins>
      <w:r>
        <w:t>.</w:t>
      </w:r>
    </w:p>
  </w:footnote>
  <w:footnote w:id="22">
    <w:p w14:paraId="59724334">
      <w:pPr>
        <w:pStyle w:val="13"/>
        <w:ind w:firstLine="360"/>
      </w:pPr>
      <w:del w:id="170" w:author="崔文博1312 [2]" w:date="2026-04-18T18:14:26Z">
        <w:r>
          <w:rPr>
            <w:rStyle w:val="17"/>
          </w:rPr>
          <w:delText>[</w:delText>
        </w:r>
      </w:del>
      <w:r>
        <w:rPr>
          <w:rStyle w:val="17"/>
        </w:rPr>
        <w:footnoteRef/>
      </w:r>
      <w:del w:id="171" w:author="崔文博1312 [2]" w:date="2026-04-18T18:14:26Z">
        <w:r>
          <w:rPr>
            <w:rStyle w:val="17"/>
          </w:rPr>
          <w:delText>]</w:delText>
        </w:r>
      </w:del>
      <w:r>
        <w:t xml:space="preserve"> European Data Protection Board, </w:t>
      </w:r>
      <w:r>
        <w:rPr>
          <w:rFonts w:ascii="Times New Roman Italic" w:hAnsi="Times New Roman Italic" w:cs="Times New Roman Italic"/>
          <w:i/>
          <w:iCs/>
        </w:rPr>
        <w:t>Endorsement of GDPR WP29 Guidelines by the EDPB</w:t>
      </w:r>
      <w:r>
        <w:t>, (May. 25,2018), https://www.edpb.europa.eu/news/news/2018/endorsement-gdpr-wp29-guidelines-edpb_en.</w:t>
      </w:r>
    </w:p>
  </w:footnote>
  <w:footnote w:id="23">
    <w:p w14:paraId="0F890686">
      <w:pPr>
        <w:pStyle w:val="13"/>
        <w:ind w:firstLine="360"/>
      </w:pPr>
      <w:del w:id="172" w:author="崔文博1312 [2]" w:date="2026-04-18T18:14:26Z">
        <w:r>
          <w:rPr>
            <w:rStyle w:val="17"/>
          </w:rPr>
          <w:delText>[</w:delText>
        </w:r>
      </w:del>
      <w:r>
        <w:rPr>
          <w:rStyle w:val="17"/>
        </w:rPr>
        <w:footnoteRef/>
      </w:r>
      <w:del w:id="173" w:author="崔文博1312 [2]" w:date="2026-04-18T18:14:26Z">
        <w:r>
          <w:rPr>
            <w:rStyle w:val="17"/>
          </w:rPr>
          <w:delText>]</w:delText>
        </w:r>
      </w:del>
      <w:r>
        <w:t xml:space="preserve"> </w:t>
      </w:r>
      <w:r>
        <w:rPr>
          <w:rFonts w:hint="eastAsia"/>
        </w:rPr>
        <w:t>Sandra Wachter</w:t>
      </w:r>
      <w:r>
        <w:t xml:space="preserve">, </w:t>
      </w:r>
      <w:r>
        <w:rPr>
          <w:rFonts w:hint="eastAsia"/>
        </w:rPr>
        <w:t>Brent Mittelstadt</w:t>
      </w:r>
      <w:r>
        <w:t xml:space="preserve"> </w:t>
      </w:r>
      <w:r>
        <w:rPr>
          <w:rFonts w:hint="eastAsia"/>
        </w:rPr>
        <w:t>&amp; Luciano Floridi</w:t>
      </w:r>
      <w:r>
        <w:t>, Why a Right to Explanation of Automated Decision-Making Does Not Exist in the General Data Protection Regulation,</w:t>
      </w:r>
      <w:del w:id="174" w:author="崔文博1312" w:date="2026-04-18T13:43:00Z">
        <w:r>
          <w:rPr/>
          <w:delText xml:space="preserve"> 7</w:delText>
        </w:r>
      </w:del>
      <w:r>
        <w:t xml:space="preserve"> International Data Privacy Law</w:t>
      </w:r>
      <w:del w:id="175" w:author="崔文博1312" w:date="2026-04-18T13:43:00Z">
        <w:r>
          <w:rPr/>
          <w:delText xml:space="preserve"> 76</w:delText>
        </w:r>
      </w:del>
      <w:r>
        <w:t>,</w:t>
      </w:r>
      <w:ins w:id="176" w:author="崔文博1312" w:date="2026-04-18T13:43:00Z">
        <w:r>
          <w:rPr/>
          <w:t xml:space="preserve"> </w:t>
        </w:r>
      </w:ins>
      <w:ins w:id="177" w:author="崔文博1312" w:date="2026-04-18T13:43:00Z">
        <w:r>
          <w:rPr>
            <w:rFonts w:hint="eastAsia"/>
          </w:rPr>
          <w:t>Vol. 7:2, p.</w:t>
        </w:r>
      </w:ins>
      <w:r>
        <w:t xml:space="preserve"> </w:t>
      </w:r>
      <w:r>
        <w:rPr>
          <w:rFonts w:hint="eastAsia"/>
        </w:rPr>
        <w:t>94</w:t>
      </w:r>
      <w:r>
        <w:t xml:space="preserve"> (2017).</w:t>
      </w:r>
    </w:p>
  </w:footnote>
  <w:footnote w:id="24">
    <w:p w14:paraId="16CBF3FC">
      <w:pPr>
        <w:pStyle w:val="13"/>
        <w:ind w:firstLine="360"/>
      </w:pPr>
      <w:del w:id="178" w:author="崔文博1312 [2]" w:date="2026-04-18T18:14:26Z">
        <w:r>
          <w:rPr>
            <w:rStyle w:val="17"/>
          </w:rPr>
          <w:delText>[</w:delText>
        </w:r>
      </w:del>
      <w:r>
        <w:rPr>
          <w:rStyle w:val="17"/>
        </w:rPr>
        <w:footnoteRef/>
      </w:r>
      <w:del w:id="179" w:author="崔文博1312 [2]" w:date="2026-04-18T18:14:26Z">
        <w:r>
          <w:rPr>
            <w:rStyle w:val="17"/>
          </w:rPr>
          <w:delText>]</w:delText>
        </w:r>
      </w:del>
      <w:r>
        <w:t xml:space="preserve"> Reuben Binns </w:t>
      </w:r>
      <w:r>
        <w:rPr>
          <w:rFonts w:hint="eastAsia"/>
        </w:rPr>
        <w:t>&amp;</w:t>
      </w:r>
      <w:r>
        <w:t xml:space="preserve"> Michael Veale, </w:t>
      </w:r>
      <w:r>
        <w:rPr>
          <w:rFonts w:ascii="Times New Roman Italic" w:hAnsi="Times New Roman Italic" w:cs="Times New Roman Italic"/>
          <w:i/>
          <w:iCs/>
        </w:rPr>
        <w:t>Is that Your Final Decision? Multi-stage Profiling, Selective Effects, and Article 22 of the GDPR</w:t>
      </w:r>
      <w:r>
        <w:t>,</w:t>
      </w:r>
      <w:del w:id="180" w:author="崔文博1312" w:date="2026-04-18T13:44:00Z">
        <w:r>
          <w:rPr/>
          <w:delText xml:space="preserve"> 11</w:delText>
        </w:r>
      </w:del>
      <w:r>
        <w:t xml:space="preserve"> International Data Privacy Law</w:t>
      </w:r>
      <w:del w:id="181" w:author="崔文博1312" w:date="2026-04-18T13:44:00Z">
        <w:r>
          <w:rPr/>
          <w:delText xml:space="preserve"> 319</w:delText>
        </w:r>
      </w:del>
      <w:r>
        <w:t>,</w:t>
      </w:r>
      <w:ins w:id="182" w:author="崔文博1312" w:date="2026-04-18T13:46:00Z">
        <w:r>
          <w:rPr/>
          <w:t xml:space="preserve"> </w:t>
        </w:r>
      </w:ins>
      <w:ins w:id="183" w:author="崔文博1312" w:date="2026-04-18T13:46:00Z">
        <w:r>
          <w:rPr>
            <w:rFonts w:hint="eastAsia"/>
          </w:rPr>
          <w:t xml:space="preserve">Vol. </w:t>
        </w:r>
      </w:ins>
      <w:ins w:id="184" w:author="崔文博1312" w:date="2026-04-18T13:46:00Z">
        <w:r>
          <w:rPr/>
          <w:t>11</w:t>
        </w:r>
      </w:ins>
      <w:ins w:id="185" w:author="崔文博1312" w:date="2026-04-18T13:46:00Z">
        <w:r>
          <w:rPr>
            <w:rFonts w:hint="eastAsia"/>
          </w:rPr>
          <w:t>:</w:t>
        </w:r>
      </w:ins>
      <w:ins w:id="186" w:author="崔文博1312" w:date="2026-04-18T13:46:00Z">
        <w:r>
          <w:rPr/>
          <w:t>4</w:t>
        </w:r>
      </w:ins>
      <w:ins w:id="187" w:author="崔文博1312" w:date="2026-04-18T13:46:00Z">
        <w:r>
          <w:rPr>
            <w:rFonts w:hint="eastAsia"/>
          </w:rPr>
          <w:t>, p.</w:t>
        </w:r>
      </w:ins>
      <w:ins w:id="188" w:author="崔文博1312" w:date="2026-04-18T13:44:00Z">
        <w:r>
          <w:rPr/>
          <w:t xml:space="preserve"> </w:t>
        </w:r>
      </w:ins>
      <w:r>
        <w:t>331</w:t>
      </w:r>
      <w:del w:id="189" w:author="崔文博1312" w:date="2026-04-18T17:45:00Z">
        <w:r>
          <w:rPr/>
          <w:delText>–</w:delText>
        </w:r>
      </w:del>
      <w:ins w:id="190" w:author="崔文博1312" w:date="2026-04-18T17:45:00Z">
        <w:r>
          <w:rPr/>
          <w:t>-</w:t>
        </w:r>
      </w:ins>
      <w:r>
        <w:t>332 (2021).</w:t>
      </w:r>
    </w:p>
  </w:footnote>
  <w:footnote w:id="25">
    <w:p w14:paraId="295BD1F5">
      <w:pPr>
        <w:pStyle w:val="13"/>
        <w:ind w:firstLine="360"/>
      </w:pPr>
      <w:del w:id="191" w:author="崔文博1312 [2]" w:date="2026-04-18T18:14:26Z">
        <w:r>
          <w:rPr>
            <w:rStyle w:val="17"/>
          </w:rPr>
          <w:delText>[</w:delText>
        </w:r>
      </w:del>
      <w:r>
        <w:rPr>
          <w:rStyle w:val="17"/>
        </w:rPr>
        <w:footnoteRef/>
      </w:r>
      <w:del w:id="192" w:author="崔文博1312 [2]" w:date="2026-04-18T18:14:26Z">
        <w:r>
          <w:rPr>
            <w:rStyle w:val="17"/>
          </w:rPr>
          <w:delText>]</w:delText>
        </w:r>
      </w:del>
      <w:r>
        <w:t xml:space="preserve"> Maja Brkan, </w:t>
      </w:r>
      <w:r>
        <w:rPr>
          <w:rFonts w:ascii="Times New Roman Italic" w:hAnsi="Times New Roman Italic" w:cs="Times New Roman Italic"/>
          <w:i/>
          <w:iCs/>
        </w:rPr>
        <w:t>Do Algorithms Rule the World? Algorithmic Decision-making and Data Protection in the Framework of the GDPR and Beyond</w:t>
      </w:r>
      <w:r>
        <w:t>,</w:t>
      </w:r>
      <w:del w:id="193" w:author="崔文博1312" w:date="2026-04-18T13:46:00Z">
        <w:r>
          <w:rPr/>
          <w:delText xml:space="preserve"> 27</w:delText>
        </w:r>
      </w:del>
      <w:r>
        <w:t xml:space="preserve"> International Journal of Law and Information Technology</w:t>
      </w:r>
      <w:del w:id="194" w:author="崔文博1312" w:date="2026-04-18T13:47:00Z">
        <w:r>
          <w:rPr/>
          <w:delText xml:space="preserve"> 91</w:delText>
        </w:r>
      </w:del>
      <w:r>
        <w:t xml:space="preserve">, </w:t>
      </w:r>
      <w:ins w:id="195" w:author="崔文博1312" w:date="2026-04-18T13:47:00Z">
        <w:r>
          <w:rPr>
            <w:rFonts w:hint="eastAsia"/>
          </w:rPr>
          <w:t xml:space="preserve">Vol. </w:t>
        </w:r>
      </w:ins>
      <w:ins w:id="196" w:author="崔文博1312" w:date="2026-04-18T13:48:00Z">
        <w:r>
          <w:rPr/>
          <w:t>27</w:t>
        </w:r>
      </w:ins>
      <w:ins w:id="197" w:author="崔文博1312" w:date="2026-04-18T13:47:00Z">
        <w:r>
          <w:rPr>
            <w:rFonts w:hint="eastAsia"/>
          </w:rPr>
          <w:t>:</w:t>
        </w:r>
      </w:ins>
      <w:ins w:id="198" w:author="崔文博1312" w:date="2026-04-18T13:48:00Z">
        <w:r>
          <w:rPr/>
          <w:t>2</w:t>
        </w:r>
      </w:ins>
      <w:ins w:id="199" w:author="崔文博1312" w:date="2026-04-18T13:47:00Z">
        <w:r>
          <w:rPr>
            <w:rFonts w:hint="eastAsia"/>
          </w:rPr>
          <w:t>, p.</w:t>
        </w:r>
      </w:ins>
      <w:ins w:id="200" w:author="崔文博1312" w:date="2026-04-18T13:47:00Z">
        <w:r>
          <w:rPr/>
          <w:t xml:space="preserve"> </w:t>
        </w:r>
      </w:ins>
      <w:r>
        <w:t>91</w:t>
      </w:r>
      <w:del w:id="201" w:author="崔文博1312" w:date="2026-04-18T17:45:00Z">
        <w:r>
          <w:rPr/>
          <w:delText>–</w:delText>
        </w:r>
      </w:del>
      <w:ins w:id="202" w:author="崔文博1312" w:date="2026-04-18T17:45:00Z">
        <w:r>
          <w:rPr/>
          <w:t>-</w:t>
        </w:r>
      </w:ins>
      <w:r>
        <w:t>121 (2019)</w:t>
      </w:r>
      <w:del w:id="203" w:author="崔文博1312" w:date="2026-04-18T13:46:00Z">
        <w:r>
          <w:rPr/>
          <w:delText>,</w:delText>
        </w:r>
      </w:del>
      <w:ins w:id="204" w:author="崔文博1312" w:date="2026-04-18T13:46:00Z">
        <w:r>
          <w:rPr/>
          <w:t>:</w:t>
        </w:r>
      </w:ins>
      <w:r>
        <w:t xml:space="preserve"> </w:t>
      </w:r>
      <w:r>
        <w:rPr>
          <w:rFonts w:hint="eastAsia"/>
        </w:rPr>
        <w:t xml:space="preserve">Hannah B van Kolfschooten, </w:t>
      </w:r>
      <w:r>
        <w:rPr>
          <w:rFonts w:hint="eastAsia"/>
          <w:i/>
          <w:iCs/>
        </w:rPr>
        <w:t>A Health-</w:t>
      </w:r>
      <w:r>
        <w:rPr>
          <w:i/>
          <w:iCs/>
        </w:rPr>
        <w:t>c</w:t>
      </w:r>
      <w:r>
        <w:rPr>
          <w:rFonts w:hint="eastAsia"/>
          <w:i/>
          <w:iCs/>
        </w:rPr>
        <w:t xml:space="preserve">onformant </w:t>
      </w:r>
      <w:r>
        <w:rPr>
          <w:i/>
          <w:iCs/>
        </w:rPr>
        <w:t>R</w:t>
      </w:r>
      <w:r>
        <w:rPr>
          <w:rFonts w:hint="eastAsia"/>
          <w:i/>
          <w:iCs/>
        </w:rPr>
        <w:t xml:space="preserve">eading of the GDPR’s </w:t>
      </w:r>
      <w:r>
        <w:rPr>
          <w:i/>
          <w:iCs/>
        </w:rPr>
        <w:t>R</w:t>
      </w:r>
      <w:r>
        <w:rPr>
          <w:rFonts w:hint="eastAsia"/>
          <w:i/>
          <w:iCs/>
        </w:rPr>
        <w:t xml:space="preserve">ight not to be </w:t>
      </w:r>
      <w:r>
        <w:rPr>
          <w:i/>
          <w:iCs/>
        </w:rPr>
        <w:t>S</w:t>
      </w:r>
      <w:r>
        <w:rPr>
          <w:rFonts w:hint="eastAsia"/>
          <w:i/>
          <w:iCs/>
        </w:rPr>
        <w:t xml:space="preserve">ubject to </w:t>
      </w:r>
      <w:r>
        <w:rPr>
          <w:i/>
          <w:iCs/>
        </w:rPr>
        <w:t>A</w:t>
      </w:r>
      <w:r>
        <w:rPr>
          <w:rFonts w:hint="eastAsia"/>
          <w:i/>
          <w:iCs/>
        </w:rPr>
        <w:t xml:space="preserve">utomated </w:t>
      </w:r>
      <w:r>
        <w:rPr>
          <w:i/>
          <w:iCs/>
        </w:rPr>
        <w:t>D</w:t>
      </w:r>
      <w:r>
        <w:rPr>
          <w:rFonts w:hint="eastAsia"/>
          <w:i/>
          <w:iCs/>
        </w:rPr>
        <w:t>ecision-making</w:t>
      </w:r>
      <w:r>
        <w:rPr>
          <w:rFonts w:hint="eastAsia"/>
        </w:rPr>
        <w:t>,</w:t>
      </w:r>
      <w:del w:id="205" w:author="崔文博1312" w:date="2026-04-18T13:47:00Z">
        <w:r>
          <w:rPr>
            <w:rFonts w:hint="eastAsia"/>
          </w:rPr>
          <w:delText xml:space="preserve"> 32</w:delText>
        </w:r>
      </w:del>
      <w:r>
        <w:rPr>
          <w:rFonts w:hint="eastAsia"/>
        </w:rPr>
        <w:t xml:space="preserve"> Medical Law Review</w:t>
      </w:r>
      <w:del w:id="206" w:author="崔文博1312" w:date="2026-04-18T13:47:00Z">
        <w:r>
          <w:rPr>
            <w:rFonts w:hint="eastAsia"/>
          </w:rPr>
          <w:delText xml:space="preserve"> 373</w:delText>
        </w:r>
      </w:del>
      <w:r>
        <w:rPr>
          <w:rFonts w:hint="eastAsia"/>
        </w:rPr>
        <w:t xml:space="preserve">, </w:t>
      </w:r>
      <w:ins w:id="207" w:author="崔文博1312" w:date="2026-04-18T14:18:00Z">
        <w:r>
          <w:rPr>
            <w:rFonts w:hint="eastAsia"/>
          </w:rPr>
          <w:t xml:space="preserve">Vol. </w:t>
        </w:r>
      </w:ins>
      <w:ins w:id="208" w:author="崔文博1312" w:date="2026-04-18T14:18:00Z">
        <w:r>
          <w:rPr/>
          <w:t>32</w:t>
        </w:r>
      </w:ins>
      <w:ins w:id="209" w:author="崔文博1312" w:date="2026-04-18T14:18:00Z">
        <w:r>
          <w:rPr>
            <w:rFonts w:hint="eastAsia"/>
          </w:rPr>
          <w:t>:</w:t>
        </w:r>
      </w:ins>
      <w:ins w:id="210" w:author="崔文博1312" w:date="2026-04-18T14:18:00Z">
        <w:r>
          <w:rPr/>
          <w:t>3</w:t>
        </w:r>
      </w:ins>
      <w:ins w:id="211" w:author="崔文博1312" w:date="2026-04-18T14:18:00Z">
        <w:r>
          <w:rPr>
            <w:rFonts w:hint="eastAsia"/>
          </w:rPr>
          <w:t>, p.</w:t>
        </w:r>
      </w:ins>
      <w:r>
        <w:rPr>
          <w:rFonts w:hint="eastAsia"/>
        </w:rPr>
        <w:t>3</w:t>
      </w:r>
      <w:r>
        <w:t>88</w:t>
      </w:r>
      <w:del w:id="212" w:author="崔文博1312" w:date="2026-04-18T17:45:00Z">
        <w:r>
          <w:rPr/>
          <w:delText>–</w:delText>
        </w:r>
      </w:del>
      <w:ins w:id="213" w:author="崔文博1312" w:date="2026-04-18T17:45:00Z">
        <w:r>
          <w:rPr/>
          <w:t>-</w:t>
        </w:r>
      </w:ins>
      <w:r>
        <w:rPr>
          <w:rFonts w:hint="eastAsia"/>
        </w:rPr>
        <w:t>3</w:t>
      </w:r>
      <w:r>
        <w:t>89</w:t>
      </w:r>
      <w:r>
        <w:rPr>
          <w:rFonts w:hint="eastAsia"/>
        </w:rPr>
        <w:t xml:space="preserve"> (2024)</w:t>
      </w:r>
      <w:r>
        <w:t>,</w:t>
      </w:r>
      <w:del w:id="214" w:author="崔文博1312" w:date="2026-04-18T14:18:00Z">
        <w:r>
          <w:rPr/>
          <w:delText xml:space="preserve"> 108-109.</w:delText>
        </w:r>
      </w:del>
    </w:p>
  </w:footnote>
  <w:footnote w:id="26">
    <w:p w14:paraId="42925B73">
      <w:pPr>
        <w:pStyle w:val="13"/>
        <w:ind w:firstLine="360"/>
      </w:pPr>
      <w:del w:id="215" w:author="崔文博1312 [2]" w:date="2026-04-18T18:14:26Z">
        <w:r>
          <w:rPr>
            <w:rStyle w:val="17"/>
          </w:rPr>
          <w:delText>[</w:delText>
        </w:r>
      </w:del>
      <w:r>
        <w:rPr>
          <w:rStyle w:val="17"/>
        </w:rPr>
        <w:footnoteRef/>
      </w:r>
      <w:del w:id="216" w:author="崔文博1312 [2]" w:date="2026-04-18T18:14:26Z">
        <w:r>
          <w:rPr>
            <w:rStyle w:val="17"/>
          </w:rPr>
          <w:delText>]</w:delText>
        </w:r>
      </w:del>
      <w:r>
        <w:t xml:space="preserve"> </w:t>
      </w:r>
      <w:del w:id="217" w:author="。。。" w:date="2026-04-14T21:15:00Z">
        <w:r>
          <w:rPr>
            <w:rFonts w:hint="eastAsia"/>
          </w:rPr>
          <w:delText>参见</w:delText>
        </w:r>
      </w:del>
      <w:r>
        <w:rPr>
          <w:rFonts w:hint="eastAsia"/>
        </w:rPr>
        <w:t>唐林垚：《“脱离算法自动化决策权”的虚幻承诺》，载《东方法学》2020年第6期</w:t>
      </w:r>
      <w:del w:id="218" w:author="。。。" w:date="2026-04-14T21:15:00Z">
        <w:r>
          <w:rPr>
            <w:rFonts w:hint="eastAsia"/>
          </w:rPr>
          <w:delText>，第22页</w:delText>
        </w:r>
      </w:del>
      <w:r>
        <w:rPr>
          <w:rFonts w:hint="eastAsia"/>
        </w:rPr>
        <w:t>；王苑：《完全自动化决策拒绝权之正当性及其实现路径——以〈个人信息保护法〉第24条第3款为中心》，载《法学家》2022年第5期</w:t>
      </w:r>
      <w:del w:id="219" w:author="。。。" w:date="2026-04-14T21:15:00Z">
        <w:r>
          <w:rPr>
            <w:rFonts w:hint="eastAsia"/>
          </w:rPr>
          <w:delText>，第80页</w:delText>
        </w:r>
      </w:del>
      <w:r>
        <w:rPr>
          <w:rFonts w:hint="eastAsia"/>
        </w:rPr>
        <w:t>。</w:t>
      </w:r>
    </w:p>
  </w:footnote>
  <w:footnote w:id="27">
    <w:p w14:paraId="03CB3481">
      <w:pPr>
        <w:pStyle w:val="13"/>
        <w:ind w:firstLine="360"/>
      </w:pPr>
      <w:del w:id="220" w:author="崔文博1312 [2]" w:date="2026-04-18T18:14:26Z">
        <w:r>
          <w:rPr>
            <w:rStyle w:val="17"/>
          </w:rPr>
          <w:delText>[</w:delText>
        </w:r>
      </w:del>
      <w:r>
        <w:rPr>
          <w:rStyle w:val="17"/>
        </w:rPr>
        <w:footnoteRef/>
      </w:r>
      <w:del w:id="221" w:author="崔文博1312 [2]" w:date="2026-04-18T18:14:26Z">
        <w:r>
          <w:rPr>
            <w:rStyle w:val="17"/>
          </w:rPr>
          <w:delText>]</w:delText>
        </w:r>
      </w:del>
      <w:r>
        <w:t xml:space="preserve"> </w:t>
      </w:r>
      <w:del w:id="222" w:author="。。。" w:date="2026-04-14T21:15:00Z">
        <w:r>
          <w:rPr>
            <w:rFonts w:hint="eastAsia"/>
          </w:rPr>
          <w:delText>参见</w:delText>
        </w:r>
      </w:del>
      <w:r>
        <w:rPr>
          <w:rFonts w:hint="eastAsia"/>
        </w:rPr>
        <w:t>郑智航：《平衡论视角下个人免受自动化决策的法律保护》，载《政法论丛》2022年第4期</w:t>
      </w:r>
      <w:del w:id="223" w:author="。。。" w:date="2026-04-14T21:15:00Z">
        <w:r>
          <w:rPr>
            <w:rFonts w:hint="eastAsia"/>
          </w:rPr>
          <w:delText>，第97-98页</w:delText>
        </w:r>
      </w:del>
      <w:r>
        <w:rPr>
          <w:rFonts w:hint="eastAsia"/>
        </w:rPr>
        <w:t>。</w:t>
      </w:r>
    </w:p>
  </w:footnote>
  <w:footnote w:id="28">
    <w:p w14:paraId="25A9F7A8">
      <w:pPr>
        <w:pStyle w:val="13"/>
        <w:ind w:firstLine="360"/>
      </w:pPr>
      <w:del w:id="224" w:author="崔文博1312 [2]" w:date="2026-04-18T18:14:26Z">
        <w:r>
          <w:rPr>
            <w:rStyle w:val="17"/>
          </w:rPr>
          <w:delText>[</w:delText>
        </w:r>
      </w:del>
      <w:r>
        <w:rPr>
          <w:rStyle w:val="17"/>
        </w:rPr>
        <w:footnoteRef/>
      </w:r>
      <w:del w:id="225" w:author="崔文博1312 [2]" w:date="2026-04-18T18:14:26Z">
        <w:r>
          <w:rPr>
            <w:rStyle w:val="17"/>
          </w:rPr>
          <w:delText>]</w:delText>
        </w:r>
      </w:del>
      <w:r>
        <w:t xml:space="preserve"> </w:t>
      </w:r>
      <w:r>
        <w:rPr>
          <w:rFonts w:hint="eastAsia"/>
        </w:rPr>
        <w:t>目前国内</w:t>
      </w:r>
      <w:ins w:id="226" w:author="。。。" w:date="2026-04-14T21:18:00Z">
        <w:r>
          <w:rPr>
            <w:rFonts w:hint="eastAsia"/>
          </w:rPr>
          <w:t>存在与</w:t>
        </w:r>
      </w:ins>
      <w:del w:id="227" w:author="。。。" w:date="2026-04-14T21:18:00Z">
        <w:r>
          <w:rPr>
            <w:rFonts w:hint="eastAsia"/>
          </w:rPr>
          <w:delText>与</w:delText>
        </w:r>
      </w:del>
      <w:r>
        <w:rPr>
          <w:rFonts w:hint="eastAsia"/>
        </w:rPr>
        <w:t>欧盟赋权说相类似之观点</w:t>
      </w:r>
      <w:ins w:id="228" w:author="。。。" w:date="2026-04-14T21:18:00Z">
        <w:r>
          <w:rPr>
            <w:rFonts w:hint="eastAsia"/>
          </w:rPr>
          <w:t>。</w:t>
        </w:r>
      </w:ins>
      <w:del w:id="229" w:author="。。。" w:date="2026-04-14T21:18:00Z">
        <w:r>
          <w:rPr>
            <w:rFonts w:hint="eastAsia"/>
          </w:rPr>
          <w:delText>，</w:delText>
        </w:r>
      </w:del>
      <w:del w:id="230" w:author="。。。" w:date="2026-04-14T21:15:00Z">
        <w:r>
          <w:rPr>
            <w:rFonts w:hint="eastAsia"/>
          </w:rPr>
          <w:delText>参见</w:delText>
        </w:r>
      </w:del>
      <w:r>
        <w:rPr>
          <w:rFonts w:hint="eastAsia"/>
        </w:rPr>
        <w:t>林洹民：《个人对抗商业自动化决策算法的私权设计》，载《清华法学》2020年第4期</w:t>
      </w:r>
      <w:del w:id="231" w:author="。。。" w:date="2026-04-14T21:16:00Z">
        <w:r>
          <w:rPr>
            <w:rFonts w:hint="eastAsia"/>
          </w:rPr>
          <w:delText>，第132页</w:delText>
        </w:r>
      </w:del>
      <w:r>
        <w:rPr>
          <w:rFonts w:hint="eastAsia"/>
        </w:rPr>
        <w:t>。</w:t>
      </w:r>
    </w:p>
  </w:footnote>
  <w:footnote w:id="29">
    <w:p w14:paraId="048EA3C1">
      <w:pPr>
        <w:pStyle w:val="13"/>
        <w:ind w:firstLine="360"/>
      </w:pPr>
      <w:del w:id="232" w:author="崔文博1312 [2]" w:date="2026-04-18T18:14:26Z">
        <w:r>
          <w:rPr>
            <w:rStyle w:val="17"/>
          </w:rPr>
          <w:delText>[</w:delText>
        </w:r>
      </w:del>
      <w:r>
        <w:rPr>
          <w:rStyle w:val="17"/>
        </w:rPr>
        <w:footnoteRef/>
      </w:r>
      <w:del w:id="233" w:author="崔文博1312 [2]" w:date="2026-04-18T18:14:26Z">
        <w:r>
          <w:rPr>
            <w:rStyle w:val="17"/>
          </w:rPr>
          <w:delText>]</w:delText>
        </w:r>
      </w:del>
      <w:r>
        <w:t xml:space="preserve"> </w:t>
      </w:r>
      <w:del w:id="234" w:author="。。。" w:date="2026-04-14T21:18:00Z">
        <w:r>
          <w:rPr>
            <w:rFonts w:hint="eastAsia"/>
          </w:rPr>
          <w:delText>参见</w:delText>
        </w:r>
      </w:del>
      <w:r>
        <w:rPr>
          <w:rFonts w:hint="eastAsia"/>
        </w:rPr>
        <w:t>张建文：《论自动化决策方式直接营销的个人信息法律基础》，载《法律科学（西北政法大学学报）》2023年第6期</w:t>
      </w:r>
      <w:del w:id="235" w:author="。。。" w:date="2026-04-14T21:18:00Z">
        <w:r>
          <w:rPr>
            <w:rFonts w:hint="eastAsia"/>
          </w:rPr>
          <w:delText>，第31页</w:delText>
        </w:r>
      </w:del>
      <w:r>
        <w:rPr>
          <w:rFonts w:hint="eastAsia"/>
        </w:rPr>
        <w:t>；孙鸿亮：《基于自动化决策的商业广告的法律规制》，载《中国法律评论》2025年第4期</w:t>
      </w:r>
      <w:del w:id="236" w:author="。。。" w:date="2026-04-14T21:18:00Z">
        <w:r>
          <w:rPr>
            <w:rFonts w:hint="eastAsia"/>
          </w:rPr>
          <w:delText>，第199页</w:delText>
        </w:r>
      </w:del>
      <w:r>
        <w:rPr>
          <w:rFonts w:hint="eastAsia"/>
        </w:rPr>
        <w:t>。</w:t>
      </w:r>
    </w:p>
  </w:footnote>
  <w:footnote w:id="30">
    <w:p w14:paraId="6F2CCDAC">
      <w:pPr>
        <w:pStyle w:val="13"/>
        <w:ind w:firstLine="360"/>
      </w:pPr>
      <w:del w:id="237" w:author="崔文博1312 [2]" w:date="2026-04-18T18:14:26Z">
        <w:r>
          <w:rPr>
            <w:rStyle w:val="17"/>
          </w:rPr>
          <w:delText>[</w:delText>
        </w:r>
      </w:del>
      <w:r>
        <w:rPr>
          <w:rStyle w:val="17"/>
        </w:rPr>
        <w:footnoteRef/>
      </w:r>
      <w:del w:id="238" w:author="崔文博1312 [2]" w:date="2026-04-18T18:14:26Z">
        <w:r>
          <w:rPr>
            <w:rStyle w:val="17"/>
          </w:rPr>
          <w:delText>]</w:delText>
        </w:r>
      </w:del>
      <w:r>
        <w:t xml:space="preserve"> </w:t>
      </w:r>
      <w:del w:id="239" w:author="。。。" w:date="2026-04-14T21:18:00Z">
        <w:r>
          <w:rPr>
            <w:rFonts w:hint="eastAsia"/>
          </w:rPr>
          <w:delText>参见</w:delText>
        </w:r>
      </w:del>
      <w:r>
        <w:rPr>
          <w:rFonts w:hint="eastAsia"/>
        </w:rPr>
        <w:t>程啸：《论个人信息处理中的个人同意》，载《环球法律评论》2021年第6期</w:t>
      </w:r>
      <w:del w:id="240" w:author="。。。" w:date="2026-04-14T21:18:00Z">
        <w:r>
          <w:rPr>
            <w:rFonts w:hint="eastAsia"/>
          </w:rPr>
          <w:delText>，第40页</w:delText>
        </w:r>
      </w:del>
      <w:r>
        <w:rPr>
          <w:rFonts w:hint="eastAsia"/>
        </w:rPr>
        <w:t>。</w:t>
      </w:r>
    </w:p>
  </w:footnote>
  <w:footnote w:id="31">
    <w:p w14:paraId="24DB1FEB">
      <w:pPr>
        <w:pStyle w:val="13"/>
        <w:ind w:firstLine="360"/>
      </w:pPr>
      <w:del w:id="241" w:author="崔文博1312 [2]" w:date="2026-04-18T18:14:26Z">
        <w:r>
          <w:rPr>
            <w:rStyle w:val="17"/>
          </w:rPr>
          <w:delText>[</w:delText>
        </w:r>
      </w:del>
      <w:r>
        <w:rPr>
          <w:rStyle w:val="17"/>
        </w:rPr>
        <w:footnoteRef/>
      </w:r>
      <w:del w:id="242" w:author="崔文博1312 [2]" w:date="2026-04-18T18:14:26Z">
        <w:r>
          <w:rPr>
            <w:rStyle w:val="17"/>
          </w:rPr>
          <w:delText>]</w:delText>
        </w:r>
      </w:del>
      <w:r>
        <w:t xml:space="preserve"> </w:t>
      </w:r>
      <w:ins w:id="243" w:author="。。。" w:date="2026-04-14T21:20:00Z">
        <w:r>
          <w:rPr>
            <w:rFonts w:hint="eastAsia"/>
          </w:rPr>
          <w:t>罗某诉某科技有限公司隐私权、个人信息保护纠纷案，</w:t>
        </w:r>
      </w:ins>
      <w:r>
        <w:rPr>
          <w:rFonts w:hint="eastAsia"/>
        </w:rPr>
        <w:t>北京市第四中级人民法院</w:t>
      </w:r>
      <w:del w:id="244" w:author="。。。" w:date="2026-04-14T21:20:00Z">
        <w:r>
          <w:rPr>
            <w:rFonts w:hint="eastAsia"/>
          </w:rPr>
          <w:delText>民事判决书，</w:delText>
        </w:r>
      </w:del>
      <w:r>
        <w:rPr>
          <w:rFonts w:hint="eastAsia"/>
        </w:rPr>
        <w:t>（2022）京04民终494号</w:t>
      </w:r>
      <w:ins w:id="245" w:author="。。。" w:date="2026-04-14T21:20:00Z">
        <w:r>
          <w:rPr>
            <w:rFonts w:hint="eastAsia"/>
          </w:rPr>
          <w:t>民事判决书</w:t>
        </w:r>
      </w:ins>
      <w:r>
        <w:rPr>
          <w:rFonts w:hint="eastAsia"/>
        </w:rPr>
        <w:t>。</w:t>
      </w:r>
    </w:p>
  </w:footnote>
  <w:footnote w:id="32">
    <w:p w14:paraId="05644B86">
      <w:pPr>
        <w:pStyle w:val="13"/>
        <w:ind w:firstLine="360"/>
      </w:pPr>
      <w:del w:id="246" w:author="崔文博1312 [2]" w:date="2026-04-18T18:14:26Z">
        <w:r>
          <w:rPr>
            <w:rStyle w:val="17"/>
          </w:rPr>
          <w:delText>[</w:delText>
        </w:r>
      </w:del>
      <w:r>
        <w:rPr>
          <w:rStyle w:val="17"/>
        </w:rPr>
        <w:footnoteRef/>
      </w:r>
      <w:del w:id="247" w:author="崔文博1312 [2]" w:date="2026-04-18T18:14:26Z">
        <w:r>
          <w:rPr>
            <w:rStyle w:val="17"/>
          </w:rPr>
          <w:delText>]</w:delText>
        </w:r>
      </w:del>
      <w:r>
        <w:t xml:space="preserve"> </w:t>
      </w:r>
      <w:r>
        <w:rPr>
          <w:rFonts w:hint="eastAsia"/>
        </w:rPr>
        <w:t>实践中，也有一定数量的案件将同意作为自动化决策的合法性事由</w:t>
      </w:r>
      <w:del w:id="248" w:author="。。。" w:date="2026-04-14T21:21:00Z">
        <w:r>
          <w:rPr>
            <w:rFonts w:hint="eastAsia"/>
          </w:rPr>
          <w:delText>，参见</w:delText>
        </w:r>
      </w:del>
      <w:ins w:id="249" w:author="。。。" w:date="2026-04-14T21:21:00Z">
        <w:r>
          <w:rPr>
            <w:rFonts w:hint="eastAsia"/>
          </w:rPr>
          <w:t>。黄某诉腾讯科技（深圳）有限公司等网络侵权责任纠纷案，</w:t>
        </w:r>
      </w:ins>
      <w:r>
        <w:rPr>
          <w:rFonts w:hint="eastAsia"/>
        </w:rPr>
        <w:t>北京互联网法院</w:t>
      </w:r>
      <w:del w:id="250" w:author="。。。" w:date="2026-04-14T21:21:00Z">
        <w:r>
          <w:rPr>
            <w:rFonts w:hint="eastAsia"/>
          </w:rPr>
          <w:delText>民事判决书，</w:delText>
        </w:r>
      </w:del>
      <w:r>
        <w:rPr>
          <w:rFonts w:hint="eastAsia"/>
        </w:rPr>
        <w:t>（2019）京0491民初16142号</w:t>
      </w:r>
      <w:ins w:id="251" w:author="。。。" w:date="2026-04-14T21:21:00Z">
        <w:r>
          <w:rPr>
            <w:rFonts w:hint="eastAsia"/>
          </w:rPr>
          <w:t>民事判决书</w:t>
        </w:r>
      </w:ins>
      <w:r>
        <w:rPr>
          <w:rFonts w:hint="eastAsia"/>
        </w:rPr>
        <w:t>；</w:t>
      </w:r>
      <w:ins w:id="252" w:author="。。。" w:date="2026-04-14T21:21:00Z">
        <w:r>
          <w:rPr>
            <w:rFonts w:hint="eastAsia"/>
          </w:rPr>
          <w:t>许兴泉诉杭州阿里妈妈软件服务有限公司网络服务合同纠纷案，</w:t>
        </w:r>
      </w:ins>
      <w:r>
        <w:rPr>
          <w:rFonts w:hint="eastAsia"/>
        </w:rPr>
        <w:t>杭州互联网法院</w:t>
      </w:r>
      <w:del w:id="253" w:author="。。。" w:date="2026-04-14T21:22:00Z">
        <w:r>
          <w:rPr>
            <w:rFonts w:hint="eastAsia"/>
          </w:rPr>
          <w:delText>民事判决书，</w:delText>
        </w:r>
      </w:del>
      <w:r>
        <w:rPr>
          <w:rFonts w:hint="eastAsia"/>
        </w:rPr>
        <w:t>（2020）浙0192民初3081号</w:t>
      </w:r>
      <w:ins w:id="254" w:author="。。。" w:date="2026-04-14T21:22:00Z">
        <w:r>
          <w:rPr>
            <w:rFonts w:hint="eastAsia"/>
          </w:rPr>
          <w:t>民事判决书</w:t>
        </w:r>
      </w:ins>
      <w:r>
        <w:rPr>
          <w:rFonts w:hint="eastAsia"/>
        </w:rPr>
        <w:t>；</w:t>
      </w:r>
      <w:ins w:id="255" w:author="。。。" w:date="2026-04-14T21:22:00Z">
        <w:r>
          <w:rPr>
            <w:rFonts w:hint="eastAsia"/>
          </w:rPr>
          <w:t>郭某某诉某网络有限公司个人信息保护纠纷案，</w:t>
        </w:r>
      </w:ins>
      <w:r>
        <w:rPr>
          <w:rFonts w:hint="eastAsia"/>
        </w:rPr>
        <w:t>杭州互联网法院</w:t>
      </w:r>
      <w:del w:id="256" w:author="。。。" w:date="2026-04-14T21:22:00Z">
        <w:r>
          <w:rPr>
            <w:rFonts w:hint="eastAsia"/>
          </w:rPr>
          <w:delText>民事判决书，</w:delText>
        </w:r>
      </w:del>
      <w:r>
        <w:rPr>
          <w:rFonts w:hint="eastAsia"/>
        </w:rPr>
        <w:t>（2021）浙0192民初5626号</w:t>
      </w:r>
      <w:ins w:id="257" w:author="。。。" w:date="2026-04-14T21:22:00Z">
        <w:r>
          <w:rPr>
            <w:rFonts w:hint="eastAsia"/>
          </w:rPr>
          <w:t>民事判决书</w:t>
        </w:r>
      </w:ins>
      <w:r>
        <w:rPr>
          <w:rFonts w:hint="eastAsia"/>
        </w:rPr>
        <w:t>；</w:t>
      </w:r>
      <w:ins w:id="258" w:author="。。。" w:date="2026-04-14T21:23:00Z">
        <w:r>
          <w:rPr>
            <w:rFonts w:hint="eastAsia"/>
          </w:rPr>
          <w:t>王某与某有限公司网络侵权责任纠纷案，</w:t>
        </w:r>
      </w:ins>
      <w:r>
        <w:rPr>
          <w:rFonts w:hint="eastAsia"/>
        </w:rPr>
        <w:t>北京互联网法院</w:t>
      </w:r>
      <w:del w:id="259" w:author="。。。" w:date="2026-04-14T21:23:00Z">
        <w:r>
          <w:rPr>
            <w:rFonts w:hint="eastAsia"/>
          </w:rPr>
          <w:delText>民事判决书，</w:delText>
        </w:r>
      </w:del>
      <w:r>
        <w:rPr>
          <w:rFonts w:hint="eastAsia"/>
        </w:rPr>
        <w:t>（2023）京0491民初1410号</w:t>
      </w:r>
      <w:ins w:id="260" w:author="。。。" w:date="2026-04-14T21:23:00Z">
        <w:r>
          <w:rPr>
            <w:rFonts w:hint="eastAsia"/>
          </w:rPr>
          <w:t>民事判决书</w:t>
        </w:r>
      </w:ins>
      <w:r>
        <w:rPr>
          <w:rFonts w:hint="eastAsia"/>
        </w:rPr>
        <w:t>。</w:t>
      </w:r>
    </w:p>
  </w:footnote>
  <w:footnote w:id="33">
    <w:p w14:paraId="73B1FC4A">
      <w:pPr>
        <w:pStyle w:val="13"/>
        <w:ind w:firstLine="360"/>
      </w:pPr>
      <w:del w:id="261" w:author="崔文博1312 [2]" w:date="2026-04-18T18:14:26Z">
        <w:r>
          <w:rPr>
            <w:rStyle w:val="17"/>
          </w:rPr>
          <w:delText>[</w:delText>
        </w:r>
      </w:del>
      <w:r>
        <w:rPr>
          <w:rStyle w:val="17"/>
        </w:rPr>
        <w:footnoteRef/>
      </w:r>
      <w:del w:id="262" w:author="崔文博1312 [2]" w:date="2026-04-18T18:14:26Z">
        <w:r>
          <w:rPr>
            <w:rStyle w:val="17"/>
          </w:rPr>
          <w:delText>]</w:delText>
        </w:r>
      </w:del>
      <w:r>
        <w:t xml:space="preserve"> </w:t>
      </w:r>
      <w:del w:id="263" w:author="。。。" w:date="2026-04-14T21:23:00Z">
        <w:r>
          <w:rPr>
            <w:rFonts w:hint="eastAsia"/>
          </w:rPr>
          <w:delText>参见</w:delText>
        </w:r>
      </w:del>
      <w:r>
        <w:rPr>
          <w:rFonts w:hint="eastAsia"/>
        </w:rPr>
        <w:t>杨芳：《个人信息自动化处理领域的个人信息保护规则》，载《重庆理工大学学报（社会科学）》2016年第9期</w:t>
      </w:r>
      <w:del w:id="264" w:author="。。。" w:date="2026-04-14T21:23:00Z">
        <w:r>
          <w:rPr>
            <w:rFonts w:hint="eastAsia"/>
          </w:rPr>
          <w:delText>，第91页</w:delText>
        </w:r>
      </w:del>
      <w:r>
        <w:rPr>
          <w:rFonts w:hint="eastAsia"/>
        </w:rPr>
        <w:t>。</w:t>
      </w:r>
    </w:p>
  </w:footnote>
  <w:footnote w:id="34">
    <w:p w14:paraId="0E288DF5">
      <w:pPr>
        <w:pStyle w:val="13"/>
        <w:ind w:firstLine="360"/>
      </w:pPr>
      <w:del w:id="265" w:author="崔文博1312 [2]" w:date="2026-04-18T18:14:26Z">
        <w:r>
          <w:rPr>
            <w:rStyle w:val="17"/>
          </w:rPr>
          <w:delText>[</w:delText>
        </w:r>
      </w:del>
      <w:r>
        <w:rPr>
          <w:rStyle w:val="17"/>
        </w:rPr>
        <w:footnoteRef/>
      </w:r>
      <w:del w:id="266" w:author="崔文博1312 [2]" w:date="2026-04-18T18:14:26Z">
        <w:r>
          <w:rPr>
            <w:rStyle w:val="17"/>
          </w:rPr>
          <w:delText>]</w:delText>
        </w:r>
      </w:del>
      <w:r>
        <w:t xml:space="preserve"> </w:t>
      </w:r>
      <w:del w:id="267" w:author="。。。" w:date="2026-04-14T21:23:00Z">
        <w:r>
          <w:rPr>
            <w:rFonts w:hint="eastAsia"/>
          </w:rPr>
          <w:delText>参见</w:delText>
        </w:r>
      </w:del>
      <w:r>
        <w:rPr>
          <w:rFonts w:hint="eastAsia"/>
        </w:rPr>
        <w:t>杨芳：《我国个人信息保护法适用范围之思考——隐私权救济困境下的个人信息保护法》，载《社会科学家》2016年第10期</w:t>
      </w:r>
      <w:del w:id="268" w:author="。。。" w:date="2026-04-14T21:23:00Z">
        <w:r>
          <w:rPr>
            <w:rFonts w:hint="eastAsia"/>
          </w:rPr>
          <w:delText>，第112页</w:delText>
        </w:r>
      </w:del>
      <w:r>
        <w:rPr>
          <w:rFonts w:hint="eastAsia"/>
        </w:rPr>
        <w:t>。</w:t>
      </w:r>
    </w:p>
  </w:footnote>
  <w:footnote w:id="35">
    <w:p w14:paraId="44DAB935">
      <w:pPr>
        <w:pStyle w:val="13"/>
        <w:ind w:firstLine="360"/>
        <w:rPr>
          <w:ins w:id="269" w:author="。。。" w:date="2026-04-12T16:47:00Z"/>
        </w:rPr>
      </w:pPr>
      <w:ins w:id="270" w:author="。。。" w:date="2026-04-12T16:47:00Z">
        <w:r>
          <w:rPr>
            <w:rStyle w:val="17"/>
          </w:rPr>
          <w:footnoteRef/>
        </w:r>
      </w:ins>
      <w:ins w:id="271" w:author="。。。" w:date="2026-04-12T16:47:00Z">
        <w:r>
          <w:rPr/>
          <w:t xml:space="preserve"> </w:t>
        </w:r>
      </w:ins>
      <w:ins w:id="272" w:author="。。。" w:date="2026-04-12T16:47:00Z">
        <w:r>
          <w:rPr>
            <w:rFonts w:hint="eastAsia"/>
          </w:rPr>
          <w:t>雷磊：《法律概念是重要的吗》，载《法学研究》2017年第4期。</w:t>
        </w:r>
      </w:ins>
    </w:p>
  </w:footnote>
  <w:footnote w:id="36">
    <w:p w14:paraId="160011DB">
      <w:pPr>
        <w:pStyle w:val="13"/>
        <w:ind w:firstLine="360"/>
      </w:pPr>
      <w:ins w:id="273" w:author="。。。" w:date="2026-04-12T17:06:00Z">
        <w:r>
          <w:rPr>
            <w:rStyle w:val="17"/>
          </w:rPr>
          <w:footnoteRef/>
        </w:r>
      </w:ins>
      <w:ins w:id="274" w:author="。。。" w:date="2026-04-12T17:06:00Z">
        <w:r>
          <w:rPr/>
          <w:t xml:space="preserve"> </w:t>
        </w:r>
      </w:ins>
      <w:ins w:id="275" w:author="。。。" w:date="2026-04-12T17:06:00Z">
        <w:r>
          <w:rPr>
            <w:rFonts w:hint="eastAsia"/>
          </w:rPr>
          <w:t>王欣辰、刘云：《布鲁塞尔效应的概念梳理与误区澄清——兼论欧盟数据监管标准全球化的中国因应》，载《中国政法大学研究生学报》2025年第1辑。</w:t>
        </w:r>
      </w:ins>
    </w:p>
  </w:footnote>
  <w:footnote w:id="37">
    <w:p w14:paraId="1BB9ABBE">
      <w:pPr>
        <w:pStyle w:val="13"/>
        <w:ind w:firstLine="360"/>
      </w:pPr>
      <w:del w:id="276" w:author="崔文博1312 [2]" w:date="2026-04-18T18:14:26Z">
        <w:r>
          <w:rPr>
            <w:rStyle w:val="17"/>
          </w:rPr>
          <w:delText>[</w:delText>
        </w:r>
      </w:del>
      <w:r>
        <w:rPr>
          <w:rStyle w:val="17"/>
        </w:rPr>
        <w:footnoteRef/>
      </w:r>
      <w:del w:id="277" w:author="崔文博1312 [2]" w:date="2026-04-18T18:14:26Z">
        <w:r>
          <w:rPr>
            <w:rStyle w:val="17"/>
          </w:rPr>
          <w:delText>]</w:delText>
        </w:r>
      </w:del>
      <w:r>
        <w:t xml:space="preserve"> </w:t>
      </w:r>
      <w:r>
        <w:rPr>
          <w:rFonts w:hint="eastAsia"/>
        </w:rPr>
        <w:t>GDPR 第4</w:t>
      </w:r>
      <w:ins w:id="278" w:author="。。。" w:date="2026-04-14T21:24:00Z">
        <w:r>
          <w:rPr>
            <w:rFonts w:hint="eastAsia"/>
          </w:rPr>
          <w:t>（4）</w:t>
        </w:r>
      </w:ins>
      <w:r>
        <w:rPr>
          <w:rFonts w:hint="eastAsia"/>
        </w:rPr>
        <w:t>条</w:t>
      </w:r>
      <w:del w:id="279" w:author="。。。" w:date="2026-04-14T21:24:00Z">
        <w:r>
          <w:rPr>
            <w:rFonts w:hint="eastAsia"/>
          </w:rPr>
          <w:delText xml:space="preserve"> 第4款</w:delText>
        </w:r>
      </w:del>
      <w:r>
        <w:rPr>
          <w:rFonts w:hint="eastAsia"/>
        </w:rPr>
        <w:t>：“用户画像”是指为评估与自然人相关的某些个人情况，对个人数据进行任何自动化处理、利用的方式，特别是针对与自然人的工作表现、经济状况、健康状况、个人偏好、兴趣、信度、习性、位置或行踪相关的分析和预测。</w:t>
      </w:r>
    </w:p>
  </w:footnote>
  <w:footnote w:id="38">
    <w:p w14:paraId="3CFE5FCE">
      <w:pPr>
        <w:pStyle w:val="13"/>
        <w:ind w:firstLine="360"/>
      </w:pPr>
      <w:del w:id="280" w:author="崔文博1312 [2]" w:date="2026-04-18T18:14:26Z">
        <w:r>
          <w:rPr>
            <w:rStyle w:val="17"/>
          </w:rPr>
          <w:delText>[</w:delText>
        </w:r>
      </w:del>
      <w:r>
        <w:rPr>
          <w:rStyle w:val="17"/>
        </w:rPr>
        <w:footnoteRef/>
      </w:r>
      <w:del w:id="281" w:author="崔文博1312 [2]" w:date="2026-04-18T18:14:26Z">
        <w:r>
          <w:rPr>
            <w:rStyle w:val="17"/>
          </w:rPr>
          <w:delText>]</w:delText>
        </w:r>
      </w:del>
      <w:r>
        <w:t xml:space="preserve"> </w:t>
      </w:r>
      <w:del w:id="282" w:author="。。。" w:date="2026-04-14T15:27:00Z">
        <w:r>
          <w:rPr>
            <w:rFonts w:hint="eastAsia"/>
          </w:rPr>
          <w:delText>参见</w:delText>
        </w:r>
      </w:del>
      <w:r>
        <w:rPr>
          <w:rFonts w:hint="eastAsia"/>
        </w:rPr>
        <w:t>程啸、王苑：《个人信息保护法教程》，中国人民大学出版社2023年版，第110页。</w:t>
      </w:r>
    </w:p>
  </w:footnote>
  <w:footnote w:id="39">
    <w:p w14:paraId="05AE3C21">
      <w:pPr>
        <w:pStyle w:val="13"/>
        <w:ind w:firstLine="360"/>
      </w:pPr>
      <w:del w:id="283" w:author="崔文博1312 [2]" w:date="2026-04-18T18:14:26Z">
        <w:r>
          <w:rPr>
            <w:rStyle w:val="17"/>
          </w:rPr>
          <w:delText>[</w:delText>
        </w:r>
      </w:del>
      <w:r>
        <w:rPr>
          <w:rStyle w:val="17"/>
        </w:rPr>
        <w:footnoteRef/>
      </w:r>
      <w:del w:id="284" w:author="崔文博1312 [2]" w:date="2026-04-18T18:14:26Z">
        <w:r>
          <w:rPr>
            <w:rStyle w:val="17"/>
          </w:rPr>
          <w:delText>]</w:delText>
        </w:r>
      </w:del>
      <w:r>
        <w:t xml:space="preserve"> </w:t>
      </w:r>
      <w:del w:id="285" w:author="。。。" w:date="2026-04-14T15:27:00Z">
        <w:r>
          <w:rPr>
            <w:rFonts w:hint="eastAsia"/>
          </w:rPr>
          <w:delText>参见</w:delText>
        </w:r>
      </w:del>
      <w:r>
        <w:rPr>
          <w:rFonts w:hint="eastAsia"/>
        </w:rPr>
        <w:t>高飞主编：《中华人民共和国个人信息保护法解读》，中国法制出版社2022年版，第89页。</w:t>
      </w:r>
    </w:p>
  </w:footnote>
  <w:footnote w:id="40">
    <w:p w14:paraId="08456CBF">
      <w:pPr>
        <w:pStyle w:val="13"/>
        <w:ind w:firstLine="360"/>
      </w:pPr>
      <w:del w:id="286" w:author="崔文博1312 [2]" w:date="2026-04-18T18:14:26Z">
        <w:r>
          <w:rPr>
            <w:rStyle w:val="17"/>
          </w:rPr>
          <w:delText>[</w:delText>
        </w:r>
      </w:del>
      <w:r>
        <w:rPr>
          <w:rStyle w:val="17"/>
        </w:rPr>
        <w:footnoteRef/>
      </w:r>
      <w:del w:id="287" w:author="崔文博1312 [2]" w:date="2026-04-18T18:14:26Z">
        <w:r>
          <w:rPr>
            <w:rStyle w:val="17"/>
          </w:rPr>
          <w:delText>]</w:delText>
        </w:r>
      </w:del>
      <w:r>
        <w:t xml:space="preserve"> </w:t>
      </w:r>
      <w:del w:id="288" w:author="。。。" w:date="2026-04-14T21:26:00Z">
        <w:r>
          <w:rPr>
            <w:rFonts w:hint="eastAsia"/>
          </w:rPr>
          <w:delText>参见</w:delText>
        </w:r>
      </w:del>
      <w:r>
        <w:rPr>
          <w:rFonts w:hint="eastAsia"/>
        </w:rPr>
        <w:t>张新宝主编：《〈中华人民共和国个人信息保护法〉释义》，人民出版社2021年版，第195页。</w:t>
      </w:r>
    </w:p>
  </w:footnote>
  <w:footnote w:id="41">
    <w:p w14:paraId="6A699C0C">
      <w:pPr>
        <w:pStyle w:val="13"/>
        <w:ind w:firstLine="360"/>
      </w:pPr>
      <w:del w:id="289" w:author="崔文博1312 [2]" w:date="2026-04-18T18:14:26Z">
        <w:r>
          <w:rPr>
            <w:rStyle w:val="17"/>
          </w:rPr>
          <w:delText>[</w:delText>
        </w:r>
      </w:del>
      <w:r>
        <w:rPr>
          <w:rStyle w:val="17"/>
        </w:rPr>
        <w:footnoteRef/>
      </w:r>
      <w:del w:id="290" w:author="崔文博1312 [2]" w:date="2026-04-18T18:14:26Z">
        <w:r>
          <w:rPr>
            <w:rStyle w:val="17"/>
          </w:rPr>
          <w:delText>]</w:delText>
        </w:r>
      </w:del>
      <w:r>
        <w:t xml:space="preserve"> Celine Castets-Renard, </w:t>
      </w:r>
      <w:r>
        <w:rPr>
          <w:rFonts w:ascii="Times New Roman Italic" w:hAnsi="Times New Roman Italic" w:cs="Times New Roman Italic"/>
          <w:i/>
          <w:iCs/>
        </w:rPr>
        <w:t>Accountability of Algorithms in the GDPR and beyond:</w:t>
      </w:r>
      <w:ins w:id="291" w:author="崔文博1312" w:date="2026-04-18T13:55:00Z">
        <w:r>
          <w:rPr>
            <w:rFonts w:ascii="Times New Roman Italic" w:hAnsi="Times New Roman Italic" w:cs="Times New Roman Italic"/>
            <w:i/>
            <w:iCs/>
          </w:rPr>
          <w:t xml:space="preserve"> </w:t>
        </w:r>
      </w:ins>
      <w:ins w:id="292" w:author="崔文博1312" w:date="2026-04-18T13:54:00Z">
        <w:r>
          <w:rPr>
            <w:rFonts w:ascii="Times New Roman Italic" w:hAnsi="Times New Roman Italic" w:cs="Times New Roman Italic"/>
            <w:i/>
            <w:iCs/>
            <w:rPrChange w:id="293" w:author="崔文博1312" w:date="2026-04-18T13:54:00Z">
              <w:rPr/>
            </w:rPrChange>
          </w:rPr>
          <w:t>A</w:t>
        </w:r>
      </w:ins>
      <w:r>
        <w:rPr>
          <w:rFonts w:ascii="Times New Roman Italic" w:hAnsi="Times New Roman Italic" w:cs="Times New Roman Italic"/>
          <w:i/>
          <w:iCs/>
        </w:rPr>
        <w:t xml:space="preserve"> European Legal Framework on Automated Decision-making, </w:t>
      </w:r>
      <w:r>
        <w:rPr>
          <w:rFonts w:cs="Times New Roman"/>
        </w:rPr>
        <w:t>Fordham Intellectual Property</w:t>
      </w:r>
      <w:r>
        <w:t>,</w:t>
      </w:r>
      <w:del w:id="294" w:author="崔文博1312" w:date="2026-04-18T13:53:00Z">
        <w:r>
          <w:rPr/>
          <w:delText xml:space="preserve"> 30</w:delText>
        </w:r>
      </w:del>
      <w:r>
        <w:t xml:space="preserve"> Media &amp; Entertainment Law Journal,</w:t>
      </w:r>
      <w:del w:id="295" w:author="崔文博1312" w:date="2026-04-18T13:53:00Z">
        <w:r>
          <w:rPr/>
          <w:delText xml:space="preserve"> 91</w:delText>
        </w:r>
      </w:del>
      <w:r>
        <w:t>,</w:t>
      </w:r>
      <w:del w:id="296" w:author="崔文博1312" w:date="2026-04-18T13:54:00Z">
        <w:r>
          <w:rPr/>
          <w:delText xml:space="preserve"> </w:delText>
        </w:r>
      </w:del>
      <w:ins w:id="297" w:author="崔文博1312" w:date="2026-04-18T13:53:00Z">
        <w:r>
          <w:rPr/>
          <w:t xml:space="preserve"> </w:t>
        </w:r>
      </w:ins>
      <w:ins w:id="298" w:author="崔文博1312" w:date="2026-04-18T13:53:00Z">
        <w:r>
          <w:rPr>
            <w:rFonts w:hint="eastAsia"/>
          </w:rPr>
          <w:t xml:space="preserve">Vol. </w:t>
        </w:r>
      </w:ins>
      <w:ins w:id="299" w:author="崔文博1312" w:date="2026-04-18T13:55:00Z">
        <w:r>
          <w:rPr/>
          <w:t>30</w:t>
        </w:r>
      </w:ins>
      <w:ins w:id="300" w:author="崔文博1312" w:date="2026-04-18T13:53:00Z">
        <w:r>
          <w:rPr>
            <w:rFonts w:hint="eastAsia"/>
          </w:rPr>
          <w:t>:</w:t>
        </w:r>
      </w:ins>
      <w:ins w:id="301" w:author="崔文博1312" w:date="2026-04-18T13:56:00Z">
        <w:r>
          <w:rPr/>
          <w:t>1</w:t>
        </w:r>
      </w:ins>
      <w:ins w:id="302" w:author="崔文博1312" w:date="2026-04-18T13:53:00Z">
        <w:r>
          <w:rPr>
            <w:rFonts w:hint="eastAsia"/>
          </w:rPr>
          <w:t>, p.</w:t>
        </w:r>
      </w:ins>
      <w:ins w:id="303" w:author="崔文博1312" w:date="2026-04-18T13:53:00Z">
        <w:r>
          <w:rPr/>
          <w:t xml:space="preserve"> </w:t>
        </w:r>
      </w:ins>
      <w:r>
        <w:t>91-138 (2019)</w:t>
      </w:r>
      <w:del w:id="304" w:author="崔文博1312" w:date="2026-04-18T13:57:00Z">
        <w:r>
          <w:rPr/>
          <w:delText>,</w:delText>
        </w:r>
      </w:del>
      <w:ins w:id="305" w:author="崔文博1312" w:date="2026-04-18T13:57:00Z">
        <w:r>
          <w:rPr/>
          <w:t>:</w:t>
        </w:r>
      </w:ins>
      <w:r>
        <w:t xml:space="preserve"> </w:t>
      </w:r>
      <w:r>
        <w:rPr>
          <w:rFonts w:hint="eastAsia"/>
        </w:rPr>
        <w:t xml:space="preserve">Simona Demková, </w:t>
      </w:r>
      <w:r>
        <w:rPr>
          <w:rFonts w:ascii="Times New Roman Italic" w:hAnsi="Times New Roman Italic" w:cs="Times New Roman Italic"/>
          <w:i/>
          <w:iCs/>
        </w:rPr>
        <w:t xml:space="preserve">The Decisional Value of Information in European Semi-Automated Decision-Making, </w:t>
      </w:r>
      <w:del w:id="306" w:author="崔文博1312" w:date="2026-04-18T13:56:00Z">
        <w:r>
          <w:rPr>
            <w:rFonts w:cs="Times New Roman"/>
          </w:rPr>
          <w:delText xml:space="preserve">14 </w:delText>
        </w:r>
      </w:del>
      <w:r>
        <w:rPr>
          <w:rFonts w:cs="Times New Roman"/>
        </w:rPr>
        <w:t>Review of European</w:t>
      </w:r>
      <w:r>
        <w:t xml:space="preserve">, </w:t>
      </w:r>
      <w:r>
        <w:rPr>
          <w:rFonts w:hint="eastAsia"/>
        </w:rPr>
        <w:t>Administrative Law</w:t>
      </w:r>
      <w:del w:id="307" w:author="崔文博1312" w:date="2026-04-18T13:56:00Z">
        <w:r>
          <w:rPr>
            <w:rFonts w:hint="eastAsia"/>
          </w:rPr>
          <w:delText xml:space="preserve"> 29</w:delText>
        </w:r>
      </w:del>
      <w:r>
        <w:rPr>
          <w:rFonts w:hint="eastAsia"/>
        </w:rPr>
        <w:t>,</w:t>
      </w:r>
      <w:ins w:id="308" w:author="崔文博1312" w:date="2026-04-18T13:56:00Z">
        <w:r>
          <w:rPr/>
          <w:t xml:space="preserve"> </w:t>
        </w:r>
      </w:ins>
      <w:ins w:id="309" w:author="崔文博1312" w:date="2026-04-18T13:56:00Z">
        <w:r>
          <w:rPr>
            <w:rFonts w:hint="eastAsia"/>
          </w:rPr>
          <w:t xml:space="preserve">Vol. </w:t>
        </w:r>
      </w:ins>
      <w:ins w:id="310" w:author="崔文博1312" w:date="2026-04-18T13:57:00Z">
        <w:r>
          <w:rPr/>
          <w:t>2</w:t>
        </w:r>
      </w:ins>
      <w:ins w:id="311" w:author="崔文博1312" w:date="2026-04-18T13:56:00Z">
        <w:r>
          <w:rPr>
            <w:rFonts w:hint="eastAsia"/>
          </w:rPr>
          <w:t>:</w:t>
        </w:r>
      </w:ins>
      <w:ins w:id="312" w:author="崔文博1312" w:date="2026-04-18T13:56:00Z">
        <w:r>
          <w:rPr/>
          <w:t>1</w:t>
        </w:r>
      </w:ins>
      <w:ins w:id="313" w:author="崔文博1312" w:date="2026-04-18T13:57:00Z">
        <w:r>
          <w:rPr/>
          <w:t>4</w:t>
        </w:r>
      </w:ins>
      <w:ins w:id="314" w:author="崔文博1312" w:date="2026-04-18T13:56:00Z">
        <w:r>
          <w:rPr>
            <w:rFonts w:hint="eastAsia"/>
          </w:rPr>
          <w:t>, p.</w:t>
        </w:r>
      </w:ins>
      <w:r>
        <w:rPr>
          <w:rFonts w:hint="eastAsia"/>
        </w:rPr>
        <w:t xml:space="preserve"> 45–47</w:t>
      </w:r>
      <w:r>
        <w:t xml:space="preserve"> </w:t>
      </w:r>
      <w:r>
        <w:rPr>
          <w:rFonts w:hint="eastAsia"/>
        </w:rPr>
        <w:t>(2021)</w:t>
      </w:r>
      <w:r>
        <w:t>.</w:t>
      </w:r>
    </w:p>
  </w:footnote>
  <w:footnote w:id="42">
    <w:p w14:paraId="70946F31">
      <w:pPr>
        <w:pStyle w:val="13"/>
        <w:ind w:firstLine="360"/>
      </w:pPr>
      <w:del w:id="315" w:author="崔文博1312 [2]" w:date="2026-04-18T18:14:26Z">
        <w:r>
          <w:rPr>
            <w:rStyle w:val="17"/>
          </w:rPr>
          <w:delText>[</w:delText>
        </w:r>
      </w:del>
      <w:r>
        <w:rPr>
          <w:rStyle w:val="17"/>
        </w:rPr>
        <w:footnoteRef/>
      </w:r>
      <w:del w:id="316" w:author="崔文博1312 [2]" w:date="2026-04-18T18:14:26Z">
        <w:r>
          <w:rPr>
            <w:rStyle w:val="17"/>
          </w:rPr>
          <w:delText>]</w:delText>
        </w:r>
      </w:del>
      <w:r>
        <w:t xml:space="preserve"> </w:t>
      </w:r>
      <w:r>
        <w:rPr>
          <w:rFonts w:hint="eastAsia"/>
        </w:rPr>
        <w:t>Ben Wagner,</w:t>
      </w:r>
      <w:r>
        <w:rPr>
          <w:rFonts w:ascii="Times New Roman Italic" w:hAnsi="Times New Roman Italic" w:cs="Times New Roman Italic"/>
          <w:i/>
          <w:iCs/>
        </w:rPr>
        <w:t xml:space="preserve"> Liable, but Not in Control? Ensuring Meaningful Human Agency in Automated Decision-Making Systems,</w:t>
      </w:r>
      <w:del w:id="317" w:author="崔文博1312" w:date="2026-04-18T14:02:00Z">
        <w:r>
          <w:rPr>
            <w:rFonts w:hint="eastAsia"/>
          </w:rPr>
          <w:delText xml:space="preserve"> 11</w:delText>
        </w:r>
      </w:del>
      <w:r>
        <w:rPr>
          <w:rFonts w:hint="eastAsia"/>
        </w:rPr>
        <w:t xml:space="preserve"> Policy and Internet</w:t>
      </w:r>
      <w:del w:id="318" w:author="崔文博1312" w:date="2026-04-18T14:02:00Z">
        <w:r>
          <w:rPr>
            <w:rFonts w:hint="eastAsia"/>
          </w:rPr>
          <w:delText xml:space="preserve"> 104</w:delText>
        </w:r>
      </w:del>
      <w:r>
        <w:rPr>
          <w:rFonts w:hint="eastAsia"/>
        </w:rPr>
        <w:t>,</w:t>
      </w:r>
      <w:ins w:id="319" w:author="崔文博1312" w:date="2026-04-18T14:02:00Z">
        <w:r>
          <w:rPr/>
          <w:t xml:space="preserve"> </w:t>
        </w:r>
      </w:ins>
      <w:ins w:id="320" w:author="崔文博1312" w:date="2026-04-18T14:02:00Z">
        <w:r>
          <w:rPr>
            <w:rFonts w:hint="eastAsia"/>
          </w:rPr>
          <w:t xml:space="preserve">Vol. </w:t>
        </w:r>
      </w:ins>
      <w:ins w:id="321" w:author="崔文博1312" w:date="2026-04-18T14:02:00Z">
        <w:r>
          <w:rPr/>
          <w:t>11</w:t>
        </w:r>
      </w:ins>
      <w:ins w:id="322" w:author="崔文博1312" w:date="2026-04-18T14:02:00Z">
        <w:r>
          <w:rPr>
            <w:rFonts w:hint="eastAsia"/>
          </w:rPr>
          <w:t>:</w:t>
        </w:r>
      </w:ins>
      <w:ins w:id="323" w:author="崔文博1312" w:date="2026-04-18T14:02:00Z">
        <w:r>
          <w:rPr/>
          <w:t>1</w:t>
        </w:r>
      </w:ins>
      <w:ins w:id="324" w:author="崔文博1312" w:date="2026-04-18T14:02:00Z">
        <w:r>
          <w:rPr>
            <w:rFonts w:hint="eastAsia"/>
          </w:rPr>
          <w:t>, p.</w:t>
        </w:r>
      </w:ins>
      <w:r>
        <w:rPr>
          <w:rFonts w:hint="eastAsia"/>
        </w:rPr>
        <w:t xml:space="preserve"> 114</w:t>
      </w:r>
      <w:r>
        <w:t xml:space="preserve"> </w:t>
      </w:r>
      <w:r>
        <w:rPr>
          <w:rFonts w:hint="eastAsia"/>
        </w:rPr>
        <w:t>(2019).</w:t>
      </w:r>
    </w:p>
  </w:footnote>
  <w:footnote w:id="43">
    <w:p w14:paraId="097AAE27">
      <w:pPr>
        <w:pStyle w:val="13"/>
        <w:ind w:firstLine="360"/>
      </w:pPr>
      <w:del w:id="325" w:author="崔文博1312 [2]" w:date="2026-04-18T18:14:26Z">
        <w:r>
          <w:rPr>
            <w:rStyle w:val="17"/>
          </w:rPr>
          <w:delText>[</w:delText>
        </w:r>
      </w:del>
      <w:r>
        <w:rPr>
          <w:rStyle w:val="17"/>
        </w:rPr>
        <w:footnoteRef/>
      </w:r>
      <w:del w:id="326" w:author="崔文博1312 [2]" w:date="2026-04-18T18:14:26Z">
        <w:r>
          <w:rPr>
            <w:rStyle w:val="17"/>
          </w:rPr>
          <w:delText>]</w:delText>
        </w:r>
      </w:del>
      <w:r>
        <w:t xml:space="preserve"> </w:t>
      </w:r>
      <w:ins w:id="327" w:author="。。。" w:date="2026-04-14T21:27:00Z">
        <w:r>
          <w:rPr>
            <w:rFonts w:hint="eastAsia"/>
          </w:rPr>
          <w:t>麦某波诉北京法某科技有限公司、北京律某信息技术有限公司网络侵权责任纠纷案，</w:t>
        </w:r>
      </w:ins>
      <w:r>
        <w:rPr>
          <w:rFonts w:hint="eastAsia"/>
        </w:rPr>
        <w:t>广州互联网法院</w:t>
      </w:r>
      <w:del w:id="328" w:author="。。。" w:date="2026-04-14T21:27:00Z">
        <w:r>
          <w:rPr>
            <w:rFonts w:hint="eastAsia"/>
          </w:rPr>
          <w:delText>民事判决书，</w:delText>
        </w:r>
      </w:del>
      <w:r>
        <w:rPr>
          <w:rFonts w:hint="eastAsia"/>
        </w:rPr>
        <w:t>（2022）粤0192民初20966号</w:t>
      </w:r>
      <w:ins w:id="329" w:author="。。。" w:date="2026-04-14T21:27:00Z">
        <w:r>
          <w:rPr>
            <w:rFonts w:hint="eastAsia"/>
          </w:rPr>
          <w:t>民事判决书</w:t>
        </w:r>
      </w:ins>
      <w:r>
        <w:rPr>
          <w:rFonts w:hint="eastAsia"/>
        </w:rPr>
        <w:t>。</w:t>
      </w:r>
    </w:p>
  </w:footnote>
  <w:footnote w:id="44">
    <w:p w14:paraId="4277D1AE">
      <w:pPr>
        <w:pStyle w:val="13"/>
        <w:ind w:firstLine="360"/>
        <w:rPr>
          <w:ins w:id="330" w:author="。。。" w:date="2026-04-14T18:02:00Z"/>
        </w:rPr>
      </w:pPr>
      <w:ins w:id="331" w:author="。。。" w:date="2026-04-14T18:02:00Z">
        <w:r>
          <w:rPr>
            <w:rStyle w:val="17"/>
          </w:rPr>
          <w:footnoteRef/>
        </w:r>
      </w:ins>
      <w:ins w:id="332" w:author="。。。" w:date="2026-04-14T18:02:00Z">
        <w:r>
          <w:rPr/>
          <w:t xml:space="preserve"> </w:t>
        </w:r>
      </w:ins>
      <w:ins w:id="333" w:author="。。。" w:date="2026-04-14T18:02:00Z">
        <w:r>
          <w:rPr>
            <w:rFonts w:hint="eastAsia"/>
          </w:rPr>
          <w:t>关于二者界分标准</w:t>
        </w:r>
      </w:ins>
      <w:ins w:id="334" w:author="崔文博1312" w:date="2026-04-18T14:02:00Z">
        <w:r>
          <w:rPr/>
          <w:t xml:space="preserve">, </w:t>
        </w:r>
      </w:ins>
      <w:ins w:id="335" w:author="。。。" w:date="2026-04-14T18:02:00Z">
        <w:del w:id="336" w:author="崔文博1312" w:date="2026-04-18T14:02:00Z">
          <w:r>
            <w:rPr>
              <w:rFonts w:hint="eastAsia"/>
            </w:rPr>
            <w:delText>，</w:delText>
          </w:r>
        </w:del>
      </w:ins>
      <w:ins w:id="337" w:author="。。。" w:date="2026-04-14T18:02:00Z">
        <w:del w:id="338" w:author="崔文博1312" w:date="2026-04-18T14:02:00Z">
          <w:r>
            <w:rPr/>
            <w:delText xml:space="preserve">See </w:delText>
          </w:r>
        </w:del>
      </w:ins>
      <w:ins w:id="339" w:author="。。。" w:date="2026-04-14T18:02:00Z">
        <w:r>
          <w:rPr/>
          <w:t xml:space="preserve">Article 29 Data Protection Working Party, </w:t>
        </w:r>
      </w:ins>
      <w:ins w:id="340" w:author="。。。" w:date="2026-04-14T18:02:00Z">
        <w:r>
          <w:rPr>
            <w:rFonts w:ascii="Times New Roman Italic" w:hAnsi="Times New Roman Italic" w:cs="Times New Roman Italic"/>
            <w:i/>
            <w:iCs/>
          </w:rPr>
          <w:t>Opinion 4/2010 on the European code of conduct of FEDMA for the use of personal data in direct marketing</w:t>
        </w:r>
      </w:ins>
      <w:ins w:id="341" w:author="。。。" w:date="2026-04-14T18:02:00Z">
        <w:r>
          <w:rPr/>
          <w:t>, adopted on 13 July 2010, WP 174, p.21</w:t>
        </w:r>
      </w:ins>
      <w:ins w:id="342" w:author="。。。" w:date="2026-04-14T18:02:00Z">
        <w:r>
          <w:rPr>
            <w:rFonts w:hint="eastAsia"/>
          </w:rPr>
          <w:t>；张凌寒：《自动化决策与人的主体性》，载《人大法律评论》2022年第2期。</w:t>
        </w:r>
      </w:ins>
    </w:p>
  </w:footnote>
  <w:footnote w:id="45">
    <w:p w14:paraId="09B3CCF1">
      <w:pPr>
        <w:pStyle w:val="13"/>
        <w:ind w:firstLine="360"/>
      </w:pPr>
      <w:del w:id="343" w:author="崔文博1312 [2]" w:date="2026-04-18T18:14:26Z">
        <w:r>
          <w:rPr>
            <w:rStyle w:val="17"/>
          </w:rPr>
          <w:delText>[</w:delText>
        </w:r>
      </w:del>
      <w:r>
        <w:rPr>
          <w:rStyle w:val="17"/>
        </w:rPr>
        <w:footnoteRef/>
      </w:r>
      <w:del w:id="344" w:author="崔文博1312 [2]" w:date="2026-04-18T18:14:26Z">
        <w:r>
          <w:rPr>
            <w:rStyle w:val="17"/>
          </w:rPr>
          <w:delText>]</w:delText>
        </w:r>
      </w:del>
      <w:r>
        <w:t xml:space="preserve"> </w:t>
      </w:r>
      <w:ins w:id="345" w:author="崔文博1312" w:date="2026-04-18T16:22:00Z">
        <w:r>
          <w:rPr/>
          <w:t xml:space="preserve">Uber </w:t>
        </w:r>
      </w:ins>
      <w:ins w:id="346" w:author="崔文博1312" w:date="2026-04-18T16:22:00Z">
        <w:r>
          <w:rPr>
            <w:rFonts w:ascii="Times New Roman Italic" w:hAnsi="Times New Roman Italic" w:cs="Times New Roman Italic"/>
            <w:i/>
            <w:iCs/>
            <w:highlight w:val="none"/>
            <w:rPrChange w:id="347" w:author="崔文博1312" w:date="2026-04-18T16:23:00Z">
              <w:rPr>
                <w:rFonts w:ascii="Times New Roman Italic" w:hAnsi="Times New Roman Italic" w:cs="Times New Roman Italic"/>
                <w:i/>
                <w:iCs/>
                <w:highlight w:val="yellow"/>
              </w:rPr>
            </w:rPrChange>
          </w:rPr>
          <w:t>v.</w:t>
        </w:r>
      </w:ins>
      <w:ins w:id="348" w:author="崔文博1312" w:date="2026-04-18T16:22:00Z">
        <w:r>
          <w:rPr/>
          <w:t xml:space="preserve"> Drivers Amsterdam Court of Appeal</w:t>
        </w:r>
      </w:ins>
      <w:del w:id="349" w:author="崔文博1312" w:date="2026-04-18T16:22:00Z">
        <w:r>
          <w:rPr/>
          <w:delText>Amsterdam Court of Appeal</w:delText>
        </w:r>
      </w:del>
      <w:del w:id="350" w:author="崔文博1312" w:date="2026-04-18T16:29:00Z">
        <w:r>
          <w:rPr/>
          <w:delText>,</w:delText>
        </w:r>
      </w:del>
      <w:del w:id="351" w:author="崔文博1312" w:date="2026-04-18T16:23:00Z">
        <w:r>
          <w:rPr/>
          <w:delText xml:space="preserve"> 4 April 2023</w:delText>
        </w:r>
      </w:del>
      <w:del w:id="352" w:author="崔文博1312" w:date="2026-04-18T16:29:00Z">
        <w:r>
          <w:rPr/>
          <w:delText>, ECLI:NL:GHAMS:2023:796</w:delText>
        </w:r>
      </w:del>
      <w:r>
        <w:t>, Case No. 200.295.747/01</w:t>
      </w:r>
      <w:ins w:id="353" w:author="崔文博1312" w:date="2026-04-18T16:23:00Z">
        <w:r>
          <w:rPr>
            <w:highlight w:val="none"/>
            <w:rPrChange w:id="354" w:author="崔文博1312" w:date="2026-04-18T16:23:00Z">
              <w:rPr>
                <w:highlight w:val="yellow"/>
              </w:rPr>
            </w:rPrChange>
          </w:rPr>
          <w:t xml:space="preserve"> (2023)</w:t>
        </w:r>
      </w:ins>
      <w:r>
        <w:t>.</w:t>
      </w:r>
    </w:p>
  </w:footnote>
  <w:footnote w:id="46">
    <w:p w14:paraId="51C9ED07">
      <w:pPr>
        <w:pStyle w:val="13"/>
        <w:ind w:firstLine="360"/>
      </w:pPr>
      <w:del w:id="355" w:author="崔文博1312 [2]" w:date="2026-04-18T18:14:26Z">
        <w:r>
          <w:rPr>
            <w:rStyle w:val="17"/>
          </w:rPr>
          <w:delText>[</w:delText>
        </w:r>
      </w:del>
      <w:r>
        <w:rPr>
          <w:rStyle w:val="17"/>
        </w:rPr>
        <w:footnoteRef/>
      </w:r>
      <w:del w:id="356" w:author="崔文博1312 [2]" w:date="2026-04-18T18:14:26Z">
        <w:r>
          <w:rPr>
            <w:rStyle w:val="17"/>
          </w:rPr>
          <w:delText>]</w:delText>
        </w:r>
      </w:del>
      <w:r>
        <w:t xml:space="preserve"> </w:t>
      </w:r>
      <w:r>
        <w:rPr>
          <w:rFonts w:hint="eastAsia"/>
        </w:rPr>
        <w:t>此处需要注意的是，在欧盟法中用户画像与自动化决策并不是绑定关系，用户画像可以通过自动化决策进行，也可以不使用自动化决策的方式，当非自动化决策方式作出用户画像时，可以基于GDPR第21条的拒绝权予以拒绝，而自动化决策方式作出用户画像时，原则上禁止，除非是第22条第2款规定之例外。</w:t>
      </w:r>
      <w:del w:id="357" w:author="崔文博1312" w:date="2026-04-18T16:24:00Z">
        <w:r>
          <w:rPr/>
          <w:delText xml:space="preserve">See </w:delText>
        </w:r>
      </w:del>
      <w:r>
        <w:t xml:space="preserve">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p.18.</w:t>
      </w:r>
    </w:p>
  </w:footnote>
  <w:footnote w:id="47">
    <w:p w14:paraId="4A96F737">
      <w:pPr>
        <w:pStyle w:val="13"/>
        <w:ind w:firstLine="360"/>
        <w:rPr>
          <w:rFonts w:eastAsia="宋体"/>
        </w:rPr>
      </w:pPr>
      <w:ins w:id="358" w:author="。。。" w:date="2026-04-14T16:03:00Z">
        <w:r>
          <w:rPr>
            <w:rStyle w:val="17"/>
          </w:rPr>
          <w:footnoteRef/>
        </w:r>
      </w:ins>
      <w:ins w:id="359" w:author="。。。" w:date="2026-04-14T16:03:00Z">
        <w:r>
          <w:rPr/>
          <w:t xml:space="preserve"> </w:t>
        </w:r>
      </w:ins>
      <w:ins w:id="360" w:author="。。。" w:date="2026-04-14T16:04:00Z">
        <w:r>
          <w:rPr>
            <w:rFonts w:hint="eastAsia"/>
          </w:rPr>
          <w:t>许可：《论个人信息保护法的权衡体系及其实践展开》，载《法学家》2024年第4期。</w:t>
        </w:r>
      </w:ins>
    </w:p>
  </w:footnote>
  <w:footnote w:id="48">
    <w:p w14:paraId="1C96D25F">
      <w:pPr>
        <w:pStyle w:val="13"/>
        <w:ind w:firstLine="360"/>
      </w:pPr>
      <w:del w:id="361" w:author="崔文博1312 [2]" w:date="2026-04-18T18:14:26Z">
        <w:r>
          <w:rPr>
            <w:rStyle w:val="17"/>
          </w:rPr>
          <w:delText>[</w:delText>
        </w:r>
      </w:del>
      <w:r>
        <w:rPr>
          <w:rStyle w:val="17"/>
        </w:rPr>
        <w:footnoteRef/>
      </w:r>
      <w:del w:id="362" w:author="崔文博1312 [2]" w:date="2026-04-18T18:14:26Z">
        <w:r>
          <w:rPr>
            <w:rStyle w:val="17"/>
          </w:rPr>
          <w:delText>]</w:delText>
        </w:r>
      </w:del>
      <w:r>
        <w:t xml:space="preserve"> </w:t>
      </w:r>
      <w:r>
        <w:rPr>
          <w:rFonts w:hint="eastAsia"/>
        </w:rPr>
        <w:t>联合国大会：《联合国国际贸易法委员会第五十七届会议工作报告》（A/79/17），附件四。</w:t>
      </w:r>
    </w:p>
  </w:footnote>
  <w:footnote w:id="49">
    <w:p w14:paraId="611154BC">
      <w:pPr>
        <w:pStyle w:val="13"/>
        <w:ind w:firstLine="360"/>
      </w:pPr>
      <w:ins w:id="363" w:author="。。。" w:date="2026-04-12T17:22:00Z">
        <w:r>
          <w:rPr>
            <w:rStyle w:val="17"/>
          </w:rPr>
          <w:footnoteRef/>
        </w:r>
      </w:ins>
      <w:ins w:id="364" w:author="。。。" w:date="2026-04-12T17:22:00Z">
        <w:r>
          <w:rPr/>
          <w:t xml:space="preserve"> </w:t>
        </w:r>
      </w:ins>
      <w:ins w:id="365" w:author="。。。" w:date="2026-04-12T17:22:00Z">
        <w:r>
          <w:rPr>
            <w:rFonts w:hint="eastAsia"/>
          </w:rPr>
          <w:t>马靖皓、冉富强：《“开放结构”与法律问题的唯一正确答案》，载《法大法律评论》2024年第2辑。</w:t>
        </w:r>
      </w:ins>
    </w:p>
  </w:footnote>
  <w:footnote w:id="50">
    <w:p w14:paraId="70ECA269">
      <w:pPr>
        <w:pStyle w:val="13"/>
        <w:ind w:firstLine="360"/>
      </w:pPr>
      <w:del w:id="366" w:author="崔文博1312 [2]" w:date="2026-04-18T18:14:26Z">
        <w:r>
          <w:rPr>
            <w:rStyle w:val="17"/>
          </w:rPr>
          <w:delText>[</w:delText>
        </w:r>
      </w:del>
      <w:r>
        <w:rPr>
          <w:rStyle w:val="17"/>
        </w:rPr>
        <w:footnoteRef/>
      </w:r>
      <w:del w:id="367" w:author="崔文博1312 [2]" w:date="2026-04-18T18:14:26Z">
        <w:r>
          <w:rPr>
            <w:rStyle w:val="17"/>
          </w:rPr>
          <w:delText>]</w:delText>
        </w:r>
      </w:del>
      <w:r>
        <w:t xml:space="preserve"> </w:t>
      </w:r>
      <w:r>
        <w:rPr>
          <w:rFonts w:hint="eastAsia"/>
        </w:rPr>
        <w:t>类似观点</w:t>
      </w:r>
      <w:del w:id="368" w:author="。。。" w:date="2026-04-14T21:28:00Z">
        <w:r>
          <w:rPr>
            <w:rFonts w:hint="eastAsia"/>
          </w:rPr>
          <w:delText>，参见</w:delText>
        </w:r>
      </w:del>
      <w:ins w:id="369" w:author="。。。" w:date="2026-04-14T21:28:00Z">
        <w:r>
          <w:rPr>
            <w:rFonts w:hint="eastAsia"/>
          </w:rPr>
          <w:t>，</w:t>
        </w:r>
      </w:ins>
      <w:r>
        <w:rPr>
          <w:rFonts w:hint="eastAsia"/>
        </w:rPr>
        <w:t>张欣:《免受自动化决策约束权的制度逻辑与本土构建》</w:t>
      </w:r>
      <w:del w:id="370" w:author="崔文博1312" w:date="2026-04-18T17:48:00Z">
        <w:r>
          <w:rPr>
            <w:rFonts w:hint="eastAsia"/>
          </w:rPr>
          <w:delText>,</w:delText>
        </w:r>
      </w:del>
      <w:ins w:id="371" w:author="崔文博1312" w:date="2026-04-18T17:48:00Z">
        <w:r>
          <w:rPr>
            <w:rFonts w:hint="eastAsia"/>
          </w:rPr>
          <w:t>，</w:t>
        </w:r>
      </w:ins>
      <w:r>
        <w:rPr>
          <w:rFonts w:hint="eastAsia"/>
        </w:rPr>
        <w:t>载《华东政法大学学报》2021年第5期</w:t>
      </w:r>
      <w:del w:id="372" w:author="。。。" w:date="2026-04-14T21:28:00Z">
        <w:r>
          <w:rPr>
            <w:rFonts w:hint="eastAsia"/>
          </w:rPr>
          <w:delText>，第37页</w:delText>
        </w:r>
      </w:del>
      <w:r>
        <w:rPr>
          <w:rFonts w:hint="eastAsia"/>
        </w:rPr>
        <w:t>；崔靖梓：《自动化决策拒绝权的整体主义实现》，载《华中科技大学学报（社会科学版）》2024年第2期</w:t>
      </w:r>
      <w:del w:id="373" w:author="。。。" w:date="2026-04-14T21:28:00Z">
        <w:r>
          <w:rPr>
            <w:rFonts w:hint="eastAsia"/>
          </w:rPr>
          <w:delText>，第102页</w:delText>
        </w:r>
      </w:del>
      <w:r>
        <w:rPr>
          <w:rFonts w:hint="eastAsia"/>
        </w:rPr>
        <w:t>。</w:t>
      </w:r>
    </w:p>
  </w:footnote>
  <w:footnote w:id="51">
    <w:p w14:paraId="411F887C">
      <w:pPr>
        <w:pStyle w:val="13"/>
        <w:ind w:firstLine="360"/>
      </w:pPr>
      <w:del w:id="374" w:author="崔文博1312 [2]" w:date="2026-04-18T18:14:26Z">
        <w:r>
          <w:rPr>
            <w:rStyle w:val="17"/>
          </w:rPr>
          <w:delText>[</w:delText>
        </w:r>
      </w:del>
      <w:r>
        <w:rPr>
          <w:rStyle w:val="17"/>
        </w:rPr>
        <w:footnoteRef/>
      </w:r>
      <w:del w:id="375" w:author="崔文博1312 [2]" w:date="2026-04-18T18:14:26Z">
        <w:r>
          <w:rPr>
            <w:rStyle w:val="17"/>
          </w:rPr>
          <w:delText>]</w:delText>
        </w:r>
      </w:del>
      <w:r>
        <w:t xml:space="preserve"> </w:t>
      </w:r>
      <w:del w:id="376" w:author="。。。" w:date="2026-04-14T21:28:00Z">
        <w:r>
          <w:rPr>
            <w:rFonts w:hint="eastAsia"/>
          </w:rPr>
          <w:delText>参见</w:delText>
        </w:r>
      </w:del>
      <w:r>
        <w:rPr>
          <w:rFonts w:hint="eastAsia"/>
        </w:rPr>
        <w:t>朱振：《认真对待理由——关于新兴权利之分类、证成与功能的分析》，载《求是学刊》2020年第2期</w:t>
      </w:r>
      <w:del w:id="377" w:author="。。。" w:date="2026-04-14T21:28:00Z">
        <w:r>
          <w:rPr>
            <w:rFonts w:hint="eastAsia"/>
          </w:rPr>
          <w:delText>，第118-119页</w:delText>
        </w:r>
      </w:del>
      <w:r>
        <w:rPr>
          <w:rFonts w:hint="eastAsia"/>
        </w:rPr>
        <w:t>。</w:t>
      </w:r>
    </w:p>
  </w:footnote>
  <w:footnote w:id="52">
    <w:p w14:paraId="71C3DDED">
      <w:pPr>
        <w:pStyle w:val="13"/>
        <w:ind w:firstLine="360"/>
      </w:pPr>
      <w:del w:id="378" w:author="崔文博1312 [2]" w:date="2026-04-18T18:14:26Z">
        <w:r>
          <w:rPr>
            <w:rStyle w:val="17"/>
          </w:rPr>
          <w:delText>[</w:delText>
        </w:r>
      </w:del>
      <w:r>
        <w:rPr>
          <w:rStyle w:val="17"/>
        </w:rPr>
        <w:footnoteRef/>
      </w:r>
      <w:del w:id="379" w:author="崔文博1312 [2]" w:date="2026-04-18T18:14:26Z">
        <w:r>
          <w:rPr>
            <w:rStyle w:val="17"/>
          </w:rPr>
          <w:delText>]</w:delText>
        </w:r>
      </w:del>
      <w:r>
        <w:t xml:space="preserve"> </w:t>
      </w:r>
      <w:del w:id="380" w:author="。。。" w:date="2026-04-14T21:28:00Z">
        <w:r>
          <w:rPr>
            <w:rFonts w:hint="eastAsia"/>
          </w:rPr>
          <w:delText>参见</w:delText>
        </w:r>
      </w:del>
      <w:r>
        <w:rPr>
          <w:rFonts w:hint="eastAsia"/>
        </w:rPr>
        <w:t>张恒山：《论权利之功能》，载《法学研究》2020年第5期</w:t>
      </w:r>
      <w:del w:id="381" w:author="。。。" w:date="2026-04-14T21:28:00Z">
        <w:r>
          <w:rPr>
            <w:rFonts w:hint="eastAsia"/>
          </w:rPr>
          <w:delText>，第24页</w:delText>
        </w:r>
      </w:del>
      <w:r>
        <w:rPr>
          <w:rFonts w:hint="eastAsia"/>
        </w:rPr>
        <w:t>。</w:t>
      </w:r>
    </w:p>
  </w:footnote>
  <w:footnote w:id="53">
    <w:p w14:paraId="0225C7FC">
      <w:pPr>
        <w:pStyle w:val="13"/>
        <w:ind w:firstLine="360"/>
      </w:pPr>
      <w:del w:id="382" w:author="崔文博1312 [2]" w:date="2026-04-18T18:14:26Z">
        <w:r>
          <w:rPr>
            <w:rStyle w:val="17"/>
          </w:rPr>
          <w:delText>[</w:delText>
        </w:r>
      </w:del>
      <w:r>
        <w:rPr>
          <w:rStyle w:val="17"/>
        </w:rPr>
        <w:footnoteRef/>
      </w:r>
      <w:del w:id="383" w:author="崔文博1312 [2]" w:date="2026-04-18T18:14:26Z">
        <w:r>
          <w:rPr>
            <w:rStyle w:val="17"/>
          </w:rPr>
          <w:delText>]</w:delText>
        </w:r>
      </w:del>
      <w:r>
        <w:t xml:space="preserve"> </w:t>
      </w:r>
      <w:r>
        <w:rPr>
          <w:rFonts w:hint="eastAsia"/>
        </w:rPr>
        <w:t xml:space="preserve">Asymina Aza, </w:t>
      </w:r>
      <w:r>
        <w:rPr>
          <w:rFonts w:ascii="Times New Roman Italic" w:hAnsi="Times New Roman Italic" w:cs="Times New Roman Italic"/>
          <w:i/>
          <w:iCs/>
        </w:rPr>
        <w:t>Scores as Decisions? Article 22 GDPR and the Judgment of the CJEU in SCHUFA Holding (Scoring) in the Labour Context</w:t>
      </w:r>
      <w:r>
        <w:rPr>
          <w:rFonts w:hint="eastAsia"/>
        </w:rPr>
        <w:t>, Industrial</w:t>
      </w:r>
      <w:del w:id="384" w:author="崔文博1312" w:date="2026-04-18T14:11:00Z">
        <w:r>
          <w:rPr>
            <w:rFonts w:hint="eastAsia"/>
          </w:rPr>
          <w:delText xml:space="preserve"> 53</w:delText>
        </w:r>
      </w:del>
      <w:r>
        <w:rPr>
          <w:rFonts w:hint="eastAsia"/>
        </w:rPr>
        <w:t xml:space="preserve"> Law Journal</w:t>
      </w:r>
      <w:del w:id="385" w:author="崔文博1312" w:date="2026-04-18T14:11:00Z">
        <w:r>
          <w:rPr>
            <w:rFonts w:hint="eastAsia"/>
          </w:rPr>
          <w:delText xml:space="preserve"> 840</w:delText>
        </w:r>
      </w:del>
      <w:r>
        <w:rPr>
          <w:rFonts w:hint="eastAsia"/>
        </w:rPr>
        <w:t>,</w:t>
      </w:r>
      <w:ins w:id="386" w:author="崔文博1312" w:date="2026-04-18T14:12:00Z">
        <w:r>
          <w:rPr/>
          <w:t xml:space="preserve"> </w:t>
        </w:r>
      </w:ins>
      <w:ins w:id="387" w:author="崔文博1312" w:date="2026-04-18T14:12:00Z">
        <w:r>
          <w:rPr>
            <w:rFonts w:hint="eastAsia"/>
          </w:rPr>
          <w:t xml:space="preserve">Vol. </w:t>
        </w:r>
      </w:ins>
      <w:ins w:id="388" w:author="崔文博1312" w:date="2026-04-18T14:13:00Z">
        <w:r>
          <w:rPr>
            <w:rFonts w:hint="eastAsia"/>
          </w:rPr>
          <w:t>53</w:t>
        </w:r>
      </w:ins>
      <w:ins w:id="389" w:author="崔文博1312" w:date="2026-04-18T14:12:00Z">
        <w:r>
          <w:rPr>
            <w:rFonts w:hint="eastAsia"/>
          </w:rPr>
          <w:t>:</w:t>
        </w:r>
      </w:ins>
      <w:ins w:id="390" w:author="崔文博1312" w:date="2026-04-18T14:13:00Z">
        <w:r>
          <w:rPr>
            <w:rFonts w:hint="eastAsia"/>
          </w:rPr>
          <w:t>4</w:t>
        </w:r>
      </w:ins>
      <w:ins w:id="391" w:author="崔文博1312" w:date="2026-04-18T14:12:00Z">
        <w:r>
          <w:rPr>
            <w:rFonts w:hint="eastAsia"/>
          </w:rPr>
          <w:t>, p.</w:t>
        </w:r>
      </w:ins>
      <w:r>
        <w:rPr>
          <w:rFonts w:hint="eastAsia"/>
        </w:rPr>
        <w:t xml:space="preserve"> 840</w:t>
      </w:r>
      <w:del w:id="392" w:author="崔文博1312" w:date="2026-04-18T17:48:00Z">
        <w:r>
          <w:rPr/>
          <w:delText>–</w:delText>
        </w:r>
      </w:del>
      <w:ins w:id="393" w:author="崔文博1312" w:date="2026-04-18T17:48:00Z">
        <w:r>
          <w:rPr/>
          <w:t>-</w:t>
        </w:r>
      </w:ins>
      <w:r>
        <w:rPr>
          <w:rFonts w:hint="eastAsia"/>
        </w:rPr>
        <w:t>858 (2024).</w:t>
      </w:r>
    </w:p>
  </w:footnote>
  <w:footnote w:id="54">
    <w:p w14:paraId="7E75BDD3">
      <w:pPr>
        <w:pStyle w:val="13"/>
        <w:ind w:firstLine="360"/>
      </w:pPr>
      <w:del w:id="394" w:author="崔文博1312 [2]" w:date="2026-04-18T18:14:26Z">
        <w:r>
          <w:rPr>
            <w:rStyle w:val="17"/>
          </w:rPr>
          <w:delText>[</w:delText>
        </w:r>
      </w:del>
      <w:r>
        <w:rPr>
          <w:rStyle w:val="17"/>
        </w:rPr>
        <w:footnoteRef/>
      </w:r>
      <w:del w:id="395" w:author="崔文博1312 [2]" w:date="2026-04-18T18:14:26Z">
        <w:r>
          <w:rPr>
            <w:rStyle w:val="17"/>
          </w:rPr>
          <w:delText>]</w:delText>
        </w:r>
      </w:del>
      <w:r>
        <w:t xml:space="preserve"> </w:t>
      </w:r>
      <w:r>
        <w:rPr>
          <w:rFonts w:hint="eastAsia"/>
        </w:rPr>
        <w:t>Michael Veale</w:t>
      </w:r>
      <w:r>
        <w:t xml:space="preserve"> </w:t>
      </w:r>
      <w:r>
        <w:rPr>
          <w:rFonts w:hint="eastAsia"/>
        </w:rPr>
        <w:t>&amp; Lilian Edwards,</w:t>
      </w:r>
      <w:r>
        <w:t xml:space="preserve"> </w:t>
      </w:r>
      <w:r>
        <w:rPr>
          <w:rFonts w:ascii="Times New Roman Italic" w:hAnsi="Times New Roman Italic" w:cs="Times New Roman Italic"/>
          <w:i/>
          <w:iCs/>
        </w:rPr>
        <w:t>Clarity, Surprises, and Further Questions in the Article 29 Working Party Draft Guidance on Automated Decision-making and Profiling</w:t>
      </w:r>
      <w:r>
        <w:rPr>
          <w:rFonts w:hint="eastAsia"/>
        </w:rPr>
        <w:t>,</w:t>
      </w:r>
      <w:del w:id="396" w:author="崔文博1312" w:date="2026-04-18T14:13:00Z">
        <w:r>
          <w:rPr/>
          <w:delText xml:space="preserve"> </w:delText>
        </w:r>
      </w:del>
      <w:del w:id="397" w:author="崔文博1312" w:date="2026-04-18T14:13:00Z">
        <w:r>
          <w:rPr>
            <w:rFonts w:hint="eastAsia"/>
          </w:rPr>
          <w:delText>34</w:delText>
        </w:r>
      </w:del>
      <w:r>
        <w:t xml:space="preserve"> </w:t>
      </w:r>
      <w:r>
        <w:rPr>
          <w:rFonts w:hint="eastAsia"/>
        </w:rPr>
        <w:t>Computer Law &amp; Security Review</w:t>
      </w:r>
      <w:del w:id="398" w:author="崔文博1312" w:date="2026-04-18T14:13:00Z">
        <w:r>
          <w:rPr/>
          <w:delText xml:space="preserve"> </w:delText>
        </w:r>
      </w:del>
      <w:del w:id="399" w:author="崔文博1312" w:date="2026-04-18T14:13:00Z">
        <w:r>
          <w:rPr>
            <w:rFonts w:hint="eastAsia"/>
          </w:rPr>
          <w:delText>398</w:delText>
        </w:r>
      </w:del>
      <w:r>
        <w:rPr>
          <w:rFonts w:hint="eastAsia"/>
        </w:rPr>
        <w:t>,</w:t>
      </w:r>
      <w:del w:id="400" w:author="崔文博1312" w:date="2026-04-18T14:14:00Z">
        <w:r>
          <w:rPr/>
          <w:delText xml:space="preserve"> </w:delText>
        </w:r>
      </w:del>
      <w:ins w:id="401" w:author="崔文博1312" w:date="2026-04-18T14:14:00Z">
        <w:r>
          <w:rPr/>
          <w:t xml:space="preserve"> </w:t>
        </w:r>
      </w:ins>
      <w:ins w:id="402" w:author="崔文博1312" w:date="2026-04-18T14:14:00Z">
        <w:r>
          <w:rPr>
            <w:rFonts w:hint="eastAsia"/>
          </w:rPr>
          <w:t xml:space="preserve">Vol. </w:t>
        </w:r>
      </w:ins>
      <w:ins w:id="403" w:author="崔文博1312" w:date="2026-04-18T14:15:00Z">
        <w:r>
          <w:rPr>
            <w:rFonts w:hint="eastAsia"/>
          </w:rPr>
          <w:t>34</w:t>
        </w:r>
      </w:ins>
      <w:ins w:id="404" w:author="崔文博1312" w:date="2026-04-18T14:14:00Z">
        <w:r>
          <w:rPr>
            <w:rFonts w:hint="eastAsia"/>
          </w:rPr>
          <w:t>:</w:t>
        </w:r>
      </w:ins>
      <w:ins w:id="405" w:author="崔文博1312" w:date="2026-04-18T14:15:00Z">
        <w:r>
          <w:rPr>
            <w:rFonts w:hint="eastAsia"/>
          </w:rPr>
          <w:t>2</w:t>
        </w:r>
      </w:ins>
      <w:ins w:id="406" w:author="崔文博1312" w:date="2026-04-18T14:14:00Z">
        <w:r>
          <w:rPr>
            <w:rFonts w:hint="eastAsia"/>
          </w:rPr>
          <w:t xml:space="preserve">, p. </w:t>
        </w:r>
      </w:ins>
      <w:r>
        <w:rPr>
          <w:rFonts w:hint="eastAsia"/>
        </w:rPr>
        <w:t>398-404</w:t>
      </w:r>
      <w:r>
        <w:t xml:space="preserve"> (</w:t>
      </w:r>
      <w:r>
        <w:rPr>
          <w:rFonts w:hint="eastAsia"/>
        </w:rPr>
        <w:t>2018</w:t>
      </w:r>
      <w:r>
        <w:t>).</w:t>
      </w:r>
    </w:p>
  </w:footnote>
  <w:footnote w:id="55">
    <w:p w14:paraId="0600391A">
      <w:pPr>
        <w:pStyle w:val="13"/>
        <w:ind w:firstLine="360"/>
      </w:pPr>
      <w:del w:id="407" w:author="。。。" w:date="2026-04-14T21:01:00Z">
        <w:r>
          <w:rPr>
            <w:rStyle w:val="17"/>
          </w:rPr>
          <w:delText>[</w:delText>
        </w:r>
      </w:del>
      <w:r>
        <w:rPr>
          <w:rStyle w:val="17"/>
        </w:rPr>
        <w:footnoteRef/>
      </w:r>
      <w:r>
        <w:t xml:space="preserve"> </w:t>
      </w:r>
      <w:r>
        <w:rPr>
          <w:rFonts w:hint="eastAsia"/>
        </w:rPr>
        <w:t>国家市场监督管理总局、国家标准化管理委员会《数据安全技术 基于个人信息的自动化决策安全要求》，GB/T45392—2025。</w:t>
      </w:r>
    </w:p>
  </w:footnote>
  <w:footnote w:id="56">
    <w:p w14:paraId="519B3EA3">
      <w:pPr>
        <w:pStyle w:val="13"/>
        <w:ind w:firstLine="360"/>
      </w:pPr>
      <w:r>
        <w:rPr>
          <w:rStyle w:val="17"/>
        </w:rPr>
        <w:footnoteRef/>
      </w:r>
      <w:r>
        <w:t xml:space="preserve"> </w:t>
      </w:r>
      <w:r>
        <w:rPr>
          <w:rFonts w:hint="eastAsia"/>
        </w:rPr>
        <w:t>程啸：《个人信息保护法理解与适用》，中国法制出版社2021年版，第232页；韩旭至：《认真对待数字社会的个人拒绝权》，载《华东政法大学学报》2023年第1期；彭诚信主编：《权利的边界：个人信息赋权逻辑及其行使路径》，上海人民出版社2023年版，第198页。</w:t>
      </w:r>
    </w:p>
  </w:footnote>
  <w:footnote w:id="57">
    <w:p w14:paraId="4BBEC2CA">
      <w:pPr>
        <w:pStyle w:val="13"/>
        <w:ind w:firstLine="360"/>
      </w:pPr>
      <w:del w:id="408" w:author="崔文博1312 [2]" w:date="2026-04-18T18:14:26Z">
        <w:r>
          <w:rPr>
            <w:rStyle w:val="17"/>
          </w:rPr>
          <w:delText>[</w:delText>
        </w:r>
      </w:del>
      <w:r>
        <w:rPr>
          <w:rStyle w:val="17"/>
        </w:rPr>
        <w:footnoteRef/>
      </w:r>
      <w:del w:id="409" w:author="崔文博1312 [2]" w:date="2026-04-18T18:14:26Z">
        <w:r>
          <w:rPr>
            <w:rStyle w:val="17"/>
          </w:rPr>
          <w:delText>]</w:delText>
        </w:r>
      </w:del>
      <w:r>
        <w:t xml:space="preserve"> Article 29 Data Protection Working Party, G</w:t>
      </w:r>
      <w:r>
        <w:rPr>
          <w:rFonts w:ascii="Times New Roman Italic" w:hAnsi="Times New Roman Italic" w:cs="Times New Roman Italic"/>
          <w:i/>
          <w:iCs/>
        </w:rPr>
        <w:t>uidelines on Automated Individual Decision-making and Profiling for the Purposes of Regulation</w:t>
      </w:r>
      <w:r>
        <w:t>, adopted on 3 October 2017, as last revised and adopted on 6 February 2018, WP 251 rev. 01, p</w:t>
      </w:r>
      <w:del w:id="410" w:author="崔文博1312" w:date="2026-04-18T17:46:00Z">
        <w:r>
          <w:rPr/>
          <w:delText>p</w:delText>
        </w:r>
      </w:del>
      <w:r>
        <w:t>. 21-22.</w:t>
      </w:r>
    </w:p>
  </w:footnote>
  <w:footnote w:id="58">
    <w:p w14:paraId="70439579">
      <w:pPr>
        <w:pStyle w:val="13"/>
        <w:ind w:firstLine="360"/>
      </w:pPr>
      <w:del w:id="411" w:author="崔文博1312 [2]" w:date="2026-04-18T18:14:26Z">
        <w:r>
          <w:rPr>
            <w:rStyle w:val="17"/>
          </w:rPr>
          <w:delText>[</w:delText>
        </w:r>
      </w:del>
      <w:r>
        <w:rPr>
          <w:rStyle w:val="17"/>
        </w:rPr>
        <w:footnoteRef/>
      </w:r>
      <w:del w:id="412" w:author="崔文博1312 [2]" w:date="2026-04-18T18:14:26Z">
        <w:r>
          <w:rPr>
            <w:rStyle w:val="17"/>
          </w:rPr>
          <w:delText>]</w:delText>
        </w:r>
      </w:del>
      <w:r>
        <w:t xml:space="preserve"> </w:t>
      </w:r>
      <w:r>
        <w:rPr>
          <w:rFonts w:hint="eastAsia"/>
        </w:rPr>
        <w:t>类似观点，</w:t>
      </w:r>
      <w:del w:id="413" w:author="。。。" w:date="2026-04-14T21:29:00Z">
        <w:r>
          <w:rPr>
            <w:rFonts w:hint="eastAsia"/>
          </w:rPr>
          <w:delText>参见</w:delText>
        </w:r>
      </w:del>
      <w:r>
        <w:rPr>
          <w:rFonts w:hint="eastAsia"/>
        </w:rPr>
        <w:t>程啸：《个人信息保护法理解与适用》，中国法制出版社2021年版，第232</w:t>
      </w:r>
      <w:del w:id="414" w:author="。。。" w:date="2026-04-14T21:29:00Z">
        <w:r>
          <w:rPr/>
          <w:delText>-</w:delText>
        </w:r>
      </w:del>
      <w:ins w:id="415" w:author="。。。" w:date="2026-04-14T21:29:00Z">
        <w:r>
          <w:rPr>
            <w:rFonts w:hint="eastAsia"/>
          </w:rPr>
          <w:t>一</w:t>
        </w:r>
      </w:ins>
      <w:r>
        <w:rPr>
          <w:rFonts w:hint="eastAsia"/>
        </w:rPr>
        <w:t>233页</w:t>
      </w:r>
    </w:p>
  </w:footnote>
  <w:footnote w:id="59">
    <w:p w14:paraId="6BCA37D8">
      <w:pPr>
        <w:pStyle w:val="13"/>
        <w:ind w:firstLine="360"/>
      </w:pPr>
      <w:del w:id="416" w:author="崔文博1312 [2]" w:date="2026-04-18T18:14:26Z">
        <w:r>
          <w:rPr>
            <w:rStyle w:val="17"/>
          </w:rPr>
          <w:delText>[</w:delText>
        </w:r>
      </w:del>
      <w:r>
        <w:rPr>
          <w:rStyle w:val="17"/>
        </w:rPr>
        <w:footnoteRef/>
      </w:r>
      <w:del w:id="417" w:author="崔文博1312 [2]" w:date="2026-04-18T18:14:26Z">
        <w:r>
          <w:rPr>
            <w:rStyle w:val="17"/>
          </w:rPr>
          <w:delText>]</w:delText>
        </w:r>
      </w:del>
      <w:r>
        <w:t xml:space="preserve"> </w:t>
      </w:r>
      <w:r>
        <w:rPr>
          <w:rFonts w:hint="eastAsia"/>
        </w:rPr>
        <w:t>我国也有一些学者对于“对个人权益有重大影响”的内涵进行丰富，从时间角度，有观点认为“重大影响”还应当审慎考虑对未来的潜在影响</w:t>
      </w:r>
      <w:ins w:id="418" w:author="。。。" w:date="2026-04-14T21:29:00Z">
        <w:r>
          <w:rPr>
            <w:rFonts w:hint="eastAsia"/>
          </w:rPr>
          <w:t>，</w:t>
        </w:r>
      </w:ins>
      <w:del w:id="419" w:author="。。。" w:date="2026-04-14T21:29:00Z">
        <w:r>
          <w:rPr>
            <w:rFonts w:hint="eastAsia"/>
          </w:rPr>
          <w:delText>，参见</w:delText>
        </w:r>
      </w:del>
      <w:r>
        <w:rPr>
          <w:rFonts w:hint="eastAsia"/>
        </w:rPr>
        <w:t>翁明杰：《智能行政中自动化决策拒绝权的证成与适用》，载《财经法学》2025年第1期</w:t>
      </w:r>
      <w:del w:id="420" w:author="。。。" w:date="2026-04-14T21:30:00Z">
        <w:r>
          <w:rPr>
            <w:rFonts w:hint="eastAsia"/>
          </w:rPr>
          <w:delText>，第164页</w:delText>
        </w:r>
      </w:del>
      <w:r>
        <w:rPr>
          <w:rFonts w:hint="eastAsia"/>
        </w:rPr>
        <w:t>；从过程的角度，有学者则认为，即使即使在结果层面未对数据主体构成重大影响，但因具有过程侵入性仍应当认定为对主体产生重大影响，</w:t>
      </w:r>
      <w:del w:id="421" w:author="。。。" w:date="2026-04-14T21:30:00Z">
        <w:r>
          <w:rPr>
            <w:rFonts w:hint="eastAsia"/>
          </w:rPr>
          <w:delText>参见</w:delText>
        </w:r>
      </w:del>
      <w:r>
        <w:rPr>
          <w:rFonts w:hint="eastAsia"/>
        </w:rPr>
        <w:t>张欣：《免受自动化决策约束权的制度逻辑与本土构建》，载《华东政法大学学报》2021年第5期</w:t>
      </w:r>
      <w:del w:id="422" w:author="。。。" w:date="2026-04-14T21:30:00Z">
        <w:r>
          <w:rPr>
            <w:rFonts w:hint="eastAsia"/>
          </w:rPr>
          <w:delText>，第38页</w:delText>
        </w:r>
      </w:del>
      <w:r>
        <w:rPr>
          <w:rFonts w:hint="eastAsia"/>
        </w:rPr>
        <w:t>。</w:t>
      </w:r>
    </w:p>
  </w:footnote>
  <w:footnote w:id="60">
    <w:p w14:paraId="47CD4118">
      <w:pPr>
        <w:pStyle w:val="13"/>
        <w:ind w:firstLine="360"/>
        <w:rPr>
          <w:ins w:id="423" w:author="。。。" w:date="2026-04-14T19:43:00Z"/>
        </w:rPr>
      </w:pPr>
      <w:ins w:id="424" w:author="。。。" w:date="2026-04-14T19:43:00Z">
        <w:r>
          <w:rPr>
            <w:rStyle w:val="17"/>
          </w:rPr>
          <w:footnoteRef/>
        </w:r>
      </w:ins>
      <w:ins w:id="425" w:author="。。。" w:date="2026-04-14T19:43:00Z">
        <w:r>
          <w:rPr/>
          <w:t xml:space="preserve"> </w:t>
        </w:r>
      </w:ins>
      <w:ins w:id="426" w:author="。。。" w:date="2026-04-14T19:43:00Z">
        <w:r>
          <w:rPr>
            <w:rFonts w:hint="eastAsia"/>
          </w:rPr>
          <w:t>王文胜：《论请求权基础规范的识别》，载《法学家》2025年第3期。</w:t>
        </w:r>
      </w:ins>
    </w:p>
  </w:footnote>
  <w:footnote w:id="61">
    <w:p w14:paraId="284717A7">
      <w:pPr>
        <w:pStyle w:val="13"/>
        <w:ind w:firstLine="360"/>
      </w:pPr>
      <w:del w:id="427" w:author="崔文博1312 [2]" w:date="2026-04-18T18:14:26Z">
        <w:r>
          <w:rPr>
            <w:rStyle w:val="17"/>
          </w:rPr>
          <w:delText>[</w:delText>
        </w:r>
      </w:del>
      <w:r>
        <w:rPr>
          <w:rStyle w:val="17"/>
        </w:rPr>
        <w:footnoteRef/>
      </w:r>
      <w:del w:id="428" w:author="崔文博1312 [2]" w:date="2026-04-18T18:14:26Z">
        <w:r>
          <w:rPr>
            <w:rStyle w:val="17"/>
          </w:rPr>
          <w:delText>]</w:delText>
        </w:r>
      </w:del>
      <w:r>
        <w:t xml:space="preserve"> </w:t>
      </w:r>
      <w:del w:id="429" w:author="。。。" w:date="2026-04-14T19:41:00Z">
        <w:r>
          <w:rPr>
            <w:rFonts w:hint="eastAsia"/>
          </w:rPr>
          <w:delText>参见</w:delText>
        </w:r>
      </w:del>
      <w:r>
        <w:rPr>
          <w:rFonts w:hint="eastAsia"/>
        </w:rPr>
        <w:t>王文胜：《论请求权基础规范的识别》，载《法学家》2025年第3期，第114页。</w:t>
      </w:r>
    </w:p>
  </w:footnote>
  <w:footnote w:id="62">
    <w:p w14:paraId="4A6324A7">
      <w:pPr>
        <w:pStyle w:val="13"/>
        <w:ind w:firstLine="360"/>
      </w:pPr>
      <w:del w:id="430" w:author="崔文博1312 [2]" w:date="2026-04-18T18:14:26Z">
        <w:r>
          <w:rPr>
            <w:rStyle w:val="17"/>
          </w:rPr>
          <w:delText>[</w:delText>
        </w:r>
      </w:del>
      <w:r>
        <w:rPr>
          <w:rStyle w:val="17"/>
        </w:rPr>
        <w:footnoteRef/>
      </w:r>
      <w:del w:id="431" w:author="崔文博1312 [2]" w:date="2026-04-18T18:14:26Z">
        <w:r>
          <w:rPr>
            <w:rStyle w:val="17"/>
          </w:rPr>
          <w:delText>]</w:delText>
        </w:r>
      </w:del>
      <w:r>
        <w:t xml:space="preserve"> </w:t>
      </w:r>
      <w:del w:id="432" w:author="。。。" w:date="2026-04-14T19:41:00Z">
        <w:r>
          <w:rPr>
            <w:rFonts w:hint="eastAsia"/>
          </w:rPr>
          <w:delText>参见</w:delText>
        </w:r>
      </w:del>
      <w:r>
        <w:rPr>
          <w:rFonts w:hint="eastAsia"/>
        </w:rPr>
        <w:t>潘芳芳：《算法歧视的民事责任形态》，载《华东政法大学学报》2021年第5期</w:t>
      </w:r>
      <w:del w:id="433" w:author="。。。" w:date="2026-04-14T21:30:00Z">
        <w:r>
          <w:rPr>
            <w:rFonts w:hint="eastAsia"/>
          </w:rPr>
          <w:delText>，第67页</w:delText>
        </w:r>
      </w:del>
      <w:r>
        <w:rPr>
          <w:rFonts w:hint="eastAsia"/>
        </w:rPr>
        <w:t>；齐延平、朱家豪：《完全自动化决策拒绝权的双重功能及实现路径》，载《国家检察官学院学报》2023年第6期</w:t>
      </w:r>
      <w:del w:id="434" w:author="。。。" w:date="2026-04-14T21:30:00Z">
        <w:r>
          <w:rPr>
            <w:rFonts w:hint="eastAsia"/>
          </w:rPr>
          <w:delText>，第169-170页</w:delText>
        </w:r>
      </w:del>
      <w:r>
        <w:rPr>
          <w:rFonts w:hint="eastAsia"/>
        </w:rPr>
        <w:t>；程凌：《平台劳动者自动化决策拒绝权实现路径的公私法协同》，载《华东政法大学学报》2025年第1期</w:t>
      </w:r>
      <w:del w:id="435" w:author="。。。" w:date="2026-04-14T21:30:00Z">
        <w:r>
          <w:rPr>
            <w:rFonts w:hint="eastAsia"/>
          </w:rPr>
          <w:delText>，第64页</w:delText>
        </w:r>
      </w:del>
      <w:r>
        <w:rPr>
          <w:rFonts w:hint="eastAsia"/>
        </w:rPr>
        <w:t>。</w:t>
      </w:r>
    </w:p>
  </w:footnote>
  <w:footnote w:id="63">
    <w:p w14:paraId="58820357">
      <w:pPr>
        <w:pStyle w:val="13"/>
        <w:ind w:firstLine="360"/>
      </w:pPr>
      <w:del w:id="436" w:author="崔文博1312 [2]" w:date="2026-04-18T18:14:26Z">
        <w:r>
          <w:rPr>
            <w:rStyle w:val="17"/>
          </w:rPr>
          <w:delText>[</w:delText>
        </w:r>
      </w:del>
      <w:r>
        <w:rPr>
          <w:rStyle w:val="17"/>
        </w:rPr>
        <w:footnoteRef/>
      </w:r>
      <w:del w:id="437" w:author="崔文博1312 [2]" w:date="2026-04-18T18:14:26Z">
        <w:r>
          <w:rPr>
            <w:rStyle w:val="17"/>
          </w:rPr>
          <w:delText>]</w:delText>
        </w:r>
      </w:del>
      <w:r>
        <w:t xml:space="preserve"> </w:t>
      </w:r>
      <w:del w:id="438" w:author="。。。" w:date="2026-04-14T19:41:00Z">
        <w:r>
          <w:rPr>
            <w:rFonts w:hint="eastAsia"/>
          </w:rPr>
          <w:delText>参见</w:delText>
        </w:r>
      </w:del>
      <w:r>
        <w:rPr>
          <w:rFonts w:hint="eastAsia"/>
        </w:rPr>
        <w:t>萧鑫：《个人信息拒绝权的界定与适用》，载《社会科学研究》2023年第2期</w:t>
      </w:r>
      <w:del w:id="439" w:author="。。。" w:date="2026-04-14T21:30:00Z">
        <w:r>
          <w:rPr>
            <w:rFonts w:hint="eastAsia"/>
          </w:rPr>
          <w:delText>，第74页</w:delText>
        </w:r>
      </w:del>
      <w:r>
        <w:rPr>
          <w:rFonts w:hint="eastAsia"/>
        </w:rPr>
        <w:t>；田野：《论劳动者脱离自动化决策权》，载《法制与社会发展》2024年第3期</w:t>
      </w:r>
      <w:del w:id="440" w:author="。。。" w:date="2026-04-14T21:30:00Z">
        <w:r>
          <w:rPr>
            <w:rFonts w:hint="eastAsia"/>
          </w:rPr>
          <w:delText>，第187页</w:delText>
        </w:r>
      </w:del>
      <w:r>
        <w:rPr>
          <w:rFonts w:hint="eastAsia"/>
        </w:rPr>
        <w:t>；李晓辉：《自动化决策拒绝权的属性、功能与限度》，载《法学》2024年第7期</w:t>
      </w:r>
      <w:del w:id="441" w:author="。。。" w:date="2026-04-14T21:30:00Z">
        <w:r>
          <w:rPr>
            <w:rFonts w:hint="eastAsia"/>
          </w:rPr>
          <w:delText>，第15页</w:delText>
        </w:r>
      </w:del>
      <w:r>
        <w:rPr>
          <w:rFonts w:hint="eastAsia"/>
        </w:rPr>
        <w:t>。</w:t>
      </w:r>
    </w:p>
  </w:footnote>
  <w:footnote w:id="64">
    <w:p w14:paraId="0EC7174C">
      <w:pPr>
        <w:pStyle w:val="13"/>
        <w:ind w:firstLine="360"/>
      </w:pPr>
      <w:del w:id="442" w:author="崔文博1312 [2]" w:date="2026-04-18T18:14:26Z">
        <w:r>
          <w:rPr>
            <w:rStyle w:val="17"/>
          </w:rPr>
          <w:delText>[</w:delText>
        </w:r>
      </w:del>
      <w:r>
        <w:rPr>
          <w:rStyle w:val="17"/>
        </w:rPr>
        <w:footnoteRef/>
      </w:r>
      <w:del w:id="443" w:author="崔文博1312 [2]" w:date="2026-04-18T18:14:26Z">
        <w:r>
          <w:rPr>
            <w:rStyle w:val="17"/>
          </w:rPr>
          <w:delText>]</w:delText>
        </w:r>
      </w:del>
      <w:r>
        <w:t xml:space="preserve"> </w:t>
      </w:r>
      <w:r>
        <w:rPr>
          <w:rFonts w:hint="eastAsia"/>
        </w:rPr>
        <w:t>目前学界还出现较为新颖的学说，认为应当从行政法角度对自动化决策拒绝权作出定性，认为</w:t>
      </w:r>
      <w:del w:id="444" w:author="。。。" w:date="2026-04-14T19:46:00Z">
        <w:r>
          <w:rPr>
            <w:rFonts w:hint="eastAsia"/>
          </w:rPr>
          <w:delText>其</w:delText>
        </w:r>
      </w:del>
      <w:r>
        <w:rPr>
          <w:rFonts w:hint="eastAsia"/>
        </w:rPr>
        <w:t>“属于行政程序防御权，构成技术性正当程序的核心权利。”但是，一方面，行政权的知识体系还尚未明晰，此种定性反而对自动化拒绝权的适用造成困难，另一方面，行政场景相对狭窄，远远无法包摄绝大多数权利适用场景。因此，本文并未对该观点作出过多阐释。</w:t>
      </w:r>
      <w:del w:id="445" w:author="。。。" w:date="2026-04-14T21:30:00Z">
        <w:r>
          <w:rPr>
            <w:rFonts w:hint="eastAsia"/>
          </w:rPr>
          <w:delText>具体观点参见</w:delText>
        </w:r>
      </w:del>
      <w:r>
        <w:rPr>
          <w:rFonts w:hint="eastAsia"/>
        </w:rPr>
        <w:t>勇琪：《行政自动化决策拒绝权的程序性建构》，载《行政法学研究》2026年第2期</w:t>
      </w:r>
      <w:del w:id="446" w:author="。。。" w:date="2026-04-14T21:30:00Z">
        <w:r>
          <w:rPr>
            <w:rFonts w:hint="eastAsia"/>
          </w:rPr>
          <w:delText>，第182页</w:delText>
        </w:r>
      </w:del>
      <w:r>
        <w:rPr>
          <w:rFonts w:hint="eastAsia"/>
        </w:rPr>
        <w:t>。</w:t>
      </w:r>
    </w:p>
  </w:footnote>
  <w:footnote w:id="65">
    <w:p w14:paraId="06D5674D">
      <w:pPr>
        <w:pStyle w:val="13"/>
        <w:ind w:firstLine="360"/>
      </w:pPr>
      <w:del w:id="447" w:author="崔文博1312 [2]" w:date="2026-04-18T18:14:26Z">
        <w:r>
          <w:rPr>
            <w:rStyle w:val="17"/>
          </w:rPr>
          <w:delText>[</w:delText>
        </w:r>
      </w:del>
      <w:r>
        <w:rPr>
          <w:rStyle w:val="17"/>
        </w:rPr>
        <w:footnoteRef/>
      </w:r>
      <w:del w:id="448" w:author="崔文博1312 [2]" w:date="2026-04-18T18:14:26Z">
        <w:r>
          <w:rPr>
            <w:rStyle w:val="17"/>
          </w:rPr>
          <w:delText>]</w:delText>
        </w:r>
      </w:del>
      <w:r>
        <w:t xml:space="preserve"> </w:t>
      </w:r>
      <w:ins w:id="449" w:author="。。。" w:date="2026-04-14T21:31:00Z">
        <w:r>
          <w:rPr>
            <w:rFonts w:hint="eastAsia"/>
          </w:rPr>
          <w:t>参见</w:t>
        </w:r>
      </w:ins>
      <w:r>
        <w:rPr>
          <w:rFonts w:hint="eastAsia"/>
        </w:rPr>
        <w:t>上海高级人民法院</w:t>
      </w:r>
      <w:ins w:id="450" w:author="。。。" w:date="2026-04-14T21:31:00Z">
        <w:r>
          <w:rPr>
            <w:rFonts w:hint="eastAsia"/>
          </w:rPr>
          <w:t>网站</w:t>
        </w:r>
      </w:ins>
      <w:del w:id="451" w:author="。。。" w:date="2026-04-14T21:31:00Z">
        <w:r>
          <w:rPr>
            <w:rFonts w:hint="eastAsia"/>
          </w:rPr>
          <w:delText>官网</w:delText>
        </w:r>
      </w:del>
      <w:r>
        <w:rPr>
          <w:rFonts w:hint="eastAsia"/>
        </w:rPr>
        <w:t>，https://www.hshfy.sh.cn/shfy/web/xxnr.jsp?pa=aaWQ9MTAyMDM0MDI4MyZ4aD0xJmxtZG09bG0xNzEPdcssz，2025年12月21日访问。</w:t>
      </w:r>
    </w:p>
  </w:footnote>
  <w:footnote w:id="66">
    <w:p w14:paraId="43E89A49">
      <w:pPr>
        <w:pStyle w:val="13"/>
        <w:ind w:firstLine="360"/>
      </w:pPr>
      <w:del w:id="452" w:author="崔文博1312 [2]" w:date="2026-04-18T18:14:26Z">
        <w:r>
          <w:rPr>
            <w:rStyle w:val="17"/>
          </w:rPr>
          <w:delText>[</w:delText>
        </w:r>
      </w:del>
      <w:r>
        <w:rPr>
          <w:rStyle w:val="17"/>
        </w:rPr>
        <w:footnoteRef/>
      </w:r>
      <w:del w:id="453" w:author="崔文博1312 [2]" w:date="2026-04-18T18:14:26Z">
        <w:r>
          <w:rPr>
            <w:rStyle w:val="17"/>
          </w:rPr>
          <w:delText>]</w:delText>
        </w:r>
      </w:del>
      <w:r>
        <w:t xml:space="preserve"> OQ </w:t>
      </w:r>
      <w:ins w:id="454" w:author="崔文博1312" w:date="2026-04-18T16:26:00Z">
        <w:r>
          <w:rPr>
            <w:rFonts w:ascii="Times New Roman Italic" w:hAnsi="Times New Roman Italic" w:cs="Times New Roman Italic"/>
            <w:i/>
            <w:iCs/>
            <w:highlight w:val="none"/>
            <w:rPrChange w:id="455" w:author="崔文博1312" w:date="2026-04-18T16:26:00Z">
              <w:rPr>
                <w:rFonts w:ascii="Times New Roman Italic" w:hAnsi="Times New Roman Italic" w:cs="Times New Roman Italic"/>
                <w:i/>
                <w:iCs/>
                <w:highlight w:val="yellow"/>
              </w:rPr>
            </w:rPrChange>
          </w:rPr>
          <w:t>v.</w:t>
        </w:r>
      </w:ins>
      <w:del w:id="456" w:author="崔文博1312" w:date="2026-04-18T16:26:00Z">
        <w:r>
          <w:rPr/>
          <w:delText>v.</w:delText>
        </w:r>
      </w:del>
      <w:r>
        <w:t xml:space="preserve"> Land Hesse, Case C-634/21</w:t>
      </w:r>
      <w:ins w:id="457" w:author="崔文博1312" w:date="2026-04-18T16:25:00Z">
        <w:r>
          <w:rPr/>
          <w:t xml:space="preserve"> (2022)</w:t>
        </w:r>
      </w:ins>
      <w:r>
        <w:t>.</w:t>
      </w:r>
    </w:p>
  </w:footnote>
  <w:footnote w:id="67">
    <w:p w14:paraId="4D73CDE4">
      <w:pPr>
        <w:pStyle w:val="13"/>
        <w:ind w:firstLine="360"/>
        <w:rPr>
          <w:rFonts w:eastAsiaTheme="minorEastAsia"/>
        </w:rPr>
      </w:pPr>
      <w:del w:id="458" w:author="崔文博1312 [2]" w:date="2026-04-18T18:14:26Z">
        <w:r>
          <w:rPr>
            <w:rStyle w:val="17"/>
          </w:rPr>
          <w:delText>[</w:delText>
        </w:r>
      </w:del>
      <w:r>
        <w:rPr>
          <w:rStyle w:val="17"/>
        </w:rPr>
        <w:footnoteRef/>
      </w:r>
      <w:del w:id="459" w:author="崔文博1312 [2]" w:date="2026-04-18T18:14:26Z">
        <w:r>
          <w:rPr>
            <w:rStyle w:val="17"/>
          </w:rPr>
          <w:delText>]</w:delText>
        </w:r>
      </w:del>
      <w:r>
        <w:t xml:space="preserve"> </w:t>
      </w:r>
      <w:del w:id="460" w:author="。。。" w:date="2026-04-14T21:31:00Z">
        <w:r>
          <w:rPr>
            <w:rFonts w:hint="eastAsia"/>
          </w:rPr>
          <w:delText>参见</w:delText>
        </w:r>
      </w:del>
      <w:r>
        <w:rPr>
          <w:rFonts w:hint="eastAsia"/>
        </w:rPr>
        <w:t>王泽鉴：《民法总则》，北京大学出版社2009年版，第79页。</w:t>
      </w:r>
    </w:p>
  </w:footnote>
  <w:footnote w:id="68">
    <w:p w14:paraId="6EAE88D4">
      <w:pPr>
        <w:pStyle w:val="13"/>
        <w:ind w:firstLine="360"/>
      </w:pPr>
      <w:del w:id="461" w:author="崔文博1312 [2]" w:date="2026-04-18T18:14:26Z">
        <w:r>
          <w:rPr>
            <w:rStyle w:val="17"/>
          </w:rPr>
          <w:delText>[</w:delText>
        </w:r>
      </w:del>
      <w:r>
        <w:rPr>
          <w:rStyle w:val="17"/>
        </w:rPr>
        <w:footnoteRef/>
      </w:r>
      <w:del w:id="462" w:author="崔文博1312 [2]" w:date="2026-04-18T18:14:26Z">
        <w:r>
          <w:rPr>
            <w:rStyle w:val="17"/>
          </w:rPr>
          <w:delText>]</w:delText>
        </w:r>
      </w:del>
      <w:r>
        <w:t xml:space="preserve"> </w:t>
      </w:r>
      <w:del w:id="463" w:author="。。。" w:date="2026-04-14T21:31:00Z">
        <w:r>
          <w:rPr>
            <w:rFonts w:hint="eastAsia"/>
          </w:rPr>
          <w:delText>参见</w:delText>
        </w:r>
      </w:del>
      <w:r>
        <w:rPr>
          <w:rFonts w:hint="eastAsia"/>
        </w:rPr>
        <w:t>申卫星：《形成权基本理论研究》，载梁慧星主编《民商法论丛》第30卷，法律出版社2004年版，第1</w:t>
      </w:r>
      <w:del w:id="464" w:author="。。。" w:date="2026-04-14T21:31:00Z">
        <w:r>
          <w:rPr/>
          <w:delText>-</w:delText>
        </w:r>
      </w:del>
      <w:ins w:id="465" w:author="。。。" w:date="2026-04-14T21:31:00Z">
        <w:r>
          <w:rPr>
            <w:rFonts w:hint="eastAsia"/>
          </w:rPr>
          <w:t>一</w:t>
        </w:r>
      </w:ins>
      <w:r>
        <w:rPr>
          <w:rFonts w:hint="eastAsia"/>
        </w:rPr>
        <w:t>28页。</w:t>
      </w:r>
    </w:p>
  </w:footnote>
  <w:footnote w:id="69">
    <w:p w14:paraId="38C42786">
      <w:pPr>
        <w:pStyle w:val="13"/>
        <w:ind w:firstLine="360"/>
      </w:pPr>
      <w:del w:id="466" w:author="崔文博1312 [2]" w:date="2026-04-18T18:14:26Z">
        <w:r>
          <w:rPr>
            <w:rStyle w:val="17"/>
          </w:rPr>
          <w:delText>[</w:delText>
        </w:r>
      </w:del>
      <w:r>
        <w:rPr>
          <w:rStyle w:val="17"/>
        </w:rPr>
        <w:footnoteRef/>
      </w:r>
      <w:del w:id="467" w:author="崔文博1312 [2]" w:date="2026-04-18T18:14:26Z">
        <w:r>
          <w:rPr>
            <w:rStyle w:val="17"/>
          </w:rPr>
          <w:delText>]</w:delText>
        </w:r>
      </w:del>
      <w:r>
        <w:t xml:space="preserve"> </w:t>
      </w:r>
      <w:del w:id="468" w:author="。。。" w:date="2026-04-14T21:32:00Z">
        <w:r>
          <w:rPr>
            <w:rFonts w:hint="eastAsia"/>
          </w:rPr>
          <w:delText>参见</w:delText>
        </w:r>
      </w:del>
      <w:r>
        <w:t>[</w:t>
      </w:r>
      <w:r>
        <w:rPr>
          <w:rFonts w:hint="eastAsia"/>
        </w:rPr>
        <w:t>德</w:t>
      </w:r>
      <w:r>
        <w:t>]</w:t>
      </w:r>
      <w:r>
        <w:rPr>
          <w:rFonts w:hint="eastAsia"/>
        </w:rPr>
        <w:t>迪特尔·梅迪库斯：《德国民法总论》，邵建东译，法律出版社2000年版，第78页。</w:t>
      </w:r>
    </w:p>
  </w:footnote>
  <w:footnote w:id="70">
    <w:p w14:paraId="582D18EB">
      <w:pPr>
        <w:pStyle w:val="13"/>
        <w:ind w:firstLine="360"/>
      </w:pPr>
      <w:del w:id="469" w:author="崔文博1312 [2]" w:date="2026-04-18T18:14:26Z">
        <w:r>
          <w:rPr>
            <w:rStyle w:val="17"/>
          </w:rPr>
          <w:delText>[</w:delText>
        </w:r>
      </w:del>
      <w:r>
        <w:rPr>
          <w:rStyle w:val="17"/>
        </w:rPr>
        <w:footnoteRef/>
      </w:r>
      <w:del w:id="470" w:author="崔文博1312 [2]" w:date="2026-04-18T18:14:26Z">
        <w:r>
          <w:rPr>
            <w:rStyle w:val="17"/>
          </w:rPr>
          <w:delText>]</w:delText>
        </w:r>
      </w:del>
      <w:r>
        <w:t xml:space="preserve"> </w:t>
      </w:r>
      <w:del w:id="471" w:author="。。。" w:date="2026-04-14T21:32:00Z">
        <w:r>
          <w:rPr>
            <w:rFonts w:hint="eastAsia"/>
          </w:rPr>
          <w:delText>参见</w:delText>
        </w:r>
      </w:del>
      <w:r>
        <w:rPr>
          <w:rFonts w:hint="eastAsia"/>
        </w:rPr>
        <w:t>汪渊智：《形成权理论初探》，载《中国法学》2003年第3期</w:t>
      </w:r>
      <w:del w:id="472" w:author="。。。" w:date="2026-04-14T21:32:00Z">
        <w:r>
          <w:rPr>
            <w:rFonts w:hint="eastAsia"/>
          </w:rPr>
          <w:delText>，第97页</w:delText>
        </w:r>
      </w:del>
      <w:r>
        <w:rPr>
          <w:rFonts w:hint="eastAsia"/>
        </w:rPr>
        <w:t>。</w:t>
      </w:r>
    </w:p>
  </w:footnote>
  <w:footnote w:id="71">
    <w:p w14:paraId="5521D606">
      <w:pPr>
        <w:pStyle w:val="13"/>
        <w:ind w:firstLine="360"/>
      </w:pPr>
      <w:del w:id="473" w:author="崔文博1312 [2]" w:date="2026-04-18T18:14:26Z">
        <w:r>
          <w:rPr>
            <w:rStyle w:val="17"/>
          </w:rPr>
          <w:delText>[</w:delText>
        </w:r>
      </w:del>
      <w:r>
        <w:rPr>
          <w:rStyle w:val="17"/>
        </w:rPr>
        <w:footnoteRef/>
      </w:r>
      <w:del w:id="474" w:author="崔文博1312 [2]" w:date="2026-04-18T18:14:26Z">
        <w:r>
          <w:rPr>
            <w:rStyle w:val="17"/>
          </w:rPr>
          <w:delText>]</w:delText>
        </w:r>
      </w:del>
      <w:r>
        <w:t xml:space="preserve"> </w:t>
      </w:r>
      <w:del w:id="475" w:author="。。。" w:date="2026-04-14T21:32:00Z">
        <w:r>
          <w:rPr>
            <w:rFonts w:hint="eastAsia"/>
          </w:rPr>
          <w:delText>参见</w:delText>
        </w:r>
      </w:del>
      <w:r>
        <w:rPr>
          <w:rFonts w:hint="eastAsia"/>
        </w:rPr>
        <w:t>马长山</w:t>
      </w:r>
      <w:ins w:id="476" w:author="。。。" w:date="2026-04-14T21:32:00Z">
        <w:r>
          <w:rPr>
            <w:rFonts w:hint="eastAsia"/>
          </w:rPr>
          <w:t>主编</w:t>
        </w:r>
      </w:ins>
      <w:r>
        <w:rPr>
          <w:rFonts w:hint="eastAsia"/>
        </w:rPr>
        <w:t>：《数字法治概论》，法律出版社2022年版，第100页。</w:t>
      </w:r>
    </w:p>
  </w:footnote>
  <w:footnote w:id="72">
    <w:p w14:paraId="0E1C782D">
      <w:pPr>
        <w:pStyle w:val="13"/>
        <w:ind w:firstLine="360"/>
      </w:pPr>
      <w:del w:id="477" w:author="崔文博1312 [2]" w:date="2026-04-18T18:14:26Z">
        <w:r>
          <w:rPr>
            <w:rStyle w:val="17"/>
          </w:rPr>
          <w:delText>[</w:delText>
        </w:r>
      </w:del>
      <w:r>
        <w:rPr>
          <w:rStyle w:val="17"/>
        </w:rPr>
        <w:footnoteRef/>
      </w:r>
      <w:del w:id="478" w:author="崔文博1312 [2]" w:date="2026-04-18T18:14:26Z">
        <w:r>
          <w:rPr>
            <w:rStyle w:val="17"/>
          </w:rPr>
          <w:delText>]</w:delText>
        </w:r>
      </w:del>
      <w:r>
        <w:t xml:space="preserve"> </w:t>
      </w:r>
      <w:del w:id="479" w:author="。。。" w:date="2026-04-14T21:32:00Z">
        <w:r>
          <w:rPr>
            <w:rFonts w:hint="eastAsia"/>
          </w:rPr>
          <w:delText>参见</w:delText>
        </w:r>
      </w:del>
      <w:r>
        <w:rPr>
          <w:rFonts w:hint="eastAsia"/>
        </w:rPr>
        <w:t>冯果，薛亦飒：《从“权利规范模式”走向“行为控制模式”的数据信托———数据主体权利保护机制构建的另一种思路》，载《法学评论》2020年第3期</w:t>
      </w:r>
      <w:del w:id="480" w:author="。。。" w:date="2026-04-14T21:33:00Z">
        <w:r>
          <w:rPr>
            <w:rFonts w:hint="eastAsia"/>
          </w:rPr>
          <w:delText>，第72页</w:delText>
        </w:r>
      </w:del>
      <w:r>
        <w:rPr>
          <w:rFonts w:hint="eastAsia"/>
        </w:rPr>
        <w:t>。</w:t>
      </w:r>
    </w:p>
  </w:footnote>
  <w:footnote w:id="73">
    <w:p w14:paraId="753B2193">
      <w:pPr>
        <w:pStyle w:val="13"/>
        <w:ind w:firstLine="360"/>
      </w:pPr>
      <w:del w:id="481" w:author="崔文博1312 [2]" w:date="2026-04-18T18:14:26Z">
        <w:r>
          <w:rPr>
            <w:rStyle w:val="17"/>
          </w:rPr>
          <w:delText>[</w:delText>
        </w:r>
      </w:del>
      <w:r>
        <w:rPr>
          <w:rStyle w:val="17"/>
        </w:rPr>
        <w:footnoteRef/>
      </w:r>
      <w:del w:id="482" w:author="崔文博1312 [2]" w:date="2026-04-18T18:14:26Z">
        <w:r>
          <w:rPr>
            <w:rStyle w:val="17"/>
          </w:rPr>
          <w:delText>]</w:delText>
        </w:r>
      </w:del>
      <w:r>
        <w:t xml:space="preserve"> </w:t>
      </w:r>
      <w:r>
        <w:rPr>
          <w:rFonts w:hint="eastAsia"/>
        </w:rPr>
        <w:t>“</w:t>
      </w:r>
      <w:r>
        <w:t xml:space="preserve">YETTEL BULGARIA” EAD </w:t>
      </w:r>
      <w:ins w:id="483" w:author="崔文博1312" w:date="2026-04-18T16:26:00Z">
        <w:r>
          <w:rPr>
            <w:rFonts w:ascii="Times New Roman Italic" w:hAnsi="Times New Roman Italic" w:cs="Times New Roman Italic"/>
            <w:i/>
            <w:iCs/>
            <w:highlight w:val="none"/>
            <w:rPrChange w:id="484" w:author="崔文博1312" w:date="2026-04-18T16:27:00Z">
              <w:rPr>
                <w:rFonts w:ascii="Times New Roman Italic" w:hAnsi="Times New Roman Italic" w:cs="Times New Roman Italic"/>
                <w:i/>
                <w:iCs/>
                <w:highlight w:val="yellow"/>
              </w:rPr>
            </w:rPrChange>
          </w:rPr>
          <w:t>v.</w:t>
        </w:r>
      </w:ins>
      <w:del w:id="485" w:author="崔文博1312" w:date="2026-04-18T16:26:00Z">
        <w:r>
          <w:rPr/>
          <w:delText>v</w:delText>
        </w:r>
      </w:del>
      <w:r>
        <w:t xml:space="preserve"> FB, Case C-806/24</w:t>
      </w:r>
      <w:ins w:id="486" w:author="崔文博1312" w:date="2026-04-18T16:27:00Z">
        <w:r>
          <w:rPr>
            <w:highlight w:val="none"/>
            <w:rPrChange w:id="487" w:author="崔文博1312" w:date="2026-04-18T16:27:00Z">
              <w:rPr>
                <w:highlight w:val="yellow"/>
              </w:rPr>
            </w:rPrChange>
          </w:rPr>
          <w:t xml:space="preserve"> (2025)</w:t>
        </w:r>
      </w:ins>
      <w:r>
        <w:t>.</w:t>
      </w:r>
    </w:p>
  </w:footnote>
  <w:footnote w:id="74">
    <w:p w14:paraId="7883EC53">
      <w:pPr>
        <w:pStyle w:val="13"/>
        <w:ind w:firstLine="360"/>
      </w:pPr>
      <w:del w:id="488" w:author="崔文博1312 [2]" w:date="2026-04-18T18:14:26Z">
        <w:r>
          <w:rPr>
            <w:rStyle w:val="17"/>
          </w:rPr>
          <w:delText>[</w:delText>
        </w:r>
      </w:del>
      <w:r>
        <w:rPr>
          <w:rStyle w:val="17"/>
        </w:rPr>
        <w:footnoteRef/>
      </w:r>
      <w:del w:id="489" w:author="崔文博1312 [2]" w:date="2026-04-18T18:14:26Z">
        <w:r>
          <w:rPr>
            <w:rStyle w:val="17"/>
          </w:rPr>
          <w:delText>]</w:delText>
        </w:r>
      </w:del>
      <w:r>
        <w:t xml:space="preserve"> </w:t>
      </w:r>
      <w:del w:id="490" w:author="。。。" w:date="2026-04-14T21:33:00Z">
        <w:r>
          <w:rPr>
            <w:rFonts w:hint="eastAsia"/>
          </w:rPr>
          <w:delText>参见</w:delText>
        </w:r>
      </w:del>
      <w:r>
        <w:rPr>
          <w:rFonts w:hint="eastAsia"/>
        </w:rPr>
        <w:t>张新宝主编：《〈中华人民共和国个人信息保护法〉释义》，人民出版社出版2021年版，第199页；杨合庆主编：《中华人民共和国个人信息保护法导读与释义》，中国民主法制出版社2022年版，第83页。</w:t>
      </w:r>
    </w:p>
  </w:footnote>
  <w:footnote w:id="75">
    <w:p w14:paraId="780E29F4">
      <w:pPr>
        <w:pStyle w:val="13"/>
        <w:ind w:firstLine="360"/>
      </w:pPr>
      <w:del w:id="491" w:author="崔文博1312 [2]" w:date="2026-04-18T18:14:26Z">
        <w:r>
          <w:rPr>
            <w:rStyle w:val="17"/>
          </w:rPr>
          <w:delText>[</w:delText>
        </w:r>
      </w:del>
      <w:r>
        <w:rPr>
          <w:rStyle w:val="17"/>
        </w:rPr>
        <w:footnoteRef/>
      </w:r>
      <w:del w:id="492" w:author="崔文博1312 [2]" w:date="2026-04-18T18:14:26Z">
        <w:r>
          <w:rPr>
            <w:rStyle w:val="17"/>
          </w:rPr>
          <w:delText>]</w:delText>
        </w:r>
      </w:del>
      <w:r>
        <w:t xml:space="preserve"> </w:t>
      </w:r>
      <w:del w:id="493" w:author="。。。" w:date="2026-04-14T21:33:00Z">
        <w:r>
          <w:rPr>
            <w:rFonts w:hint="eastAsia"/>
          </w:rPr>
          <w:delText>参见</w:delText>
        </w:r>
      </w:del>
      <w:r>
        <w:rPr>
          <w:rFonts w:hint="eastAsia"/>
        </w:rPr>
        <w:t>萧鑫：《个人信息拒绝权的界定与适用》，载《社会科学研究》2023年第2期</w:t>
      </w:r>
      <w:del w:id="494" w:author="。。。" w:date="2026-04-14T21:33:00Z">
        <w:r>
          <w:rPr>
            <w:rFonts w:hint="eastAsia"/>
          </w:rPr>
          <w:delText>，第81页</w:delText>
        </w:r>
      </w:del>
      <w:r>
        <w:rPr>
          <w:rFonts w:hint="eastAsia"/>
        </w:rPr>
        <w:t>。</w:t>
      </w:r>
    </w:p>
  </w:footnote>
  <w:footnote w:id="76">
    <w:p w14:paraId="526C74F1">
      <w:pPr>
        <w:pStyle w:val="13"/>
        <w:ind w:firstLine="360"/>
      </w:pPr>
      <w:del w:id="495" w:author="崔文博1312 [2]" w:date="2026-04-18T18:14:26Z">
        <w:r>
          <w:rPr>
            <w:rStyle w:val="17"/>
          </w:rPr>
          <w:delText>[</w:delText>
        </w:r>
      </w:del>
      <w:r>
        <w:rPr>
          <w:rStyle w:val="17"/>
        </w:rPr>
        <w:footnoteRef/>
      </w:r>
      <w:del w:id="496" w:author="崔文博1312 [2]" w:date="2026-04-18T18:14:26Z">
        <w:r>
          <w:rPr>
            <w:rStyle w:val="17"/>
          </w:rPr>
          <w:delText>]</w:delText>
        </w:r>
      </w:del>
      <w:r>
        <w:t xml:space="preserve"> </w:t>
      </w:r>
      <w:del w:id="497" w:author="。。。" w:date="2026-04-14T21:33:00Z">
        <w:r>
          <w:rPr>
            <w:rFonts w:hint="eastAsia"/>
          </w:rPr>
          <w:delText>参见</w:delText>
        </w:r>
      </w:del>
      <w:r>
        <w:rPr>
          <w:rFonts w:hint="eastAsia"/>
        </w:rPr>
        <w:t>王明敏：《行政机关利用个人信息进行自动化决策的合宪性检视》，载《法学》2025年第2期</w:t>
      </w:r>
      <w:del w:id="498" w:author="。。。" w:date="2026-04-14T21:33:00Z">
        <w:r>
          <w:rPr>
            <w:rFonts w:hint="eastAsia"/>
          </w:rPr>
          <w:delText>，第42页</w:delText>
        </w:r>
      </w:del>
      <w:r>
        <w:rPr>
          <w:rFonts w:hint="eastAsia"/>
        </w:rPr>
        <w:t>；杨合庆主编：《中华人民共和国个人信息保护法导读与释义》，中国民主法制出版社2022年版，第83页。</w:t>
      </w:r>
    </w:p>
  </w:footnote>
  <w:footnote w:id="77">
    <w:p w14:paraId="25CF32C5">
      <w:pPr>
        <w:pStyle w:val="13"/>
        <w:ind w:firstLine="360"/>
      </w:pPr>
      <w:del w:id="499" w:author="崔文博1312 [2]" w:date="2026-04-18T18:14:26Z">
        <w:r>
          <w:rPr>
            <w:rStyle w:val="17"/>
          </w:rPr>
          <w:delText>[</w:delText>
        </w:r>
      </w:del>
      <w:r>
        <w:rPr>
          <w:rStyle w:val="17"/>
        </w:rPr>
        <w:footnoteRef/>
      </w:r>
      <w:del w:id="500" w:author="崔文博1312 [2]" w:date="2026-04-18T18:14:26Z">
        <w:r>
          <w:rPr>
            <w:rStyle w:val="17"/>
          </w:rPr>
          <w:delText>]</w:delText>
        </w:r>
      </w:del>
      <w:r>
        <w:t xml:space="preserve"> </w:t>
      </w:r>
      <w:del w:id="501" w:author="崔文博1312" w:date="2026-04-18T15:11:00Z">
        <w:r>
          <w:rPr>
            <w:rFonts w:hint="eastAsia"/>
          </w:rPr>
          <w:delText>虽然</w:delText>
        </w:r>
      </w:del>
      <w:r>
        <w:rPr>
          <w:rFonts w:hint="eastAsia"/>
        </w:rPr>
        <w:t>目前学界普遍认为一般性自动化决策拒绝权来源于《个人信息保护法》第44条，但究竟是来自于决定权还是一般性的拒绝权，有不同观点。此种认识上的差异，是对《个人信息保护法》第44条理解的不同导致的，一种观点认为《个人信息保护法》第44条仅规定了知情权与决定权，没有独立的一般性拒绝权，</w:t>
      </w:r>
      <w:del w:id="502" w:author="。。。" w:date="2026-04-14T21:33:00Z">
        <w:r>
          <w:rPr>
            <w:rFonts w:hint="eastAsia"/>
          </w:rPr>
          <w:delText>参见</w:delText>
        </w:r>
      </w:del>
      <w:r>
        <w:rPr>
          <w:rFonts w:hint="eastAsia"/>
        </w:rPr>
        <w:t>姚佳：《个人信息主体的权利体系——基于数字时代个体权利的多维观察》，载《华东政法大学学报》2022年第2期</w:t>
      </w:r>
      <w:del w:id="503" w:author="。。。" w:date="2026-04-14T21:33:00Z">
        <w:r>
          <w:rPr>
            <w:rFonts w:hint="eastAsia"/>
          </w:rPr>
          <w:delText>，第95-96页</w:delText>
        </w:r>
      </w:del>
      <w:r>
        <w:rPr>
          <w:rFonts w:hint="eastAsia"/>
        </w:rPr>
        <w:t>。而另一种</w:t>
      </w:r>
      <w:ins w:id="504" w:author="崔文博1312" w:date="2026-04-18T15:11:00Z">
        <w:r>
          <w:rPr>
            <w:rFonts w:hint="eastAsia"/>
          </w:rPr>
          <w:t>观点</w:t>
        </w:r>
      </w:ins>
      <w:r>
        <w:rPr>
          <w:rFonts w:hint="eastAsia"/>
        </w:rPr>
        <w:t>则认为我国</w:t>
      </w:r>
      <w:ins w:id="505" w:author="崔文博1312" w:date="2026-04-18T15:11:00Z">
        <w:r>
          <w:rPr>
            <w:rFonts w:hint="eastAsia"/>
          </w:rPr>
          <w:t>《</w:t>
        </w:r>
      </w:ins>
      <w:r>
        <w:rPr>
          <w:rFonts w:hint="eastAsia"/>
        </w:rPr>
        <w:t>个人信息保护法</w:t>
      </w:r>
      <w:ins w:id="506" w:author="崔文博1312" w:date="2026-04-18T15:11:00Z">
        <w:r>
          <w:rPr>
            <w:rFonts w:hint="eastAsia"/>
          </w:rPr>
          <w:t>》</w:t>
        </w:r>
      </w:ins>
      <w:r>
        <w:rPr>
          <w:rFonts w:hint="eastAsia"/>
        </w:rPr>
        <w:t>第44条的“有权限制或拒绝他人对其个人信息进行处理”与“知情权、决定权”应</w:t>
      </w:r>
      <w:del w:id="507" w:author="崔文博1312" w:date="2026-04-18T15:13:00Z">
        <w:r>
          <w:rPr/>
          <w:delText>当处于</w:delText>
        </w:r>
      </w:del>
      <w:ins w:id="508" w:author="崔文博1312" w:date="2026-04-18T15:13:00Z">
        <w:r>
          <w:rPr>
            <w:rFonts w:hint="eastAsia"/>
          </w:rPr>
          <w:t>属</w:t>
        </w:r>
      </w:ins>
      <w:r>
        <w:rPr>
          <w:rFonts w:hint="eastAsia"/>
        </w:rPr>
        <w:t>并列</w:t>
      </w:r>
      <w:ins w:id="509" w:author="崔文博1312" w:date="2026-04-18T15:13:00Z">
        <w:r>
          <w:rPr>
            <w:rFonts w:hint="eastAsia"/>
          </w:rPr>
          <w:t>关系</w:t>
        </w:r>
      </w:ins>
      <w:r>
        <w:rPr>
          <w:rFonts w:hint="eastAsia"/>
        </w:rPr>
        <w:t>，第44条中拒绝权和知情权、决定权并列，</w:t>
      </w:r>
      <w:del w:id="510" w:author="。。。" w:date="2026-04-14T21:33:00Z">
        <w:r>
          <w:rPr>
            <w:rFonts w:hint="eastAsia"/>
          </w:rPr>
          <w:delText>参见</w:delText>
        </w:r>
      </w:del>
      <w:r>
        <w:t>申卫星：《论个人信息权的构建及其体系化》，载《比较法研究》2021年第5期</w:t>
      </w:r>
      <w:del w:id="511" w:author="。。。" w:date="2026-04-14T21:33:00Z">
        <w:r>
          <w:rPr/>
          <w:delText>，第</w:delText>
        </w:r>
      </w:del>
      <w:del w:id="512" w:author="。。。" w:date="2026-04-14T21:33:00Z">
        <w:r>
          <w:rPr>
            <w:rFonts w:hint="eastAsia"/>
          </w:rPr>
          <w:delText>10</w:delText>
        </w:r>
      </w:del>
      <w:del w:id="513" w:author="。。。" w:date="2026-04-14T21:33:00Z">
        <w:r>
          <w:rPr/>
          <w:delText>页</w:delText>
        </w:r>
      </w:del>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7E6E"/>
    <w:multiLevelType w:val="singleLevel"/>
    <w:tmpl w:val="DFF77E6E"/>
    <w:lvl w:ilvl="0" w:tentative="0">
      <w:start w:val="1"/>
      <w:numFmt w:val="chineseCounting"/>
      <w:suff w:val="nothing"/>
      <w:lvlText w:val="第%1，"/>
      <w:lvlJc w:val="left"/>
      <w:rPr>
        <w:rFonts w:hint="eastAsia"/>
      </w:rPr>
    </w:lvl>
  </w:abstractNum>
  <w:abstractNum w:abstractNumId="1">
    <w:nsid w:val="7FE6E686"/>
    <w:multiLevelType w:val="multilevel"/>
    <w:tmpl w:val="7FE6E686"/>
    <w:lvl w:ilvl="0" w:tentative="0">
      <w:start w:val="1"/>
      <w:numFmt w:val="chineseCounting"/>
      <w:pStyle w:val="2"/>
      <w:suff w:val="nothing"/>
      <w:lvlText w:val="%1、"/>
      <w:lvlJc w:val="left"/>
      <w:pPr>
        <w:tabs>
          <w:tab w:val="left" w:pos="0"/>
        </w:tabs>
        <w:ind w:left="0" w:firstLine="0"/>
      </w:pPr>
      <w:rPr>
        <w:rFonts w:hint="eastAsia"/>
        <w:vertAlign w:val="baseline"/>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rson w15:author="崔文博1312">
    <w15:presenceInfo w15:providerId="None" w15:userId="崔文博1312"/>
  </w15:person>
  <w15:person w15:author="崔文博1312 [2]">
    <w15:presenceInfo w15:providerId="WPS Office" w15:userId="364039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footnotePr>
    <w:numFmt w:val="decimalEnclosedCircleChinese"/>
    <w:numRestart w:val="eachPage"/>
    <w:footnote w:id="156"/>
    <w:footnote w:id="157"/>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iY2ZlODI5YTgwMjMzYTE2YzJhN2M3ZDY4YTJiMzEifQ=="/>
  </w:docVars>
  <w:rsids>
    <w:rsidRoot w:val="CEF65ACB"/>
    <w:rsid w:val="00145661"/>
    <w:rsid w:val="001571F2"/>
    <w:rsid w:val="00195327"/>
    <w:rsid w:val="002D19C9"/>
    <w:rsid w:val="00405621"/>
    <w:rsid w:val="005212EB"/>
    <w:rsid w:val="009504E1"/>
    <w:rsid w:val="00973486"/>
    <w:rsid w:val="009843D4"/>
    <w:rsid w:val="00AE11E7"/>
    <w:rsid w:val="00DC7641"/>
    <w:rsid w:val="00F375DF"/>
    <w:rsid w:val="1D674B66"/>
    <w:rsid w:val="1FFB9C47"/>
    <w:rsid w:val="2D7F2116"/>
    <w:rsid w:val="3577309F"/>
    <w:rsid w:val="36D7CF3F"/>
    <w:rsid w:val="3B2F3E0E"/>
    <w:rsid w:val="3B32E3F1"/>
    <w:rsid w:val="3DAFDE72"/>
    <w:rsid w:val="3EBB8EFB"/>
    <w:rsid w:val="3F4FF14A"/>
    <w:rsid w:val="3FC502BA"/>
    <w:rsid w:val="3FC7449B"/>
    <w:rsid w:val="3FF58194"/>
    <w:rsid w:val="3FFF49D8"/>
    <w:rsid w:val="45FB4794"/>
    <w:rsid w:val="45FC3CE5"/>
    <w:rsid w:val="4BCFA76E"/>
    <w:rsid w:val="4BFE0536"/>
    <w:rsid w:val="4CFBBC3D"/>
    <w:rsid w:val="4DF535E1"/>
    <w:rsid w:val="4FDBF4E5"/>
    <w:rsid w:val="517F3A28"/>
    <w:rsid w:val="55FB1F2F"/>
    <w:rsid w:val="59EF9164"/>
    <w:rsid w:val="5BFFC02F"/>
    <w:rsid w:val="5CFB6423"/>
    <w:rsid w:val="5DFF21D0"/>
    <w:rsid w:val="5EBD5B17"/>
    <w:rsid w:val="5F7F78FC"/>
    <w:rsid w:val="64FCCA4C"/>
    <w:rsid w:val="65175257"/>
    <w:rsid w:val="67FD97B9"/>
    <w:rsid w:val="6AA38CAF"/>
    <w:rsid w:val="6E7BF5C1"/>
    <w:rsid w:val="6EF62B90"/>
    <w:rsid w:val="73FD9AD5"/>
    <w:rsid w:val="746349F0"/>
    <w:rsid w:val="77EF9947"/>
    <w:rsid w:val="7A659833"/>
    <w:rsid w:val="7BBADC2E"/>
    <w:rsid w:val="7BC7D71B"/>
    <w:rsid w:val="7BDF5156"/>
    <w:rsid w:val="7BDFEF62"/>
    <w:rsid w:val="7BF81DD0"/>
    <w:rsid w:val="7D7E172B"/>
    <w:rsid w:val="7DEE9B5F"/>
    <w:rsid w:val="7DF77444"/>
    <w:rsid w:val="7EAB50F8"/>
    <w:rsid w:val="7F536462"/>
    <w:rsid w:val="7F5A308D"/>
    <w:rsid w:val="7F7E8D6A"/>
    <w:rsid w:val="7FBF1EA6"/>
    <w:rsid w:val="7FCF0CE0"/>
    <w:rsid w:val="7FDB6311"/>
    <w:rsid w:val="7FDDA946"/>
    <w:rsid w:val="7FE5DD3F"/>
    <w:rsid w:val="7FEB8326"/>
    <w:rsid w:val="7FFDAD86"/>
    <w:rsid w:val="8BDE51E1"/>
    <w:rsid w:val="96FD4C00"/>
    <w:rsid w:val="9BDE199D"/>
    <w:rsid w:val="9F7BA976"/>
    <w:rsid w:val="ACDC12DA"/>
    <w:rsid w:val="AEFB8033"/>
    <w:rsid w:val="AFBE6BC6"/>
    <w:rsid w:val="AFF594CB"/>
    <w:rsid w:val="AFFB87F7"/>
    <w:rsid w:val="B6F79C61"/>
    <w:rsid w:val="BE6F31C5"/>
    <w:rsid w:val="BECF1C3C"/>
    <w:rsid w:val="BF4DC5CB"/>
    <w:rsid w:val="BF7D7DF6"/>
    <w:rsid w:val="BFAB9857"/>
    <w:rsid w:val="BFF1C8D7"/>
    <w:rsid w:val="C3FC746D"/>
    <w:rsid w:val="C57FB031"/>
    <w:rsid w:val="C7FF6402"/>
    <w:rsid w:val="CEF65ACB"/>
    <w:rsid w:val="CF5DF1DB"/>
    <w:rsid w:val="D3C679D9"/>
    <w:rsid w:val="D4E98715"/>
    <w:rsid w:val="D5E9D573"/>
    <w:rsid w:val="D5FFA3B9"/>
    <w:rsid w:val="D6E5FD51"/>
    <w:rsid w:val="D7BFA439"/>
    <w:rsid w:val="D7D85284"/>
    <w:rsid w:val="D8CEBE97"/>
    <w:rsid w:val="DAF6792E"/>
    <w:rsid w:val="DAFEB945"/>
    <w:rsid w:val="DBA62899"/>
    <w:rsid w:val="DDBF3373"/>
    <w:rsid w:val="DEFFAA17"/>
    <w:rsid w:val="DF66B5D4"/>
    <w:rsid w:val="DFBDF24E"/>
    <w:rsid w:val="DFBE65ED"/>
    <w:rsid w:val="DFF69F3D"/>
    <w:rsid w:val="E1F19136"/>
    <w:rsid w:val="EAFBBFAC"/>
    <w:rsid w:val="EB3FC2FA"/>
    <w:rsid w:val="EB5AF60C"/>
    <w:rsid w:val="ECFB9036"/>
    <w:rsid w:val="EED7E8D7"/>
    <w:rsid w:val="EEFA06C6"/>
    <w:rsid w:val="EFBBA4BE"/>
    <w:rsid w:val="F1FF12EE"/>
    <w:rsid w:val="F33F6075"/>
    <w:rsid w:val="F3EA981E"/>
    <w:rsid w:val="F45E830C"/>
    <w:rsid w:val="F563B9D3"/>
    <w:rsid w:val="F7E765C6"/>
    <w:rsid w:val="F7FF4273"/>
    <w:rsid w:val="F8EE8688"/>
    <w:rsid w:val="F9AF65BD"/>
    <w:rsid w:val="F9FF2427"/>
    <w:rsid w:val="F9FF9D14"/>
    <w:rsid w:val="FBEF51DE"/>
    <w:rsid w:val="FBEFF8E2"/>
    <w:rsid w:val="FD6ECF3A"/>
    <w:rsid w:val="FDBBAFD8"/>
    <w:rsid w:val="FE5F7A1E"/>
    <w:rsid w:val="FED90548"/>
    <w:rsid w:val="FEECDBD1"/>
    <w:rsid w:val="FF740ED1"/>
    <w:rsid w:val="FF7E40F2"/>
    <w:rsid w:val="FFBD4F04"/>
    <w:rsid w:val="FFBEAFA9"/>
    <w:rsid w:val="FFBF2060"/>
    <w:rsid w:val="FFDB2D30"/>
    <w:rsid w:val="FFEEAC29"/>
    <w:rsid w:val="FFEFBA76"/>
    <w:rsid w:val="FFFF026B"/>
    <w:rsid w:val="FFFF9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numPr>
        <w:ilvl w:val="0"/>
        <w:numId w:val="1"/>
      </w:numPr>
      <w:spacing w:before="340" w:after="330" w:line="576" w:lineRule="auto"/>
      <w:ind w:firstLineChars="0"/>
      <w:jc w:val="left"/>
      <w:outlineLvl w:val="0"/>
    </w:pPr>
    <w:rPr>
      <w:b/>
      <w:kern w:val="44"/>
      <w:sz w:val="28"/>
    </w:rPr>
  </w:style>
  <w:style w:type="paragraph" w:styleId="3">
    <w:name w:val="heading 2"/>
    <w:basedOn w:val="1"/>
    <w:next w:val="1"/>
    <w:unhideWhenUsed/>
    <w:qFormat/>
    <w:uiPriority w:val="0"/>
    <w:pPr>
      <w:keepNext/>
      <w:keepLines/>
      <w:numPr>
        <w:ilvl w:val="1"/>
        <w:numId w:val="1"/>
      </w:numPr>
      <w:spacing w:before="260" w:after="260"/>
      <w:ind w:firstLineChars="0"/>
      <w:jc w:val="left"/>
      <w:outlineLvl w:val="1"/>
    </w:pPr>
    <w:rPr>
      <w:rFonts w:ascii="Arial" w:hAnsi="Arial"/>
      <w:b/>
    </w:rPr>
  </w:style>
  <w:style w:type="paragraph" w:styleId="4">
    <w:name w:val="heading 3"/>
    <w:basedOn w:val="1"/>
    <w:next w:val="1"/>
    <w:unhideWhenUsed/>
    <w:qFormat/>
    <w:uiPriority w:val="0"/>
    <w:pPr>
      <w:keepNext/>
      <w:keepLines/>
      <w:numPr>
        <w:ilvl w:val="2"/>
        <w:numId w:val="1"/>
      </w:numPr>
      <w:spacing w:before="260" w:after="260" w:line="413" w:lineRule="auto"/>
      <w:ind w:firstLine="0" w:firstLineChars="0"/>
      <w:jc w:val="left"/>
      <w:outlineLvl w:val="2"/>
    </w:pPr>
    <w:rPr>
      <w:b/>
    </w:rPr>
  </w:style>
  <w:style w:type="paragraph" w:styleId="5">
    <w:name w:val="heading 4"/>
    <w:basedOn w:val="1"/>
    <w:next w:val="1"/>
    <w:unhideWhenUsed/>
    <w:qFormat/>
    <w:uiPriority w:val="0"/>
    <w:pPr>
      <w:keepNext/>
      <w:keepLines/>
      <w:numPr>
        <w:ilvl w:val="3"/>
        <w:numId w:val="1"/>
      </w:numPr>
      <w:spacing w:before="280" w:after="290" w:line="372" w:lineRule="auto"/>
      <w:ind w:firstLine="0" w:firstLineChars="0"/>
      <w:jc w:val="left"/>
      <w:outlineLvl w:val="3"/>
    </w:pPr>
    <w:rPr>
      <w:rFonts w:ascii="Arial" w:hAnsi="Arial"/>
      <w:b/>
    </w:rPr>
  </w:style>
  <w:style w:type="paragraph" w:styleId="6">
    <w:name w:val="heading 5"/>
    <w:basedOn w:val="1"/>
    <w:next w:val="1"/>
    <w:unhideWhenUsed/>
    <w:qFormat/>
    <w:uiPriority w:val="0"/>
    <w:pPr>
      <w:keepNext/>
      <w:keepLines/>
      <w:numPr>
        <w:ilvl w:val="4"/>
        <w:numId w:val="1"/>
      </w:numPr>
      <w:spacing w:before="280" w:after="290" w:line="372" w:lineRule="auto"/>
      <w:ind w:firstLine="0" w:firstLineChars="0"/>
      <w:outlineLvl w:val="4"/>
    </w:pPr>
    <w:rPr>
      <w:b/>
    </w:rPr>
  </w:style>
  <w:style w:type="paragraph" w:styleId="7">
    <w:name w:val="heading 6"/>
    <w:basedOn w:val="1"/>
    <w:next w:val="1"/>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footnote text"/>
    <w:basedOn w:val="1"/>
    <w:link w:val="18"/>
    <w:qFormat/>
    <w:uiPriority w:val="0"/>
    <w:pPr>
      <w:wordWrap w:val="0"/>
      <w:snapToGrid w:val="0"/>
      <w:jc w:val="left"/>
    </w:pPr>
    <w:rPr>
      <w:rFonts w:eastAsia="仿宋"/>
      <w:sz w:val="18"/>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otnote reference"/>
    <w:basedOn w:val="16"/>
    <w:qFormat/>
    <w:uiPriority w:val="0"/>
    <w:rPr>
      <w:vertAlign w:val="superscript"/>
    </w:rPr>
  </w:style>
  <w:style w:type="character" w:customStyle="1" w:styleId="18">
    <w:name w:val="脚注文本 字符"/>
    <w:link w:val="13"/>
    <w:qFormat/>
    <w:uiPriority w:val="0"/>
    <w:rPr>
      <w:rFonts w:eastAsia="仿宋"/>
      <w:sz w:val="18"/>
    </w:rPr>
  </w:style>
  <w:style w:type="paragraph" w:customStyle="1" w:styleId="19">
    <w:name w:val="修订1"/>
    <w:hidden/>
    <w:unhideWhenUsed/>
    <w:qFormat/>
    <w:uiPriority w:val="99"/>
    <w:rPr>
      <w:rFonts w:ascii="Times New Roman" w:hAnsi="Times New Roman" w:eastAsia="宋体" w:cstheme="minorBidi"/>
      <w:kern w:val="2"/>
      <w:sz w:val="24"/>
      <w:szCs w:val="24"/>
      <w:lang w:val="en-US" w:eastAsia="zh-CN" w:bidi="ar-SA"/>
    </w:rPr>
  </w:style>
  <w:style w:type="paragraph" w:customStyle="1" w:styleId="20">
    <w:name w:val="Revision"/>
    <w:hidden/>
    <w:unhideWhenUsed/>
    <w:qFormat/>
    <w:uiPriority w:val="99"/>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131417D-4996-E94F-9A73-FFD875BF7F50}">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2798</Words>
  <Characters>15954</Characters>
  <Lines>132</Lines>
  <Paragraphs>37</Paragraphs>
  <TotalTime>10</TotalTime>
  <ScaleCrop>false</ScaleCrop>
  <LinksUpToDate>false</LinksUpToDate>
  <CharactersWithSpaces>18715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2025-05-26T11:06:00Z</dcterms:created>
  <dc:creator>。。。</dc:creator>
  <cp:lastModifiedBy>崔文博1312</cp:lastModifiedBy>
  <dcterms:modified xsi:type="dcterms:W3CDTF">2026-04-20T18:36:19Z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3E8540B26D444DE49753DB697FEE38F1_43</vt:lpwstr>
  </property>
</Properties>
</file>