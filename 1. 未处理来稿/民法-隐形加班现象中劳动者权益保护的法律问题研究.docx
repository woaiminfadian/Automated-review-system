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667AC">
      <w:pPr>
        <w:jc w:val="center"/>
        <w:rPr>
          <w:rFonts w:hint="eastAsia" w:ascii="黑体" w:hAnsi="黑体" w:eastAsia="黑体" w:cs="黑体"/>
          <w:b w:val="0"/>
          <w:bCs w:val="0"/>
          <w:sz w:val="32"/>
          <w:szCs w:val="32"/>
        </w:rPr>
      </w:pPr>
      <w:r>
        <w:rPr>
          <w:rFonts w:hint="eastAsia" w:ascii="黑体" w:hAnsi="黑体" w:eastAsia="黑体" w:cs="黑体"/>
          <w:b w:val="0"/>
          <w:bCs w:val="0"/>
          <w:sz w:val="32"/>
          <w:szCs w:val="32"/>
        </w:rPr>
        <w:t>隐形加班现象中劳动者权益保护的法律问题研究</w:t>
      </w:r>
      <w:bookmarkStart w:id="3" w:name="_GoBack"/>
      <w:bookmarkEnd w:id="3"/>
    </w:p>
    <w:p w14:paraId="686848CD">
      <w:pPr>
        <w:jc w:val="right"/>
        <w:rPr>
          <w:rFonts w:hint="eastAsia" w:ascii="宋体" w:hAnsi="宋体" w:eastAsia="宋体" w:cs="宋体"/>
          <w:b w:val="0"/>
          <w:bCs w:val="0"/>
          <w:sz w:val="32"/>
          <w:szCs w:val="32"/>
        </w:rPr>
      </w:pPr>
      <w:r>
        <w:rPr>
          <w:rFonts w:hint="eastAsia" w:ascii="黑体" w:hAnsi="黑体" w:eastAsia="黑体" w:cs="黑体"/>
          <w:b w:val="0"/>
          <w:bCs w:val="0"/>
          <w:sz w:val="32"/>
          <w:szCs w:val="32"/>
        </w:rPr>
        <w:t>——基于2019-2025年隐形加班案例的实证分析</w:t>
      </w:r>
    </w:p>
    <w:p w14:paraId="7AC3949A">
      <w:pPr>
        <w:jc w:val="both"/>
        <w:rPr>
          <w:rFonts w:hint="eastAsia" w:ascii="仿宋" w:hAnsi="仿宋" w:eastAsia="仿宋" w:cs="仿宋"/>
          <w:b/>
          <w:bCs/>
          <w:sz w:val="24"/>
          <w:szCs w:val="24"/>
        </w:rPr>
      </w:pPr>
    </w:p>
    <w:p w14:paraId="7EE0FD45">
      <w:pPr>
        <w:ind w:firstLine="420" w:firstLineChars="200"/>
        <w:rPr>
          <w:rFonts w:hint="eastAsia" w:ascii="华文仿宋" w:hAnsi="华文仿宋" w:eastAsia="华文仿宋" w:cs="Times New Roman"/>
          <w:bCs/>
          <w:szCs w:val="22"/>
        </w:rPr>
      </w:pP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摘</w:t>
      </w:r>
      <w:r>
        <w:rPr>
          <w:rFonts w:hint="eastAsia" w:ascii="华文仿宋" w:hAnsi="华文仿宋" w:eastAsia="华文仿宋" w:cs="Times New Roman"/>
          <w:bCs/>
          <w:szCs w:val="22"/>
          <w:lang w:val="en-US" w:eastAsia="zh-CN"/>
        </w:rPr>
        <w:t xml:space="preserve">  </w:t>
      </w:r>
      <w:r>
        <w:rPr>
          <w:rFonts w:hint="eastAsia" w:ascii="华文仿宋" w:hAnsi="华文仿宋" w:eastAsia="华文仿宋" w:cs="Times New Roman"/>
          <w:bCs/>
          <w:szCs w:val="22"/>
        </w:rPr>
        <w:t>要</w:t>
      </w: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互联网技术的普及正逐步改变劳动者的劳动形态和劳动方式。数字技术的即时性模糊了工作时间与生活时间的边界，进一步加剧了隐形加班现象，严重侵害劳动者的休息权、健康权与报酬权。然而，由于司法实践中隐形加班认定难以及类案不同判的现象广泛存在，劳动者常面临有法难依、维权困难的困境。有必要优化司法实践，进一步明确“隐形加班”的认定标准、限制用人单位抗辩权并减轻劳动者的举证责任以平衡劳资双方的利益；还需在立法层面构建中国式离线权制度、完善劳动监察制度，从司法与规范两层面保障数字时代下劳动者权益的落实，最大限度发挥信息技术的正向价值，使劳动者充分共享技术发展红利。</w:t>
      </w:r>
    </w:p>
    <w:p w14:paraId="46966F23">
      <w:pPr>
        <w:ind w:firstLine="420" w:firstLineChars="200"/>
        <w:rPr>
          <w:rFonts w:hint="eastAsia" w:ascii="华文仿宋" w:hAnsi="华文仿宋" w:eastAsia="华文仿宋" w:cs="Times New Roman"/>
          <w:bCs/>
          <w:szCs w:val="22"/>
        </w:rPr>
      </w:pP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关键词</w:t>
      </w: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隐形加班；实质加班；离线权；休息权</w:t>
      </w:r>
    </w:p>
    <w:p w14:paraId="301EB60C">
      <w:pPr>
        <w:ind w:firstLine="420" w:firstLineChars="200"/>
        <w:rPr>
          <w:rFonts w:hint="eastAsia" w:ascii="华文仿宋" w:hAnsi="华文仿宋" w:eastAsia="华文仿宋" w:cs="Times New Roman"/>
          <w:bCs/>
          <w:szCs w:val="22"/>
        </w:rPr>
      </w:pPr>
    </w:p>
    <w:p w14:paraId="13521EA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字时代，以电脑、平板、手机为载体的通讯技术大幅降低了沟通成本、提高了沟通效率，数据要素广泛介入到工作场景中。技术的普及和生产效率的提升并未使劳动者从繁重的公务中得到解脱，反而进一步模糊了生活场所与工作场所、生活时间与工作时间的边界，加剧隐形加班现象的泛滥。劳动者在工作时间外通过社交媒体和远程通讯工具处理工作事务已成为无法避免的职场常态，难以抽离的工作状态、失去保障的休息时间、不得阻断的信息流让劳动者承受着超负荷的心理与生理压力；工作时间与生活时间的混同、劳动者权益严重受损时刻拷打着劳动法保障劳动者人权之立法目的。如何规制隐形加班、如何在数字化时代保障劳动者的合法权益已成为当前亟需解决的难题。</w:t>
      </w:r>
    </w:p>
    <w:p w14:paraId="5F0D1EE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p>
    <w:p w14:paraId="7159F781">
      <w:pPr>
        <w:keepLines w:val="0"/>
        <w:pageBreakBefore w:val="0"/>
        <w:widowControl w:val="0"/>
        <w:numPr>
          <w:ilvl w:val="0"/>
          <w:numId w:val="1"/>
        </w:numPr>
        <w:kinsoku/>
        <w:wordWrap/>
        <w:overflowPunct/>
        <w:topLinePunct w:val="0"/>
        <w:autoSpaceDE/>
        <w:autoSpaceDN/>
        <w:bidi w:val="0"/>
        <w:adjustRightInd/>
        <w:snapToGrid/>
        <w:spacing w:line="480" w:lineRule="exact"/>
        <w:jc w:val="left"/>
        <w:textAlignment w:val="auto"/>
        <w:rPr>
          <w:rFonts w:hint="eastAsia" w:ascii="黑体" w:hAnsi="黑体" w:eastAsia="黑体" w:cs="黑体"/>
          <w:b w:val="0"/>
          <w:bCs w:val="0"/>
          <w:sz w:val="28"/>
          <w:szCs w:val="28"/>
        </w:rPr>
      </w:pPr>
      <w:r>
        <w:rPr>
          <w:rFonts w:hint="eastAsia" w:ascii="黑体" w:hAnsi="黑体" w:eastAsia="黑体" w:cs="黑体"/>
          <w:b w:val="0"/>
          <w:bCs w:val="0"/>
          <w:sz w:val="28"/>
          <w:szCs w:val="28"/>
        </w:rPr>
        <w:t>隐形加班的内涵与特征</w:t>
      </w:r>
    </w:p>
    <w:p w14:paraId="1E5E415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隐形加班并非一个法定概念，它是数字办公背景下衍生出的一种特殊加班形态，指用人单位通过即时通讯技术，让劳动者在法定或约定的工作时间外，脱离工作场所的限制持续负担工作任务的现象。例如，劳动者在下班后仍会接到工作电话或需要通过微信、钉钉等远程办公工具处理工作事务。</w:t>
      </w:r>
    </w:p>
    <w:p w14:paraId="1E2AB48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与传统加班相比，隐形加班彻底摆脱了工作时间与工作场所的限制，劳动者只需借助手机、电脑等电子设备，即可随时随地接收工作任务、提交工作成果，该种加班模式在效率至上的数字化时代已成为普遍存在且未被充分认知的职场常态。据智联研究院《2025年职场人加班情况调研报告》显示，超四成的职场人几乎每天都在经历“隐形加班”</w:t>
      </w:r>
      <w:r>
        <w:commentReference w:id="0"/>
      </w:r>
      <w:r>
        <w:rPr>
          <w:rFonts w:hint="default" w:ascii="Times New Roman" w:hAnsi="Times New Roman" w:eastAsia="宋体" w:cs="Times New Roman"/>
          <w:sz w:val="21"/>
          <w:szCs w:val="21"/>
        </w:rPr>
        <w:t>，能做到“完全没有”或“几乎没有”隐形加班的人竟不到一成；而在中层管理者中，甚至有过半数的劳动者不得不时刻处于待命状态，以应对领导或客户随时安排的工作任务</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0"/>
      </w:r>
    </w:p>
    <w:p w14:paraId="68C5875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隐形加班的隐蔽性远高于传统加班：一方面，社交媒体深度融入日常生活，既承担日常交流功能，又是传递工作安排的载体，导致一些劳动者在休息时间处理工作时，甚至无法意识到自己正处于加班状态；另一方面，通过社交媒体分配的工作，往往缺乏明确的任务边界，且难以通过打卡、考勤等传统方式被完整、清晰地记录，进一步强化了其隐蔽属性</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
      </w:r>
      <w:r>
        <w:rPr>
          <w:rFonts w:hint="default" w:ascii="Times New Roman" w:hAnsi="Times New Roman" w:eastAsia="宋体" w:cs="Times New Roman"/>
          <w:sz w:val="21"/>
          <w:szCs w:val="21"/>
        </w:rPr>
        <w:t>这在无形中延长劳动者的工作时间，又使得劳动者的工作时间难以计算、工作痕迹难以保留，致使隐形加班在法律层面与企业管理中都较难被认定为法定加班，劳动者获得回报的可能性往往较低，据职场调研数据显示，仅有不到三成的劳动者能获得加班费或调休</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2"/>
      </w:r>
      <w:r>
        <w:rPr>
          <w:rFonts w:hint="default" w:ascii="Times New Roman" w:hAnsi="Times New Roman" w:eastAsia="宋体" w:cs="Times New Roman"/>
          <w:sz w:val="21"/>
          <w:szCs w:val="21"/>
        </w:rPr>
        <w:t>可见，隐形加班现象的泛滥已严重损害了劳动者的休息权和报酬权。</w:t>
      </w:r>
    </w:p>
    <w:p w14:paraId="60CE356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p>
    <w:p w14:paraId="774C6907">
      <w:pPr>
        <w:pStyle w:val="12"/>
        <w:bidi w:val="0"/>
        <w:jc w:val="left"/>
        <w:rPr>
          <w:rFonts w:hint="default"/>
        </w:rPr>
      </w:pPr>
      <w:r>
        <w:rPr>
          <w:rFonts w:hint="default"/>
        </w:rPr>
        <w:t>隐形加班的法律保护现状及困境</w:t>
      </w:r>
    </w:p>
    <w:p w14:paraId="6571CC6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我国现行劳动法中缺乏对隐形加班的直接规制，当劳动者以隐形加班之争议诉诸法院请求保护时，法官往往只能基于传统工时制度与加班补偿规定、参考既往判例的司法认定路径做出裁判。</w:t>
      </w:r>
    </w:p>
    <w:p w14:paraId="33F2BAEC">
      <w:pPr>
        <w:ind w:firstLine="480"/>
        <w:rPr>
          <w:rFonts w:hint="eastAsia" w:ascii="华文楷体" w:hAnsi="华文楷体" w:eastAsia="华文楷体"/>
          <w:sz w:val="24"/>
          <w:szCs w:val="24"/>
        </w:rPr>
      </w:pPr>
      <w:r>
        <w:rPr>
          <w:rFonts w:hint="eastAsia" w:ascii="华文楷体" w:hAnsi="华文楷体" w:eastAsia="华文楷体"/>
          <w:sz w:val="24"/>
          <w:szCs w:val="24"/>
          <w:lang w:eastAsia="zh-CN"/>
        </w:rPr>
        <w:t>（</w:t>
      </w:r>
      <w:r>
        <w:rPr>
          <w:rFonts w:hint="eastAsia" w:ascii="华文楷体" w:hAnsi="华文楷体" w:eastAsia="华文楷体"/>
          <w:sz w:val="24"/>
          <w:szCs w:val="24"/>
          <w:lang w:val="en-US" w:eastAsia="zh-CN"/>
        </w:rPr>
        <w:t>一</w:t>
      </w:r>
      <w:r>
        <w:rPr>
          <w:rFonts w:hint="eastAsia" w:ascii="华文楷体" w:hAnsi="华文楷体" w:eastAsia="华文楷体"/>
          <w:sz w:val="24"/>
          <w:szCs w:val="24"/>
          <w:lang w:eastAsia="zh-CN"/>
        </w:rPr>
        <w:t>）</w:t>
      </w:r>
      <w:r>
        <w:rPr>
          <w:rFonts w:hint="eastAsia" w:ascii="华文楷体" w:hAnsi="华文楷体" w:eastAsia="华文楷体"/>
          <w:sz w:val="24"/>
          <w:szCs w:val="24"/>
        </w:rPr>
        <w:t>隐形加班司法认定路径</w:t>
      </w:r>
    </w:p>
    <w:p w14:paraId="6E1522F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近年来，随着线上工作软件的普及，隐形加班作为劳动者权益保护的灰色地带，已从个别劳动者的个体困境上升为公共社会问题。能否将“隐形加班”认定为法定加班并给予相应的报酬是该类司法案件的争议焦点。</w:t>
      </w:r>
    </w:p>
    <w:p w14:paraId="4A4D1A1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2023年北京市第三中级人民法院在“隐形加班第一案”的裁判文书中首次明确“隐形加班”一词的内涵与裁判思路，突破了传统加班观念对形式要件的拘囿，详细论述了“隐形加班”的形态和认定标准，主张在互联网技术与远程传输技术快速发展的当今社会，应当进一步虚化工作场所的概念，不再拘束于用人单位提供的工作地点、办公工位，而应当侧重实质的“从属性”审查</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3"/>
      </w:r>
      <w:r>
        <w:rPr>
          <w:rFonts w:hint="default" w:ascii="Times New Roman" w:hAnsi="Times New Roman" w:eastAsia="宋体" w:cs="Times New Roman"/>
          <w:sz w:val="21"/>
          <w:szCs w:val="21"/>
        </w:rPr>
        <w:t>为后续类案的审判提供了详实可靠的司法认定框架</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4"/>
      </w:r>
      <w:r>
        <w:commentReference w:id="1"/>
      </w:r>
      <w:r>
        <w:rPr>
          <w:rFonts w:hint="default" w:ascii="Times New Roman" w:hAnsi="Times New Roman" w:eastAsia="宋体" w:cs="Times New Roman"/>
          <w:sz w:val="21"/>
          <w:szCs w:val="21"/>
        </w:rPr>
        <w:t>从此后的司法实践来看，尽管各裁判者在具体个案中的认定与说理各有不同，但大体遵循着一致的司法认定路径（见表2-1）。</w:t>
      </w:r>
    </w:p>
    <w:p w14:paraId="74D63BF2">
      <w:pPr>
        <w:keepNext/>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黑体" w:hAnsi="黑体" w:eastAsia="黑体" w:cs="黑体"/>
          <w:sz w:val="21"/>
          <w:szCs w:val="21"/>
        </w:rPr>
      </w:pPr>
      <w:r>
        <w:rPr>
          <w:rFonts w:hint="eastAsia" w:ascii="黑体" w:hAnsi="黑体" w:eastAsia="黑体" w:cs="黑体"/>
          <w:sz w:val="21"/>
          <w:szCs w:val="21"/>
        </w:rPr>
        <w:t>表2-1 隐形加班司法认定路径</w:t>
      </w:r>
    </w:p>
    <w:p w14:paraId="77C07A91">
      <w:pPr>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4319905" cy="2435225"/>
            <wp:effectExtent l="0" t="0" r="10795" b="3175"/>
            <wp:docPr id="1" name="图片 1" descr="ff670044d14e3b4e47ce8a2ec28f2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f670044d14e3b4e47ce8a2ec28f255f"/>
                    <pic:cNvPicPr>
                      <a:picLocks noChangeAspect="1"/>
                    </pic:cNvPicPr>
                  </pic:nvPicPr>
                  <pic:blipFill>
                    <a:blip r:embed="rId8"/>
                    <a:stretch>
                      <a:fillRect/>
                    </a:stretch>
                  </pic:blipFill>
                  <pic:spPr>
                    <a:xfrm>
                      <a:off x="0" y="0"/>
                      <a:ext cx="4319905" cy="2435225"/>
                    </a:xfrm>
                    <a:prstGeom prst="rect">
                      <a:avLst/>
                    </a:prstGeom>
                  </pic:spPr>
                </pic:pic>
              </a:graphicData>
            </a:graphic>
          </wp:inline>
        </w:drawing>
      </w:r>
    </w:p>
    <w:p w14:paraId="605F170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首先，根据《最高人民法院关于审理劳动争议案件适用法律问题的解释（一）》（以下简称《解释（一）》）第</w:t>
      </w:r>
      <w:r>
        <w:rPr>
          <w:rFonts w:hint="eastAsia" w:ascii="Times New Roman" w:hAnsi="Times New Roman" w:eastAsia="宋体" w:cs="Times New Roman"/>
          <w:sz w:val="21"/>
          <w:szCs w:val="21"/>
          <w:lang w:val="en-US" w:eastAsia="zh-CN"/>
        </w:rPr>
        <w:t>42</w:t>
      </w:r>
      <w:r>
        <w:rPr>
          <w:rFonts w:hint="default" w:ascii="Times New Roman" w:hAnsi="Times New Roman" w:eastAsia="宋体" w:cs="Times New Roman"/>
          <w:sz w:val="21"/>
          <w:szCs w:val="21"/>
        </w:rPr>
        <w:t>条的规定，劳动者主张加班费的，应当就加班事实的存在承担举证责任。在诉讼中劳动者以“隐形加班”为由主张报酬的，应提供诸如排班表、打卡记录、聊天截图、工作痕迹证明加班事实存在的证据。</w:t>
      </w:r>
    </w:p>
    <w:p w14:paraId="28B5665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其次，对于劳动者举证证明的加班事实，法院应审查其是否属于法定加班。应当着重从以下维度对”隐形加班“</w:t>
      </w:r>
      <w:r>
        <w:commentReference w:id="2"/>
      </w:r>
      <w:r>
        <w:rPr>
          <w:rFonts w:hint="default" w:ascii="Times New Roman" w:hAnsi="Times New Roman" w:eastAsia="宋体" w:cs="Times New Roman"/>
          <w:sz w:val="21"/>
          <w:szCs w:val="21"/>
        </w:rPr>
        <w:t>进行认定：第一，劳动者是否付出实质性劳动内容。司法实践通常认为，劳动者额外从事的可被认定为加班的工作应当具有实质的可量化成果的工作内容且符合用人单位的基本工作安排，不能停留在简单的工作请示、汇报或回复；第二，是否明显占用劳动者的休息时间，即劳动者有规律地、稳定地利用完整的时间完成额外的工作任务，有别于临时的、偶发的一般沟通</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5"/>
      </w:r>
    </w:p>
    <w:p w14:paraId="7B2D940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最后，用人单位可以“加班事实不能体现用人单位安排”为由抗辩，主张劳动者的加班行为未经用人单位批准，属于自愿加班，无需给付加班报酬；或举证证明双方在劳动合同中约定实行“不定时工作制”，主张劳动者并未在约定的工作时间之外完成工作。</w:t>
      </w:r>
    </w:p>
    <w:p w14:paraId="47CDFC57">
      <w:pPr>
        <w:pStyle w:val="13"/>
        <w:keepNext w:val="0"/>
        <w:keepLines w:val="0"/>
        <w:pageBreakBefore w:val="0"/>
        <w:widowControl w:val="0"/>
        <w:kinsoku/>
        <w:wordWrap/>
        <w:overflowPunct/>
        <w:topLinePunct w:val="0"/>
        <w:autoSpaceDE/>
        <w:autoSpaceDN/>
        <w:bidi w:val="0"/>
        <w:adjustRightInd/>
        <w:snapToGrid/>
        <w:spacing w:after="157" w:afterLines="50"/>
        <w:ind w:firstLine="482"/>
        <w:textAlignment w:val="auto"/>
        <w:rPr>
          <w:rFonts w:hint="default" w:ascii="华文楷体" w:hAnsi="华文楷体" w:eastAsia="华文楷体" w:cstheme="minorBidi"/>
          <w:kern w:val="2"/>
          <w:sz w:val="24"/>
          <w:szCs w:val="24"/>
          <w:lang w:val="en-US" w:eastAsia="zh-CN" w:bidi="ar-SA"/>
        </w:rPr>
      </w:pPr>
      <w:r>
        <w:commentReference w:id="3"/>
      </w:r>
      <w:r>
        <w:rPr>
          <w:rFonts w:hint="default" w:ascii="华文楷体" w:hAnsi="华文楷体" w:eastAsia="华文楷体" w:cstheme="minorBidi"/>
          <w:kern w:val="2"/>
          <w:sz w:val="24"/>
          <w:szCs w:val="24"/>
          <w:lang w:val="en-US" w:eastAsia="zh-CN" w:bidi="ar-SA"/>
        </w:rPr>
        <w:t>隐形加班司法规制困境</w:t>
      </w:r>
    </w:p>
    <w:p w14:paraId="53DC952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隐形加班第一案”的落槌为类案的司法实践提供了明确的认定标准，然而，劳动者隐形加班认定难、规制弱的问题仍长期存在。一方面，隐形加班认定比例低、认定条件苛刻，实践中能通过诉讼取得对应报酬的劳动者寥寥无几；另一方面，类案不同判甚至同案不同判的现象突出，裁判尺度的不一致导致劳动者丧失对法律适用和诉讼结果的可预测性，进一步增加其诉讼难度和维权成本。</w:t>
      </w:r>
    </w:p>
    <w:p w14:paraId="06A6ADF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隐形加班认定比例低</w:t>
      </w:r>
    </w:p>
    <w:p w14:paraId="391586D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笔者以“隐形加班”“微信加班”“线上加班”为关键词在北大法宝-司法案例数据库进行检索，排除不存在实质关联的裁判文书后，筛选出符合条件的案例共136起。其中，认定构成隐形加班的案件仅47起，近七成的案例不支持加班事实的认定（见图2-2）。可见，尽管2023年“隐形加班第一案”明确了隐形加班的司法认定路径，并酌情肯定了劳动者基于加班事实提出的报酬请求权，后续的裁判者对于隐形加班的认定依然非常克制。</w:t>
      </w:r>
    </w:p>
    <w:p w14:paraId="30B6B63A">
      <w:pPr>
        <w:keepNext/>
        <w:keepLines w:val="0"/>
        <w:pageBreakBefore w:val="0"/>
        <w:widowControl w:val="0"/>
        <w:kinsoku/>
        <w:wordWrap/>
        <w:overflowPunct/>
        <w:topLinePunct w:val="0"/>
        <w:autoSpaceDE/>
        <w:autoSpaceDN/>
        <w:bidi w:val="0"/>
        <w:adjustRightInd/>
        <w:snapToGrid/>
        <w:spacing w:line="480" w:lineRule="exact"/>
        <w:ind w:firstLine="420" w:firstLineChars="200"/>
        <w:jc w:val="center"/>
        <w:textAlignment w:val="auto"/>
        <w:rPr>
          <w:rFonts w:hint="default" w:ascii="Times New Roman" w:hAnsi="Times New Roman" w:eastAsia="宋体" w:cs="Times New Roman"/>
          <w:sz w:val="24"/>
          <w:szCs w:val="24"/>
        </w:rPr>
      </w:pPr>
      <w:r>
        <w:rPr>
          <w:rFonts w:hint="default" w:ascii="黑体" w:hAnsi="黑体" w:eastAsia="黑体" w:cs="黑体"/>
          <w:sz w:val="21"/>
          <w:szCs w:val="21"/>
        </w:rPr>
        <w:t>图2-2 隐形加班司法判例认定情况</w:t>
      </w:r>
      <w:r>
        <w:rPr>
          <w:rStyle w:val="10"/>
          <w:rFonts w:hint="default" w:ascii="Times New Roman" w:hAnsi="Times New Roman" w:eastAsia="宋体" w:cs="Times New Roman"/>
          <w:sz w:val="24"/>
          <w:szCs w:val="24"/>
        </w:rPr>
        <w:footnoteReference w:id="6"/>
      </w:r>
      <w:r>
        <w:commentReference w:id="4"/>
      </w:r>
    </w:p>
    <w:p w14:paraId="580E8BEF">
      <w:pPr>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4319905" cy="2414270"/>
            <wp:effectExtent l="4445" t="4445" r="6350" b="6985"/>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034B2F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从时间上看，近五年案件数量总体上呈现上升趋势，其中2021年因疫情背景下远程办公、线上办公模式的普及，案件数量呈现阶段性爆发态势，但隐形加班的认定比例并未呈现太大波动，近五年的司法判例认定比例较为稳定的于35%上下浮动。（见图2-3）。即便司法机关在2023、2024年陆续发布了三起肯定劳动者加班存在、认可原告报酬请求权的指导案例和经典案例，但该举并未在本质上改善隐形加班认定难的现状，裁判的克制性与认定标准的严格性仍然为当前司法实践的主要特征。</w:t>
      </w:r>
    </w:p>
    <w:p w14:paraId="43827858">
      <w:pPr>
        <w:keepNext/>
        <w:keepLines w:val="0"/>
        <w:pageBreakBefore w:val="0"/>
        <w:widowControl w:val="0"/>
        <w:kinsoku/>
        <w:wordWrap/>
        <w:overflowPunct/>
        <w:topLinePunct w:val="0"/>
        <w:autoSpaceDE/>
        <w:autoSpaceDN/>
        <w:bidi w:val="0"/>
        <w:adjustRightInd/>
        <w:snapToGrid/>
        <w:spacing w:line="480" w:lineRule="exact"/>
        <w:ind w:firstLine="482"/>
        <w:jc w:val="center"/>
        <w:textAlignment w:val="auto"/>
        <w:rPr>
          <w:rFonts w:hint="eastAsia" w:ascii="黑体" w:hAnsi="黑体" w:eastAsia="黑体" w:cs="黑体"/>
          <w:sz w:val="21"/>
          <w:szCs w:val="21"/>
        </w:rPr>
      </w:pPr>
      <w:r>
        <w:rPr>
          <w:rFonts w:hint="eastAsia" w:ascii="黑体" w:hAnsi="黑体" w:eastAsia="黑体" w:cs="黑体"/>
          <w:sz w:val="21"/>
          <w:szCs w:val="21"/>
        </w:rPr>
        <w:t>图2-3 案件时间与认定比例分布</w:t>
      </w:r>
      <w:r>
        <w:rPr>
          <w:rStyle w:val="10"/>
          <w:rFonts w:hint="eastAsia" w:ascii="黑体" w:hAnsi="黑体" w:eastAsia="黑体" w:cs="黑体"/>
          <w:sz w:val="21"/>
          <w:szCs w:val="21"/>
        </w:rPr>
        <w:footnoteReference w:id="7"/>
      </w:r>
    </w:p>
    <w:p w14:paraId="056BEFD9">
      <w:pPr>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4319905" cy="2180590"/>
            <wp:effectExtent l="4445" t="4445" r="6350" b="12065"/>
            <wp:docPr id="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FE14B3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类案不同判现象突出</w:t>
      </w:r>
    </w:p>
    <w:p w14:paraId="0574285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尽管现行司法裁判中已形成完善的认定路径，然而“付出实质性劳动”“明显占用时间”等概念具有抽象性，缺乏直接具体明确的操作指引，容易导致个案中的裁判尺度不一</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8"/>
      </w:r>
    </w:p>
    <w:p w14:paraId="5B874F0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以2023年作出的两份裁判结果为例</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9"/>
      </w:r>
      <w:r>
        <w:rPr>
          <w:rFonts w:hint="default" w:ascii="Times New Roman" w:hAnsi="Times New Roman" w:eastAsia="宋体" w:cs="Times New Roman"/>
          <w:sz w:val="21"/>
          <w:szCs w:val="21"/>
        </w:rPr>
        <w:t>两案中原告均以与同事的微信聊天记录为主要证据，证明其存在在工作日晚上、周末、节假日处理业务、开会、汇报工作的事实，主张存在大量延时加班和节假日加班的情形，并据此请求用人单位给付对应的劳动报酬。两案的被告方也均提出原告未事先就加班事实进行申请并获得审批的抗辩。从两案裁判文书来看，裁判者都重点考察了劳动者举证的加班事实是否符合实质性标准、能否体现用人单位安排，但最终得出的裁判结果与说理却截然不同。</w:t>
      </w:r>
    </w:p>
    <w:p w14:paraId="6BBC5A3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实质性认定上，北京市第三中级人民法院认为，原告提交的微信证据能初步证明其在职期间存在延时工作、周末或节假日加班的事实存在，但加班并非单纯的时间经过，需要以一定的工作内容为支撑，原告之举证无法证明具体的加班时间与工作内容，法院最后综合考虑其岗位特征与薪酬水平计算加班费数额共三万元。上海市宝山区法院也认为微信聊天记录不能体现完整的工作时间和内容，但在事实认定上，法院认为该聊天记录只能证明原告利用零碎的片刻时间回复工作信息，无法证明在该段时间内保持连续的工作状态，并据此驳回了原告的诉讼请求。</w:t>
      </w:r>
    </w:p>
    <w:p w14:paraId="661FEB4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面对企业抗辩时，两案裁判者的态度也不尽相同。两案中，被告方企业均出示了《员工手册》等证据，主张管理人员有责任确定员工加班之必要性，未就加班事实事先获得审批的无法获得加班工资。北京市第三中级人民法院认为，远程办公突破了劳动者工作条件的限制，用人单位在安排工作任务、指定完成时间时可能直接或间接促使员工额外利用非工作时间完成任务，因此相关的加班审批制度不应当过于严苛，尤其当在案证据能初步证明加班事实时，不应据此否定劳动者的报酬请求权。上海市宝山区法院则采纳了被告用人单位的抗辩，认为原告主张之加班事实不能体现用人单位的安排，不符合法定加班的构成要件。</w:t>
      </w:r>
    </w:p>
    <w:p w14:paraId="7D43475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见，对于类型相同、证明目的相同的证据，即便裁判者对证据的证明效力提出了类似的观点，由于认定标准的模糊性，在实际的司法裁判中，能否认定构成隐形加班依然高度依赖裁判者的主观判断。因而，不同裁判者作出的裁判结果往往大相径庭。</w:t>
      </w:r>
    </w:p>
    <w:p w14:paraId="0885C31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p>
    <w:p w14:paraId="7FADA8CA">
      <w:pPr>
        <w:pStyle w:val="12"/>
        <w:bidi w:val="0"/>
        <w:jc w:val="left"/>
        <w:rPr>
          <w:rFonts w:hint="default"/>
        </w:rPr>
      </w:pPr>
      <w:r>
        <w:rPr>
          <w:rFonts w:hint="default"/>
        </w:rPr>
        <w:t>隐形加班规制困境成因分析</w:t>
      </w:r>
    </w:p>
    <w:p w14:paraId="060421C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从法院说理来看，司法裁判否认隐形加班认定之事由主要包含以下四类。</w:t>
      </w:r>
    </w:p>
    <w:p w14:paraId="708E219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劳动者主张的证据不足以证明加班事实之存在，如劳动者仅提供考勤记录和用人单位通知工作任务的微信截图，但该考勤记录无法登录手机系统核对、聊天记录无法核实通知人的身份，故在案证据无法证明原告按照通知加班</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0"/>
      </w:r>
      <w:r>
        <w:rPr>
          <w:rFonts w:hint="default" w:ascii="Times New Roman" w:hAnsi="Times New Roman" w:eastAsia="宋体" w:cs="Times New Roman"/>
          <w:sz w:val="21"/>
          <w:szCs w:val="21"/>
        </w:rPr>
        <w:t>第二，劳动者主张之加班事实因不符合法定加班构成要件而未被认定，该项因素主要指劳动者的确于工作时间外从事线上审批、沟通或查询的工作，然而线上工作不具有持续性，不满足“占用时间明显”“付出实质劳动”的要件</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1"/>
      </w:r>
      <w:r>
        <w:rPr>
          <w:rFonts w:hint="default" w:ascii="Times New Roman" w:hAnsi="Times New Roman" w:eastAsia="宋体" w:cs="Times New Roman"/>
          <w:sz w:val="21"/>
          <w:szCs w:val="21"/>
        </w:rPr>
        <w:t>第三，劳动者主张之加班事实不能体现用人单位安排，主要体现为用人单位在《员工手册》等材料中向员工明确，未就加班事实事先进行申请并获得审批的不存在加班工资。第四，劳动者工作时间灵活，工作时间难以界定，无法当然地将劳动者主张完成额外工作任务的时间认定为非工作时间。</w:t>
      </w:r>
    </w:p>
    <w:p w14:paraId="369EC64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从法官不认定加班事实的89例案例来看，“不足以证明加班事实”在裁判文书的法官说理中出现的最多，占总数的45%；被告方以不能体现用人单位安排和工作时间灵活为由进行抗辩，阻断劳动者权利实现的情况也不少，共占总数35%；当事人完成初步举证，证明加班事实存在，但所举证的事实不满足实质性标准的案例占总数20%（见图3-1）。</w:t>
      </w:r>
    </w:p>
    <w:p w14:paraId="1F24E22C">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center"/>
        <w:textAlignment w:val="auto"/>
        <w:rPr>
          <w:rFonts w:hint="eastAsia" w:ascii="黑体" w:hAnsi="黑体" w:eastAsia="黑体" w:cs="黑体"/>
          <w:sz w:val="21"/>
          <w:szCs w:val="21"/>
        </w:rPr>
      </w:pPr>
      <w:r>
        <w:rPr>
          <w:rFonts w:hint="eastAsia" w:ascii="黑体" w:hAnsi="黑体" w:eastAsia="黑体" w:cs="黑体"/>
          <w:sz w:val="21"/>
          <w:szCs w:val="21"/>
        </w:rPr>
        <w:t>图3-1 不认定加班事实的要素</w:t>
      </w:r>
      <w:r>
        <w:rPr>
          <w:rStyle w:val="10"/>
          <w:rFonts w:hint="eastAsia" w:ascii="黑体" w:hAnsi="黑体" w:eastAsia="黑体" w:cs="黑体"/>
          <w:sz w:val="21"/>
          <w:szCs w:val="21"/>
        </w:rPr>
        <w:footnoteReference w:id="12"/>
      </w:r>
    </w:p>
    <w:p w14:paraId="02C8464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4319905" cy="2200910"/>
            <wp:effectExtent l="4445" t="4445" r="6350" b="17145"/>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F6B47D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隐形加班认定不仅涉及司法者对裁判标准和尺度的主观把控，还与劳动关系中劳资双方天然的地位差距、数字时代对传统劳动基准法的冲击等因素有关。质言之，隐形加班的法律规制问题是裁判标准模糊、立法制度缺位、劳动者结构性弱势共同作用的结果。</w:t>
      </w:r>
    </w:p>
    <w:p w14:paraId="33DAB1CC">
      <w:pPr>
        <w:ind w:firstLine="480"/>
        <w:rPr>
          <w:rFonts w:hint="default" w:ascii="华文楷体" w:hAnsi="华文楷体" w:eastAsia="华文楷体"/>
          <w:sz w:val="24"/>
          <w:szCs w:val="24"/>
          <w:lang w:eastAsia="zh-CN"/>
        </w:rPr>
      </w:pPr>
      <w:r>
        <w:rPr>
          <w:rFonts w:hint="eastAsia" w:ascii="华文楷体" w:hAnsi="华文楷体" w:eastAsia="华文楷体"/>
          <w:sz w:val="24"/>
          <w:szCs w:val="24"/>
          <w:lang w:val="en-US" w:eastAsia="zh-CN"/>
        </w:rPr>
        <w:t>(一)</w:t>
      </w:r>
      <w:r>
        <w:rPr>
          <w:rFonts w:hint="default" w:ascii="华文楷体" w:hAnsi="华文楷体" w:eastAsia="华文楷体"/>
          <w:sz w:val="24"/>
          <w:szCs w:val="24"/>
          <w:lang w:eastAsia="zh-CN"/>
        </w:rPr>
        <w:t>数字化技术对加班法定标准的挑战</w:t>
      </w:r>
    </w:p>
    <w:p w14:paraId="1B0D630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随着技术的不断进步，劳动过程对技术的依赖程度加强，劳动者的劳动内容、劳动方式、劳动时间不再囿于传统的工作场所和工作时间，通过信息化技术逐渐渗入到劳动者的私人空间与生活时间中去，促成了隐形加班的形成和普遍化。劳动形态的转变瓦解了传统加班的认定标准，重构数字时代加班的认定标准成为亟待解决的法律问题。</w:t>
      </w:r>
    </w:p>
    <w:p w14:paraId="6F6F95D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传统加班情形下，劳动者提供劳务不得不依附于用人单位提供的劳动条件和劳动场所，而互联网的流动性与即时性让劳动者可以随地提供劳务、用人者得以随时发号施令并对劳动者加以管理</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3"/>
      </w:r>
      <w:r>
        <w:rPr>
          <w:rFonts w:hint="default" w:ascii="Times New Roman" w:hAnsi="Times New Roman" w:eastAsia="宋体" w:cs="Times New Roman"/>
          <w:sz w:val="21"/>
          <w:szCs w:val="21"/>
        </w:rPr>
        <w:t>隐形加班彻底突破了客观物理场所的限制，裁判者无法再依靠形式上的从属性认定加班事实的存在。</w:t>
      </w:r>
    </w:p>
    <w:p w14:paraId="070252F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基于此，裁判者对认定标准做出突破，2024年最高人民法院工作报告针对数字化技术带来的劳动形态变化，明确把“付出实质性劳动”和“明显占用时间”作为线上“隐形加班”的认定标准</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4"/>
      </w:r>
      <w:r>
        <w:commentReference w:id="5"/>
      </w:r>
      <w:r>
        <w:rPr>
          <w:rFonts w:hint="default" w:ascii="Times New Roman" w:hAnsi="Times New Roman" w:eastAsia="宋体" w:cs="Times New Roman"/>
          <w:sz w:val="21"/>
          <w:szCs w:val="21"/>
        </w:rPr>
        <w:t>主张裁判者在认定“隐形加班”时，应当虚化工作场所的概念，而考察实质的从属性认定，但这并未一劳永逸地解决问题。</w:t>
      </w:r>
    </w:p>
    <w:p w14:paraId="640823C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一方面，“实质性”是一个抽象、模糊的概念，并无明确的界定标准，无法与现实中复杂的劳动形态形成完美的对应关系。另一方面，空间范围的拓展大大弱化了用人者对劳动者劳动状态的把握和控制，削弱了在案证据对劳动者劳动情况的证明能力</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5"/>
      </w:r>
      <w:r>
        <w:rPr>
          <w:rFonts w:hint="default" w:ascii="Times New Roman" w:hAnsi="Times New Roman" w:eastAsia="宋体" w:cs="Times New Roman"/>
          <w:sz w:val="21"/>
          <w:szCs w:val="21"/>
        </w:rPr>
        <w:t>如何适用“实质性认定标准”在很大程度上依赖于裁判者的自由裁量，同一事实要素在实际使用中可能存在多种不同的理解。</w:t>
      </w:r>
    </w:p>
    <w:p w14:paraId="1769E62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就“明显占用时间”而言，部分法院认为偶发性的线上沟通仅涉及零碎、片刻的时间损耗，不具有持续性，本质上并不影响正常的生活休息，不足以认定加班事实</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6"/>
      </w:r>
      <w:r>
        <w:rPr>
          <w:rFonts w:hint="default" w:ascii="Times New Roman" w:hAnsi="Times New Roman" w:eastAsia="宋体" w:cs="Times New Roman"/>
          <w:sz w:val="21"/>
          <w:szCs w:val="21"/>
        </w:rPr>
        <w:t>而有的学者则认为劳动者频繁的响应工作信息不属于简单沟通的范畴，它让劳动者不得不时刻处于“待命时间”，这将对劳动者造成持续且潜在的心理压迫与生理压力，严重影响其休息权</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7"/>
      </w:r>
      <w:r>
        <w:rPr>
          <w:rFonts w:hint="default" w:ascii="Times New Roman" w:hAnsi="Times New Roman" w:eastAsia="宋体" w:cs="Times New Roman"/>
          <w:sz w:val="21"/>
          <w:szCs w:val="21"/>
        </w:rPr>
        <w:t>部分法院也认为大量的工作沟通能够体现加班事实的高度可能性，应当将该情况认定为加班</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8"/>
      </w:r>
      <w:r>
        <w:rPr>
          <w:rFonts w:hint="default" w:ascii="Times New Roman" w:hAnsi="Times New Roman" w:eastAsia="宋体" w:cs="Times New Roman"/>
          <w:sz w:val="21"/>
          <w:szCs w:val="21"/>
        </w:rPr>
        <w:t>不同裁判者对“实质工作成果”的判断尺度也各有不同，有的法院仅认可完整完成工作任务的情形</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19"/>
      </w:r>
      <w:r>
        <w:rPr>
          <w:rFonts w:hint="default" w:ascii="Times New Roman" w:hAnsi="Times New Roman" w:eastAsia="宋体" w:cs="Times New Roman"/>
          <w:sz w:val="21"/>
          <w:szCs w:val="21"/>
        </w:rPr>
        <w:t>而有的法院则会将持续、频繁的工作沟通纳入范畴</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20"/>
      </w:r>
    </w:p>
    <w:p w14:paraId="5F4B2002">
      <w:pPr>
        <w:pStyle w:val="13"/>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textAlignment w:val="auto"/>
        <w:rPr>
          <w:rFonts w:hint="default" w:ascii="华文楷体" w:hAnsi="华文楷体" w:eastAsia="华文楷体" w:cstheme="minorBidi"/>
          <w:kern w:val="2"/>
          <w:sz w:val="24"/>
          <w:szCs w:val="24"/>
          <w:lang w:val="en-US" w:eastAsia="zh-CN" w:bidi="ar-SA"/>
        </w:rPr>
      </w:pPr>
      <w:r>
        <w:rPr>
          <w:rFonts w:hint="eastAsia" w:ascii="华文楷体" w:hAnsi="华文楷体" w:eastAsia="华文楷体" w:cstheme="minorBidi"/>
          <w:kern w:val="2"/>
          <w:sz w:val="24"/>
          <w:szCs w:val="24"/>
          <w:lang w:val="en-US" w:eastAsia="zh-CN" w:bidi="ar-SA"/>
        </w:rPr>
        <w:t>（二）</w:t>
      </w:r>
      <w:r>
        <w:rPr>
          <w:rFonts w:hint="default" w:ascii="华文楷体" w:hAnsi="华文楷体" w:eastAsia="华文楷体" w:cstheme="minorBidi"/>
          <w:kern w:val="2"/>
          <w:sz w:val="24"/>
          <w:szCs w:val="24"/>
          <w:lang w:val="en-US" w:eastAsia="zh-CN" w:bidi="ar-SA"/>
        </w:rPr>
        <w:t>用人单位抗辩审查标准缺位</w:t>
      </w:r>
    </w:p>
    <w:p w14:paraId="7C660CC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劳动立法对劳动者的工作时长、加班情形和加班报酬做出了严格而详尽的规定，这既是对劳动者休息权的保障，也是抑制企业出于逐利心理过度压迫劳动者的手段</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21"/>
      </w:r>
      <w:r>
        <w:rPr>
          <w:rFonts w:hint="default" w:ascii="Times New Roman" w:hAnsi="Times New Roman" w:eastAsia="宋体" w:cs="Times New Roman"/>
          <w:sz w:val="21"/>
          <w:szCs w:val="21"/>
        </w:rPr>
        <w:t>在立法的严格规制下，用人单位往往会建立加班审批制度以保证劳动者的加班费请求有据可依，同时规范企业管理。从司法实践来看，加班审批制度正在逐渐成为用人单位规避加班费给付的工具，与该制度限制加班、保护劳动者休息权的初衷背道而驰。在当今数字化时代，用人单位安排工作任务的时间的临时性、布置工作任务的紧迫性，致使劳动者在处理工作前来不及事先就向用人单位申请加班，即使申请成功，用人单位也不一定会按时通过加班审批。诉讼中，常有被告方据此提出抗辩，主张劳动者举证之事实不能体现用人单位安排，故企业不负有给付加班报酬的义务。</w:t>
      </w:r>
    </w:p>
    <w:p w14:paraId="0883857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为避免用人单位滥用抗辩权，对用人单位就加班审批制度提出的抗辩进行实质的合理性审查非常必要。然而，我国现行法律对用人单位的规章制度的合理性没有明确具体的审查标准，司法实践对用人单位抗辩的审判呈现高度模糊性与随机性特征。</w:t>
      </w:r>
    </w:p>
    <w:p w14:paraId="1B5F485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梳理司法判例可见，由于劳动场所与时间的拓展让加班费的计算变得更加困难、繁琐，大部分法院仅对用人单位的抗辩做形式审查：只要被告方企业能举证证明其加班审批制客观上不违反法律法规的强制性规定，主观上劳动者认可且知情，即认可该制度的有效性。裁判者对“加班事实”的审查在本质上转变为了对“加班审批”的审查</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22"/>
      </w:r>
      <w:r>
        <w:rPr>
          <w:rFonts w:hint="default" w:ascii="Times New Roman" w:hAnsi="Times New Roman" w:eastAsia="宋体" w:cs="Times New Roman"/>
          <w:sz w:val="21"/>
          <w:szCs w:val="21"/>
        </w:rPr>
        <w:t>若劳动者未按照规定事先就加班事实进行申请并获得审批的，则不能视为加班，这一裁判态度极大的增加了劳动者胜诉的难度。但也有部分法院开始突破形式审查的局限，尝试结合劳动者的工作内容、岗位特点对加班审批制度的合理性做实质性审查，防止用人单位设置过于苛刻的加班审批制度以规避对劳动者给付加班报酬，从而不当地提高劳动者的维权成本</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23"/>
      </w:r>
      <w:r>
        <w:rPr>
          <w:rFonts w:hint="default" w:ascii="Times New Roman" w:hAnsi="Times New Roman" w:eastAsia="宋体" w:cs="Times New Roman"/>
          <w:sz w:val="21"/>
          <w:szCs w:val="21"/>
        </w:rPr>
        <w:t>为破解加班审批制度异化提供了司法实践经验。</w:t>
      </w:r>
    </w:p>
    <w:p w14:paraId="60A8C506">
      <w:pPr>
        <w:pStyle w:val="13"/>
        <w:keepNext w:val="0"/>
        <w:keepLines w:val="0"/>
        <w:pageBreakBefore w:val="0"/>
        <w:widowControl w:val="0"/>
        <w:numPr>
          <w:ilvl w:val="0"/>
          <w:numId w:val="0"/>
        </w:numPr>
        <w:kinsoku/>
        <w:wordWrap/>
        <w:overflowPunct/>
        <w:topLinePunct w:val="0"/>
        <w:autoSpaceDE/>
        <w:autoSpaceDN/>
        <w:bidi w:val="0"/>
        <w:adjustRightInd/>
        <w:snapToGrid/>
        <w:spacing w:after="157" w:afterLines="50"/>
        <w:ind w:firstLine="480" w:firstLineChars="200"/>
        <w:textAlignment w:val="auto"/>
        <w:rPr>
          <w:rFonts w:hint="default" w:ascii="华文楷体" w:hAnsi="华文楷体" w:eastAsia="华文楷体" w:cstheme="minorBidi"/>
          <w:kern w:val="2"/>
          <w:sz w:val="24"/>
          <w:szCs w:val="24"/>
          <w:lang w:val="en-US" w:eastAsia="zh-CN" w:bidi="ar-SA"/>
        </w:rPr>
      </w:pPr>
      <w:r>
        <w:rPr>
          <w:rFonts w:hint="eastAsia" w:ascii="华文楷体" w:hAnsi="华文楷体" w:eastAsia="华文楷体" w:cstheme="minorBidi"/>
          <w:kern w:val="2"/>
          <w:sz w:val="24"/>
          <w:szCs w:val="24"/>
          <w:lang w:val="en-US" w:eastAsia="zh-CN" w:bidi="ar-SA"/>
        </w:rPr>
        <w:t>（三）</w:t>
      </w:r>
      <w:r>
        <w:rPr>
          <w:rFonts w:hint="default" w:ascii="华文楷体" w:hAnsi="华文楷体" w:eastAsia="华文楷体" w:cstheme="minorBidi"/>
          <w:kern w:val="2"/>
          <w:sz w:val="24"/>
          <w:szCs w:val="24"/>
          <w:lang w:val="en-US" w:eastAsia="zh-CN" w:bidi="ar-SA"/>
        </w:rPr>
        <w:t>劳动者举证难度大</w:t>
      </w:r>
    </w:p>
    <w:p w14:paraId="1415D6C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隐形加班争议中，举证责任的分配遵循一般规则，即“谁主张，谁举证”，劳动者需要对存在加班事实承担初步举证责任，具体表现为证明劳动时间具有持续性、劳动内容具有实质性以及岗位的关联性。然而，隐形加班的隐蔽性特征进一步放大了劳资双方市场地位悬殊、劳动者举证能力低下带来的缺陷。</w:t>
      </w:r>
    </w:p>
    <w:p w14:paraId="7B98539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一方面，“明显占用时间”“实质的工作内容”概念存在模糊性与不确定性，证明难度较大。隐形加班工作任务的布置与提交往往通过社交媒体进行，劳动者提交的聊天记录、截图等证据往往只能体现某段时刻的工作状态，不能证明工作的持续性，无法记录具体工作内容与实际工作时长，很多法院在做出裁判时，往往会以劳动者证据不足以证明加班事实存在为由，驳回劳动者的诉讼请求。劳动者在承担初步举证责任时常常面临证据链条不够完整、证明能力较弱、无法证明待证事实的困境</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vertAlign w:val="superscript"/>
        </w:rPr>
        <w:footnoteReference w:id="24"/>
      </w:r>
    </w:p>
    <w:p w14:paraId="130B0DF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另一方面，劳动者自身收集证据的能力较低。社交媒体的流动性和隐蔽性进一步增加了劳动者保存证据的难度，实际上变相提高了待证事实的证明标准。具体表现为：其一，劳动者举证大多依赖聊天记录、线上文件等电子证据，但该类证据容易因软件更新、设备故障丢失，经篡改后难以溯源，证据效力难以保证。其二，该类电子证据难以证明任务的属性，通过社交媒体布置隐形加班任务的人员是否代表单位或领导意志往往难以举证，实践中，部分法院甚至会以“无法确定安排工作的人员是否为正式授权的管理人员”为由驳回劳动者的诉讼请求。</w:t>
      </w:r>
    </w:p>
    <w:p w14:paraId="1BFB5C3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p>
    <w:p w14:paraId="59FCAB40">
      <w:pPr>
        <w:pStyle w:val="12"/>
        <w:bidi w:val="0"/>
        <w:jc w:val="left"/>
        <w:rPr>
          <w:rFonts w:hint="default"/>
        </w:rPr>
      </w:pPr>
      <w:r>
        <w:rPr>
          <w:rFonts w:hint="default"/>
        </w:rPr>
        <w:t>隐形加班情境下劳动者权益保护的出路</w:t>
      </w:r>
    </w:p>
    <w:p w14:paraId="3B2861D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字时代的隐形加班呈现出突破时空限制、高度隐蔽性以及工作时长与内容难以量化等特性。在司法界定模糊与立法存在空白的双重影响下，隐形加班的认定与权益保护难题长期存在，这对劳动者的休息权造成了严重侵害。优化司法实践并重构立法制度，是平衡劳资双方关系、保障劳动者合法权益的必要途径。</w:t>
      </w:r>
    </w:p>
    <w:p w14:paraId="66F976D0">
      <w:pPr>
        <w:keepNext w:val="0"/>
        <w:keepLines w:val="0"/>
        <w:pageBreakBefore w:val="0"/>
        <w:widowControl w:val="0"/>
        <w:numPr>
          <w:ilvl w:val="0"/>
          <w:numId w:val="3"/>
        </w:numPr>
        <w:kinsoku/>
        <w:wordWrap/>
        <w:overflowPunct/>
        <w:topLinePunct w:val="0"/>
        <w:autoSpaceDE/>
        <w:autoSpaceDN/>
        <w:bidi w:val="0"/>
        <w:adjustRightInd/>
        <w:snapToGrid/>
        <w:spacing w:after="157" w:afterLines="50" w:line="480" w:lineRule="exact"/>
        <w:ind w:firstLine="480" w:firstLineChars="200"/>
        <w:textAlignment w:val="auto"/>
        <w:rPr>
          <w:rFonts w:hint="eastAsia" w:ascii="华文楷体" w:hAnsi="华文楷体" w:eastAsia="华文楷体" w:cstheme="minorBidi"/>
          <w:kern w:val="2"/>
          <w:sz w:val="24"/>
          <w:szCs w:val="24"/>
          <w:lang w:val="en-US" w:eastAsia="zh-CN" w:bidi="ar-SA"/>
        </w:rPr>
      </w:pPr>
      <w:r>
        <w:rPr>
          <w:rFonts w:hint="eastAsia" w:ascii="华文楷体" w:hAnsi="华文楷体" w:eastAsia="华文楷体" w:cstheme="minorBidi"/>
          <w:kern w:val="2"/>
          <w:sz w:val="24"/>
          <w:szCs w:val="24"/>
          <w:lang w:val="en-US" w:eastAsia="zh-CN" w:bidi="ar-SA"/>
        </w:rPr>
        <w:t>优化司法实践</w:t>
      </w:r>
    </w:p>
    <w:p w14:paraId="1373DEEF">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尽管司法判例和最高法院工作报告明确了“隐形加班”认定标准，但在裁判标准难以操作、抗辩权滥用、举证责任严苛等因素的共同作用下，实践中隐形加班仍存在“认定难”“保障低”的窘境，指导性案例实际效用并不显著。如何优化认定标准、化解数字时代劳资争议的固有矛盾，是切实维护劳动者权益的关键所在。</w:t>
      </w:r>
    </w:p>
    <w:p w14:paraId="5532F8A7">
      <w:pPr>
        <w:keepNext w:val="0"/>
        <w:keepLines w:val="0"/>
        <w:pageBreakBefore w:val="0"/>
        <w:widowControl w:val="0"/>
        <w:numPr>
          <w:ilvl w:val="0"/>
          <w:numId w:val="4"/>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细化隐形加班认定标准</w:t>
      </w:r>
    </w:p>
    <w:p w14:paraId="200787F8">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所谓“加班”，指用人单位基于生产经营需要，在劳动者完成劳动定额或规定的工作任务后，安排劳动者延长工作时间的行为。加班的构成需同时具备“用人单位安排”“超出法定工作时间”“从事与工作相关的劳动”这三要素。隐形加班作为数字社会中新型加班形态，其本质仍是用人单位在非工作时间对劳动者进行管理、监督的过程，故审查是否构成“隐形加班”仍应遵循加班认定的基本标准，但鉴于隐形加班的特殊性，对其认定趋向于从形式转为实质，虚化空间概念。</w:t>
      </w:r>
    </w:p>
    <w:p w14:paraId="59562DA0">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隐形加班第一案中，法院创造性提出“付出实质劳动”和“明显占用时间”的认定标准，由于概念抽象、判断尺度模糊，缺乏实际可操作性，实施过程中仍依赖法官的自由裁判权。换言之，最高法看似提出了一个统一认定标准，但该标准从根本上无法有效指导司法实践，因此细化隐形加班认定标准尤为必要。</w:t>
      </w:r>
    </w:p>
    <w:p w14:paraId="5B5C3977">
      <w:pPr>
        <w:keepNext w:val="0"/>
        <w:keepLines w:val="0"/>
        <w:pageBreakBefore w:val="0"/>
        <w:widowControl w:val="0"/>
        <w:numPr>
          <w:ilvl w:val="0"/>
          <w:numId w:val="5"/>
        </w:numPr>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付出实质性劳动</w:t>
      </w:r>
    </w:p>
    <w:p w14:paraId="67E8577D">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对“实质性劳动”的认定应从劳动者在线上的工作内容与工作成果两方面判断。在工作内容层面，首先，审查劳动者在非工作时间从事的活动与本职工作是否具有关联性，只有具备关联性的工作才具备被认定为实质劳动的可能。其次，应审查工作内容的专业性和复杂性。有别于简单的回复、沟通，若劳动者在非工作时间内利用社交媒体处理专业工作，如编写代码、制作复杂的表格、处理核心业务等，该类工作的处理需耗费劳动者大量的精力，足以使劳动者身处家中仍精疲力尽，与在工作场所处理工作并无二致，属于实质劳动。从工作成果维度考量，劳动者在非工作时间付出劳动若产生了明确的工作成果，且该成果与用人单位的业务目标直接相关，无疑可作为实质劳动的关键依据。需要注意的是，不宜将工作成果作为“付出实质性劳动”的唯一检验标准，实践中大量存在付出实质劳动但未产生工作成果或成果无法显化的情形，采用单一标准不利于保障劳动者权益。</w:t>
      </w:r>
    </w:p>
    <w:p w14:paraId="3628F3E6">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然而，司法实践中并非只存在所有劳动都为简单回复或付出大量劳动的极端情形，更多是处于两者之间的模糊地带，仍需法官行使自由裁量权进行判断。基于此，有必要构建更为具体可操作的划分层次。第一，对于具备高度实质性的劳动，可直接推定为构成隐形加班，除非用人单位能提供强有力的反证。具体如撰写报告、方案、代码、法律文书；制作复杂的表格、图表并进行数据统计分析；与客户同事进行核心业务的实时沟通、在线上会议中进行讨论和汇报等具有高度复杂性和专业性的劳动，此类劳动需劳动者投入与线下工作同等精力，会占据劳动者大量时间，使劳动者无法从事私人活动。第二，需结合其他因素具体判断的劳动，如临时解答客户问题、协调会议时间、参加无需汇报的会议等，此类劳动不具有显著的专业性和复杂性，不能一概而论。法官应具体问题具体分析，结合劳动者实际工作内容、工作时间，考察发生的频率和时段及回复的迫切性进行综合裁量。第三，一般不视为实质性劳动，除非劳动者能提供充足的证据证明有加班事实，如简单的回复“好的”“收到”、进行与工作无关的沟通等。</w:t>
      </w:r>
    </w:p>
    <w:p w14:paraId="10191B8D">
      <w:pPr>
        <w:keepNext w:val="0"/>
        <w:keepLines w:val="0"/>
        <w:pageBreakBefore w:val="0"/>
        <w:widowControl w:val="0"/>
        <w:numPr>
          <w:ilvl w:val="0"/>
          <w:numId w:val="5"/>
        </w:numPr>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明显占用时间</w:t>
      </w:r>
    </w:p>
    <w:p w14:paraId="005CCCA9">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工作时间是衡量是否构成加班的重要指标，我国采取二分法将时间划分为“工作时间”和“休息时间”，劳动者“延长工作时间”从事工作活动即为“加班”，可以据此主张加班报酬。然而，随着数字技术、社交媒体的发展，存在“工作边界消失”的现象，劳动者在休息时间回复工作消息成为常态，区分此段时间属“工作时间”还是“休息时间”是劳动者主张加班认定、获取加班报酬的关键所在。</w:t>
      </w:r>
    </w:p>
    <w:p w14:paraId="7961B295">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北京市第三中级人民法院指出若劳动者利用社交媒体处理工作明显占用休息时间，即该时段应认定为工作时间，属于加班。实践中法院考察是否“明显占用时间”主要依据劳动是否具有固定性、周期性的特点。有法院认为劳动者在部分工作日下班时间、休息日等利用社交媒体工作有别于临时性、偶发性的一般沟通，具有周期性和固定性的特点，应当认定为加班</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25"/>
      </w:r>
      <w:r>
        <w:rPr>
          <w:rFonts w:hint="default" w:ascii="Times New Roman" w:hAnsi="Times New Roman" w:eastAsia="宋体" w:cs="Times New Roman"/>
          <w:sz w:val="21"/>
          <w:szCs w:val="21"/>
        </w:rPr>
        <w:t>对于碎片化、偶发性的工作，法官不能一律判定为不构成加班，而应结合单次工作的持续时长、碎片化工作的累计时长、工作沟通的时段等重要因素，若叠加起来明显占用时间或对劳动者休息权侵害程度高，也可认定为加班。考虑到用人单位对劳动者在线工作的具体情况无法有效监管，即使存在规律性、周期性的额外工作，在具体加班时间认定上也应分情况处理。若劳动者基本无法从事其他活动，则按实际在线时间计算加班时间；若可从事其他活动，则结合劳动成果和市场规律进行考量</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26"/>
      </w:r>
    </w:p>
    <w:p w14:paraId="36AC5CE0">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隐形加班中常存在没有产生实际劳动成果但根据用人单位要求需随时准确为其提供劳动的“待命状态”。在“待命状态”下，劳动者长时间处于随叫随到的状态，无法自由从事其他活动，心理压力增大。有学者将待命时间定位为“工作时间和休息时间的中间状态或过渡阶段”，属于第三类工作时间；抑有学者坚持传统的二分法，将待命时间归入工作时间或休息时间</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27"/>
      </w:r>
      <w:r>
        <w:rPr>
          <w:rFonts w:hint="default" w:ascii="Times New Roman" w:hAnsi="Times New Roman" w:eastAsia="宋体" w:cs="Times New Roman"/>
          <w:sz w:val="21"/>
          <w:szCs w:val="21"/>
        </w:rPr>
        <w:t>隐形加班情形下待命时间的认定影响对“明显占用时间”的判断，若待命时间能被计入工作时间，劳动者提供劳动的时间将大量增加，加班认定比例将大幅提高。首先应明确，对待命时间的认定不可陷入“全有”或“全无”的境地，需结合具体情况综合裁量。在用人单位明确要求劳动者在休息时间保持待命状态，要求劳动者一接到通知及时回复的情形下，待命时间具有强关联性、紧迫性、强制性，一般应认定为工作时间。若用人单位并未要求劳动者立即回复，劳动者处于无压力状态，则认定为休息时间。在不具有强紧迫性和强制性但用人单位也施加一定压力情形下，法官可通过考察沟通的频率、模式以及绩效评估等综合考量。</w:t>
      </w:r>
    </w:p>
    <w:p w14:paraId="41157987">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此外，不同行业、岗位的工作特点差异显著，法官可基于行业内企业的平均加班时长、加班频率等工作特点和岗位的劳动强度来衡量是否构成隐形加班，避免对不同行业一概而论。</w:t>
      </w:r>
    </w:p>
    <w:p w14:paraId="55F94F86">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限制用人单位抗辩权</w:t>
      </w:r>
    </w:p>
    <w:p w14:paraId="2EA5CA4F">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《劳动合同法》第</w:t>
      </w:r>
      <w:r>
        <w:rPr>
          <w:rFonts w:hint="eastAsia" w:ascii="Times New Roman" w:hAnsi="Times New Roman" w:eastAsia="宋体" w:cs="Times New Roman"/>
          <w:sz w:val="21"/>
          <w:szCs w:val="21"/>
          <w:lang w:val="en-US" w:eastAsia="zh-CN"/>
        </w:rPr>
        <w:t>31</w:t>
      </w:r>
      <w:r>
        <w:rPr>
          <w:rFonts w:hint="default" w:ascii="Times New Roman" w:hAnsi="Times New Roman" w:eastAsia="宋体" w:cs="Times New Roman"/>
          <w:sz w:val="21"/>
          <w:szCs w:val="21"/>
        </w:rPr>
        <w:t>条将“用人单位安排”作为劳动者请求用人单位支付加班费的依据，用人单位多以“不能体现用人单位安排”为由抗辩劳动者的加班费诉请。对于是否属于“用人单位安排”，理应综合是否具有加班审批规章制度中相关规定的效力、是否有证据证明加班事实存在等因素进行考量，但实践中，由于加班费举证较为困难，法院在审理案件时通常以具有加班审批作为认定“非自愿加班”的唯一要件</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28"/>
      </w:r>
      <w:r>
        <w:rPr>
          <w:rFonts w:hint="default" w:ascii="Times New Roman" w:hAnsi="Times New Roman" w:eastAsia="宋体" w:cs="Times New Roman"/>
          <w:sz w:val="21"/>
          <w:szCs w:val="21"/>
        </w:rPr>
        <w:t>导致用人单位抗辩权滥用、劳动者加班难以认定。</w:t>
      </w:r>
    </w:p>
    <w:p w14:paraId="5A3D543D">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单独以加班审批制作为审查用人单位安排的依据对劳动者保护力有不逮，一方面，用人单位为规避给付加班费，可能设置严苛的加班审批制度，或以各种手段不通过劳动者的加班审批，劳动者是否“自愿加班”完全依赖用人单位主观意志；另一方面，在隐形加班情形下，用人单位常通过微信、钉钉等社交媒体布置工作任务，具有临时性、隐蔽性，要求劳动者提前提交加班申请有违常理。公司关于加班的规章制度应由加班审批制转变为加班备案制或加班通知制。当劳动者被临时通知加班时，可先在软件上完成任务，然后将软件上记录的加班时间和用人单位安排任务的加班指令提交给用人单位备案，用来证明确实存在加班，从而向用人单位主张加班工资。抑或劳动者在加班前将用人单位安排临时加班的截图提交用人单位，通知用人单位自己即将加班，若用人单位未明确反对，则视为用人单位默认加班事实存在，可作为在纠纷中证明用人单位安排的依据。</w:t>
      </w:r>
    </w:p>
    <w:p w14:paraId="0AA7790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此外，法院对加班的审查不能仅停留于加班审批这一形式要件，应结合劳动者提供的加班事实证据、用人单位规章制度等进行实质审查。一方面，在审查用人单位规章制度时，应着重判断是否存在用人单位免除自己法定责任、损害劳动者权益等违反法律、行政法规强制性规范的规定，避免用人单位恶意利用规章制度延长工作时间变相强迫劳动者劳动</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29"/>
      </w:r>
      <w:r>
        <w:rPr>
          <w:rFonts w:hint="default" w:ascii="Times New Roman" w:hAnsi="Times New Roman" w:eastAsia="宋体" w:cs="Times New Roman"/>
          <w:sz w:val="21"/>
          <w:szCs w:val="21"/>
        </w:rPr>
        <w:t>一旦发现用人单位规章制度有损劳动者权益，应认定该规章制度无效，不能将该规章制度作为裁判依据。另一方面，若劳动者提供微信加班截图、工作内容、工作成果、证人证言等充分证明加班事实存在的证据，形成完整的证据链，足以对抗用人单位提出的抗辩，则法院应当认定构成加班。</w:t>
      </w:r>
    </w:p>
    <w:p w14:paraId="3AC52477">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综上所述，对于用人单位提出的抗辩，法院不可只进行形式审查后直接采纳，而应从加班实质出发，探究用人单位与劳动者之间有无“加班合意”</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30"/>
      </w:r>
      <w:r>
        <w:rPr>
          <w:rFonts w:hint="default" w:ascii="Times New Roman" w:hAnsi="Times New Roman" w:eastAsia="宋体" w:cs="Times New Roman"/>
          <w:sz w:val="21"/>
          <w:szCs w:val="21"/>
        </w:rPr>
        <w:t>结合双方提交的证据以及行业特性，对用人单位的真实意思、是否履行审批程序、是否具有加班事实综合认定，作出合理判决，防止抗辩权滥用。</w:t>
      </w:r>
    </w:p>
    <w:p w14:paraId="3CFE27CD">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优化举证责任分配规则</w:t>
      </w:r>
    </w:p>
    <w:p w14:paraId="4F2D87DF">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劳动关系天然不平等的属性导致劳动者固定证据意识不足、举证能力有限，在劳动争议中常出现举证不能的后果。加班工资争议通常由劳动者提出，按照谁主张谁举证原则，劳动者需证明加班事实和加班时间，承担了较高的举证责任。为缓解劳动关系双方的不平等地位，有必要倾斜保护劳动者权益。</w:t>
      </w:r>
    </w:p>
    <w:p w14:paraId="3D38BF94">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劳动者应主动提高自身维权意识和证据留存能力。在加班时，注意保存证据的原始载体，注重工作留痕。及时将领导的加班指令、微信沟通记录、会议记录等截图留证，工作过程中每间隔一段时间拍照或截图记录工作内容、工作成果，标注工作开始时间、完成时间以及占用时间，注重记录时间的持续性。同时，劳动者也可以与用人单位明确线上加班时间的计算标准</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31"/>
      </w:r>
      <w:r>
        <w:rPr>
          <w:rFonts w:hint="default" w:ascii="Times New Roman" w:hAnsi="Times New Roman" w:eastAsia="宋体" w:cs="Times New Roman"/>
          <w:sz w:val="21"/>
          <w:szCs w:val="21"/>
        </w:rPr>
        <w:t>从源头减少举证争议。</w:t>
      </w:r>
    </w:p>
    <w:p w14:paraId="1B6CA627">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优化举证责任配置、减轻劳动者证明责任是化解隐形加班举证难问题的关键所在。基于劳动者和用人单位天然不平等的地位，有学者主张在劳动纠纷中实行举证责任倒置归责，由用人单位承担不构成加班的证明责任</w:t>
      </w:r>
      <w:r>
        <w:rPr>
          <w:rStyle w:val="10"/>
          <w:rFonts w:hint="default" w:ascii="Times New Roman" w:hAnsi="Times New Roman" w:eastAsia="宋体" w:cs="Times New Roman"/>
          <w:sz w:val="21"/>
          <w:szCs w:val="21"/>
        </w:rPr>
        <w:footnoteReference w:id="32"/>
      </w:r>
      <w:r>
        <w:rPr>
          <w:rFonts w:hint="default" w:ascii="Times New Roman" w:hAnsi="Times New Roman" w:eastAsia="宋体" w:cs="Times New Roman"/>
          <w:sz w:val="21"/>
          <w:szCs w:val="21"/>
        </w:rPr>
        <w:t>。也有学者认为，可依据原告的不同分配举证责任，劳动者为原告可适用举证责任倒置，用人单位为原告时则适用一般举证原则</w:t>
      </w:r>
      <w:r>
        <w:rPr>
          <w:rFonts w:hint="eastAsia" w:ascii="Times New Roman" w:hAnsi="Times New Roman" w:eastAsia="宋体" w:cs="Times New Roman"/>
          <w:sz w:val="21"/>
          <w:szCs w:val="21"/>
          <w:lang w:eastAsia="zh-CN"/>
        </w:rPr>
        <w:t>。</w:t>
      </w:r>
      <w:r>
        <w:rPr>
          <w:rStyle w:val="10"/>
          <w:rFonts w:hint="default" w:ascii="Times New Roman" w:hAnsi="Times New Roman" w:eastAsia="宋体" w:cs="Times New Roman"/>
          <w:sz w:val="21"/>
          <w:szCs w:val="21"/>
        </w:rPr>
        <w:footnoteReference w:id="33"/>
      </w:r>
      <w:r>
        <w:rPr>
          <w:rFonts w:hint="default" w:ascii="Times New Roman" w:hAnsi="Times New Roman" w:eastAsia="宋体" w:cs="Times New Roman"/>
          <w:sz w:val="21"/>
          <w:szCs w:val="21"/>
        </w:rPr>
        <w:t>笔者认为，上述两种观点均值得商榷。</w:t>
      </w:r>
    </w:p>
    <w:p w14:paraId="0DA383FB">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首先，举证责任倒置的适用需严格限定于法定情形。《解释（一）》</w:t>
      </w:r>
      <w:r>
        <w:commentReference w:id="6"/>
      </w:r>
      <w:r>
        <w:rPr>
          <w:rFonts w:hint="default" w:ascii="Times New Roman" w:hAnsi="Times New Roman" w:eastAsia="宋体" w:cs="Times New Roman"/>
          <w:sz w:val="21"/>
          <w:szCs w:val="21"/>
        </w:rPr>
        <w:t>第</w:t>
      </w:r>
      <w:r>
        <w:rPr>
          <w:rFonts w:hint="eastAsia" w:ascii="Times New Roman" w:hAnsi="Times New Roman" w:eastAsia="宋体" w:cs="Times New Roman"/>
          <w:sz w:val="21"/>
          <w:szCs w:val="21"/>
          <w:lang w:val="en-US" w:eastAsia="zh-CN"/>
        </w:rPr>
        <w:t>44</w:t>
      </w:r>
      <w:r>
        <w:rPr>
          <w:rFonts w:hint="default" w:ascii="Times New Roman" w:hAnsi="Times New Roman" w:eastAsia="宋体" w:cs="Times New Roman"/>
          <w:sz w:val="21"/>
          <w:szCs w:val="21"/>
        </w:rPr>
        <w:t>条规定“因用人单位作出的开除、除名、辞退、解除劳动合同、减少劳动报酬、计算劳动者工作年限”等情形由用人单位负举证责任，加班工资争议不属于举证责任倒置范畴。其次，法官运用证明标准降低或证据妨碍推定规则等手段即可实现对劳动者倾斜保护，无需依赖举证责任倒置。《劳动解释（一）》第</w:t>
      </w:r>
      <w:r>
        <w:rPr>
          <w:rFonts w:hint="eastAsia" w:ascii="Times New Roman" w:hAnsi="Times New Roman" w:eastAsia="宋体" w:cs="Times New Roman"/>
          <w:sz w:val="21"/>
          <w:szCs w:val="21"/>
          <w:lang w:val="en-US" w:eastAsia="zh-CN"/>
        </w:rPr>
        <w:t>42</w:t>
      </w:r>
      <w:r>
        <w:rPr>
          <w:rFonts w:hint="default" w:ascii="Times New Roman" w:hAnsi="Times New Roman" w:eastAsia="宋体" w:cs="Times New Roman"/>
          <w:sz w:val="21"/>
          <w:szCs w:val="21"/>
        </w:rPr>
        <w:t>条规定：“劳动者主张加班费的，应当就加班事实的存在承担举证责任。但劳动者有证据证明用人单位掌握加班事实存在的证据，用人单位不提供的，由用人单位承担不利后果。”考虑到劳动者就隐形加班事实进行举证的困难，可适当减轻劳动者的证明标准，劳动者只需初步证明加班事实之存在及用人单位掌握加班事实证据的情形，举证责任则向用人单位转移。用人单位应及时保存并于此时提供劳动者隐形加班的证据，用人单位拒绝提供或不能提供的，直接推定劳动者主张的隐形加班事实存在。此外，若用人单位以证据不真实、不充分为由反驳的，应对其主张进行举证，无法证明的应承担举证不能的不利后果，法院不能仅因用人单位的质疑作出对劳动者不利的判决。</w:t>
      </w:r>
    </w:p>
    <w:p w14:paraId="4680F115">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平衡劳资利益是举证责任分配机制的价值导向，既要关注劳动者举证困境，倾斜保护弱者，又不能让用人单位承担过高的举证责任，增加用人单位成本。由劳动者承担初步举证责任，再运用证据妨碍推定规则和证明标准降低规则来减轻其举证负担，可平衡劳资利益，缓解劳动者举证不能的困难。</w:t>
      </w:r>
    </w:p>
    <w:p w14:paraId="4341391D">
      <w:pPr>
        <w:keepNext w:val="0"/>
        <w:keepLines w:val="0"/>
        <w:pageBreakBefore w:val="0"/>
        <w:widowControl w:val="0"/>
        <w:numPr>
          <w:ilvl w:val="0"/>
          <w:numId w:val="3"/>
        </w:numPr>
        <w:kinsoku/>
        <w:wordWrap/>
        <w:overflowPunct/>
        <w:topLinePunct w:val="0"/>
        <w:autoSpaceDE/>
        <w:autoSpaceDN/>
        <w:bidi w:val="0"/>
        <w:adjustRightInd/>
        <w:snapToGrid/>
        <w:spacing w:after="157" w:afterLines="50" w:line="480" w:lineRule="exact"/>
        <w:ind w:firstLine="480" w:firstLineChars="200"/>
        <w:textAlignment w:val="auto"/>
        <w:rPr>
          <w:rFonts w:hint="eastAsia" w:ascii="华文楷体" w:hAnsi="华文楷体" w:eastAsia="华文楷体" w:cstheme="minorBidi"/>
          <w:kern w:val="2"/>
          <w:sz w:val="24"/>
          <w:szCs w:val="24"/>
          <w:lang w:val="en-US" w:eastAsia="zh-CN" w:bidi="ar-SA"/>
        </w:rPr>
      </w:pPr>
      <w:r>
        <w:rPr>
          <w:rFonts w:hint="eastAsia" w:ascii="华文楷体" w:hAnsi="华文楷体" w:eastAsia="华文楷体" w:cstheme="minorBidi"/>
          <w:kern w:val="2"/>
          <w:sz w:val="24"/>
          <w:szCs w:val="24"/>
          <w:lang w:val="en-US" w:eastAsia="zh-CN" w:bidi="ar-SA"/>
        </w:rPr>
        <w:t>重构法律规范</w:t>
      </w:r>
    </w:p>
    <w:p w14:paraId="155AF8A0">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然而，司法保障只是一种有限保障，一方面，司法认定依赖法官自由裁量权，无法完全消除“同案不同判”的现象；另一方面，司法是一种被动的正义，在劳动者主动维权时才能发挥作用，而劳动者的维权意识和维权能力匮乏，导致大量隐形加班争议无法进入司法程序，无法有效保护劳动者休息权。</w:t>
      </w:r>
      <w:r>
        <w:rPr>
          <w:rFonts w:hint="default" w:ascii="Times New Roman" w:hAnsi="Times New Roman" w:eastAsia="宋体" w:cs="Times New Roman"/>
          <w:sz w:val="21"/>
          <w:szCs w:val="21"/>
        </w:rPr>
        <w:t>因此，仅仅依靠司法事后救济难以从根本上解决隐形加班问题，亟需从制度层面构建更为主动、系统、全面的劳动者权益保护体系，从源头上预防和规制隐形加班行为</w:t>
      </w:r>
      <w:r>
        <w:rPr>
          <w:rFonts w:hint="default" w:ascii="Times New Roman" w:hAnsi="Times New Roman" w:eastAsia="宋体" w:cs="Times New Roman"/>
          <w:color w:val="1A1A1A"/>
          <w:sz w:val="21"/>
          <w:szCs w:val="21"/>
          <w:shd w:val="clear" w:color="auto" w:fill="FFFFFF"/>
        </w:rPr>
        <w:t>。</w:t>
      </w:r>
    </w:p>
    <w:p w14:paraId="5D206FE5">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建构中国式离线权制度</w:t>
      </w:r>
    </w:p>
    <w:p w14:paraId="019A7AE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远程在线工作模式在消弭空间距离的同时亦模糊了工作的边界，“随时联系”和“即时响应”的特性使劳动者长期处于“待命状态”，其所引发的疲劳感与焦虑情绪尤为显著，易诱发“隐形加班”现象。</w:t>
      </w:r>
      <w:r>
        <w:rPr>
          <w:rFonts w:hint="default" w:ascii="Times New Roman" w:hAnsi="Times New Roman" w:eastAsia="宋体" w:cs="Times New Roman"/>
          <w:color w:val="1A1A1A"/>
          <w:sz w:val="21"/>
          <w:szCs w:val="21"/>
          <w:shd w:val="clear" w:color="auto" w:fill="FFFFFF"/>
          <w:vertAlign w:val="superscript"/>
        </w:rPr>
        <w:footnoteReference w:id="34"/>
      </w:r>
      <w:r>
        <w:rPr>
          <w:rFonts w:hint="default" w:ascii="Times New Roman" w:hAnsi="Times New Roman" w:eastAsia="宋体" w:cs="Times New Roman"/>
          <w:color w:val="1A1A1A"/>
          <w:sz w:val="21"/>
          <w:szCs w:val="21"/>
          <w:shd w:val="clear" w:color="auto" w:fill="FFFFFF"/>
        </w:rPr>
        <w:t>针对当前隐形加班中“待命时间无边界”“工作与生活深度交融”等问题，可通过确立离线权的方式予以遏制。该权利的核心要义是劳动者在工作时间之外关闭数字工具，且无需因未回复邮件、电话或短信而承担不利后果。</w:t>
      </w:r>
      <w:r>
        <w:rPr>
          <w:rStyle w:val="10"/>
          <w:rFonts w:hint="default" w:ascii="Times New Roman" w:hAnsi="Times New Roman" w:eastAsia="宋体" w:cs="Times New Roman"/>
          <w:sz w:val="21"/>
          <w:szCs w:val="21"/>
        </w:rPr>
        <w:footnoteReference w:id="35"/>
      </w:r>
      <w:r>
        <w:rPr>
          <w:rFonts w:hint="default" w:ascii="Times New Roman" w:hAnsi="Times New Roman" w:eastAsia="宋体" w:cs="Times New Roman"/>
          <w:color w:val="1A1A1A"/>
          <w:sz w:val="21"/>
          <w:szCs w:val="21"/>
          <w:shd w:val="clear" w:color="auto" w:fill="FFFFFF"/>
        </w:rPr>
        <w:t>从比较法视角考察，法国是全球首个通过立法规范离线权的国家，其颁布的《离线权法》要求雇主必须与员工达成协议，或制定章程来保障员工下班后不回复工作相关数字通讯的权利，此后欧盟多国亦纷纷效仿，将该权利纳入国内法体系。德国采用自我监管模式，即德国雇主协会联合会与德国工会联合会及联邦劳动与社会事务部合作，通过协同制定符合行业特点的政策，在减轻员工压力的同时确保行业正常运转。例如，大众汽车自愿限制了管理人员在非工作时间向员工发送电子邮件的条件，且明确规定员工下班后三十分钟内发送的邮件不予转发。</w:t>
      </w:r>
      <w:r>
        <w:rPr>
          <w:rStyle w:val="10"/>
          <w:rFonts w:hint="default" w:ascii="Times New Roman" w:hAnsi="Times New Roman" w:eastAsia="宋体" w:cs="Times New Roman"/>
          <w:color w:val="1A1A1A"/>
          <w:sz w:val="21"/>
          <w:szCs w:val="21"/>
          <w:shd w:val="clear" w:color="auto" w:fill="FFFFFF"/>
        </w:rPr>
        <w:footnoteReference w:id="36"/>
      </w:r>
      <w:r>
        <w:rPr>
          <w:rFonts w:hint="default" w:ascii="Times New Roman" w:hAnsi="Times New Roman" w:eastAsia="宋体" w:cs="Times New Roman"/>
          <w:color w:val="1A1A1A"/>
          <w:sz w:val="21"/>
          <w:szCs w:val="21"/>
          <w:shd w:val="clear" w:color="auto" w:fill="FFFFFF"/>
        </w:rPr>
        <w:t>反观我国，由于自发的集体协商机制有限，单纯依赖企业自治难以有效保障离线权实施，有必要借鉴法国模式，立足于劳资关系现实，通过立法明确劳动者离线权的权利属性与行使规则，以更系统地规制隐形加班行为、强化劳动者权益保护。</w:t>
      </w:r>
      <w:r>
        <w:rPr>
          <w:rStyle w:val="10"/>
          <w:rFonts w:hint="default" w:ascii="Times New Roman" w:hAnsi="Times New Roman" w:eastAsia="宋体" w:cs="Times New Roman"/>
          <w:color w:val="1A1A1A"/>
          <w:sz w:val="21"/>
          <w:szCs w:val="21"/>
          <w:shd w:val="clear" w:color="auto" w:fill="FFFFFF"/>
        </w:rPr>
        <w:footnoteReference w:id="37"/>
      </w:r>
    </w:p>
    <w:p w14:paraId="3C964F7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当然，离线权的制度不是完全绝对化的支持劳动者非工作时间的完全断联，而是要通过制度设计建立劳动者和企业权利义务平衡框架：既要以劳动者休息权保障为基础明确用人单位的义务边界与法律责任，也要尊重用人单位的用工自主权，对离线权行使设置必要且合理的限制。</w:t>
      </w:r>
    </w:p>
    <w:p w14:paraId="7A018B7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（1）离线权法律地位的规范确立</w:t>
      </w:r>
    </w:p>
    <w:p w14:paraId="533DA8E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依据学界通说的“新三要素说”，完整的法律规则的逻辑结构由假定、行为模式、法律后果三部分构成。其中，假定是规则适用的条件和主体行为条件，行为模式是主体具体行为的可为、应为和勿为规范，法律后果是主体在假定条件下作出符合或不符合行为模式要求的行为时应承当肯定性或否定性的法律后果。</w:t>
      </w:r>
      <w:r>
        <w:rPr>
          <w:rStyle w:val="10"/>
          <w:rFonts w:hint="default" w:ascii="Times New Roman" w:hAnsi="Times New Roman" w:eastAsia="宋体" w:cs="Times New Roman"/>
          <w:color w:val="1A1A1A"/>
          <w:sz w:val="21"/>
          <w:szCs w:val="21"/>
          <w:shd w:val="clear" w:color="auto" w:fill="FFFFFF"/>
        </w:rPr>
        <w:footnoteReference w:id="38"/>
      </w:r>
      <w:r>
        <w:rPr>
          <w:rFonts w:hint="default" w:ascii="Times New Roman" w:hAnsi="Times New Roman" w:eastAsia="宋体" w:cs="Times New Roman"/>
          <w:color w:val="1A1A1A"/>
          <w:sz w:val="21"/>
          <w:szCs w:val="21"/>
          <w:shd w:val="clear" w:color="auto" w:fill="FFFFFF"/>
        </w:rPr>
        <w:t>基于这一逻辑框架，离线权法律规则的构建需依次明确上述三要素。</w:t>
      </w:r>
    </w:p>
    <w:p w14:paraId="0308A28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在假定条件层面，首要任务是界定离线权的权利主体与义务主体范围。权利主体范围不宜局限于特定行业或岗位的劳动者群体，在数字劳动形态下，所有劳动者都不可避免地遇见雇主可以通过即时通信设备随时联系并下达工作任务的情境，其均应纳入离线权的保护范畴，即《中华人民共和国劳动法》第</w:t>
      </w:r>
      <w:r>
        <w:rPr>
          <w:rFonts w:hint="eastAsia" w:ascii="Times New Roman" w:hAnsi="Times New Roman" w:eastAsia="宋体" w:cs="Times New Roman"/>
          <w:color w:val="1A1A1A"/>
          <w:sz w:val="21"/>
          <w:szCs w:val="21"/>
          <w:shd w:val="clear" w:color="auto" w:fill="FFFFFF"/>
          <w:lang w:val="en-US" w:eastAsia="zh-CN"/>
        </w:rPr>
        <w:t>2</w:t>
      </w:r>
      <w:r>
        <w:rPr>
          <w:rFonts w:hint="default" w:ascii="Times New Roman" w:hAnsi="Times New Roman" w:eastAsia="宋体" w:cs="Times New Roman"/>
          <w:color w:val="1A1A1A"/>
          <w:sz w:val="21"/>
          <w:szCs w:val="21"/>
          <w:shd w:val="clear" w:color="auto" w:fill="FFFFFF"/>
        </w:rPr>
        <w:t>条所界定的全体劳动者。义务主体则为与劳动者存在劳动关系的用人单位，其作为劳动关系的强势方，负有保障劳动者离线权行使的基本义务。</w:t>
      </w:r>
    </w:p>
    <w:p w14:paraId="231D47F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行为模式层面，劳动者的行为模式属于“可为模式”，其有权在法定或约定的非工作时间，拒绝接收、处理用人单位通过数字工具布置的工作任务或工作通讯；用人单位的行为模式则兼具“应为模式”和“勿为模式”，其既不得以劳动者行使离线权为由对劳动者进行纪律处分或歧视，亦应采取必要措施，为劳动者提供行使离线权的条件。</w:t>
      </w:r>
    </w:p>
    <w:p w14:paraId="6C8B699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法律后果部分，用人单位侵害劳动者离线权需承担三重责任：一是行政法律责任，由行政部门对违法行为进行规制；二是经济补偿责任，对劳动者“隐形加班”的时间进行量化补偿；三是针对恶意或造成严重后果的侵害行为的惩罚性赔偿责任。</w:t>
      </w:r>
      <w:r>
        <w:rPr>
          <w:rStyle w:val="10"/>
          <w:rFonts w:hint="default" w:ascii="Times New Roman" w:hAnsi="Times New Roman" w:eastAsia="宋体" w:cs="Times New Roman"/>
          <w:color w:val="1A1A1A"/>
          <w:sz w:val="21"/>
          <w:szCs w:val="21"/>
          <w:shd w:val="clear" w:color="auto" w:fill="FFFFFF"/>
        </w:rPr>
        <w:footnoteReference w:id="39"/>
      </w:r>
    </w:p>
    <w:p w14:paraId="7F2CBDE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综上，离线权立法条款可拟定为：“劳动者在法定或约定的非工作时间内，有权拒绝通过数字工具接收、处理用人单位布置的工作任务或进行工作通讯；用人单位不得因劳动者行使前款权利对其作出不利处分或歧视性待遇，并应采取必要措施保障劳动者离线权的行使；用人单位违反本条规定的，劳动行政部门责令限期改正，逾期未改正的处以罚款；劳动者在非工作时间实际处理工作任务的，用人单位应按加班标准支付经济补偿；恶意侵害或造成严重后果的，劳动者有权要求惩罚性赔偿。”</w:t>
      </w:r>
    </w:p>
    <w:p w14:paraId="31FA39C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（2）企业义务的细化</w:t>
      </w:r>
    </w:p>
    <w:p w14:paraId="087A944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离线权制度的落地依赖于企业义务的具体履行，需通过司法解释或部门规章进一步细化义务内容，增强制度的实践操作性。</w:t>
      </w:r>
    </w:p>
    <w:p w14:paraId="5E51C43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强制企业建立工作时间与离线管理规则，要求企业通过内部规章制度或劳动合同明确非工作时间的界定标准，并根据行业特性差异化设置，如实行不定时工作制的岗位需提前与劳动者约定“核心工作时段”与“绝对离线时段”，禁止在“绝对离线时段”，如22:00至次日8:00发送工作消息；跨境业务等确需跨时段沟通的岗位需单独约定“弹性离线时段”</w:t>
      </w:r>
      <w:r>
        <w:rPr>
          <w:rFonts w:hint="default" w:ascii="Times New Roman" w:hAnsi="Times New Roman" w:eastAsia="宋体" w:cs="Times New Roman"/>
          <w:b/>
          <w:bCs/>
          <w:color w:val="1A1A1A"/>
          <w:sz w:val="21"/>
          <w:szCs w:val="21"/>
          <w:shd w:val="clear" w:color="auto" w:fill="FFFFFF"/>
        </w:rPr>
        <w:t>。</w:t>
      </w:r>
      <w:r>
        <w:rPr>
          <w:rFonts w:hint="default" w:ascii="Times New Roman" w:hAnsi="Times New Roman" w:eastAsia="宋体" w:cs="Times New Roman"/>
          <w:color w:val="1A1A1A"/>
          <w:sz w:val="21"/>
          <w:szCs w:val="21"/>
          <w:shd w:val="clear" w:color="auto" w:fill="FFFFFF"/>
        </w:rPr>
        <w:t>企业不得强制劳动者使用私人设备处理工作，若提供工作设备，需设置“离线模式”，如下班后自动屏蔽工作消息推送。</w:t>
      </w:r>
    </w:p>
    <w:p w14:paraId="6C63F8B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1A1A1A"/>
          <w:sz w:val="21"/>
          <w:szCs w:val="21"/>
          <w:shd w:val="clear" w:color="auto" w:fill="FFFFFF"/>
        </w:rPr>
        <w:t>建立隐形加班量化与追溯机制，借鉴欧盟“客观、可靠、可访问的工作时间测量系统”的设定，</w:t>
      </w:r>
      <w:r>
        <w:rPr>
          <w:rStyle w:val="10"/>
          <w:rFonts w:hint="default" w:ascii="Times New Roman" w:hAnsi="Times New Roman" w:eastAsia="宋体" w:cs="Times New Roman"/>
          <w:color w:val="1A1A1A"/>
          <w:sz w:val="21"/>
          <w:szCs w:val="21"/>
          <w:shd w:val="clear" w:color="auto" w:fill="FFFFFF"/>
        </w:rPr>
        <w:footnoteReference w:id="40"/>
      </w:r>
      <w:r>
        <w:rPr>
          <w:rFonts w:hint="default" w:ascii="Times New Roman" w:hAnsi="Times New Roman" w:eastAsia="宋体" w:cs="Times New Roman"/>
          <w:color w:val="1A1A1A"/>
          <w:sz w:val="21"/>
          <w:szCs w:val="21"/>
          <w:shd w:val="clear" w:color="auto" w:fill="FFFFFF"/>
        </w:rPr>
        <w:t>要求企业记录劳动者实际工作时间。具体而言，可通过考勤管理系统、工作软件后台数据等线上留痕方式，记录劳动者的登录与退出时间、工作消息处理时长等数据，将其作为加班认定的客观依据。同时，鉴于司法实践中存在以“劳动者多年未对加班审理流程、加班费发放提出任何异议”为由不认可加班费的主张的部分裁判倾向，</w:t>
      </w:r>
      <w:r>
        <w:rPr>
          <w:rStyle w:val="10"/>
          <w:rFonts w:hint="default" w:ascii="Times New Roman" w:hAnsi="Times New Roman" w:eastAsia="宋体" w:cs="Times New Roman"/>
          <w:color w:val="1A1A1A"/>
          <w:sz w:val="21"/>
          <w:szCs w:val="21"/>
          <w:shd w:val="clear" w:color="auto" w:fill="FFFFFF"/>
        </w:rPr>
        <w:footnoteReference w:id="41"/>
      </w:r>
      <w:r>
        <w:rPr>
          <w:rFonts w:hint="default" w:ascii="Times New Roman" w:hAnsi="Times New Roman" w:eastAsia="宋体" w:cs="Times New Roman"/>
          <w:color w:val="1A1A1A"/>
          <w:sz w:val="21"/>
          <w:szCs w:val="21"/>
          <w:shd w:val="clear" w:color="auto" w:fill="FFFFFF"/>
        </w:rPr>
        <w:t>企业需要定期向劳动者公示实际工作时长，对劳动者提出异议的记录及时复核并说明，以保障劳动者的知情权与异议权。</w:t>
      </w:r>
    </w:p>
    <w:p w14:paraId="29D8D191">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完善劳动保障监察制度</w:t>
      </w:r>
    </w:p>
    <w:p w14:paraId="7BCC45C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当前隐形加班规制实践中的核心困境之一在于监管机制的缺位。传统劳动监察模式以线下巡查为主要手段，这种模式固有的被动性与滞后性难以适配线上化、碎片化的隐形加班样态，导致监察效能不足。对此，亟待通过立法路径重构劳动监察机制，构建“技术赋能监管”与“制度刚性约束”协同发力的双重保障体系。</w:t>
      </w:r>
    </w:p>
    <w:p w14:paraId="6833C54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（1）创新劳动监察方式</w:t>
      </w:r>
    </w:p>
    <w:p w14:paraId="27D3623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隐形加班作为数字技术催生的劳动异化新形态，对其监管需要打破传统模式，构建“线上+线下”协同联动的监察机制，以适应灵活办公趋势下的劳动形态变革，提升监察执法的精准性与主动性。</w:t>
      </w:r>
    </w:p>
    <w:p w14:paraId="763A0AA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线上要推进智能监测系统建设，通过构建劳动监察算法模型，依托网络大数据技术搭建“互联网+监管”一体化平台，将传统线下实地审查的材料核验、证据固定等流程迁移至线上，实现监管流程的高效化与便捷化。</w:t>
      </w:r>
      <w:r>
        <w:rPr>
          <w:rFonts w:hint="default" w:ascii="Times New Roman" w:hAnsi="Times New Roman" w:eastAsia="宋体" w:cs="Times New Roman"/>
          <w:color w:val="1A1A1A"/>
          <w:sz w:val="21"/>
          <w:szCs w:val="21"/>
          <w:shd w:val="clear" w:color="auto" w:fill="FFFFFF"/>
          <w:vertAlign w:val="superscript"/>
        </w:rPr>
        <w:footnoteReference w:id="42"/>
      </w:r>
      <w:r>
        <w:rPr>
          <w:rFonts w:hint="default" w:ascii="Times New Roman" w:hAnsi="Times New Roman" w:eastAsia="宋体" w:cs="Times New Roman"/>
          <w:color w:val="1A1A1A"/>
          <w:sz w:val="21"/>
          <w:szCs w:val="21"/>
          <w:shd w:val="clear" w:color="auto" w:fill="FFFFFF"/>
        </w:rPr>
        <w:t>同时，设置“隐形加班投诉”线上端口，允许劳动者通过平台直接上传工作软件截图、聊天记录等电子证据，简化投诉流程，降低维权成本。针对线上监测发现的高频投诉企业、行业头部企业等重点对象，应开展线下重点核查。通过调取企业原始工作记录、访谈劳动者等方式，核实隐形加班事实；对拒不配合监察或篡改劳动数据的企业，依法处以罚款并将其纳入企业信用惩戒名单。</w:t>
      </w:r>
    </w:p>
    <w:p w14:paraId="621B505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（2）强化劳动监察惩戒力度</w:t>
      </w:r>
    </w:p>
    <w:p w14:paraId="0CBB1E4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惩戒机制的威慑力是监管有效性的重要保障。当前我国对“隐形加班”的惩戒力度不足，导致企业违法成本低于守法成本，难以形成有效约束。需通过立法完善惩戒体系，强化制度刚性。</w:t>
      </w:r>
    </w:p>
    <w:p w14:paraId="494573C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我国《劳动保障监察条例》第</w:t>
      </w:r>
      <w:r>
        <w:rPr>
          <w:rFonts w:hint="eastAsia" w:ascii="Times New Roman" w:hAnsi="Times New Roman" w:eastAsia="宋体" w:cs="Times New Roman"/>
          <w:color w:val="1A1A1A"/>
          <w:sz w:val="21"/>
          <w:szCs w:val="21"/>
          <w:shd w:val="clear" w:color="auto" w:fill="FFFFFF"/>
          <w:lang w:val="en-US" w:eastAsia="zh-CN"/>
        </w:rPr>
        <w:t>25</w:t>
      </w:r>
      <w:r>
        <w:rPr>
          <w:rFonts w:hint="default" w:ascii="Times New Roman" w:hAnsi="Times New Roman" w:eastAsia="宋体" w:cs="Times New Roman"/>
          <w:color w:val="1A1A1A"/>
          <w:sz w:val="21"/>
          <w:szCs w:val="21"/>
          <w:shd w:val="clear" w:color="auto" w:fill="FFFFFF"/>
        </w:rPr>
        <w:t>条规定，用人单位违法延长劳动者工作时间的，劳动保障行政部门有权给予警告、责令限期改正以及罚款。尽管隐形加班可纳入该条款规制范畴，但现行罚款标准，即按受侵害劳动者每人100元以上500元以下计算罚款，显著偏低，与其对劳动者休息权的侵害程度及企业违法获利不相匹配，导致惩戒效果有限。</w:t>
      </w:r>
      <w:r>
        <w:rPr>
          <w:rFonts w:hint="default" w:ascii="Times New Roman" w:hAnsi="Times New Roman" w:eastAsia="宋体" w:cs="Times New Roman"/>
          <w:color w:val="1A1A1A"/>
          <w:sz w:val="21"/>
          <w:szCs w:val="21"/>
          <w:shd w:val="clear" w:color="auto" w:fill="FFFFFF"/>
          <w:vertAlign w:val="superscript"/>
        </w:rPr>
        <w:footnoteReference w:id="43"/>
      </w:r>
      <w:r>
        <w:rPr>
          <w:rFonts w:hint="default" w:ascii="Times New Roman" w:hAnsi="Times New Roman" w:eastAsia="宋体" w:cs="Times New Roman"/>
          <w:color w:val="1A1A1A"/>
          <w:sz w:val="21"/>
          <w:szCs w:val="21"/>
          <w:shd w:val="clear" w:color="auto" w:fill="FFFFFF"/>
        </w:rPr>
        <w:t>以日本《劳动基准法》</w:t>
      </w:r>
      <w:r>
        <w:rPr>
          <w:rFonts w:hint="default" w:ascii="Times New Roman" w:hAnsi="Times New Roman" w:eastAsia="宋体" w:cs="Times New Roman"/>
          <w:color w:val="1A1A1A"/>
          <w:sz w:val="21"/>
          <w:szCs w:val="21"/>
          <w:shd w:val="clear" w:color="auto" w:fill="FFFFFF"/>
          <w:vertAlign w:val="superscript"/>
        </w:rPr>
        <w:footnoteReference w:id="44"/>
      </w:r>
      <w:r>
        <w:rPr>
          <w:rFonts w:hint="default" w:ascii="Times New Roman" w:hAnsi="Times New Roman" w:eastAsia="宋体" w:cs="Times New Roman"/>
          <w:color w:val="1A1A1A"/>
          <w:sz w:val="21"/>
          <w:szCs w:val="21"/>
          <w:shd w:val="clear" w:color="auto" w:fill="FFFFFF"/>
        </w:rPr>
        <w:t>为例，对违反休息日规定、未足额支付加班补贴的用人单位，可对其主管人员处以最高6个月有期徒刑或30万日元以下罚金。</w:t>
      </w:r>
      <w:r>
        <w:commentReference w:id="7"/>
      </w:r>
      <w:r>
        <w:rPr>
          <w:rFonts w:hint="default" w:ascii="Times New Roman" w:hAnsi="Times New Roman" w:eastAsia="宋体" w:cs="Times New Roman"/>
          <w:color w:val="1A1A1A"/>
          <w:sz w:val="21"/>
          <w:szCs w:val="21"/>
          <w:shd w:val="clear" w:color="auto" w:fill="FFFFFF"/>
        </w:rPr>
        <w:t>借鉴这一思路，我国可从两方面完善惩戒体系：</w:t>
      </w:r>
    </w:p>
    <w:p w14:paraId="756EAAA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r>
        <w:rPr>
          <w:rFonts w:hint="default" w:ascii="Times New Roman" w:hAnsi="Times New Roman" w:eastAsia="宋体" w:cs="Times New Roman"/>
          <w:color w:val="1A1A1A"/>
          <w:sz w:val="21"/>
          <w:szCs w:val="21"/>
          <w:shd w:val="clear" w:color="auto" w:fill="FFFFFF"/>
        </w:rPr>
        <w:t>一是拓展行政处罚措施类型，可以将行政拘留、责令停产停业纳入惩治措施，将处罚与单位负责人相关联，提升其重视度；二是提高行政处罚金额，行政处罚力度与企业违法利益深度绑定，尤其应精准关联企业通过侵害行为所获实际收益，因此，建议将行政处罚金额的计算基准由“侵权人数”调整为“企业年度营业额百分比”。构建阶梯式罚款机制，根据企业员工人数或营收规模，划分三级标准分别设置最低罚款金额，并按照违法情节动态调整百分比，例如参考欠薪人数、欠薪时长和是否造成劳动者人身伤害判断具体罚款金额。</w:t>
      </w:r>
    </w:p>
    <w:p w14:paraId="6C5AF83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color w:val="1A1A1A"/>
          <w:sz w:val="21"/>
          <w:szCs w:val="21"/>
          <w:shd w:val="clear" w:color="auto" w:fill="FFFFFF"/>
        </w:rPr>
      </w:pPr>
    </w:p>
    <w:p w14:paraId="782DCFAD">
      <w:pPr>
        <w:pStyle w:val="12"/>
        <w:numPr>
          <w:ilvl w:val="0"/>
          <w:numId w:val="0"/>
        </w:numPr>
        <w:bidi w:val="0"/>
        <w:jc w:val="both"/>
        <w:rPr>
          <w:rFonts w:hint="default"/>
        </w:rPr>
      </w:pPr>
      <w:r>
        <w:rPr>
          <w:rFonts w:hint="default"/>
        </w:rPr>
        <w:t>结论</w:t>
      </w:r>
    </w:p>
    <w:p w14:paraId="13D876B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lang w:val="en-US" w:eastAsia="zh-CN"/>
        </w:rPr>
      </w:pPr>
      <w:r>
        <w:rPr>
          <w:rFonts w:hint="default" w:ascii="Times New Roman" w:hAnsi="Times New Roman" w:eastAsia="宋体" w:cs="Times New Roman"/>
          <w:color w:val="1A1A1A"/>
          <w:sz w:val="21"/>
          <w:szCs w:val="21"/>
          <w:shd w:val="clear" w:color="auto" w:fill="FFFFFF"/>
        </w:rPr>
        <w:t>数智化通讯工具的普及模糊了工作与生活界限，劳动者因随时作响的工作消息和任务指令失去对私人时间的自主控制，陷入碎片化的隐形加班困境。我国现行法律体系对“隐形加班”尚未形成明确的规制路径与规范解释，导致劳动者维权时面临举证难、认定难的双重壁垒，类案不同判之情形也层出不穷。面对数字技术带来的加班异化之形态，司法实践上应细化“付出实质劳动”和“明显占用时间”的认定标准，限制用人单位抗辩权，平衡劳动者和用人单位的举证责任；立法上应构建中国式离线权制度，完善劳动保障监察制度，从实践和规范双重维度，构建适应数字时代的隐形加班治理体系，实现劳动者权益保障与经济发展的良性平衡。</w:t>
      </w:r>
      <w:r>
        <w:commentReference w:id="8"/>
      </w:r>
    </w:p>
    <w:sectPr>
      <w:footerReference r:id="rId6" w:type="default"/>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王cc" w:date="2026-04-19T22:53:25Z" w:initials="">
    <w:p w14:paraId="3E74CD57">
      <w:pPr>
        <w:pStyle w:val="3"/>
        <w:rPr>
          <w:rFonts w:hint="default" w:eastAsiaTheme="minorEastAsia"/>
          <w:lang w:val="en-US" w:eastAsia="zh-CN"/>
        </w:rPr>
      </w:pPr>
      <w:r>
        <w:rPr>
          <w:rFonts w:hint="eastAsia"/>
          <w:lang w:val="en-US" w:eastAsia="zh-CN"/>
        </w:rPr>
        <w:t>引号请改成全角</w:t>
      </w:r>
    </w:p>
  </w:comment>
  <w:comment w:id="1" w:author="王cc" w:date="2026-04-19T22:55:40Z" w:initials="">
    <w:p w14:paraId="2F4311B6">
      <w:pPr>
        <w:pStyle w:val="3"/>
        <w:rPr>
          <w:rFonts w:hint="default" w:eastAsiaTheme="minorEastAsia"/>
          <w:lang w:val="en-US" w:eastAsia="zh-CN"/>
        </w:rPr>
      </w:pPr>
      <w:r>
        <w:rPr>
          <w:rFonts w:hint="eastAsia"/>
          <w:lang w:val="en-US" w:eastAsia="zh-CN"/>
        </w:rPr>
        <w:t>②③两处引用是否存在一些问题？请作者再检查。“为后续类案的审判提供了详实可靠的司法认定框架”是裁判文书原文提到的吗？这句话其实也没必要加引注。</w:t>
      </w:r>
    </w:p>
  </w:comment>
  <w:comment w:id="2" w:author="王cc" w:date="2026-04-19T22:59:29Z" w:initials="">
    <w:p w14:paraId="6DC990FD">
      <w:pPr>
        <w:pStyle w:val="3"/>
        <w:rPr>
          <w:rFonts w:hint="default" w:eastAsiaTheme="minorEastAsia"/>
          <w:lang w:val="en-US" w:eastAsia="zh-CN"/>
        </w:rPr>
      </w:pPr>
      <w:r>
        <w:rPr>
          <w:rFonts w:hint="eastAsia"/>
          <w:lang w:val="en-US" w:eastAsia="zh-CN"/>
        </w:rPr>
        <w:t>引号错误</w:t>
      </w:r>
    </w:p>
  </w:comment>
  <w:comment w:id="3" w:author="王cc" w:date="2026-04-19T23:00:35Z" w:initials="">
    <w:p w14:paraId="4A0A4A80">
      <w:pPr>
        <w:pStyle w:val="3"/>
        <w:rPr>
          <w:rFonts w:hint="default" w:eastAsiaTheme="minorEastAsia"/>
          <w:lang w:val="en-US" w:eastAsia="zh-CN"/>
        </w:rPr>
      </w:pPr>
      <w:r>
        <w:rPr>
          <w:rFonts w:hint="eastAsia"/>
          <w:lang w:val="en-US" w:eastAsia="zh-CN"/>
        </w:rPr>
        <w:t>标题序号错误</w:t>
      </w:r>
    </w:p>
  </w:comment>
  <w:comment w:id="4" w:author="王cc" w:date="2026-04-19T23:03:24Z" w:initials="">
    <w:p w14:paraId="4F6C4253">
      <w:pPr>
        <w:pStyle w:val="3"/>
        <w:rPr>
          <w:rFonts w:hint="default" w:eastAsiaTheme="minorEastAsia"/>
          <w:lang w:val="en-US" w:eastAsia="zh-CN"/>
        </w:rPr>
      </w:pPr>
      <w:r>
        <w:rPr>
          <w:rFonts w:hint="eastAsia"/>
          <w:lang w:val="en-US" w:eastAsia="zh-CN"/>
        </w:rPr>
        <w:t>这里可以对筛选出来的案例进行简单的实证分析，通过表格等方式呈现出作者筛选后符合条件的案例。对数据的说明仅说来源于北大法宝太过简单。有必要说明作者输入关键词后检索的结果是否经过二次筛选，案例审级、审判地区分布等等信息。</w:t>
      </w:r>
    </w:p>
  </w:comment>
  <w:comment w:id="5" w:author="王cc" w:date="2026-04-19T23:33:59Z" w:initials="">
    <w:p w14:paraId="46AEECFA">
      <w:pPr>
        <w:pStyle w:val="3"/>
        <w:rPr>
          <w:rFonts w:hint="default" w:eastAsiaTheme="minorEastAsia"/>
          <w:lang w:val="en-US" w:eastAsia="zh-CN"/>
        </w:rPr>
      </w:pPr>
      <w:r>
        <w:rPr>
          <w:rFonts w:hint="eastAsia"/>
          <w:lang w:val="en-US" w:eastAsia="zh-CN"/>
        </w:rPr>
        <w:t>这个引注是否正确请作者再核对，最高法院工作报告应该不用加作者。</w:t>
      </w:r>
    </w:p>
  </w:comment>
  <w:comment w:id="6" w:author="王cc" w:date="2026-04-19T23:15:08Z" w:initials="">
    <w:p w14:paraId="16F8F57B">
      <w:pPr>
        <w:pStyle w:val="3"/>
        <w:rPr>
          <w:rFonts w:hint="default" w:eastAsiaTheme="minorEastAsia"/>
          <w:lang w:val="en-US" w:eastAsia="zh-CN"/>
        </w:rPr>
      </w:pPr>
      <w:r>
        <w:rPr>
          <w:rFonts w:hint="eastAsia"/>
          <w:lang w:val="en-US" w:eastAsia="zh-CN"/>
        </w:rPr>
        <w:t>前后简称不一致</w:t>
      </w:r>
    </w:p>
  </w:comment>
  <w:comment w:id="7" w:author="王cc" w:date="2026-04-19T23:23:22Z" w:initials="">
    <w:p w14:paraId="4AA05389">
      <w:pPr>
        <w:pStyle w:val="3"/>
        <w:rPr>
          <w:rFonts w:hint="default" w:eastAsiaTheme="minorEastAsia"/>
          <w:lang w:val="en-US" w:eastAsia="zh-CN"/>
        </w:rPr>
      </w:pPr>
      <w:r>
        <w:rPr>
          <w:rFonts w:hint="eastAsia"/>
          <w:lang w:val="en-US" w:eastAsia="zh-CN"/>
        </w:rPr>
        <w:t>引注加在这里更为合适。</w:t>
      </w:r>
    </w:p>
  </w:comment>
  <w:comment w:id="8" w:author="王cc" w:date="2026-04-19T23:24:36Z" w:initials="">
    <w:p w14:paraId="58CE1160">
      <w:pPr>
        <w:pStyle w:val="3"/>
        <w:rPr>
          <w:rFonts w:hint="default" w:eastAsiaTheme="minorEastAsia"/>
          <w:lang w:val="en-US" w:eastAsia="zh-CN"/>
        </w:rPr>
      </w:pPr>
      <w:r>
        <w:rPr>
          <w:rFonts w:hint="eastAsia"/>
          <w:lang w:val="en-US" w:eastAsia="zh-CN"/>
        </w:rPr>
        <w:t>结论和摘要内容基本一致，可以考虑删掉。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E74CD57" w15:done="0"/>
  <w15:commentEx w15:paraId="2F4311B6" w15:done="0"/>
  <w15:commentEx w15:paraId="6DC990FD" w15:done="0"/>
  <w15:commentEx w15:paraId="4A0A4A80" w15:done="0"/>
  <w15:commentEx w15:paraId="4F6C4253" w15:done="0"/>
  <w15:commentEx w15:paraId="46AEECFA" w15:done="0"/>
  <w15:commentEx w15:paraId="16F8F57B" w15:done="0"/>
  <w15:commentEx w15:paraId="4AA05389" w15:done="0"/>
  <w15:commentEx w15:paraId="58CE116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ADC90">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4B09BC">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B4B09BC">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90">
    <w:p>
      <w:r>
        <w:separator/>
      </w:r>
    </w:p>
  </w:footnote>
  <w:footnote w:type="continuationSeparator" w:id="91">
    <w:p>
      <w:r>
        <w:continuationSeparator/>
      </w:r>
    </w:p>
  </w:footnote>
  <w:footnote w:id="0">
    <w:p w14:paraId="32AADC97">
      <w:pPr>
        <w:pStyle w:val="6"/>
        <w:wordWrap w:val="0"/>
        <w:rPr>
          <w:rFonts w:hint="default" w:ascii="Times New Roman" w:hAnsi="Times New Roman" w:cs="Times New Roman" w:eastAsiaTheme="minorEastAsia"/>
        </w:rPr>
      </w:pPr>
      <w:r>
        <w:rPr>
          <w:rStyle w:val="10"/>
          <w:rFonts w:hint="default" w:ascii="Times New Roman" w:hAnsi="Times New Roman" w:cs="Times New Roman"/>
          <w:vertAlign w:val="superscript"/>
        </w:rPr>
        <w:footnoteRef/>
      </w:r>
      <w:r>
        <w:t xml:space="preserve"> </w:t>
      </w:r>
      <w:r>
        <w:rPr>
          <w:rFonts w:hint="default" w:ascii="Times New Roman" w:hAnsi="Times New Roman" w:cs="Times New Roman" w:eastAsiaTheme="minorEastAsia"/>
        </w:rPr>
        <w:t>智联研究院：《2025年职场人加班情况调研报告》，https://www.vzkoo.com/document/2025060955aa2f70c75dd34837c15f5f.html</w:t>
      </w:r>
      <w:r>
        <w:rPr>
          <w:rFonts w:hint="eastAsia" w:ascii="Times New Roman" w:hAnsi="Times New Roman" w:cs="Times New Roman"/>
          <w:lang w:eastAsia="zh-CN"/>
        </w:rPr>
        <w:t>，</w:t>
      </w:r>
      <w:r>
        <w:rPr>
          <w:rFonts w:hint="default" w:ascii="Times New Roman" w:hAnsi="Times New Roman" w:cs="Times New Roman" w:eastAsiaTheme="minorEastAsia"/>
        </w:rPr>
        <w:t>2025年11月5日</w:t>
      </w:r>
      <w:r>
        <w:rPr>
          <w:rFonts w:hint="eastAsia" w:ascii="Times New Roman" w:hAnsi="Times New Roman" w:cs="Times New Roman"/>
          <w:lang w:val="en-US" w:eastAsia="zh-CN"/>
        </w:rPr>
        <w:t>访问</w:t>
      </w:r>
      <w:r>
        <w:rPr>
          <w:rFonts w:hint="default" w:ascii="Times New Roman" w:hAnsi="Times New Roman" w:cs="Times New Roman" w:eastAsiaTheme="minorEastAsia"/>
        </w:rPr>
        <w:t>。</w:t>
      </w:r>
    </w:p>
  </w:footnote>
  <w:footnote w:id="1">
    <w:p w14:paraId="325C6553">
      <w:pPr>
        <w:pStyle w:val="6"/>
        <w:wordWrap w:val="0"/>
        <w:rPr>
          <w:rFonts w:hint="default" w:ascii="Times New Roman" w:hAnsi="Times New Roman" w:cs="Times New Roman" w:eastAsiaTheme="minorEastAsia"/>
        </w:rPr>
      </w:pPr>
      <w:r>
        <w:rPr>
          <w:rStyle w:val="10"/>
          <w:rFonts w:hint="default" w:ascii="Times New Roman" w:hAnsi="Times New Roman" w:cs="Times New Roman" w:eastAsiaTheme="minorEastAsia"/>
          <w:vertAlign w:val="superscript"/>
        </w:rPr>
        <w:footnoteRef/>
      </w:r>
      <w:r>
        <w:rPr>
          <w:rFonts w:hint="default" w:ascii="Times New Roman" w:hAnsi="Times New Roman" w:cs="Times New Roman" w:eastAsiaTheme="minorEastAsia"/>
        </w:rPr>
        <w:t xml:space="preserve"> 高建东：《论隐性加班及其法律规制》，载《中国劳动关系学院学报》2022年第2期。</w:t>
      </w:r>
    </w:p>
  </w:footnote>
  <w:footnote w:id="2">
    <w:p w14:paraId="4C43E3C1">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智联研究院：《2025年职场人加班情况调研报告》，https://www.vzkoo.com/document/2025060955aa2f70c75dd34837c15f5f.html</w:t>
      </w:r>
      <w:r>
        <w:rPr>
          <w:rFonts w:hint="eastAsia" w:ascii="Times New Roman" w:hAnsi="Times New Roman" w:cs="Times New Roman"/>
          <w:lang w:eastAsia="zh-CN"/>
        </w:rPr>
        <w:t>，</w:t>
      </w:r>
      <w:r>
        <w:rPr>
          <w:rFonts w:hint="default" w:ascii="Times New Roman" w:hAnsi="Times New Roman" w:cs="Times New Roman" w:eastAsiaTheme="minorEastAsia"/>
        </w:rPr>
        <w:t>2025年11月5日</w:t>
      </w:r>
      <w:r>
        <w:rPr>
          <w:rFonts w:hint="eastAsia" w:ascii="Times New Roman" w:hAnsi="Times New Roman" w:cs="Times New Roman"/>
          <w:lang w:val="en-US" w:eastAsia="zh-CN"/>
        </w:rPr>
        <w:t>访问</w:t>
      </w:r>
      <w:r>
        <w:rPr>
          <w:rFonts w:hint="default" w:ascii="Times New Roman" w:hAnsi="Times New Roman" w:cs="Times New Roman" w:eastAsiaTheme="minorEastAsia"/>
        </w:rPr>
        <w:t>。</w:t>
      </w:r>
    </w:p>
  </w:footnote>
  <w:footnote w:id="3">
    <w:p w14:paraId="6CEDDA5B">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杨名：《数字时代“隐形加班”的认定标准》，载微信公众号</w:t>
      </w:r>
      <w:r>
        <w:rPr>
          <w:rFonts w:hint="eastAsia" w:ascii="Times New Roman" w:hAnsi="Times New Roman" w:cs="Times New Roman"/>
          <w:lang w:eastAsia="zh-CN"/>
        </w:rPr>
        <w:t>“</w:t>
      </w:r>
      <w:r>
        <w:rPr>
          <w:rFonts w:hint="default" w:ascii="Times New Roman" w:hAnsi="Times New Roman" w:cs="Times New Roman" w:eastAsiaTheme="minorEastAsia"/>
        </w:rPr>
        <w:t>法律适用</w:t>
      </w:r>
      <w:r>
        <w:rPr>
          <w:rFonts w:hint="eastAsia" w:ascii="Times New Roman" w:hAnsi="Times New Roman" w:cs="Times New Roman"/>
          <w:lang w:eastAsia="zh-CN"/>
        </w:rPr>
        <w:t>”</w:t>
      </w:r>
      <w:r>
        <w:rPr>
          <w:rFonts w:hint="default" w:ascii="Times New Roman" w:hAnsi="Times New Roman" w:cs="Times New Roman" w:eastAsiaTheme="minorEastAsia"/>
        </w:rPr>
        <w:t>，2025年6月30日。</w:t>
      </w:r>
    </w:p>
  </w:footnote>
  <w:footnote w:id="4">
    <w:p w14:paraId="76B3E36B">
      <w:pPr>
        <w:pStyle w:val="6"/>
        <w:rPr>
          <w:rFonts w:hint="default" w:ascii="Times New Roman" w:hAnsi="Times New Roman" w:cs="Times New Roman" w:eastAsiaTheme="minorEastAsia"/>
          <w:lang w:val="en-US" w:eastAsia="zh-CN"/>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李晓艳与北京智能研选科技有限公司劳动争议纠纷上诉案</w:t>
      </w:r>
      <w:r>
        <w:rPr>
          <w:rFonts w:hint="eastAsia" w:ascii="Times New Roman" w:hAnsi="Times New Roman" w:cs="Times New Roman"/>
          <w:lang w:eastAsia="zh-CN"/>
        </w:rPr>
        <w:t>，</w:t>
      </w:r>
      <w:r>
        <w:rPr>
          <w:rFonts w:hint="default" w:ascii="Times New Roman" w:hAnsi="Times New Roman" w:cs="Times New Roman" w:eastAsiaTheme="minorEastAsia"/>
        </w:rPr>
        <w:t>北京市第三中级人民法院(2022)京03民终9602号</w:t>
      </w:r>
      <w:r>
        <w:rPr>
          <w:rFonts w:hint="eastAsia" w:ascii="Times New Roman" w:hAnsi="Times New Roman" w:cs="Times New Roman"/>
          <w:lang w:val="en-US" w:eastAsia="zh-CN"/>
        </w:rPr>
        <w:t>民事判决书。</w:t>
      </w:r>
    </w:p>
  </w:footnote>
  <w:footnote w:id="5">
    <w:p w14:paraId="70CA8859">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杨名：《数字时代“隐形加班”的认定标准》，载微信公众号</w:t>
      </w:r>
      <w:r>
        <w:rPr>
          <w:rFonts w:hint="eastAsia" w:ascii="Times New Roman" w:hAnsi="Times New Roman" w:cs="Times New Roman"/>
          <w:lang w:eastAsia="zh-CN"/>
        </w:rPr>
        <w:t>“</w:t>
      </w:r>
      <w:r>
        <w:rPr>
          <w:rFonts w:hint="default" w:ascii="Times New Roman" w:hAnsi="Times New Roman" w:cs="Times New Roman" w:eastAsiaTheme="minorEastAsia"/>
        </w:rPr>
        <w:t>法律适用</w:t>
      </w:r>
      <w:r>
        <w:rPr>
          <w:rFonts w:hint="eastAsia" w:ascii="Times New Roman" w:hAnsi="Times New Roman" w:cs="Times New Roman"/>
          <w:lang w:eastAsia="zh-CN"/>
        </w:rPr>
        <w:t>”</w:t>
      </w:r>
      <w:r>
        <w:rPr>
          <w:rFonts w:hint="default" w:ascii="Times New Roman" w:hAnsi="Times New Roman" w:cs="Times New Roman" w:eastAsiaTheme="minorEastAsia"/>
        </w:rPr>
        <w:t>，2025年6月30日。</w:t>
      </w:r>
    </w:p>
  </w:footnote>
  <w:footnote w:id="6">
    <w:p w14:paraId="610E8FC0">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来源：北大法宝。</w:t>
      </w:r>
    </w:p>
  </w:footnote>
  <w:footnote w:id="7">
    <w:p w14:paraId="15EC53E6">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w:t>
      </w:r>
      <w:r>
        <w:rPr>
          <w:rFonts w:hint="eastAsia" w:ascii="Times New Roman" w:hAnsi="Times New Roman" w:cs="Times New Roman"/>
          <w:lang w:val="en-US" w:eastAsia="zh-CN"/>
        </w:rPr>
        <w:t>来源：北大法宝</w:t>
      </w:r>
      <w:r>
        <w:rPr>
          <w:rFonts w:hint="default" w:ascii="Times New Roman" w:hAnsi="Times New Roman" w:cs="Times New Roman" w:eastAsiaTheme="minorEastAsia"/>
        </w:rPr>
        <w:t>。</w:t>
      </w:r>
    </w:p>
  </w:footnote>
  <w:footnote w:id="8">
    <w:p w14:paraId="3A0C9000">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于轩：《离线权的制度规制》，载《人权法学》2025年第4期。</w:t>
      </w:r>
    </w:p>
  </w:footnote>
  <w:footnote w:id="9">
    <w:p w14:paraId="5C3A6AF0">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睦邻企业管理服务（北京）有限公司等劳动争议案</w:t>
      </w:r>
      <w:r>
        <w:rPr>
          <w:rFonts w:hint="eastAsia" w:ascii="Times New Roman" w:hAnsi="Times New Roman" w:cs="Times New Roman"/>
          <w:lang w:eastAsia="zh-CN"/>
        </w:rPr>
        <w:t>，</w:t>
      </w:r>
      <w:r>
        <w:rPr>
          <w:rFonts w:hint="default" w:ascii="Times New Roman" w:hAnsi="Times New Roman" w:cs="Times New Roman" w:eastAsiaTheme="minorEastAsia"/>
        </w:rPr>
        <w:t>北京市第三中级人民法院(2023)京03民终11529号</w:t>
      </w:r>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bookmarkStart w:id="0" w:name="OLE_LINK1"/>
      <w:r>
        <w:rPr>
          <w:rFonts w:hint="default" w:ascii="Times New Roman" w:hAnsi="Times New Roman" w:cs="Times New Roman" w:eastAsiaTheme="minorEastAsia"/>
        </w:rPr>
        <w:t>胡蓉与上海百安居装饰工程有限公司劳动合同纠纷案</w:t>
      </w:r>
      <w:r>
        <w:rPr>
          <w:rFonts w:hint="eastAsia" w:ascii="Times New Roman" w:hAnsi="Times New Roman" w:cs="Times New Roman"/>
          <w:lang w:eastAsia="zh-CN"/>
        </w:rPr>
        <w:t>，</w:t>
      </w:r>
      <w:r>
        <w:rPr>
          <w:rFonts w:hint="default" w:ascii="Times New Roman" w:hAnsi="Times New Roman" w:cs="Times New Roman" w:eastAsiaTheme="minorEastAsia"/>
        </w:rPr>
        <w:t>上海市宝山区人民法院(2023)沪0113民初11647号</w:t>
      </w:r>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p>
    <w:bookmarkEnd w:id="0"/>
  </w:footnote>
  <w:footnote w:id="10">
    <w:p w14:paraId="2CE447D6">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徐晓敏与重庆康诚网络科技有限公司追索劳动报酬纠纷案</w:t>
      </w:r>
      <w:r>
        <w:rPr>
          <w:rFonts w:hint="eastAsia" w:ascii="Times New Roman" w:hAnsi="Times New Roman" w:cs="Times New Roman"/>
          <w:lang w:eastAsia="zh-CN"/>
        </w:rPr>
        <w:t>，</w:t>
      </w:r>
      <w:r>
        <w:rPr>
          <w:rFonts w:hint="default" w:ascii="Times New Roman" w:hAnsi="Times New Roman" w:cs="Times New Roman" w:eastAsiaTheme="minorEastAsia"/>
        </w:rPr>
        <w:t>重庆市九龙坡区人民法院(2020)渝0107民初19651号</w:t>
      </w:r>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p>
  </w:footnote>
  <w:footnote w:id="11">
    <w:p w14:paraId="2860F536">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蒋某、广州证卡科技有限公司劳动争议案</w:t>
      </w:r>
      <w:r>
        <w:rPr>
          <w:rFonts w:hint="eastAsia" w:ascii="Times New Roman" w:hAnsi="Times New Roman" w:cs="Times New Roman"/>
          <w:lang w:eastAsia="zh-CN"/>
        </w:rPr>
        <w:t>，</w:t>
      </w:r>
      <w:r>
        <w:rPr>
          <w:rFonts w:hint="default" w:ascii="Times New Roman" w:hAnsi="Times New Roman" w:cs="Times New Roman" w:eastAsiaTheme="minorEastAsia"/>
        </w:rPr>
        <w:t>广东省广州市中级人民法院(2023)粤01民终17254号</w:t>
      </w:r>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p>
  </w:footnote>
  <w:footnote w:id="12">
    <w:p w14:paraId="4F021D28">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来源：北大法宝。</w:t>
      </w:r>
    </w:p>
  </w:footnote>
  <w:footnote w:id="13">
    <w:p w14:paraId="56D95A1E">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高建东：《论隐性加班及其法律规制》，载《中国劳动关系学院学报》2022年第2期。</w:t>
      </w:r>
    </w:p>
  </w:footnote>
  <w:footnote w:id="14">
    <w:p w14:paraId="04B5E9C0">
      <w:pPr>
        <w:pStyle w:val="6"/>
        <w:wordWrap w:val="0"/>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张军：《最高人民法院工作报告》，http://gongbao.court.gov.cn/Details/91879661d9288abc72798a23b1ecec.html，2024年3月8日。</w:t>
      </w:r>
    </w:p>
  </w:footnote>
  <w:footnote w:id="15">
    <w:p w14:paraId="2FC912C4">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艾琳、于轩：《新就业形态下劳动者休息权的实现路径》，载《学术与探索》2023年第12期。</w:t>
      </w:r>
    </w:p>
  </w:footnote>
  <w:footnote w:id="16">
    <w:p w14:paraId="543CD37D">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胡蓉与上海百安居装饰工程有限公司劳动合同纠纷案</w:t>
      </w:r>
      <w:r>
        <w:rPr>
          <w:rFonts w:hint="eastAsia" w:ascii="Times New Roman" w:hAnsi="Times New Roman" w:cs="Times New Roman"/>
          <w:lang w:eastAsia="zh-CN"/>
        </w:rPr>
        <w:t>，</w:t>
      </w:r>
      <w:r>
        <w:rPr>
          <w:rFonts w:hint="default" w:ascii="Times New Roman" w:hAnsi="Times New Roman" w:cs="Times New Roman" w:eastAsiaTheme="minorEastAsia"/>
        </w:rPr>
        <w:t>上海市宝山区人民法院(2023)沪0113民初11647号</w:t>
      </w:r>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p>
  </w:footnote>
  <w:footnote w:id="17">
    <w:p w14:paraId="5A25B998">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王健：《必要的消失</w:t>
      </w:r>
      <w:ins w:id="0" w:author="王cc" w:date="2026-04-19T23:28:36Z">
        <w:r>
          <w:rPr>
            <w:rFonts w:hint="eastAsia" w:ascii="Times New Roman" w:hAnsi="Times New Roman" w:cs="Times New Roman"/>
            <w:lang w:eastAsia="zh-CN"/>
          </w:rPr>
          <w:t>：</w:t>
        </w:r>
      </w:ins>
      <w:del w:id="1" w:author="王cc" w:date="2026-04-19T23:28:36Z">
        <w:r>
          <w:rPr>
            <w:rFonts w:hint="default" w:ascii="Times New Roman" w:hAnsi="Times New Roman" w:cs="Times New Roman" w:eastAsiaTheme="minorEastAsia"/>
          </w:rPr>
          <w:delText>:</w:delText>
        </w:r>
      </w:del>
      <w:r>
        <w:rPr>
          <w:rFonts w:hint="default" w:ascii="Times New Roman" w:hAnsi="Times New Roman" w:cs="Times New Roman" w:eastAsiaTheme="minorEastAsia"/>
        </w:rPr>
        <w:t>论劳动者的离线权》，载《上海交通大学学报（哲学社会科学版）》2023年第6期。</w:t>
      </w:r>
    </w:p>
  </w:footnote>
  <w:footnote w:id="18">
    <w:p w14:paraId="7F88E094">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岳某与某科技公司劳动争议案</w:t>
      </w:r>
      <w:r>
        <w:rPr>
          <w:rFonts w:hint="eastAsia" w:ascii="Times New Roman" w:hAnsi="Times New Roman" w:cs="Times New Roman"/>
          <w:lang w:eastAsia="zh-CN"/>
        </w:rPr>
        <w:t>，</w:t>
      </w:r>
      <w:r>
        <w:rPr>
          <w:rFonts w:hint="default" w:ascii="Times New Roman" w:hAnsi="Times New Roman" w:cs="Times New Roman" w:eastAsiaTheme="minorEastAsia"/>
        </w:rPr>
        <w:t>北京市朝阳区人民法院(2021)京0105民初67474号</w:t>
      </w:r>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p>
  </w:footnote>
  <w:footnote w:id="19">
    <w:p w14:paraId="274E7996">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天津某甲公司与张某甲劳动争议案</w:t>
      </w:r>
      <w:r>
        <w:rPr>
          <w:rFonts w:hint="eastAsia" w:ascii="Times New Roman" w:hAnsi="Times New Roman" w:cs="Times New Roman"/>
          <w:lang w:eastAsia="zh-CN"/>
        </w:rPr>
        <w:t>，</w:t>
      </w:r>
      <w:r>
        <w:rPr>
          <w:rFonts w:hint="default" w:ascii="Times New Roman" w:hAnsi="Times New Roman" w:cs="Times New Roman" w:eastAsiaTheme="minorEastAsia"/>
        </w:rPr>
        <w:t>天津市第二中级人民法院(2025)津02民终2873号</w:t>
      </w:r>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p>
  </w:footnote>
  <w:footnote w:id="20">
    <w:p w14:paraId="45FDD4F2">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辽宁屹航实业有限公司、中智经济技术合作股份有限公司与王勇吉劳动争议案</w:t>
      </w:r>
      <w:r>
        <w:rPr>
          <w:rFonts w:hint="eastAsia" w:ascii="Times New Roman" w:hAnsi="Times New Roman" w:cs="Times New Roman"/>
          <w:lang w:eastAsia="zh-CN"/>
        </w:rPr>
        <w:t>，</w:t>
      </w:r>
      <w:r>
        <w:rPr>
          <w:rFonts w:hint="default" w:ascii="Times New Roman" w:hAnsi="Times New Roman" w:cs="Times New Roman" w:eastAsiaTheme="minorEastAsia"/>
        </w:rPr>
        <w:t>辽宁省营口市中级人民法院(2023)辽08民终2983号</w:t>
      </w:r>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p>
  </w:footnote>
  <w:footnote w:id="21">
    <w:p w14:paraId="40E4832B">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陈靖远：《自主性劳动者标准工时适用除外及其限制》，载《法学》2021年第11期。</w:t>
      </w:r>
    </w:p>
  </w:footnote>
  <w:footnote w:id="22">
    <w:p w14:paraId="09966AAB">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余俐桦：《“自愿加班”情形下加班认定标准的反思与完善——“用人单位安排”的形式审查与实质审查》，载《工会理论研究》2023年第2期。</w:t>
      </w:r>
    </w:p>
  </w:footnote>
  <w:footnote w:id="23">
    <w:p w14:paraId="74FE9780">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睦邻企业管理服务（北京）有限公司等劳动争议案</w:t>
      </w:r>
      <w:r>
        <w:rPr>
          <w:rFonts w:hint="eastAsia" w:ascii="Times New Roman" w:hAnsi="Times New Roman" w:cs="Times New Roman"/>
          <w:lang w:eastAsia="zh-CN"/>
        </w:rPr>
        <w:t>，</w:t>
      </w:r>
      <w:r>
        <w:rPr>
          <w:rFonts w:hint="default" w:ascii="Times New Roman" w:hAnsi="Times New Roman" w:cs="Times New Roman" w:eastAsiaTheme="minorEastAsia"/>
        </w:rPr>
        <w:t>北京</w:t>
      </w:r>
      <w:ins w:id="2" w:author="王cc" w:date="2026-04-19T23:26:41Z">
        <w:r>
          <w:rPr>
            <w:rFonts w:hint="eastAsia" w:ascii="Times New Roman" w:hAnsi="Times New Roman" w:cs="Times New Roman"/>
            <w:lang w:val="en-US" w:eastAsia="zh-CN"/>
          </w:rPr>
          <w:t>市</w:t>
        </w:r>
      </w:ins>
      <w:r>
        <w:rPr>
          <w:rFonts w:hint="default" w:ascii="Times New Roman" w:hAnsi="Times New Roman" w:cs="Times New Roman" w:eastAsiaTheme="minorEastAsia"/>
        </w:rPr>
        <w:t>第三中级人民法院(2023)京03民终11529号。</w:t>
      </w:r>
    </w:p>
  </w:footnote>
  <w:footnote w:id="24">
    <w:p w14:paraId="6008EBD5">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梁亮、汪子元：《隐形加班</w:t>
      </w:r>
      <w:ins w:id="3" w:author="王cc" w:date="2026-04-19T23:10:38Z">
        <w:r>
          <w:rPr>
            <w:rFonts w:hint="eastAsia" w:ascii="Times New Roman" w:hAnsi="Times New Roman" w:cs="Times New Roman"/>
            <w:lang w:eastAsia="zh-CN"/>
          </w:rPr>
          <w:t>：</w:t>
        </w:r>
      </w:ins>
      <w:del w:id="4" w:author="王cc" w:date="2026-04-19T23:10:37Z">
        <w:r>
          <w:rPr>
            <w:rFonts w:hint="default" w:ascii="Times New Roman" w:hAnsi="Times New Roman" w:cs="Times New Roman" w:eastAsiaTheme="minorEastAsia"/>
          </w:rPr>
          <w:delText>:</w:delText>
        </w:r>
      </w:del>
      <w:r>
        <w:rPr>
          <w:rFonts w:hint="default" w:ascii="Times New Roman" w:hAnsi="Times New Roman" w:cs="Times New Roman" w:eastAsiaTheme="minorEastAsia"/>
        </w:rPr>
        <w:t>数字时代劳动权益保障的司法突破与制度重构》，载《劳动经济》2025年第4期。</w:t>
      </w:r>
    </w:p>
  </w:footnote>
  <w:footnote w:id="25">
    <w:p w14:paraId="5DEBFE80">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w:t>
      </w:r>
      <w:bookmarkStart w:id="1" w:name="OLE_LINK2"/>
      <w:r>
        <w:rPr>
          <w:rFonts w:hint="default" w:ascii="Times New Roman" w:hAnsi="Times New Roman" w:cs="Times New Roman" w:eastAsiaTheme="minorEastAsia"/>
        </w:rPr>
        <w:t>某门诊部等与某公司1劳动争议案</w:t>
      </w:r>
      <w:r>
        <w:rPr>
          <w:rFonts w:hint="eastAsia" w:ascii="Times New Roman" w:hAnsi="Times New Roman" w:cs="Times New Roman"/>
          <w:lang w:eastAsia="zh-CN"/>
        </w:rPr>
        <w:t>，</w:t>
      </w:r>
      <w:r>
        <w:rPr>
          <w:rFonts w:hint="default" w:ascii="Times New Roman" w:hAnsi="Times New Roman" w:cs="Times New Roman" w:eastAsiaTheme="minorEastAsia"/>
        </w:rPr>
        <w:t>北京市第一中级人民法院(2024)京01民终12507号</w:t>
      </w:r>
      <w:bookmarkEnd w:id="1"/>
      <w:r>
        <w:rPr>
          <w:rFonts w:hint="eastAsia" w:ascii="Times New Roman" w:hAnsi="Times New Roman" w:cs="Times New Roman"/>
          <w:lang w:val="en-US" w:eastAsia="zh-CN"/>
        </w:rPr>
        <w:t>民事判决书</w:t>
      </w:r>
      <w:r>
        <w:rPr>
          <w:rFonts w:hint="default" w:ascii="Times New Roman" w:hAnsi="Times New Roman" w:cs="Times New Roman" w:eastAsiaTheme="minorEastAsia"/>
        </w:rPr>
        <w:t>。</w:t>
      </w:r>
    </w:p>
  </w:footnote>
  <w:footnote w:id="26">
    <w:p w14:paraId="5D4F5145">
      <w:pPr>
        <w:pStyle w:val="6"/>
        <w:wordWrap w:val="0"/>
        <w:rPr>
          <w:rFonts w:hint="default" w:ascii="Times New Roman" w:hAnsi="Times New Roman" w:cs="Times New Roman" w:eastAsiaTheme="minorEastAsia"/>
          <w:lang w:val="en-US" w:eastAsia="zh-CN"/>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杨名：《数字时代“隐形加班”的认定标准》，载</w:t>
      </w:r>
      <w:r>
        <w:rPr>
          <w:rFonts w:hint="eastAsia" w:ascii="Times New Roman" w:hAnsi="Times New Roman" w:cs="Times New Roman"/>
          <w:lang w:val="en-US" w:eastAsia="zh-CN"/>
        </w:rPr>
        <w:t>微信公众号“法律适用”</w:t>
      </w:r>
      <w:r>
        <w:rPr>
          <w:rFonts w:hint="default" w:ascii="Times New Roman" w:hAnsi="Times New Roman" w:cs="Times New Roman" w:eastAsiaTheme="minorEastAsia"/>
        </w:rPr>
        <w:t>，</w:t>
      </w:r>
      <w:r>
        <w:rPr>
          <w:rFonts w:hint="eastAsia" w:ascii="Times New Roman" w:hAnsi="Times New Roman" w:cs="Times New Roman"/>
          <w:lang w:val="en-US" w:eastAsia="zh-CN"/>
        </w:rPr>
        <w:t>2025年6月30日。</w:t>
      </w:r>
    </w:p>
  </w:footnote>
  <w:footnote w:id="27">
    <w:p w14:paraId="2E4F29D3">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沈建峰：《工作时间内涵的功能主义解构与范畴确定》，载《清华法学》2025年第1期。</w:t>
      </w:r>
    </w:p>
  </w:footnote>
  <w:footnote w:id="28">
    <w:p w14:paraId="3E3A5792">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如(2020)沪01民终12597号、(2021)京0108民初60481号、(2023)湘0121民初9763号、(2024)鄂0105民初1940号等案件，法院均以“劳动合同中明确约定，若需加班需告知公司并经批准，未经审批自行加班则不视为加班”为由直接认定不构成加班。</w:t>
      </w:r>
    </w:p>
  </w:footnote>
  <w:footnote w:id="29">
    <w:p w14:paraId="24F68213">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余俐桦：《“自愿加班”情形下加班认定标准的反思与完善——“用人单位安排”的形式审查与实质审查》，载《工会理论研究》2023年第2期。</w:t>
      </w:r>
    </w:p>
  </w:footnote>
  <w:footnote w:id="30">
    <w:p w14:paraId="50EFC53A">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余俐桦：《“自愿加班”情形下加班认定标准的反思与完善——“用人单位安排”的形式审查与实质审查》，载《工会理论研究》2023年第2期。</w:t>
      </w:r>
    </w:p>
  </w:footnote>
  <w:footnote w:id="31">
    <w:p w14:paraId="216B43E6">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梁亮、汪子元：《隐形加班：数字时代劳动权益保障的司法突破与制度重构》，载《中国劳动》2025年第4期。</w:t>
      </w:r>
    </w:p>
  </w:footnote>
  <w:footnote w:id="32">
    <w:p w14:paraId="60152AE9">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但召文、苏民益：《劳动争议案件举证责任探讨》，载《法学评论》1996年第1期。</w:t>
      </w:r>
    </w:p>
  </w:footnote>
  <w:footnote w:id="33">
    <w:p w14:paraId="04ABB9EB">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魏月霞、白莹：《我国劳动争议处理制度的完善》，载《天津市工会管理干部学院学报》2022年第3期。</w:t>
      </w:r>
    </w:p>
  </w:footnote>
  <w:footnote w:id="34">
    <w:p w14:paraId="255A5016">
      <w:pPr>
        <w:pStyle w:val="6"/>
        <w:rPr>
          <w:rFonts w:hint="eastAsia" w:ascii="Times New Roman" w:hAnsi="Times New Roman" w:cs="Times New Roman" w:eastAsiaTheme="minorEastAsia"/>
          <w:lang w:eastAsia="zh-CN"/>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梁栋：《离线权的教义阐释与规范构造》，载《法律方法》2023年第4期</w:t>
      </w:r>
      <w:r>
        <w:rPr>
          <w:rFonts w:hint="eastAsia" w:ascii="Times New Roman" w:hAnsi="Times New Roman" w:cs="Times New Roman"/>
          <w:lang w:eastAsia="zh-CN"/>
        </w:rPr>
        <w:t>。</w:t>
      </w:r>
    </w:p>
  </w:footnote>
  <w:footnote w:id="35">
    <w:p w14:paraId="017099E4">
      <w:pPr>
        <w:pStyle w:val="6"/>
        <w:ind w:left="180" w:hanging="180" w:hangingChars="100"/>
        <w:rPr>
          <w:rFonts w:hint="default" w:ascii="Times New Roman" w:hAnsi="Times New Roman" w:cs="Times New Roman" w:eastAsiaTheme="minorEastAsia"/>
          <w:lang w:val="en-US" w:eastAsia="zh-CN"/>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Gabrielle Golding: </w:t>
      </w:r>
      <w:r>
        <w:rPr>
          <w:rFonts w:hint="default" w:ascii="Times New Roman" w:hAnsi="Times New Roman" w:cs="Times New Roman" w:eastAsiaTheme="minorEastAsia"/>
          <w:i/>
          <w:iCs/>
        </w:rPr>
        <w:t>The Right to Disconnect in Australia: Creating Space for a New Term Implied by Law</w:t>
      </w:r>
      <w:r>
        <w:rPr>
          <w:rFonts w:hint="default" w:ascii="Times New Roman" w:hAnsi="Times New Roman" w:cs="Times New Roman" w:eastAsiaTheme="minorEastAsia"/>
        </w:rPr>
        <w:t>, UNSW Law Journal, Volume 46(2).</w:t>
      </w:r>
      <w:r>
        <w:rPr>
          <w:rFonts w:hint="eastAsia" w:ascii="Times New Roman" w:hAnsi="Times New Roman" w:cs="Times New Roman"/>
          <w:lang w:val="en-US" w:eastAsia="zh-CN"/>
        </w:rPr>
        <w:t>728-757 (2023).</w:t>
      </w:r>
    </w:p>
  </w:footnote>
  <w:footnote w:id="36">
    <w:p w14:paraId="79576798">
      <w:pPr>
        <w:pStyle w:val="6"/>
        <w:rPr>
          <w:rFonts w:hint="default" w:ascii="Times New Roman" w:hAnsi="Times New Roman" w:cs="Times New Roman" w:eastAsiaTheme="minorEastAsia"/>
          <w:lang w:val="en-US" w:eastAsia="zh-CN"/>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Paul M. Secunda: </w:t>
      </w:r>
      <w:r>
        <w:rPr>
          <w:rFonts w:hint="default" w:ascii="Times New Roman" w:hAnsi="Times New Roman" w:cs="Times New Roman" w:eastAsiaTheme="minorEastAsia"/>
          <w:i/>
          <w:iCs/>
        </w:rPr>
        <w:t>The Employee Right to Disconnect</w:t>
      </w:r>
      <w:r>
        <w:rPr>
          <w:rFonts w:hint="default" w:ascii="Times New Roman" w:hAnsi="Times New Roman" w:cs="Times New Roman" w:eastAsiaTheme="minorEastAsia"/>
        </w:rPr>
        <w:t>, NOTRE DAME J. INT'L &amp; COMp. L,Vol9:1.</w:t>
      </w:r>
      <w:r>
        <w:rPr>
          <w:rFonts w:hint="eastAsia" w:ascii="Times New Roman" w:hAnsi="Times New Roman" w:cs="Times New Roman"/>
          <w:lang w:val="en-US" w:eastAsia="zh-CN"/>
        </w:rPr>
        <w:t>1-39 (2019).</w:t>
      </w:r>
    </w:p>
  </w:footnote>
  <w:footnote w:id="37">
    <w:p w14:paraId="1636D097">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谢增毅：《离线权的法律属性与规则建构》，载《政治与法律》2022年第11期。</w:t>
      </w:r>
    </w:p>
  </w:footnote>
  <w:footnote w:id="38">
    <w:p w14:paraId="2B1B5D18">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雷磊：《法律规则的逻辑结构》，载《法学研究》2013年第1期。</w:t>
      </w:r>
    </w:p>
  </w:footnote>
  <w:footnote w:id="39">
    <w:p w14:paraId="127A6AE9">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崔昳萱：《数字时代劳动者离线权的保障进路与制度构建》，载《工会理论研究(上海工会管理职业学院学报)》2024年第3期，第57-58页。</w:t>
      </w:r>
    </w:p>
  </w:footnote>
  <w:footnote w:id="40">
    <w:p w14:paraId="53AC20B0">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w:t>
      </w:r>
      <w:r>
        <w:rPr>
          <w:rFonts w:hint="default" w:ascii="Times New Roman" w:hAnsi="Times New Roman" w:cs="Times New Roman" w:eastAsiaTheme="minorEastAsia"/>
          <w:i/>
          <w:iCs/>
        </w:rPr>
        <w:t>The right to disconnect</w:t>
      </w:r>
      <w:r>
        <w:rPr>
          <w:rFonts w:hint="default" w:ascii="Times New Roman" w:hAnsi="Times New Roman" w:cs="Times New Roman" w:eastAsiaTheme="minorEastAsia"/>
        </w:rPr>
        <w:t>(22): Member States should ensure employers set up an objective, reliable and accessible system enabling the duration of time worked each day by each worker to be measured, in accordance with the case-law of the CJEU, in particular its judgment of 14 May 2019, Federación de Servicios de Comisiones Obreras (CCOO), C-55/18 ( 18 ).</w:t>
      </w:r>
    </w:p>
  </w:footnote>
  <w:footnote w:id="41">
    <w:p w14:paraId="49B8755A">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陈伟芳与北京正大蛋业有限公司劳动争议案</w:t>
      </w:r>
      <w:r>
        <w:rPr>
          <w:rFonts w:hint="eastAsia" w:ascii="Times New Roman" w:hAnsi="Times New Roman" w:cs="Times New Roman"/>
          <w:lang w:eastAsia="zh-CN"/>
        </w:rPr>
        <w:t>，</w:t>
      </w:r>
      <w:r>
        <w:rPr>
          <w:rFonts w:hint="default" w:ascii="Times New Roman" w:hAnsi="Times New Roman" w:cs="Times New Roman" w:eastAsiaTheme="minorEastAsia"/>
        </w:rPr>
        <w:t>北京市朝阳区人民法院</w:t>
      </w:r>
      <w:bookmarkStart w:id="2" w:name="OLE_LINK3"/>
      <w:r>
        <w:rPr>
          <w:rFonts w:hint="default" w:ascii="Times New Roman" w:hAnsi="Times New Roman" w:cs="Times New Roman" w:eastAsiaTheme="minorEastAsia"/>
        </w:rPr>
        <w:t>(2021)京0105民初1853</w:t>
      </w:r>
      <w:bookmarkEnd w:id="2"/>
      <w:r>
        <w:rPr>
          <w:rFonts w:hint="eastAsia" w:ascii="Times New Roman" w:hAnsi="Times New Roman" w:cs="Times New Roman"/>
          <w:lang w:val="en-US" w:eastAsia="zh-CN"/>
        </w:rPr>
        <w:t>号民事判决书</w:t>
      </w:r>
      <w:r>
        <w:rPr>
          <w:rFonts w:hint="default" w:ascii="Times New Roman" w:hAnsi="Times New Roman" w:cs="Times New Roman" w:eastAsiaTheme="minorEastAsia"/>
        </w:rPr>
        <w:t>。</w:t>
      </w:r>
    </w:p>
  </w:footnote>
  <w:footnote w:id="42">
    <w:p w14:paraId="339B5174">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邹开亮</w:t>
      </w:r>
      <w:r>
        <w:rPr>
          <w:rFonts w:hint="eastAsia" w:ascii="Times New Roman" w:hAnsi="Times New Roman" w:cs="Times New Roman"/>
          <w:lang w:eastAsia="zh-CN"/>
        </w:rPr>
        <w:t>、</w:t>
      </w:r>
      <w:r>
        <w:rPr>
          <w:rFonts w:hint="default" w:ascii="Times New Roman" w:hAnsi="Times New Roman" w:cs="Times New Roman" w:eastAsiaTheme="minorEastAsia"/>
        </w:rPr>
        <w:t>徐家美：《数字化时代劳动者隐形加班的法律规制研究》，载《内江师范学院学报》2025年第5期。</w:t>
      </w:r>
    </w:p>
  </w:footnote>
  <w:footnote w:id="43">
    <w:p w14:paraId="0313A0AD">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梁亮</w:t>
      </w:r>
      <w:r>
        <w:rPr>
          <w:rFonts w:hint="eastAsia" w:ascii="Times New Roman" w:hAnsi="Times New Roman" w:cs="Times New Roman"/>
          <w:lang w:eastAsia="zh-CN"/>
        </w:rPr>
        <w:t>、</w:t>
      </w:r>
      <w:r>
        <w:rPr>
          <w:rFonts w:hint="default" w:ascii="Times New Roman" w:hAnsi="Times New Roman" w:cs="Times New Roman" w:eastAsiaTheme="minorEastAsia"/>
        </w:rPr>
        <w:t>汪子元：《隐形加班：数字时代劳动权益保障的司法突破与制度重构》，载《劳动经济》2025年4月。</w:t>
      </w:r>
    </w:p>
  </w:footnote>
  <w:footnote w:id="44">
    <w:p w14:paraId="068B87A4">
      <w:pPr>
        <w:pStyle w:val="6"/>
        <w:rPr>
          <w:rFonts w:hint="default" w:ascii="Times New Roman" w:hAnsi="Times New Roman" w:cs="Times New Roman" w:eastAsiaTheme="minorEastAsia"/>
        </w:rPr>
      </w:pPr>
      <w:r>
        <w:rPr>
          <w:rStyle w:val="10"/>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日本《劳动基准法》第37条和第119条。</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AB02A"/>
    <w:multiLevelType w:val="singleLevel"/>
    <w:tmpl w:val="82FAB02A"/>
    <w:lvl w:ilvl="0" w:tentative="0">
      <w:start w:val="1"/>
      <w:numFmt w:val="chineseCounting"/>
      <w:suff w:val="nothing"/>
      <w:lvlText w:val="（%1）"/>
      <w:lvlJc w:val="left"/>
      <w:rPr>
        <w:rFonts w:hint="eastAsia"/>
      </w:rPr>
    </w:lvl>
  </w:abstractNum>
  <w:abstractNum w:abstractNumId="1">
    <w:nsid w:val="881880B8"/>
    <w:multiLevelType w:val="singleLevel"/>
    <w:tmpl w:val="881880B8"/>
    <w:lvl w:ilvl="0" w:tentative="0">
      <w:start w:val="1"/>
      <w:numFmt w:val="chineseCounting"/>
      <w:pStyle w:val="13"/>
      <w:suff w:val="nothing"/>
      <w:lvlText w:val="（%1）"/>
      <w:lvlJc w:val="left"/>
      <w:rPr>
        <w:rFonts w:hint="eastAsia"/>
      </w:rPr>
    </w:lvl>
  </w:abstractNum>
  <w:abstractNum w:abstractNumId="2">
    <w:nsid w:val="AD9DF153"/>
    <w:multiLevelType w:val="singleLevel"/>
    <w:tmpl w:val="AD9DF153"/>
    <w:lvl w:ilvl="0" w:tentative="0">
      <w:start w:val="1"/>
      <w:numFmt w:val="decimal"/>
      <w:suff w:val="space"/>
      <w:lvlText w:val="%1."/>
      <w:lvlJc w:val="left"/>
    </w:lvl>
  </w:abstractNum>
  <w:abstractNum w:abstractNumId="3">
    <w:nsid w:val="E1D397BC"/>
    <w:multiLevelType w:val="singleLevel"/>
    <w:tmpl w:val="E1D397BC"/>
    <w:lvl w:ilvl="0" w:tentative="0">
      <w:start w:val="1"/>
      <w:numFmt w:val="decimal"/>
      <w:suff w:val="nothing"/>
      <w:lvlText w:val="（%1）"/>
      <w:lvlJc w:val="left"/>
    </w:lvl>
  </w:abstractNum>
  <w:abstractNum w:abstractNumId="4">
    <w:nsid w:val="FE941DD1"/>
    <w:multiLevelType w:val="singleLevel"/>
    <w:tmpl w:val="FE941DD1"/>
    <w:lvl w:ilvl="0" w:tentative="0">
      <w:start w:val="1"/>
      <w:numFmt w:val="decimal"/>
      <w:suff w:val="space"/>
      <w:lvlText w:val="%1."/>
      <w:lvlJc w:val="left"/>
    </w:lvl>
  </w:abstractNum>
  <w:abstractNum w:abstractNumId="5">
    <w:nsid w:val="4F3113EB"/>
    <w:multiLevelType w:val="singleLevel"/>
    <w:tmpl w:val="4F3113EB"/>
    <w:lvl w:ilvl="0" w:tentative="0">
      <w:start w:val="1"/>
      <w:numFmt w:val="chineseCounting"/>
      <w:pStyle w:val="12"/>
      <w:suff w:val="nothing"/>
      <w:lvlText w:val="%1、"/>
      <w:lvlJc w:val="left"/>
      <w:rPr>
        <w:rFonts w:hint="eastAsia"/>
      </w:rPr>
    </w:lvl>
  </w:abstractNum>
  <w:num w:numId="1">
    <w:abstractNumId w:val="5"/>
  </w:num>
  <w:num w:numId="2">
    <w:abstractNumId w:val="1"/>
  </w:num>
  <w:num w:numId="3">
    <w:abstractNumId w:val="0"/>
  </w:num>
  <w:num w:numId="4">
    <w:abstractNumId w:val="4"/>
  </w:num>
  <w:num w:numId="5">
    <w:abstractNumId w:val="3"/>
  </w:num>
  <w:num w:numId="6">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cc">
    <w15:presenceInfo w15:providerId="WPS Office" w15:userId="4759728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trackRevisions w:val="1"/>
  <w:documentProtection w:enforcement="0"/>
  <w:defaultTabStop w:val="0"/>
  <w:drawingGridVerticalSpacing w:val="156"/>
  <w:noPunctuationKerning w:val="1"/>
  <w:characterSpacingControl w:val="compressPunctuation"/>
  <w:footnotePr>
    <w:numFmt w:val="decimalEnclosedCircleChinese"/>
    <w:numRestart w:val="eachPage"/>
    <w:footnote w:id="90"/>
    <w:footnote w:id="91"/>
  </w:foot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4046D1"/>
    <w:rsid w:val="00044A90"/>
    <w:rsid w:val="001D2BBC"/>
    <w:rsid w:val="003255C2"/>
    <w:rsid w:val="003A2485"/>
    <w:rsid w:val="003A68CF"/>
    <w:rsid w:val="004630B9"/>
    <w:rsid w:val="004D38BF"/>
    <w:rsid w:val="00A6733B"/>
    <w:rsid w:val="00AC0AC8"/>
    <w:rsid w:val="00BC4604"/>
    <w:rsid w:val="00D24B60"/>
    <w:rsid w:val="01AD630C"/>
    <w:rsid w:val="02072424"/>
    <w:rsid w:val="022F5B38"/>
    <w:rsid w:val="02427087"/>
    <w:rsid w:val="02BC2AF0"/>
    <w:rsid w:val="02E30BD2"/>
    <w:rsid w:val="039424E1"/>
    <w:rsid w:val="03A246AB"/>
    <w:rsid w:val="03A53F13"/>
    <w:rsid w:val="041D7930"/>
    <w:rsid w:val="043C03E7"/>
    <w:rsid w:val="047B1685"/>
    <w:rsid w:val="04BB5F5A"/>
    <w:rsid w:val="05593235"/>
    <w:rsid w:val="05D9317F"/>
    <w:rsid w:val="06134081"/>
    <w:rsid w:val="07882F0D"/>
    <w:rsid w:val="08216D90"/>
    <w:rsid w:val="08801F11"/>
    <w:rsid w:val="088D6121"/>
    <w:rsid w:val="08B11961"/>
    <w:rsid w:val="08E40C66"/>
    <w:rsid w:val="091E2893"/>
    <w:rsid w:val="098E283A"/>
    <w:rsid w:val="09973CB8"/>
    <w:rsid w:val="09AF4E6D"/>
    <w:rsid w:val="09CE2BDA"/>
    <w:rsid w:val="09EC7CF7"/>
    <w:rsid w:val="0A323B2E"/>
    <w:rsid w:val="0A95472C"/>
    <w:rsid w:val="0AB13EC4"/>
    <w:rsid w:val="0AB6434D"/>
    <w:rsid w:val="0BB47A2E"/>
    <w:rsid w:val="0BEC3B37"/>
    <w:rsid w:val="0C69419C"/>
    <w:rsid w:val="0C7671DB"/>
    <w:rsid w:val="0D6F3FA1"/>
    <w:rsid w:val="0DAF1339"/>
    <w:rsid w:val="0DD079E5"/>
    <w:rsid w:val="0DD213F4"/>
    <w:rsid w:val="0DF51279"/>
    <w:rsid w:val="0EA05A47"/>
    <w:rsid w:val="0EBA7016"/>
    <w:rsid w:val="0EC138BD"/>
    <w:rsid w:val="0FB3423F"/>
    <w:rsid w:val="0FD55AEF"/>
    <w:rsid w:val="100C5514"/>
    <w:rsid w:val="103B71D2"/>
    <w:rsid w:val="104F69F1"/>
    <w:rsid w:val="10514BBE"/>
    <w:rsid w:val="10E36CE3"/>
    <w:rsid w:val="10E54BF8"/>
    <w:rsid w:val="11096556"/>
    <w:rsid w:val="115A50F8"/>
    <w:rsid w:val="11AC77D8"/>
    <w:rsid w:val="12096585"/>
    <w:rsid w:val="126219EC"/>
    <w:rsid w:val="12EA191B"/>
    <w:rsid w:val="12ED558A"/>
    <w:rsid w:val="13370326"/>
    <w:rsid w:val="13993472"/>
    <w:rsid w:val="13D533F8"/>
    <w:rsid w:val="147C54CD"/>
    <w:rsid w:val="14CB2728"/>
    <w:rsid w:val="14CF38C9"/>
    <w:rsid w:val="152F0F33"/>
    <w:rsid w:val="154761F7"/>
    <w:rsid w:val="15723396"/>
    <w:rsid w:val="158A4F69"/>
    <w:rsid w:val="15A95EB0"/>
    <w:rsid w:val="16027F55"/>
    <w:rsid w:val="163C6347"/>
    <w:rsid w:val="16AD323F"/>
    <w:rsid w:val="16C75D94"/>
    <w:rsid w:val="174757AD"/>
    <w:rsid w:val="175E72FB"/>
    <w:rsid w:val="1761511F"/>
    <w:rsid w:val="176B502D"/>
    <w:rsid w:val="17BD7F31"/>
    <w:rsid w:val="17C01934"/>
    <w:rsid w:val="17DE29CF"/>
    <w:rsid w:val="17E076D4"/>
    <w:rsid w:val="17E637DD"/>
    <w:rsid w:val="186C59CF"/>
    <w:rsid w:val="187D7B21"/>
    <w:rsid w:val="18832D06"/>
    <w:rsid w:val="18D557D8"/>
    <w:rsid w:val="18D664B2"/>
    <w:rsid w:val="19C140F7"/>
    <w:rsid w:val="1A5042D7"/>
    <w:rsid w:val="1AF30047"/>
    <w:rsid w:val="1C321806"/>
    <w:rsid w:val="1C771278"/>
    <w:rsid w:val="1CA87E05"/>
    <w:rsid w:val="1CBF6242"/>
    <w:rsid w:val="1D8054BE"/>
    <w:rsid w:val="1E9A6A82"/>
    <w:rsid w:val="1EEA1085"/>
    <w:rsid w:val="1EFF4369"/>
    <w:rsid w:val="1F5F0082"/>
    <w:rsid w:val="1F79680B"/>
    <w:rsid w:val="1F860947"/>
    <w:rsid w:val="1F95791A"/>
    <w:rsid w:val="1FE56D9C"/>
    <w:rsid w:val="1FF81F35"/>
    <w:rsid w:val="205F4190"/>
    <w:rsid w:val="20913292"/>
    <w:rsid w:val="210C132E"/>
    <w:rsid w:val="22513F70"/>
    <w:rsid w:val="22B63622"/>
    <w:rsid w:val="231E0163"/>
    <w:rsid w:val="23237DC1"/>
    <w:rsid w:val="232C70E1"/>
    <w:rsid w:val="23341A51"/>
    <w:rsid w:val="23BF66DF"/>
    <w:rsid w:val="23D96909"/>
    <w:rsid w:val="240301FA"/>
    <w:rsid w:val="241137A3"/>
    <w:rsid w:val="24A93D79"/>
    <w:rsid w:val="24B7105F"/>
    <w:rsid w:val="24E77FE8"/>
    <w:rsid w:val="25736E2C"/>
    <w:rsid w:val="2583673E"/>
    <w:rsid w:val="258D76E4"/>
    <w:rsid w:val="267F36A1"/>
    <w:rsid w:val="26F231A7"/>
    <w:rsid w:val="27270BB2"/>
    <w:rsid w:val="27DE60E5"/>
    <w:rsid w:val="285C6932"/>
    <w:rsid w:val="286F51DE"/>
    <w:rsid w:val="28B975F9"/>
    <w:rsid w:val="28CC29F5"/>
    <w:rsid w:val="28E1177A"/>
    <w:rsid w:val="28E31299"/>
    <w:rsid w:val="297815CF"/>
    <w:rsid w:val="29A71464"/>
    <w:rsid w:val="29AE588D"/>
    <w:rsid w:val="29E521D4"/>
    <w:rsid w:val="2A723BF5"/>
    <w:rsid w:val="2A863FA0"/>
    <w:rsid w:val="2AF04423"/>
    <w:rsid w:val="2B0974DF"/>
    <w:rsid w:val="2C0F53D1"/>
    <w:rsid w:val="2C576226"/>
    <w:rsid w:val="2C703C80"/>
    <w:rsid w:val="2C8A3BDC"/>
    <w:rsid w:val="2CA55FE3"/>
    <w:rsid w:val="2D354506"/>
    <w:rsid w:val="2D506AF4"/>
    <w:rsid w:val="2DD2526B"/>
    <w:rsid w:val="2DD27182"/>
    <w:rsid w:val="2DF841A7"/>
    <w:rsid w:val="2F4012D0"/>
    <w:rsid w:val="2F424C33"/>
    <w:rsid w:val="30242AB0"/>
    <w:rsid w:val="306E7ADA"/>
    <w:rsid w:val="307A32C7"/>
    <w:rsid w:val="311E4DE2"/>
    <w:rsid w:val="312316EE"/>
    <w:rsid w:val="31362F75"/>
    <w:rsid w:val="315D103E"/>
    <w:rsid w:val="316D74ED"/>
    <w:rsid w:val="317566D7"/>
    <w:rsid w:val="319D4AF2"/>
    <w:rsid w:val="32275F8A"/>
    <w:rsid w:val="32DE0735"/>
    <w:rsid w:val="334118F9"/>
    <w:rsid w:val="334578C9"/>
    <w:rsid w:val="338716D5"/>
    <w:rsid w:val="33DC7C21"/>
    <w:rsid w:val="34251768"/>
    <w:rsid w:val="342844A1"/>
    <w:rsid w:val="34E102DF"/>
    <w:rsid w:val="350839D0"/>
    <w:rsid w:val="352D08FE"/>
    <w:rsid w:val="3552614A"/>
    <w:rsid w:val="35A122BC"/>
    <w:rsid w:val="35C53271"/>
    <w:rsid w:val="35D8508A"/>
    <w:rsid w:val="35EE285E"/>
    <w:rsid w:val="36043585"/>
    <w:rsid w:val="364E02EE"/>
    <w:rsid w:val="36640C83"/>
    <w:rsid w:val="367B4BF1"/>
    <w:rsid w:val="36CE015A"/>
    <w:rsid w:val="36E87C7E"/>
    <w:rsid w:val="36EB5404"/>
    <w:rsid w:val="37092646"/>
    <w:rsid w:val="37296000"/>
    <w:rsid w:val="37931834"/>
    <w:rsid w:val="37B51754"/>
    <w:rsid w:val="37F21E53"/>
    <w:rsid w:val="38127D86"/>
    <w:rsid w:val="38D05330"/>
    <w:rsid w:val="391B778B"/>
    <w:rsid w:val="391E0EFB"/>
    <w:rsid w:val="397B378F"/>
    <w:rsid w:val="39C80D5F"/>
    <w:rsid w:val="3A540C03"/>
    <w:rsid w:val="3A543FCB"/>
    <w:rsid w:val="3A894484"/>
    <w:rsid w:val="3A8B6349"/>
    <w:rsid w:val="3B044AF5"/>
    <w:rsid w:val="3B17183C"/>
    <w:rsid w:val="3B4E056A"/>
    <w:rsid w:val="3B581B4F"/>
    <w:rsid w:val="3BC93758"/>
    <w:rsid w:val="3C136280"/>
    <w:rsid w:val="3C951883"/>
    <w:rsid w:val="3CD473EF"/>
    <w:rsid w:val="3CDD16E5"/>
    <w:rsid w:val="3D29716C"/>
    <w:rsid w:val="3D440013"/>
    <w:rsid w:val="3DC03A6C"/>
    <w:rsid w:val="3E1F64B7"/>
    <w:rsid w:val="3E806873"/>
    <w:rsid w:val="3EBF54AC"/>
    <w:rsid w:val="3ECE3661"/>
    <w:rsid w:val="3F1977D2"/>
    <w:rsid w:val="3F747E4B"/>
    <w:rsid w:val="3F817371"/>
    <w:rsid w:val="3FD9529C"/>
    <w:rsid w:val="3FED364C"/>
    <w:rsid w:val="40457A3D"/>
    <w:rsid w:val="408A43B8"/>
    <w:rsid w:val="40C53B03"/>
    <w:rsid w:val="4115178F"/>
    <w:rsid w:val="41515832"/>
    <w:rsid w:val="41752908"/>
    <w:rsid w:val="41924E00"/>
    <w:rsid w:val="41D51756"/>
    <w:rsid w:val="42532B96"/>
    <w:rsid w:val="42691DD5"/>
    <w:rsid w:val="42AB0501"/>
    <w:rsid w:val="42AE0967"/>
    <w:rsid w:val="42C9494B"/>
    <w:rsid w:val="43157F02"/>
    <w:rsid w:val="43356CD0"/>
    <w:rsid w:val="43BD301A"/>
    <w:rsid w:val="442F599A"/>
    <w:rsid w:val="4431344A"/>
    <w:rsid w:val="443D7BFB"/>
    <w:rsid w:val="444B1D12"/>
    <w:rsid w:val="449C6948"/>
    <w:rsid w:val="44AD1845"/>
    <w:rsid w:val="44C207C8"/>
    <w:rsid w:val="45517957"/>
    <w:rsid w:val="45AF639E"/>
    <w:rsid w:val="45CC241B"/>
    <w:rsid w:val="45E0253D"/>
    <w:rsid w:val="469A5BFC"/>
    <w:rsid w:val="46A0647E"/>
    <w:rsid w:val="46AE4C34"/>
    <w:rsid w:val="46BB3882"/>
    <w:rsid w:val="46BD24FC"/>
    <w:rsid w:val="46FE3980"/>
    <w:rsid w:val="472E1C64"/>
    <w:rsid w:val="477D28A6"/>
    <w:rsid w:val="479F7FF8"/>
    <w:rsid w:val="47B176D9"/>
    <w:rsid w:val="47B95060"/>
    <w:rsid w:val="47E94CFF"/>
    <w:rsid w:val="48547B99"/>
    <w:rsid w:val="4A5856FD"/>
    <w:rsid w:val="4A9A6E79"/>
    <w:rsid w:val="4B6B5CDE"/>
    <w:rsid w:val="4C17547F"/>
    <w:rsid w:val="4C4961B8"/>
    <w:rsid w:val="4C75611E"/>
    <w:rsid w:val="4C975CF6"/>
    <w:rsid w:val="4D03053F"/>
    <w:rsid w:val="4D773612"/>
    <w:rsid w:val="4D7F5EBA"/>
    <w:rsid w:val="4DCF20EF"/>
    <w:rsid w:val="4DD80F50"/>
    <w:rsid w:val="4E0D08AE"/>
    <w:rsid w:val="4E947510"/>
    <w:rsid w:val="4EBE2DC0"/>
    <w:rsid w:val="4F500960"/>
    <w:rsid w:val="4FF856E9"/>
    <w:rsid w:val="50770622"/>
    <w:rsid w:val="50950566"/>
    <w:rsid w:val="5180569C"/>
    <w:rsid w:val="51D3404F"/>
    <w:rsid w:val="534D45CE"/>
    <w:rsid w:val="53B91662"/>
    <w:rsid w:val="53BA3EEF"/>
    <w:rsid w:val="53FA7BC7"/>
    <w:rsid w:val="541177E7"/>
    <w:rsid w:val="545D60CE"/>
    <w:rsid w:val="546971D2"/>
    <w:rsid w:val="55AD5D07"/>
    <w:rsid w:val="561F68A7"/>
    <w:rsid w:val="56A82094"/>
    <w:rsid w:val="56C5698A"/>
    <w:rsid w:val="572238D6"/>
    <w:rsid w:val="573E25FA"/>
    <w:rsid w:val="573F3B14"/>
    <w:rsid w:val="57421D3F"/>
    <w:rsid w:val="57755C57"/>
    <w:rsid w:val="57782B4F"/>
    <w:rsid w:val="57B57CEA"/>
    <w:rsid w:val="57F416AE"/>
    <w:rsid w:val="58441476"/>
    <w:rsid w:val="59484994"/>
    <w:rsid w:val="595D2277"/>
    <w:rsid w:val="59B000EC"/>
    <w:rsid w:val="59D63D06"/>
    <w:rsid w:val="59FC3C55"/>
    <w:rsid w:val="5A6C6A98"/>
    <w:rsid w:val="5A8D07F6"/>
    <w:rsid w:val="5B570A44"/>
    <w:rsid w:val="5B94683A"/>
    <w:rsid w:val="5BD96663"/>
    <w:rsid w:val="5C22662A"/>
    <w:rsid w:val="5C947C44"/>
    <w:rsid w:val="5CDC1835"/>
    <w:rsid w:val="5DB46A86"/>
    <w:rsid w:val="5DDD79F0"/>
    <w:rsid w:val="5DE667EB"/>
    <w:rsid w:val="5E7A3066"/>
    <w:rsid w:val="5E8F2756"/>
    <w:rsid w:val="5EBA0C05"/>
    <w:rsid w:val="5F157B0D"/>
    <w:rsid w:val="60967E3F"/>
    <w:rsid w:val="609F1FFC"/>
    <w:rsid w:val="60D2459B"/>
    <w:rsid w:val="60EC0397"/>
    <w:rsid w:val="61822C46"/>
    <w:rsid w:val="618627DA"/>
    <w:rsid w:val="61E53845"/>
    <w:rsid w:val="624046D1"/>
    <w:rsid w:val="62414828"/>
    <w:rsid w:val="63533DB3"/>
    <w:rsid w:val="636D5D54"/>
    <w:rsid w:val="63927C34"/>
    <w:rsid w:val="63DF2395"/>
    <w:rsid w:val="640E0F9F"/>
    <w:rsid w:val="641D4907"/>
    <w:rsid w:val="64387A3D"/>
    <w:rsid w:val="643F599D"/>
    <w:rsid w:val="645F07D6"/>
    <w:rsid w:val="64A24D87"/>
    <w:rsid w:val="6543719C"/>
    <w:rsid w:val="65591A35"/>
    <w:rsid w:val="660632C2"/>
    <w:rsid w:val="66B11FE7"/>
    <w:rsid w:val="66F65AC6"/>
    <w:rsid w:val="67110746"/>
    <w:rsid w:val="671F7B81"/>
    <w:rsid w:val="673379D2"/>
    <w:rsid w:val="67415F53"/>
    <w:rsid w:val="68200DEB"/>
    <w:rsid w:val="682B437A"/>
    <w:rsid w:val="689D68F8"/>
    <w:rsid w:val="68DF52ED"/>
    <w:rsid w:val="68E965EA"/>
    <w:rsid w:val="694F41CF"/>
    <w:rsid w:val="69653029"/>
    <w:rsid w:val="69766DD4"/>
    <w:rsid w:val="697B0C8E"/>
    <w:rsid w:val="69BF23F4"/>
    <w:rsid w:val="69D0068F"/>
    <w:rsid w:val="69FE2ED1"/>
    <w:rsid w:val="6A0D7A99"/>
    <w:rsid w:val="6A8B7968"/>
    <w:rsid w:val="6AE25C95"/>
    <w:rsid w:val="6B001633"/>
    <w:rsid w:val="6B051647"/>
    <w:rsid w:val="6BAE6D7A"/>
    <w:rsid w:val="6BB34080"/>
    <w:rsid w:val="6C3C14E2"/>
    <w:rsid w:val="6CC53B46"/>
    <w:rsid w:val="6CCF7745"/>
    <w:rsid w:val="6D0F4CAD"/>
    <w:rsid w:val="6DA719FC"/>
    <w:rsid w:val="6DF866C7"/>
    <w:rsid w:val="6E70666B"/>
    <w:rsid w:val="6EFD3E31"/>
    <w:rsid w:val="6F3F605C"/>
    <w:rsid w:val="6FB52EB2"/>
    <w:rsid w:val="7027438D"/>
    <w:rsid w:val="70CE007A"/>
    <w:rsid w:val="71556038"/>
    <w:rsid w:val="71AF77A4"/>
    <w:rsid w:val="71B3533E"/>
    <w:rsid w:val="71D57035"/>
    <w:rsid w:val="727345E7"/>
    <w:rsid w:val="72841E52"/>
    <w:rsid w:val="72D01542"/>
    <w:rsid w:val="72E54FCC"/>
    <w:rsid w:val="72F34C2C"/>
    <w:rsid w:val="732622F5"/>
    <w:rsid w:val="73316248"/>
    <w:rsid w:val="741C0610"/>
    <w:rsid w:val="74352C1E"/>
    <w:rsid w:val="75251779"/>
    <w:rsid w:val="7587210D"/>
    <w:rsid w:val="75C169C3"/>
    <w:rsid w:val="7654221D"/>
    <w:rsid w:val="77506110"/>
    <w:rsid w:val="780A65AC"/>
    <w:rsid w:val="78936A2D"/>
    <w:rsid w:val="78EE5112"/>
    <w:rsid w:val="79CA388B"/>
    <w:rsid w:val="79F10DB9"/>
    <w:rsid w:val="7A097368"/>
    <w:rsid w:val="7A2D114B"/>
    <w:rsid w:val="7A807855"/>
    <w:rsid w:val="7BB7094D"/>
    <w:rsid w:val="7BC0028F"/>
    <w:rsid w:val="7C5865CF"/>
    <w:rsid w:val="7CD54D39"/>
    <w:rsid w:val="7D18082D"/>
    <w:rsid w:val="7D7779F1"/>
    <w:rsid w:val="7D804597"/>
    <w:rsid w:val="7DD94029"/>
    <w:rsid w:val="7DEE0AC1"/>
    <w:rsid w:val="7EDD6F2A"/>
    <w:rsid w:val="7F3911AD"/>
    <w:rsid w:val="7FA17D92"/>
    <w:rsid w:val="7FA87CCE"/>
    <w:rsid w:val="7FAD0BBD"/>
    <w:rsid w:val="FFB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character" w:default="1" w:styleId="8">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footnote text"/>
    <w:basedOn w:val="1"/>
    <w:qFormat/>
    <w:uiPriority w:val="0"/>
    <w:pPr>
      <w:snapToGrid w:val="0"/>
      <w:jc w:val="left"/>
    </w:pPr>
    <w:rPr>
      <w:sz w:val="18"/>
    </w:rPr>
  </w:style>
  <w:style w:type="character" w:styleId="9">
    <w:name w:val="Hyperlink"/>
    <w:basedOn w:val="8"/>
    <w:qFormat/>
    <w:uiPriority w:val="0"/>
    <w:rPr>
      <w:color w:val="0000FF"/>
      <w:u w:val="single"/>
    </w:rPr>
  </w:style>
  <w:style w:type="character" w:styleId="10">
    <w:name w:val="footnote reference"/>
    <w:basedOn w:val="8"/>
    <w:qFormat/>
    <w:uiPriority w:val="0"/>
    <w:rPr>
      <w:vertAlign w:val="superscript"/>
    </w:rPr>
  </w:style>
  <w:style w:type="paragraph" w:customStyle="1" w:styleId="11">
    <w:name w:val="Revision"/>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2">
    <w:name w:val="样式1"/>
    <w:basedOn w:val="1"/>
    <w:qFormat/>
    <w:uiPriority w:val="0"/>
    <w:pPr>
      <w:numPr>
        <w:ilvl w:val="0"/>
        <w:numId w:val="1"/>
      </w:numPr>
      <w:spacing w:line="480" w:lineRule="exact"/>
      <w:jc w:val="center"/>
    </w:pPr>
    <w:rPr>
      <w:rFonts w:hint="eastAsia" w:ascii="黑体" w:hAnsi="黑体" w:eastAsia="黑体" w:cs="黑体"/>
      <w:sz w:val="28"/>
      <w:szCs w:val="28"/>
    </w:rPr>
  </w:style>
  <w:style w:type="paragraph" w:customStyle="1" w:styleId="13">
    <w:name w:val="样式2"/>
    <w:basedOn w:val="1"/>
    <w:qFormat/>
    <w:uiPriority w:val="0"/>
    <w:pPr>
      <w:numPr>
        <w:ilvl w:val="0"/>
        <w:numId w:val="2"/>
      </w:numPr>
      <w:spacing w:line="480" w:lineRule="exact"/>
      <w:ind w:firstLine="480"/>
      <w:jc w:val="left"/>
    </w:pPr>
    <w:rPr>
      <w:rFonts w:hint="eastAsia" w:ascii="黑体" w:hAnsi="黑体" w:eastAsia="黑体" w:cs="黑体"/>
      <w:sz w:val="24"/>
    </w:rPr>
  </w:style>
</w:styles>
</file>

<file path=word/_rels/document.xml.rels><?xml version="1.0" encoding="UTF-8" standalone="yes"?>
<Relationships xmlns="http://schemas.openxmlformats.org/package/2006/relationships"><Relationship Id="rId9" Type="http://schemas.openxmlformats.org/officeDocument/2006/relationships/chart" Target="charts/chart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chart" Target="charts/chart3.xml"/><Relationship Id="rId10" Type="http://schemas.openxmlformats.org/officeDocument/2006/relationships/chart" Target="charts/chart2.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NULL"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NULL"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NULL"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tx>
            <c:strRef>
              <c:f>Sheet1!$B$1</c:f>
              <c:strCache>
                <c:ptCount val="1"/>
                <c:pt idx="0">
                  <c:v>数量</c:v>
                </c:pt>
              </c:strCache>
            </c:strRef>
          </c:tx>
          <c:spPr/>
          <c:explosion val="0"/>
          <c:dPt>
            <c:idx val="0"/>
            <c:bubble3D val="0"/>
            <c:spPr>
              <a:solidFill>
                <a:schemeClr val="accent1">
                  <a:shade val="76667"/>
                </a:schemeClr>
              </a:solidFill>
              <a:ln w="19050">
                <a:solidFill>
                  <a:schemeClr val="lt1"/>
                </a:solidFill>
              </a:ln>
              <a:effectLst/>
            </c:spPr>
          </c:dPt>
          <c:dPt>
            <c:idx val="1"/>
            <c:bubble3D val="0"/>
            <c:spPr>
              <a:solidFill>
                <a:schemeClr val="accent1">
                  <a:tint val="76667"/>
                </a:schemeClr>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属于法定加班</c:v>
                </c:pt>
                <c:pt idx="1">
                  <c:v>不属于法定加班</c:v>
                </c:pt>
              </c:strCache>
            </c:strRef>
          </c:cat>
          <c:val>
            <c:numRef>
              <c:f>Sheet1!$B$2:$B$3</c:f>
              <c:numCache>
                <c:formatCode>General</c:formatCode>
                <c:ptCount val="2"/>
                <c:pt idx="0">
                  <c:v>47</c:v>
                </c:pt>
                <c:pt idx="1">
                  <c:v>89</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86e19ef-eb5b-447a-8829-e08ad19a4a76}"/>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案件数量</c:v>
                </c:pt>
              </c:strCache>
            </c:strRef>
          </c:tx>
          <c:spPr>
            <a:solidFill>
              <a:schemeClr val="accent1"/>
            </a:solidFill>
            <a:ln>
              <a:noFill/>
            </a:ln>
            <a:effectLst/>
          </c:spPr>
          <c:invertIfNegative val="0"/>
          <c:dLbls>
            <c:delete val="1"/>
          </c:dLbls>
          <c:cat>
            <c:numRef>
              <c:f>Sheet1!$A$2:$A$8</c:f>
              <c:numCache>
                <c:formatCode>General</c:formatCode>
                <c:ptCount val="7"/>
                <c:pt idx="0">
                  <c:v>2019</c:v>
                </c:pt>
                <c:pt idx="1">
                  <c:v>2020</c:v>
                </c:pt>
                <c:pt idx="2">
                  <c:v>2021</c:v>
                </c:pt>
                <c:pt idx="3">
                  <c:v>2022</c:v>
                </c:pt>
                <c:pt idx="4">
                  <c:v>2023</c:v>
                </c:pt>
                <c:pt idx="5">
                  <c:v>2024</c:v>
                </c:pt>
                <c:pt idx="6">
                  <c:v>2025</c:v>
                </c:pt>
              </c:numCache>
            </c:numRef>
          </c:cat>
          <c:val>
            <c:numRef>
              <c:f>Sheet1!$B$2:$B$8</c:f>
              <c:numCache>
                <c:formatCode>General</c:formatCode>
                <c:ptCount val="7"/>
                <c:pt idx="0">
                  <c:v>3</c:v>
                </c:pt>
                <c:pt idx="1">
                  <c:v>12</c:v>
                </c:pt>
                <c:pt idx="2">
                  <c:v>31</c:v>
                </c:pt>
                <c:pt idx="3">
                  <c:v>24</c:v>
                </c:pt>
                <c:pt idx="4">
                  <c:v>28</c:v>
                </c:pt>
                <c:pt idx="5">
                  <c:v>28</c:v>
                </c:pt>
                <c:pt idx="6">
                  <c:v>10</c:v>
                </c:pt>
              </c:numCache>
            </c:numRef>
          </c:val>
        </c:ser>
        <c:dLbls>
          <c:showLegendKey val="0"/>
          <c:showVal val="0"/>
          <c:showCatName val="0"/>
          <c:showSerName val="0"/>
          <c:showPercent val="0"/>
          <c:showBubbleSize val="0"/>
        </c:dLbls>
        <c:gapWidth val="219"/>
        <c:overlap val="-27"/>
        <c:axId val="904144017"/>
        <c:axId val="227564053"/>
      </c:barChart>
      <c:lineChart>
        <c:grouping val="standard"/>
        <c:varyColors val="0"/>
        <c:ser>
          <c:idx val="1"/>
          <c:order val="1"/>
          <c:tx>
            <c:strRef>
              <c:f>Sheet1!$C$1</c:f>
              <c:strCache>
                <c:ptCount val="1"/>
                <c:pt idx="0">
                  <c:v>认定比例（%）</c:v>
                </c:pt>
              </c:strCache>
            </c:strRef>
          </c:tx>
          <c:spPr>
            <a:ln w="28575" cap="rnd">
              <a:solidFill>
                <a:schemeClr val="accent2"/>
              </a:solidFill>
              <a:round/>
            </a:ln>
            <a:effectLst/>
          </c:spPr>
          <c:marker>
            <c:symbol val="none"/>
          </c:marker>
          <c:dLbls>
            <c:delete val="1"/>
          </c:dLbls>
          <c:cat>
            <c:numRef>
              <c:f>Sheet1!$A$2:$A$8</c:f>
              <c:numCache>
                <c:formatCode>General</c:formatCode>
                <c:ptCount val="7"/>
                <c:pt idx="0">
                  <c:v>2019</c:v>
                </c:pt>
                <c:pt idx="1">
                  <c:v>2020</c:v>
                </c:pt>
                <c:pt idx="2">
                  <c:v>2021</c:v>
                </c:pt>
                <c:pt idx="3">
                  <c:v>2022</c:v>
                </c:pt>
                <c:pt idx="4">
                  <c:v>2023</c:v>
                </c:pt>
                <c:pt idx="5">
                  <c:v>2024</c:v>
                </c:pt>
                <c:pt idx="6">
                  <c:v>2025</c:v>
                </c:pt>
              </c:numCache>
            </c:numRef>
          </c:cat>
          <c:val>
            <c:numRef>
              <c:f>Sheet1!$C$2:$C$8</c:f>
              <c:numCache>
                <c:formatCode>General</c:formatCode>
                <c:ptCount val="7"/>
                <c:pt idx="0">
                  <c:v>0</c:v>
                </c:pt>
                <c:pt idx="1">
                  <c:v>33.3</c:v>
                </c:pt>
                <c:pt idx="2">
                  <c:v>38.7</c:v>
                </c:pt>
                <c:pt idx="3">
                  <c:v>33.3</c:v>
                </c:pt>
                <c:pt idx="4">
                  <c:v>39.2</c:v>
                </c:pt>
                <c:pt idx="5">
                  <c:v>32.1</c:v>
                </c:pt>
                <c:pt idx="6">
                  <c:v>33.3</c:v>
                </c:pt>
              </c:numCache>
            </c:numRef>
          </c:val>
          <c:smooth val="0"/>
        </c:ser>
        <c:dLbls>
          <c:showLegendKey val="0"/>
          <c:showVal val="0"/>
          <c:showCatName val="0"/>
          <c:showSerName val="0"/>
          <c:showPercent val="0"/>
          <c:showBubbleSize val="0"/>
        </c:dLbls>
        <c:marker val="0"/>
        <c:smooth val="0"/>
        <c:axId val="221658395"/>
        <c:axId val="793614223"/>
      </c:lineChart>
      <c:catAx>
        <c:axId val="904144017"/>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27564053"/>
        <c:crosses val="autoZero"/>
        <c:auto val="1"/>
        <c:lblAlgn val="ctr"/>
        <c:lblOffset val="100"/>
        <c:noMultiLvlLbl val="0"/>
      </c:catAx>
      <c:valAx>
        <c:axId val="22756405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04144017"/>
        <c:crosses val="autoZero"/>
        <c:crossBetween val="between"/>
      </c:valAx>
      <c:catAx>
        <c:axId val="221658395"/>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93614223"/>
        <c:crosses val="autoZero"/>
        <c:auto val="1"/>
        <c:lblAlgn val="ctr"/>
        <c:lblOffset val="100"/>
        <c:noMultiLvlLbl val="0"/>
      </c:catAx>
      <c:valAx>
        <c:axId val="793614223"/>
        <c:scaling>
          <c:orientation val="minMax"/>
          <c:max val="100"/>
        </c:scaling>
        <c:delete val="0"/>
        <c:axPos val="r"/>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21658395"/>
        <c:crosses val="max"/>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e395999-4631-48a0-8f7d-40f6a6fb432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tx>
            <c:strRef>
              <c:f>Sheet1!$B$1</c:f>
              <c:strCache>
                <c:ptCount val="1"/>
                <c:pt idx="0">
                  <c:v>销售额</c:v>
                </c:pt>
              </c:strCache>
            </c:strRef>
          </c:tx>
          <c:explosion val="0"/>
          <c:dPt>
            <c:idx val="0"/>
            <c:bubble3D val="0"/>
            <c:spPr>
              <a:solidFill>
                <a:schemeClr val="accent1">
                  <a:shade val="58000"/>
                </a:schemeClr>
              </a:solidFill>
              <a:ln>
                <a:noFill/>
              </a:ln>
              <a:effectLst/>
            </c:spPr>
          </c:dPt>
          <c:dPt>
            <c:idx val="1"/>
            <c:bubble3D val="0"/>
            <c:spPr>
              <a:solidFill>
                <a:schemeClr val="accent1">
                  <a:shade val="86000"/>
                </a:schemeClr>
              </a:solidFill>
              <a:ln>
                <a:noFill/>
              </a:ln>
              <a:effectLst/>
            </c:spPr>
          </c:dPt>
          <c:dPt>
            <c:idx val="2"/>
            <c:bubble3D val="0"/>
            <c:spPr>
              <a:solidFill>
                <a:schemeClr val="accent1">
                  <a:tint val="86000"/>
                </a:schemeClr>
              </a:solidFill>
              <a:ln>
                <a:noFill/>
              </a:ln>
              <a:effectLst/>
            </c:spPr>
          </c:dPt>
          <c:dPt>
            <c:idx val="3"/>
            <c:bubble3D val="0"/>
            <c:spPr>
              <a:solidFill>
                <a:schemeClr val="accent1">
                  <a:tint val="58000"/>
                </a:schemeClr>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chemeClr val="tx1"/>
                    </a:solidFill>
                    <a:latin typeface="+mn-lt"/>
                    <a:ea typeface="+mn-ea"/>
                    <a:cs typeface="+mn-cs"/>
                  </a:defRPr>
                </a:pPr>
              </a:p>
            </c:txPr>
            <c:dLblPos val="out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Sheet1!$A$2:$A$5</c:f>
              <c:strCache>
                <c:ptCount val="4"/>
                <c:pt idx="0">
                  <c:v>不足以证明加班事实</c:v>
                </c:pt>
                <c:pt idx="1">
                  <c:v>工作时间灵活</c:v>
                </c:pt>
                <c:pt idx="2">
                  <c:v>不能体现用人单位安排</c:v>
                </c:pt>
                <c:pt idx="3">
                  <c:v>不满足实质性标准</c:v>
                </c:pt>
              </c:strCache>
            </c:strRef>
          </c:cat>
          <c:val>
            <c:numRef>
              <c:f>Sheet1!$B$2:$B$5</c:f>
              <c:numCache>
                <c:formatCode>General</c:formatCode>
                <c:ptCount val="4"/>
                <c:pt idx="0">
                  <c:v>40</c:v>
                </c:pt>
                <c:pt idx="1">
                  <c:v>10</c:v>
                </c:pt>
                <c:pt idx="2">
                  <c:v>21</c:v>
                </c:pt>
                <c:pt idx="3">
                  <c:v>18</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6494f43-fa51-4b62-9c96-4b5b926f7928}"/>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14927</Words>
  <Characters>15016</Characters>
  <Lines>247</Lines>
  <Paragraphs>111</Paragraphs>
  <TotalTime>47</TotalTime>
  <ScaleCrop>false</ScaleCrop>
  <LinksUpToDate>false</LinksUpToDate>
  <CharactersWithSpaces>15022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2025-11-05T10:18:00Z</dcterms:created>
  <dc:creator>刘付思遥</dc:creator>
  <cp:lastModifiedBy>王cc</cp:lastModifiedBy>
  <dcterms:modified xsi:type="dcterms:W3CDTF">2026-04-19T15:37:27Z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eyJoZGlkIjoiNzI1MzljODBiNDliMzEyMzFlZWNlN2EzYjU0N2YzMWEiLCJ1c2VySWQiOiI3MzE0NjU3OTMifQ==</vt:lpwstr>
  </property>
  <property fmtid="{D5CDD505-2E9C-101B-9397-08002B2CF9AE}" pid="4" name="ICV">
    <vt:lpwstr>3ECBF5DDB0A6485AA8452E2592F4390B_13</vt:lpwstr>
  </property>
</Properties>
</file>