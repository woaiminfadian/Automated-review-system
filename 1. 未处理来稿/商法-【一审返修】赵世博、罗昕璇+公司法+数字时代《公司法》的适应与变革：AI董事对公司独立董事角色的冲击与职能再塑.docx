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EAC8E">
      <w:pPr>
        <w:spacing w:line="240" w:lineRule="auto"/>
        <w:jc w:val="center"/>
        <w:outlineLvl w:val="9"/>
        <w:rPr>
          <w:rFonts w:hint="eastAsia" w:ascii="黑体" w:hAnsi="黑体" w:eastAsia="黑体"/>
          <w:b w:val="0"/>
          <w:bCs/>
          <w:sz w:val="32"/>
          <w:szCs w:val="32"/>
          <w:lang w:val="en-US" w:eastAsia="zh-CN"/>
          <w:rPrChange w:id="241" w:author="可乐来一杯" w:date="2026-04-21T23:38:44Z">
            <w:rPr>
              <w:rFonts w:hint="eastAsia"/>
              <w:b/>
              <w:bCs/>
              <w:sz w:val="32"/>
              <w:szCs w:val="32"/>
              <w:lang w:val="en-US" w:eastAsia="zh-CN"/>
            </w:rPr>
          </w:rPrChange>
        </w:rPr>
        <w:pPrChange w:id="240" w:author="可乐来一杯" w:date="2026-04-21T23:38:44Z">
          <w:pPr>
            <w:spacing w:line="360" w:lineRule="auto"/>
            <w:jc w:val="center"/>
            <w:outlineLvl w:val="0"/>
          </w:pPr>
        </w:pPrChange>
      </w:pPr>
      <w:bookmarkStart w:id="0" w:name="_Toc5626"/>
      <w:r>
        <w:rPr>
          <w:rFonts w:hint="eastAsia" w:ascii="黑体" w:hAnsi="黑体" w:eastAsia="黑体"/>
          <w:b w:val="0"/>
          <w:bCs/>
          <w:sz w:val="32"/>
          <w:szCs w:val="32"/>
          <w:lang w:val="en-US" w:eastAsia="zh-CN"/>
          <w:rPrChange w:id="242" w:author="可乐来一杯" w:date="2026-04-21T23:38:44Z">
            <w:rPr>
              <w:rFonts w:hint="eastAsia"/>
              <w:b/>
              <w:bCs/>
              <w:sz w:val="32"/>
              <w:szCs w:val="32"/>
              <w:lang w:val="en-US" w:eastAsia="zh-CN"/>
            </w:rPr>
          </w:rPrChange>
        </w:rPr>
        <w:t>数字时代《公司法》的适应与变革：AI董事对公司独立董事角色的冲击与职能再塑</w:t>
      </w:r>
    </w:p>
    <w:p w14:paraId="39844E07">
      <w:pPr>
        <w:spacing w:line="240" w:lineRule="auto"/>
        <w:jc w:val="center"/>
        <w:outlineLvl w:val="9"/>
        <w:rPr>
          <w:rFonts w:hint="default"/>
          <w:b/>
          <w:bCs/>
          <w:sz w:val="32"/>
          <w:szCs w:val="32"/>
          <w:lang w:val="en-US" w:eastAsia="zh-CN"/>
        </w:rPr>
        <w:pPrChange w:id="243" w:author="可乐来一杯" w:date="2026-04-21T23:38:52Z">
          <w:pPr>
            <w:spacing w:line="360" w:lineRule="auto"/>
            <w:jc w:val="center"/>
            <w:outlineLvl w:val="0"/>
          </w:pPr>
        </w:pPrChange>
      </w:pPr>
      <w:ins w:id="244" w:author="可乐来一杯" w:date="2026-04-21T23:38:56Z">
        <w:r>
          <w:rPr>
            <w:rFonts w:hint="eastAsia" w:ascii="楷体" w:hAnsi="楷体" w:eastAsia="楷体" w:cs="Times New Roman"/>
            <w:bCs/>
            <w:sz w:val="24"/>
            <w:szCs w:val="24"/>
            <w:lang w:val="en-US" w:eastAsia="zh-CN"/>
          </w:rPr>
          <w:t>赵世博</w:t>
        </w:r>
      </w:ins>
      <w:ins w:id="245" w:author="可乐来一杯" w:date="2026-04-21T23:38:58Z">
        <w:r>
          <w:rPr>
            <w:rFonts w:hint="eastAsia" w:ascii="楷体" w:hAnsi="楷体" w:eastAsia="楷体" w:cs="Times New Roman"/>
            <w:bCs/>
            <w:sz w:val="24"/>
            <w:szCs w:val="24"/>
            <w:lang w:val="en-US" w:eastAsia="zh-CN"/>
          </w:rPr>
          <w:t>、</w:t>
        </w:r>
      </w:ins>
      <w:ins w:id="246" w:author="可乐来一杯" w:date="2026-04-21T23:38:59Z">
        <w:r>
          <w:rPr>
            <w:rFonts w:hint="eastAsia" w:ascii="楷体" w:hAnsi="楷体" w:eastAsia="楷体" w:cs="Times New Roman"/>
            <w:bCs/>
            <w:sz w:val="24"/>
            <w:szCs w:val="24"/>
            <w:lang w:val="en-US" w:eastAsia="zh-CN"/>
          </w:rPr>
          <w:t>罗昕璇</w:t>
        </w:r>
      </w:ins>
    </w:p>
    <w:p w14:paraId="1A5D4303">
      <w:pPr>
        <w:spacing w:line="360" w:lineRule="auto"/>
        <w:ind w:firstLine="840" w:firstLineChars="400"/>
        <w:outlineLvl w:val="0"/>
        <w:rPr>
          <w:del w:id="248" w:author="可乐来一杯" w:date="2026-04-21T23:17:23Z"/>
          <w:rFonts w:hint="eastAsia"/>
          <w:sz w:val="21"/>
          <w:szCs w:val="21"/>
          <w:lang w:val="en-US" w:eastAsia="zh-CN"/>
        </w:rPr>
        <w:pPrChange w:id="247" w:author="可乐来一杯" w:date="2026-04-21T23:39:59Z">
          <w:pPr>
            <w:spacing w:line="360" w:lineRule="auto"/>
            <w:outlineLvl w:val="0"/>
          </w:pPr>
        </w:pPrChange>
      </w:pPr>
      <w:ins w:id="249" w:author="可乐来一杯" w:date="2026-04-21T23:39:24Z">
        <w:r>
          <w:rPr>
            <w:rFonts w:hint="eastAsia" w:ascii="华文仿宋" w:hAnsi="华文仿宋" w:eastAsia="华文仿宋" w:cs="Times New Roman"/>
            <w:bCs/>
            <w:sz w:val="21"/>
            <w:szCs w:val="22"/>
            <w:rPrChange w:id="250" w:author="可乐来一杯" w:date="2026-04-21T23:39:32Z">
              <w:rPr>
                <w:rFonts w:hint="eastAsia" w:ascii="华文仿宋" w:hAnsi="华文仿宋" w:eastAsia="华文仿宋" w:cs="Times New Roman"/>
                <w:bCs/>
              </w:rPr>
            </w:rPrChange>
          </w:rPr>
          <w:t>【摘  要】</w:t>
        </w:r>
      </w:ins>
      <w:del w:id="251" w:author="可乐来一杯" w:date="2026-04-21T23:39:24Z">
        <w:r>
          <w:rPr>
            <w:rFonts w:hint="eastAsia" w:ascii="华文仿宋" w:hAnsi="华文仿宋" w:eastAsia="华文仿宋"/>
            <w:b w:val="0"/>
            <w:bCs/>
            <w:sz w:val="21"/>
            <w:szCs w:val="22"/>
            <w:lang w:val="en-US" w:eastAsia="zh-CN"/>
            <w:rPrChange w:id="252" w:author="可乐来一杯" w:date="2026-04-21T23:39:32Z">
              <w:rPr>
                <w:rFonts w:hint="eastAsia"/>
                <w:b/>
                <w:bCs/>
                <w:sz w:val="21"/>
                <w:szCs w:val="21"/>
                <w:lang w:val="en-US" w:eastAsia="zh-CN"/>
              </w:rPr>
            </w:rPrChange>
          </w:rPr>
          <w:delText>摘要：</w:delText>
        </w:r>
      </w:del>
      <w:r>
        <w:rPr>
          <w:rFonts w:hint="eastAsia" w:ascii="华文仿宋" w:hAnsi="华文仿宋" w:eastAsia="华文仿宋" w:cs="Times New Roman"/>
          <w:bCs/>
          <w:sz w:val="21"/>
          <w:szCs w:val="22"/>
          <w:rPrChange w:id="253" w:author="可乐来一杯" w:date="2026-04-21T23:39:32Z">
            <w:rPr>
              <w:rFonts w:ascii="宋体" w:hAnsi="宋体" w:eastAsia="宋体" w:cs="宋体"/>
              <w:sz w:val="21"/>
              <w:szCs w:val="21"/>
            </w:rPr>
          </w:rPrChange>
        </w:rPr>
        <w:t>独立董事制度在我国上市公司治理中长期面临“独而不立、形存实缺”的制度困境，即身份依赖、大股东控制、激励失衡与责任失衡并存。随着大数据、区块链与生成式人工智能的快速演进，算法治理正为公司法提供新的技术可能。</w:t>
      </w:r>
      <w:r>
        <w:rPr>
          <w:rFonts w:hint="eastAsia" w:ascii="华文仿宋" w:hAnsi="华文仿宋" w:eastAsia="华文仿宋" w:cs="Times New Roman"/>
          <w:bCs/>
          <w:sz w:val="21"/>
          <w:szCs w:val="22"/>
          <w:lang w:val="en-US" w:eastAsia="zh-CN"/>
          <w:rPrChange w:id="254" w:author="可乐来一杯" w:date="2026-04-21T23:39:32Z">
            <w:rPr>
              <w:rFonts w:hint="eastAsia" w:ascii="宋体" w:hAnsi="宋体" w:eastAsia="宋体" w:cs="宋体"/>
              <w:sz w:val="21"/>
              <w:szCs w:val="21"/>
              <w:lang w:val="en-US" w:eastAsia="zh-CN"/>
            </w:rPr>
          </w:rPrChange>
        </w:rPr>
        <w:t>研究</w:t>
      </w:r>
      <w:r>
        <w:rPr>
          <w:rFonts w:hint="eastAsia" w:ascii="华文仿宋" w:hAnsi="华文仿宋" w:eastAsia="华文仿宋" w:cs="Times New Roman"/>
          <w:bCs/>
          <w:sz w:val="21"/>
          <w:szCs w:val="22"/>
          <w:rPrChange w:id="255" w:author="可乐来一杯" w:date="2026-04-21T23:39:32Z">
            <w:rPr>
              <w:rFonts w:ascii="宋体" w:hAnsi="宋体" w:eastAsia="宋体" w:cs="宋体"/>
              <w:sz w:val="21"/>
              <w:szCs w:val="21"/>
            </w:rPr>
          </w:rPrChange>
        </w:rPr>
        <w:t>以AI董事为研究对象，通过VITAL、ChatGPT-CEO等实践案例论证了人工智能已具备参与核心决策的技术可行性；继而从董事任职资格、忠实与勤勉义务、独立性要求等维度检视现行《公司法》，指出我国法律并未排斥非自然人董事，AI董事可在法人化路径下获得主体资格并承担信托责任。</w:t>
      </w:r>
      <w:r>
        <w:rPr>
          <w:rFonts w:hint="eastAsia" w:ascii="华文仿宋" w:hAnsi="华文仿宋" w:eastAsia="华文仿宋" w:cs="Times New Roman"/>
          <w:bCs/>
          <w:sz w:val="21"/>
          <w:szCs w:val="22"/>
          <w:lang w:val="en-US" w:eastAsia="zh-CN"/>
          <w:rPrChange w:id="256" w:author="可乐来一杯" w:date="2026-04-21T23:39:32Z">
            <w:rPr>
              <w:rFonts w:hint="eastAsia" w:ascii="宋体" w:hAnsi="宋体" w:eastAsia="宋体" w:cs="宋体"/>
              <w:sz w:val="21"/>
              <w:szCs w:val="21"/>
              <w:lang w:val="en-US" w:eastAsia="zh-CN"/>
            </w:rPr>
          </w:rPrChange>
        </w:rPr>
        <w:t>研究</w:t>
      </w:r>
      <w:r>
        <w:rPr>
          <w:rFonts w:hint="eastAsia" w:ascii="华文仿宋" w:hAnsi="华文仿宋" w:eastAsia="华文仿宋" w:cs="Times New Roman"/>
          <w:bCs/>
          <w:sz w:val="21"/>
          <w:szCs w:val="22"/>
          <w:rPrChange w:id="257" w:author="可乐来一杯" w:date="2026-04-21T23:39:32Z">
            <w:rPr>
              <w:rFonts w:ascii="宋体" w:hAnsi="宋体" w:eastAsia="宋体" w:cs="宋体"/>
              <w:sz w:val="21"/>
              <w:szCs w:val="21"/>
            </w:rPr>
          </w:rPrChange>
        </w:rPr>
        <w:t>进一步比较AI董事与传统独立董事在身份独立、薪酬独立和履职独立上的差异，</w:t>
      </w:r>
      <w:r>
        <w:rPr>
          <w:rFonts w:hint="eastAsia" w:ascii="华文仿宋" w:hAnsi="华文仿宋" w:eastAsia="华文仿宋" w:cs="Times New Roman"/>
          <w:bCs/>
          <w:sz w:val="21"/>
          <w:szCs w:val="22"/>
          <w:lang w:val="en-US" w:eastAsia="zh-CN"/>
          <w:rPrChange w:id="258" w:author="可乐来一杯" w:date="2026-04-21T23:39:32Z">
            <w:rPr>
              <w:rFonts w:hint="eastAsia" w:ascii="宋体" w:hAnsi="宋体" w:eastAsia="宋体" w:cs="宋体"/>
              <w:sz w:val="21"/>
              <w:szCs w:val="21"/>
              <w:lang w:val="en-US" w:eastAsia="zh-CN"/>
            </w:rPr>
          </w:rPrChange>
        </w:rPr>
        <w:t>主张</w:t>
      </w:r>
      <w:r>
        <w:rPr>
          <w:rFonts w:hint="eastAsia" w:ascii="华文仿宋" w:hAnsi="华文仿宋" w:eastAsia="华文仿宋" w:cs="Times New Roman"/>
          <w:bCs/>
          <w:sz w:val="21"/>
          <w:szCs w:val="22"/>
          <w:rPrChange w:id="259" w:author="可乐来一杯" w:date="2026-04-21T23:39:32Z">
            <w:rPr>
              <w:rFonts w:ascii="宋体" w:hAnsi="宋体" w:eastAsia="宋体" w:cs="宋体"/>
              <w:sz w:val="21"/>
              <w:szCs w:val="21"/>
            </w:rPr>
          </w:rPrChange>
        </w:rPr>
        <w:t>算法化监督可显著降低代理成本、提高实时监控与风险预警能力，对独立董事角色形成实质性冲击。</w:t>
      </w:r>
      <w:ins w:id="260" w:author="可乐来一杯" w:date="2026-04-21T12:29:03Z">
        <w:r>
          <w:rPr>
            <w:rFonts w:hint="eastAsia" w:ascii="华文仿宋" w:hAnsi="华文仿宋" w:eastAsia="华文仿宋" w:cs="Times New Roman"/>
            <w:bCs/>
            <w:sz w:val="21"/>
            <w:szCs w:val="22"/>
            <w:rPrChange w:id="261" w:author="可乐来一杯" w:date="2026-04-21T23:39:32Z">
              <w:rPr>
                <w:rFonts w:ascii="宋体" w:hAnsi="宋体" w:eastAsia="宋体" w:cs="宋体"/>
                <w:sz w:val="21"/>
                <w:szCs w:val="21"/>
              </w:rPr>
            </w:rPrChange>
          </w:rPr>
          <w:t>但</w:t>
        </w:r>
      </w:ins>
      <w:ins w:id="262" w:author="可乐来一杯" w:date="2026-04-21T23:17:11Z">
        <w:r>
          <w:rPr>
            <w:rFonts w:hint="eastAsia" w:ascii="华文仿宋" w:hAnsi="华文仿宋" w:eastAsia="华文仿宋" w:cs="Times New Roman"/>
            <w:bCs/>
            <w:sz w:val="21"/>
            <w:szCs w:val="22"/>
            <w:rPrChange w:id="263" w:author="可乐来一杯" w:date="2026-04-21T23:39:32Z">
              <w:rPr>
                <w:rFonts w:ascii="宋体" w:hAnsi="宋体" w:eastAsia="宋体" w:cs="宋体"/>
                <w:sz w:val="21"/>
                <w:szCs w:val="21"/>
              </w:rPr>
            </w:rPrChange>
          </w:rPr>
          <w:t>应当以技术架构他律＋登记公示制度＋分类归责机制三位一体的监管方案</w:t>
        </w:r>
      </w:ins>
      <w:ins w:id="264" w:author="可乐来一杯" w:date="2026-04-21T23:17:17Z">
        <w:r>
          <w:rPr>
            <w:rFonts w:hint="eastAsia" w:ascii="华文仿宋" w:hAnsi="华文仿宋" w:eastAsia="华文仿宋" w:cs="Times New Roman"/>
            <w:bCs/>
            <w:sz w:val="21"/>
            <w:szCs w:val="22"/>
            <w:lang w:eastAsia="zh-CN"/>
            <w:rPrChange w:id="265" w:author="可乐来一杯" w:date="2026-04-21T23:39:32Z">
              <w:rPr>
                <w:rFonts w:hint="eastAsia" w:ascii="宋体" w:hAnsi="宋体" w:eastAsia="宋体" w:cs="宋体"/>
                <w:sz w:val="21"/>
                <w:szCs w:val="21"/>
                <w:lang w:eastAsia="zh-CN"/>
              </w:rPr>
            </w:rPrChange>
          </w:rPr>
          <w:t>，</w:t>
        </w:r>
      </w:ins>
      <w:ins w:id="266" w:author="可乐来一杯" w:date="2026-04-21T23:17:11Z">
        <w:r>
          <w:rPr>
            <w:rFonts w:hint="eastAsia" w:ascii="华文仿宋" w:hAnsi="华文仿宋" w:eastAsia="华文仿宋" w:cs="Times New Roman"/>
            <w:bCs/>
            <w:sz w:val="21"/>
            <w:szCs w:val="22"/>
            <w:rPrChange w:id="267" w:author="可乐来一杯" w:date="2026-04-21T23:39:32Z">
              <w:rPr>
                <w:rFonts w:ascii="宋体" w:hAnsi="宋体" w:eastAsia="宋体" w:cs="宋体"/>
                <w:sz w:val="21"/>
                <w:szCs w:val="21"/>
              </w:rPr>
            </w:rPrChange>
          </w:rPr>
          <w:t>建立监管设定底线、市场多元供给的算法候选池以确保身份与运行独立；增设算法治理登记簿提升信息公信力；通过区分算法缺陷、运行失灵与正常商业判断失误的责任边界，辅以开发者担保、强制职业责任保险与系统风险准备金落实赔偿责任，实现数字时代公司治理的功能再塑。</w:t>
        </w:r>
      </w:ins>
      <w:del w:id="268" w:author="可乐来一杯" w:date="2026-04-21T12:29:00Z">
        <w:r>
          <w:rPr>
            <w:rFonts w:hint="eastAsia" w:ascii="宋体" w:hAnsi="宋体" w:eastAsia="宋体" w:cs="宋体"/>
            <w:sz w:val="21"/>
            <w:szCs w:val="21"/>
            <w:lang w:val="en-US" w:eastAsia="zh-CN"/>
          </w:rPr>
          <w:delText>但应当</w:delText>
        </w:r>
      </w:del>
      <w:del w:id="269" w:author="可乐来一杯" w:date="2026-04-21T12:29:00Z">
        <w:r>
          <w:rPr>
            <w:rFonts w:ascii="宋体" w:hAnsi="宋体" w:eastAsia="宋体" w:cs="宋体"/>
            <w:sz w:val="21"/>
            <w:szCs w:val="21"/>
          </w:rPr>
          <w:delText>以技术架构他律＋登记公示制度＋强制责任保险三位一体的监管方案：建立算法候选池和链上抽签机制以确保身份独立，增设“算法治理登记簿”提升信息公信力，以开发者担保和职业责任保险落实赔偿责任，实现数字时代公司治理的功能再塑。</w:delText>
        </w:r>
      </w:del>
    </w:p>
    <w:p w14:paraId="1F2CCE45">
      <w:pPr>
        <w:spacing w:line="360" w:lineRule="auto"/>
        <w:ind w:firstLine="480" w:firstLineChars="200"/>
        <w:outlineLvl w:val="0"/>
        <w:rPr>
          <w:rFonts w:hint="eastAsia"/>
          <w:lang w:val="en-US" w:eastAsia="zh-CN"/>
        </w:rPr>
        <w:pPrChange w:id="270" w:author="可乐来一杯" w:date="2026-04-21T23:39:59Z">
          <w:pPr>
            <w:spacing w:line="360" w:lineRule="auto"/>
            <w:outlineLvl w:val="0"/>
          </w:pPr>
        </w:pPrChange>
      </w:pPr>
    </w:p>
    <w:p w14:paraId="127001F5">
      <w:pPr>
        <w:spacing w:line="360" w:lineRule="auto"/>
        <w:ind w:firstLine="420" w:firstLineChars="200"/>
        <w:outlineLvl w:val="0"/>
        <w:rPr>
          <w:ins w:id="272" w:author="可乐来一杯" w:date="2026-04-21T23:40:25Z"/>
          <w:rFonts w:hint="eastAsia" w:ascii="华文仿宋" w:hAnsi="华文仿宋" w:eastAsia="华文仿宋" w:cs="Times New Roman"/>
          <w:bCs/>
          <w:sz w:val="21"/>
          <w:szCs w:val="22"/>
          <w:lang w:val="en-US" w:eastAsia="zh-CN"/>
        </w:rPr>
        <w:pPrChange w:id="271" w:author="可乐来一杯" w:date="2026-04-21T23:40:11Z">
          <w:pPr>
            <w:spacing w:line="360" w:lineRule="auto"/>
            <w:outlineLvl w:val="0"/>
          </w:pPr>
        </w:pPrChange>
      </w:pPr>
      <w:ins w:id="273" w:author="可乐来一杯" w:date="2026-04-21T23:40:15Z">
        <w:r>
          <w:rPr>
            <w:rFonts w:hint="eastAsia" w:ascii="华文仿宋" w:hAnsi="华文仿宋" w:eastAsia="华文仿宋" w:cs="Times New Roman"/>
            <w:b w:val="0"/>
            <w:bCs/>
            <w:sz w:val="21"/>
            <w:szCs w:val="22"/>
            <w:lang w:val="en-US" w:eastAsia="zh-CN"/>
          </w:rPr>
          <w:t>【关键词】</w:t>
        </w:r>
      </w:ins>
      <w:del w:id="274" w:author="可乐来一杯" w:date="2026-04-21T23:40:07Z">
        <w:r>
          <w:rPr>
            <w:rFonts w:hint="eastAsia" w:ascii="华文仿宋" w:hAnsi="华文仿宋" w:eastAsia="华文仿宋"/>
            <w:b w:val="0"/>
            <w:bCs/>
            <w:sz w:val="21"/>
            <w:szCs w:val="22"/>
            <w:lang w:val="en-US" w:eastAsia="zh-CN"/>
            <w:rPrChange w:id="275" w:author="可乐来一杯" w:date="2026-04-21T23:39:16Z">
              <w:rPr>
                <w:rFonts w:hint="eastAsia"/>
                <w:b/>
                <w:bCs/>
                <w:sz w:val="21"/>
                <w:szCs w:val="21"/>
                <w:lang w:val="en-US" w:eastAsia="zh-CN"/>
              </w:rPr>
            </w:rPrChange>
          </w:rPr>
          <w:delText>关键词：</w:delText>
        </w:r>
      </w:del>
      <w:r>
        <w:rPr>
          <w:rFonts w:hint="eastAsia" w:ascii="华文仿宋" w:hAnsi="华文仿宋" w:eastAsia="华文仿宋"/>
          <w:bCs/>
          <w:sz w:val="21"/>
          <w:szCs w:val="22"/>
          <w:lang w:val="en-US" w:eastAsia="zh-CN"/>
          <w:rPrChange w:id="276" w:author="可乐来一杯" w:date="2026-04-21T23:39:16Z">
            <w:rPr>
              <w:rFonts w:hint="eastAsia"/>
              <w:sz w:val="24"/>
              <w:szCs w:val="24"/>
              <w:lang w:val="en-US" w:eastAsia="zh-CN"/>
            </w:rPr>
          </w:rPrChange>
        </w:rPr>
        <w:t>独立董事；AI董事；</w:t>
      </w:r>
      <w:r>
        <w:rPr>
          <w:rFonts w:hint="eastAsia" w:ascii="华文仿宋" w:hAnsi="华文仿宋" w:eastAsia="华文仿宋"/>
          <w:bCs/>
          <w:sz w:val="21"/>
          <w:szCs w:val="22"/>
          <w:lang w:val="en-US" w:eastAsia="zh-CN"/>
          <w:rPrChange w:id="277" w:author="可乐来一杯" w:date="2026-04-21T23:39:16Z">
            <w:rPr>
              <w:rFonts w:hint="eastAsia"/>
              <w:sz w:val="24"/>
              <w:szCs w:val="24"/>
              <w:lang w:val="en-US" w:eastAsia="zh-CN"/>
            </w:rPr>
          </w:rPrChange>
        </w:rPr>
        <w:fldChar w:fldCharType="begin"/>
      </w:r>
      <w:r>
        <w:rPr>
          <w:rFonts w:hint="eastAsia" w:ascii="华文仿宋" w:hAnsi="华文仿宋" w:eastAsia="华文仿宋"/>
          <w:bCs/>
          <w:sz w:val="21"/>
          <w:szCs w:val="22"/>
          <w:lang w:val="en-US" w:eastAsia="zh-CN"/>
          <w:rPrChange w:id="278" w:author="可乐来一杯" w:date="2026-04-21T23:39:16Z">
            <w:rPr>
              <w:rFonts w:hint="eastAsia"/>
              <w:sz w:val="24"/>
              <w:szCs w:val="24"/>
              <w:lang w:val="en-US" w:eastAsia="zh-CN"/>
            </w:rPr>
          </w:rPrChange>
        </w:rPr>
        <w:instrText xml:space="preserve"> HYPERLINK "http://kns-cnki-net-s.vpn.dufe.edu.cn:8118/kcms2/keyword/detail?v=4QAaWarC2DS6SQmp-YgpKqGAhmWlpJDWwoF-EY1cCYeejQ8XJOZQF97ydPOuxxZokoB0KKCNS140FV4Jb77A99KCDhsmzmS2V7B63-S_4Nr--_C-CMgu1A==&amp;uniplatform=NZKPT&amp;language=CHS" \t "http://kns-cnki-net-s.vpn.dufe.edu.cn:8118/kcms2/article/_blank" </w:instrText>
      </w:r>
      <w:r>
        <w:rPr>
          <w:rFonts w:hint="eastAsia" w:ascii="华文仿宋" w:hAnsi="华文仿宋" w:eastAsia="华文仿宋"/>
          <w:bCs/>
          <w:sz w:val="21"/>
          <w:szCs w:val="22"/>
          <w:lang w:val="en-US" w:eastAsia="zh-CN"/>
          <w:rPrChange w:id="279" w:author="可乐来一杯" w:date="2026-04-21T23:39:16Z">
            <w:rPr>
              <w:rFonts w:hint="eastAsia"/>
              <w:sz w:val="24"/>
              <w:szCs w:val="24"/>
              <w:lang w:val="en-US" w:eastAsia="zh-CN"/>
            </w:rPr>
          </w:rPrChange>
        </w:rPr>
        <w:fldChar w:fldCharType="separate"/>
      </w:r>
      <w:r>
        <w:rPr>
          <w:rFonts w:hint="eastAsia" w:ascii="华文仿宋" w:hAnsi="华文仿宋" w:eastAsia="华文仿宋"/>
          <w:bCs/>
          <w:sz w:val="21"/>
          <w:szCs w:val="22"/>
          <w:lang w:val="en-US" w:eastAsia="zh-CN"/>
          <w:rPrChange w:id="280" w:author="可乐来一杯" w:date="2026-04-21T23:39:16Z">
            <w:rPr>
              <w:rFonts w:hint="eastAsia"/>
              <w:sz w:val="24"/>
              <w:szCs w:val="24"/>
              <w:lang w:val="en-US" w:eastAsia="zh-CN"/>
            </w:rPr>
          </w:rPrChange>
        </w:rPr>
        <w:t>人工智能；</w:t>
      </w:r>
      <w:r>
        <w:rPr>
          <w:rFonts w:hint="eastAsia" w:ascii="华文仿宋" w:hAnsi="华文仿宋" w:eastAsia="华文仿宋"/>
          <w:bCs/>
          <w:sz w:val="21"/>
          <w:szCs w:val="22"/>
          <w:lang w:val="en-US" w:eastAsia="zh-CN"/>
          <w:rPrChange w:id="281" w:author="可乐来一杯" w:date="2026-04-21T23:39:16Z">
            <w:rPr>
              <w:rFonts w:hint="eastAsia"/>
              <w:sz w:val="24"/>
              <w:szCs w:val="24"/>
              <w:lang w:val="en-US" w:eastAsia="zh-CN"/>
            </w:rPr>
          </w:rPrChange>
        </w:rPr>
        <w:fldChar w:fldCharType="end"/>
      </w:r>
      <w:r>
        <w:rPr>
          <w:rFonts w:hint="eastAsia" w:ascii="华文仿宋" w:hAnsi="华文仿宋" w:eastAsia="华文仿宋"/>
          <w:bCs/>
          <w:sz w:val="21"/>
          <w:szCs w:val="22"/>
          <w:lang w:val="en-US" w:eastAsia="zh-CN"/>
          <w:rPrChange w:id="282" w:author="可乐来一杯" w:date="2026-04-21T23:39:16Z">
            <w:rPr>
              <w:rFonts w:hint="eastAsia"/>
              <w:sz w:val="24"/>
              <w:szCs w:val="24"/>
              <w:lang w:val="en-US" w:eastAsia="zh-CN"/>
            </w:rPr>
          </w:rPrChange>
        </w:rPr>
        <w:t>公司法；公司治理</w:t>
      </w:r>
    </w:p>
    <w:p w14:paraId="17C74B9C">
      <w:pPr>
        <w:spacing w:line="360" w:lineRule="auto"/>
        <w:ind w:firstLine="420" w:firstLineChars="200"/>
        <w:outlineLvl w:val="0"/>
        <w:rPr>
          <w:del w:id="284" w:author="可乐来一杯" w:date="2026-04-21T23:46:18Z"/>
          <w:rFonts w:hint="eastAsia" w:ascii="华文仿宋" w:hAnsi="华文仿宋" w:eastAsia="华文仿宋"/>
          <w:b w:val="0"/>
          <w:bCs/>
          <w:sz w:val="21"/>
          <w:szCs w:val="22"/>
          <w:lang w:val="en-US" w:eastAsia="zh-CN"/>
          <w:rPrChange w:id="285" w:author="可乐来一杯" w:date="2026-04-21T23:39:16Z">
            <w:rPr>
              <w:del w:id="286" w:author="可乐来一杯" w:date="2026-04-21T23:46:18Z"/>
              <w:rFonts w:hint="default"/>
              <w:b/>
              <w:bCs/>
              <w:sz w:val="21"/>
              <w:szCs w:val="21"/>
              <w:lang w:val="en-US" w:eastAsia="zh-CN"/>
            </w:rPr>
          </w:rPrChange>
        </w:rPr>
        <w:pPrChange w:id="283" w:author="可乐来一杯" w:date="2026-04-21T23:41:06Z">
          <w:pPr>
            <w:spacing w:line="360" w:lineRule="auto"/>
            <w:outlineLvl w:val="0"/>
          </w:pPr>
        </w:pPrChange>
      </w:pPr>
      <w:ins w:id="287" w:author="可乐来一杯" w:date="2026-04-21T23:40:27Z">
        <w:r>
          <w:rPr>
            <w:rFonts w:hint="eastAsia" w:ascii="华文仿宋" w:hAnsi="华文仿宋" w:eastAsia="华文仿宋" w:cs="Times New Roman"/>
            <w:b w:val="0"/>
            <w:bCs/>
            <w:sz w:val="21"/>
            <w:szCs w:val="22"/>
            <w:lang w:val="en-US" w:eastAsia="zh-CN"/>
          </w:rPr>
          <w:t>【作者信息】</w:t>
        </w:r>
      </w:ins>
      <w:ins w:id="288" w:author="可乐来一杯" w:date="2026-04-21T23:40:32Z">
        <w:r>
          <w:rPr>
            <w:rFonts w:hint="eastAsia" w:ascii="华文仿宋" w:hAnsi="华文仿宋" w:eastAsia="华文仿宋" w:cs="Times New Roman"/>
            <w:b w:val="0"/>
            <w:bCs/>
            <w:sz w:val="21"/>
            <w:szCs w:val="22"/>
            <w:lang w:val="en-US" w:eastAsia="zh-CN"/>
          </w:rPr>
          <w:t>赵世博</w:t>
        </w:r>
      </w:ins>
      <w:ins w:id="289" w:author="可乐来一杯" w:date="2026-04-21T23:40:27Z">
        <w:r>
          <w:rPr>
            <w:rFonts w:hint="eastAsia" w:ascii="华文仿宋" w:hAnsi="华文仿宋" w:eastAsia="华文仿宋" w:cs="Times New Roman"/>
            <w:b w:val="0"/>
            <w:bCs/>
            <w:sz w:val="21"/>
            <w:szCs w:val="22"/>
            <w:lang w:val="en-US" w:eastAsia="zh-CN"/>
          </w:rPr>
          <w:t>，</w:t>
        </w:r>
      </w:ins>
      <w:ins w:id="290" w:author="可乐来一杯" w:date="2026-04-21T23:40:37Z">
        <w:r>
          <w:rPr>
            <w:rFonts w:hint="eastAsia" w:ascii="华文仿宋" w:hAnsi="华文仿宋" w:eastAsia="华文仿宋" w:cs="Times New Roman"/>
            <w:b w:val="0"/>
            <w:bCs/>
            <w:sz w:val="21"/>
            <w:szCs w:val="22"/>
            <w:lang w:val="en-US" w:eastAsia="zh-CN"/>
          </w:rPr>
          <w:t>东北</w:t>
        </w:r>
      </w:ins>
      <w:ins w:id="291" w:author="可乐来一杯" w:date="2026-04-21T23:40:39Z">
        <w:r>
          <w:rPr>
            <w:rFonts w:hint="eastAsia" w:ascii="华文仿宋" w:hAnsi="华文仿宋" w:eastAsia="华文仿宋" w:cs="Times New Roman"/>
            <w:b w:val="0"/>
            <w:bCs/>
            <w:sz w:val="21"/>
            <w:szCs w:val="22"/>
            <w:lang w:val="en-US" w:eastAsia="zh-CN"/>
          </w:rPr>
          <w:t>财经大学</w:t>
        </w:r>
      </w:ins>
      <w:ins w:id="292" w:author="可乐来一杯" w:date="2026-04-21T23:40:40Z">
        <w:r>
          <w:rPr>
            <w:rFonts w:hint="eastAsia" w:ascii="华文仿宋" w:hAnsi="华文仿宋" w:eastAsia="华文仿宋" w:cs="Times New Roman"/>
            <w:b w:val="0"/>
            <w:bCs/>
            <w:sz w:val="21"/>
            <w:szCs w:val="22"/>
            <w:lang w:val="en-US" w:eastAsia="zh-CN"/>
          </w:rPr>
          <w:t>法学院</w:t>
        </w:r>
      </w:ins>
      <w:ins w:id="293" w:author="可乐来一杯" w:date="2026-04-21T23:40:27Z">
        <w:r>
          <w:rPr>
            <w:rFonts w:hint="eastAsia" w:ascii="华文仿宋" w:hAnsi="华文仿宋" w:eastAsia="华文仿宋" w:cs="Times New Roman"/>
            <w:b w:val="0"/>
            <w:bCs/>
            <w:sz w:val="21"/>
            <w:szCs w:val="22"/>
            <w:lang w:val="en-US" w:eastAsia="zh-CN"/>
          </w:rPr>
          <w:t>202</w:t>
        </w:r>
      </w:ins>
      <w:ins w:id="294" w:author="可乐来一杯" w:date="2026-04-21T23:40:43Z">
        <w:r>
          <w:rPr>
            <w:rFonts w:hint="eastAsia" w:ascii="华文仿宋" w:hAnsi="华文仿宋" w:eastAsia="华文仿宋" w:cs="Times New Roman"/>
            <w:b w:val="0"/>
            <w:bCs/>
            <w:sz w:val="21"/>
            <w:szCs w:val="22"/>
            <w:lang w:val="en-US" w:eastAsia="zh-CN"/>
          </w:rPr>
          <w:t>3</w:t>
        </w:r>
      </w:ins>
      <w:ins w:id="295" w:author="可乐来一杯" w:date="2026-04-21T23:40:27Z">
        <w:r>
          <w:rPr>
            <w:rFonts w:hint="eastAsia" w:ascii="华文仿宋" w:hAnsi="华文仿宋" w:eastAsia="华文仿宋" w:cs="Times New Roman"/>
            <w:b w:val="0"/>
            <w:bCs/>
            <w:sz w:val="21"/>
            <w:szCs w:val="22"/>
            <w:lang w:val="en-US" w:eastAsia="zh-CN"/>
          </w:rPr>
          <w:t>级</w:t>
        </w:r>
      </w:ins>
      <w:ins w:id="296" w:author="可乐来一杯" w:date="2026-04-21T23:40:47Z">
        <w:r>
          <w:rPr>
            <w:rFonts w:hint="eastAsia" w:ascii="华文仿宋" w:hAnsi="华文仿宋" w:eastAsia="华文仿宋" w:cs="Times New Roman"/>
            <w:b w:val="0"/>
            <w:bCs/>
            <w:sz w:val="21"/>
            <w:szCs w:val="22"/>
            <w:lang w:val="en-US" w:eastAsia="zh-CN"/>
          </w:rPr>
          <w:t>硕士</w:t>
        </w:r>
      </w:ins>
      <w:ins w:id="297" w:author="可乐来一杯" w:date="2026-04-21T23:40:27Z">
        <w:r>
          <w:rPr>
            <w:rFonts w:hint="eastAsia" w:ascii="华文仿宋" w:hAnsi="华文仿宋" w:eastAsia="华文仿宋" w:cs="Times New Roman"/>
            <w:b w:val="0"/>
            <w:bCs/>
            <w:sz w:val="21"/>
            <w:szCs w:val="22"/>
            <w:lang w:val="en-US" w:eastAsia="zh-CN"/>
          </w:rPr>
          <w:t>研究生</w:t>
        </w:r>
      </w:ins>
      <w:ins w:id="298" w:author="可乐来一杯" w:date="2026-04-21T23:40:50Z">
        <w:r>
          <w:rPr>
            <w:rFonts w:hint="eastAsia" w:ascii="华文仿宋" w:hAnsi="华文仿宋" w:eastAsia="华文仿宋" w:cs="Times New Roman"/>
            <w:b w:val="0"/>
            <w:bCs/>
            <w:sz w:val="21"/>
            <w:szCs w:val="22"/>
            <w:lang w:val="en-US" w:eastAsia="zh-CN"/>
          </w:rPr>
          <w:t>；</w:t>
        </w:r>
      </w:ins>
      <w:ins w:id="299" w:author="可乐来一杯" w:date="2026-04-21T23:40:55Z">
        <w:r>
          <w:rPr>
            <w:rFonts w:hint="eastAsia" w:ascii="华文仿宋" w:hAnsi="华文仿宋" w:eastAsia="华文仿宋" w:cs="Times New Roman"/>
            <w:b w:val="0"/>
            <w:bCs/>
            <w:sz w:val="21"/>
            <w:szCs w:val="22"/>
            <w:lang w:val="en-US" w:eastAsia="zh-CN"/>
          </w:rPr>
          <w:t>罗昕璇</w:t>
        </w:r>
      </w:ins>
      <w:ins w:id="300" w:author="可乐来一杯" w:date="2026-04-21T23:40:59Z">
        <w:r>
          <w:rPr>
            <w:rFonts w:hint="eastAsia" w:ascii="华文仿宋" w:hAnsi="华文仿宋" w:eastAsia="华文仿宋" w:cs="Times New Roman"/>
            <w:b w:val="0"/>
            <w:bCs/>
            <w:sz w:val="21"/>
            <w:szCs w:val="22"/>
            <w:lang w:val="en-US" w:eastAsia="zh-CN"/>
          </w:rPr>
          <w:t>东北财经大学法学院2023级硕士研究生</w:t>
        </w:r>
      </w:ins>
    </w:p>
    <w:p w14:paraId="6078B4D7">
      <w:pPr>
        <w:spacing w:line="360" w:lineRule="auto"/>
        <w:ind w:firstLine="480" w:firstLineChars="200"/>
        <w:outlineLvl w:val="0"/>
        <w:rPr>
          <w:del w:id="302" w:author="可乐来一杯" w:date="2026-04-21T23:46:17Z"/>
          <w:rFonts w:hint="eastAsia"/>
        </w:rPr>
        <w:pPrChange w:id="301" w:author="可乐来一杯" w:date="2026-04-21T23:46:18Z">
          <w:pPr>
            <w:spacing w:line="360" w:lineRule="auto"/>
            <w:outlineLvl w:val="0"/>
          </w:pPr>
        </w:pPrChange>
      </w:pPr>
    </w:p>
    <w:p w14:paraId="6E58E51D">
      <w:pPr>
        <w:spacing w:line="360" w:lineRule="auto"/>
        <w:ind w:firstLine="480" w:firstLineChars="200"/>
        <w:outlineLvl w:val="0"/>
        <w:rPr>
          <w:del w:id="304" w:author="可乐来一杯" w:date="2026-04-21T23:32:01Z"/>
          <w:rFonts w:hint="default"/>
          <w:lang w:val="en-US"/>
        </w:rPr>
        <w:pPrChange w:id="303" w:author="可乐来一杯" w:date="2026-04-21T23:46:18Z">
          <w:pPr>
            <w:spacing w:line="360" w:lineRule="auto"/>
            <w:outlineLvl w:val="0"/>
          </w:pPr>
        </w:pPrChange>
      </w:pPr>
    </w:p>
    <w:p w14:paraId="66B7D62B">
      <w:pPr>
        <w:spacing w:line="360" w:lineRule="auto"/>
        <w:ind w:firstLine="480" w:firstLineChars="200"/>
        <w:outlineLvl w:val="0"/>
        <w:rPr>
          <w:del w:id="306" w:author="可乐来一杯" w:date="2026-04-21T23:32:01Z"/>
          <w:rFonts w:hint="eastAsia"/>
        </w:rPr>
        <w:pPrChange w:id="305" w:author="可乐来一杯" w:date="2026-04-21T23:46:18Z">
          <w:pPr>
            <w:spacing w:line="360" w:lineRule="auto"/>
            <w:outlineLvl w:val="0"/>
          </w:pPr>
        </w:pPrChange>
      </w:pPr>
    </w:p>
    <w:p w14:paraId="2FA3D318">
      <w:pPr>
        <w:spacing w:line="360" w:lineRule="auto"/>
        <w:ind w:firstLine="480" w:firstLineChars="200"/>
        <w:outlineLvl w:val="0"/>
        <w:rPr>
          <w:del w:id="308" w:author="可乐来一杯" w:date="2026-04-21T23:32:00Z"/>
          <w:rFonts w:hint="eastAsia"/>
        </w:rPr>
        <w:pPrChange w:id="307" w:author="可乐来一杯" w:date="2026-04-21T23:46:18Z">
          <w:pPr>
            <w:spacing w:line="360" w:lineRule="auto"/>
            <w:outlineLvl w:val="0"/>
          </w:pPr>
        </w:pPrChange>
      </w:pPr>
    </w:p>
    <w:p w14:paraId="58F5FDC1">
      <w:pPr>
        <w:spacing w:line="360" w:lineRule="auto"/>
        <w:ind w:firstLine="480" w:firstLineChars="200"/>
        <w:outlineLvl w:val="0"/>
        <w:rPr>
          <w:rFonts w:hint="eastAsia"/>
        </w:rPr>
        <w:pPrChange w:id="309" w:author="可乐来一杯" w:date="2026-04-21T23:46:18Z">
          <w:pPr>
            <w:spacing w:line="360" w:lineRule="auto"/>
            <w:outlineLvl w:val="0"/>
          </w:pPr>
        </w:pPrChange>
      </w:pPr>
    </w:p>
    <w:p w14:paraId="702F8AFE">
      <w:pPr>
        <w:spacing w:line="360" w:lineRule="auto"/>
        <w:outlineLvl w:val="0"/>
        <w:rPr>
          <w:del w:id="310" w:author="可乐来一杯" w:date="2026-04-21T23:32:02Z"/>
          <w:rFonts w:hint="eastAsia"/>
        </w:rPr>
      </w:pPr>
    </w:p>
    <w:p w14:paraId="38E7BE60">
      <w:pPr>
        <w:spacing w:line="360" w:lineRule="auto"/>
        <w:outlineLvl w:val="0"/>
        <w:rPr>
          <w:del w:id="311" w:author="可乐来一杯" w:date="2026-04-21T23:32:02Z"/>
          <w:rFonts w:hint="eastAsia"/>
        </w:rPr>
      </w:pPr>
    </w:p>
    <w:p w14:paraId="1A1144ED">
      <w:pPr>
        <w:spacing w:line="360" w:lineRule="auto"/>
        <w:outlineLvl w:val="0"/>
        <w:rPr>
          <w:del w:id="312" w:author="可乐来一杯" w:date="2026-04-21T23:32:01Z"/>
          <w:rFonts w:hint="eastAsia"/>
        </w:rPr>
      </w:pPr>
    </w:p>
    <w:p w14:paraId="657FD155">
      <w:pPr>
        <w:spacing w:line="360" w:lineRule="auto"/>
        <w:outlineLvl w:val="0"/>
        <w:rPr>
          <w:del w:id="313" w:author="可乐来一杯" w:date="2026-04-21T23:41:19Z"/>
          <w:rFonts w:hint="eastAsia"/>
        </w:rPr>
      </w:pPr>
    </w:p>
    <w:p w14:paraId="29866857">
      <w:pPr>
        <w:spacing w:line="360" w:lineRule="auto"/>
        <w:outlineLvl w:val="0"/>
        <w:rPr>
          <w:del w:id="314" w:author="可乐来一杯" w:date="2026-04-21T23:41:18Z"/>
          <w:rFonts w:hint="eastAsia"/>
        </w:rPr>
      </w:pPr>
    </w:p>
    <w:p w14:paraId="2347B369">
      <w:pPr>
        <w:spacing w:line="360" w:lineRule="auto"/>
        <w:outlineLvl w:val="0"/>
        <w:rPr>
          <w:del w:id="315" w:author="可乐来一杯" w:date="2026-04-21T23:41:18Z"/>
          <w:rFonts w:hint="eastAsia"/>
        </w:rPr>
      </w:pPr>
    </w:p>
    <w:p w14:paraId="63584938">
      <w:pPr>
        <w:spacing w:line="360" w:lineRule="auto"/>
        <w:outlineLvl w:val="0"/>
        <w:rPr>
          <w:del w:id="316" w:author="可乐来一杯" w:date="2026-04-21T23:41:15Z"/>
          <w:rFonts w:hint="eastAsia"/>
        </w:rPr>
      </w:pPr>
    </w:p>
    <w:p w14:paraId="0D7B086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黑体" w:hAnsi="黑体" w:eastAsia="黑体" w:cstheme="minorBidi"/>
          <w:sz w:val="28"/>
          <w:szCs w:val="28"/>
          <w:lang w:val="en-US" w:eastAsia="zh-CN"/>
          <w:rPrChange w:id="318" w:author="可乐来一杯" w:date="2026-04-21T23:41:13Z">
            <w:rPr>
              <w:rFonts w:hint="default" w:ascii="黑体" w:hAnsi="黑体" w:eastAsia="黑体" w:cs="黑体"/>
              <w:sz w:val="28"/>
              <w:szCs w:val="36"/>
              <w:lang w:val="en-US" w:eastAsia="zh-CN"/>
            </w:rPr>
          </w:rPrChange>
        </w:rPr>
        <w:pPrChange w:id="317" w:author="可乐来一杯" w:date="2026-04-21T23:41:13Z">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黑体" w:hAnsi="黑体" w:eastAsia="黑体" w:cstheme="minorBidi"/>
          <w:sz w:val="28"/>
          <w:szCs w:val="28"/>
          <w:lang w:val="en-US" w:eastAsia="zh-CN"/>
          <w:rPrChange w:id="319" w:author="可乐来一杯" w:date="2026-04-21T23:41:13Z">
            <w:rPr>
              <w:rFonts w:hint="eastAsia" w:ascii="黑体" w:hAnsi="黑体" w:eastAsia="黑体" w:cs="黑体"/>
              <w:sz w:val="28"/>
              <w:szCs w:val="36"/>
              <w:lang w:val="en-US" w:eastAsia="zh-CN"/>
            </w:rPr>
          </w:rPrChange>
        </w:rPr>
        <w:t>引言</w:t>
      </w:r>
    </w:p>
    <w:p w14:paraId="040D66B9">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rPrChange w:id="321" w:author="可乐来一杯" w:date="2026-04-21T23:42:12Z">
            <w:rPr/>
          </w:rPrChange>
        </w:rPr>
        <w:pPrChange w:id="320" w:author="可乐来一杯" w:date="2026-04-21T23:42:12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322" w:author="可乐来一杯" w:date="2026-04-21T23:42:12Z">
            <w:rPr>
              <w:rFonts w:hint="eastAsia"/>
              <w:sz w:val="24"/>
              <w:szCs w:val="24"/>
              <w:lang w:val="en-US" w:eastAsia="zh-CN"/>
            </w:rPr>
          </w:rPrChange>
        </w:rPr>
        <w:t>独立董事制度长期以来作为上市公司治理结构的重要一环。2023年4月份，国务院办公厅印发《关于上市公司独立董事制度改革的意见》，旨在促使独董从“形式独立”到“实质独立”转变，推动形成更加科学的独董制度体系，提升独董独立履职能力。此后，2023年8月4日，证监会配套发布《上市公司独立董事管理办法》，进一步完善独董相关配套规则，细化独董制度各环节具体要求。紧随其后的，中国上市公司协会发布独董职业道德规范、履职指引，建立独董信息库，创设独董履职评价指标体系。2025年3月，为贯彻落实新公司法，证监会修订《上市公司章程指引》新增专节规定独立董事，要求公司在章程中明确独立董事的定位、独立性及任职条件、基本职责及特别职权等事项，完善独立董事专门会议制度。但长期以来，关于如何提升独立董事履职积极性与监督效能的话题备受热议。正如有学者指出，大部分中国上市公司仅是为了满足董事会席位中至少三分之一是独立董事的监管要求而聘请独立董事，公司实控人更是掌握有独立董事的任免权，其更倾向于便于合作的人选，反倒是积极履行监管职责的独董履遭孤立、排斥</w:t>
      </w:r>
      <w:ins w:id="323" w:author="可乐来一杯" w:date="2026-04-21T23:46:39Z">
        <w:r>
          <w:rPr>
            <w:rStyle w:val="17"/>
            <w:rFonts w:hint="eastAsia" w:ascii="宋体" w:hAnsi="宋体" w:eastAsia="宋体" w:cs="Times New Roman"/>
            <w:sz w:val="21"/>
            <w:szCs w:val="21"/>
            <w:lang w:val="en-US" w:eastAsia="zh-CN"/>
          </w:rPr>
          <w:footnoteReference w:id="0"/>
        </w:r>
      </w:ins>
      <w:r>
        <w:rPr>
          <w:rFonts w:hint="eastAsia" w:ascii="宋体" w:hAnsi="宋体" w:eastAsia="宋体"/>
          <w:sz w:val="21"/>
          <w:szCs w:val="21"/>
          <w:lang w:val="en-US" w:eastAsia="zh-CN"/>
          <w:rPrChange w:id="324" w:author="可乐来一杯" w:date="2026-04-21T23:42:12Z">
            <w:rPr>
              <w:rFonts w:hint="eastAsia"/>
              <w:sz w:val="24"/>
              <w:szCs w:val="24"/>
              <w:lang w:val="en-US" w:eastAsia="zh-CN"/>
            </w:rPr>
          </w:rPrChange>
        </w:rPr>
        <w:t>。</w:t>
      </w:r>
      <w:r>
        <w:rPr>
          <w:rFonts w:hint="eastAsia" w:ascii="宋体" w:hAnsi="宋体" w:eastAsia="宋体"/>
          <w:sz w:val="21"/>
          <w:szCs w:val="21"/>
          <w:vertAlign w:val="baseline"/>
          <w:lang w:val="en-US"/>
          <w:rPrChange w:id="325" w:author="可乐来一杯" w:date="2026-04-21T23:42:12Z">
            <w:rPr>
              <w:rFonts w:hint="default"/>
              <w:vertAlign w:val="superscript"/>
              <w:lang w:val="en-US"/>
            </w:rPr>
          </w:rPrChange>
        </w:rPr>
        <w:fldChar w:fldCharType="begin"/>
      </w:r>
      <w:ins w:id="326" w:author="可乐来一杯" w:date="2026-04-21T23:41:34Z">
        <w:r>
          <w:rPr>
            <w:rFonts w:hint="eastAsia" w:ascii="宋体" w:hAnsi="宋体" w:eastAsia="宋体"/>
            <w:sz w:val="21"/>
            <w:szCs w:val="21"/>
            <w:rPrChange w:id="327" w:author="可乐来一杯" w:date="2026-04-21T23:42:12Z">
              <w:rPr/>
            </w:rPrChange>
          </w:rPr>
          <w:instrText xml:space="preserve"> REF _Ref11467 \r \h  \* MERGEFORMAT</w:instrText>
        </w:r>
      </w:ins>
      <w:del w:id="328" w:author="可乐来一杯" w:date="2026-04-21T23:41:34Z">
        <w:r>
          <w:rPr>
            <w:rFonts w:hint="eastAsia" w:ascii="宋体" w:hAnsi="宋体" w:eastAsia="宋体"/>
            <w:sz w:val="21"/>
            <w:szCs w:val="21"/>
            <w:vertAlign w:val="baseline"/>
            <w:lang w:val="en-US"/>
            <w:rPrChange w:id="329" w:author="可乐来一杯" w:date="2026-04-21T23:42:12Z">
              <w:rPr>
                <w:rFonts w:hint="default"/>
                <w:vertAlign w:val="superscript"/>
                <w:lang w:val="en-US"/>
              </w:rPr>
            </w:rPrChange>
          </w:rPr>
          <w:delInstrText xml:space="preserve"> REF _Ref11467 \r \h </w:delInstrText>
        </w:r>
      </w:del>
      <w:r>
        <w:rPr>
          <w:rFonts w:hint="eastAsia" w:ascii="宋体" w:hAnsi="宋体" w:eastAsia="宋体"/>
          <w:sz w:val="21"/>
          <w:szCs w:val="21"/>
          <w:vertAlign w:val="baseline"/>
          <w:lang w:val="en-US"/>
          <w:rPrChange w:id="330" w:author="可乐来一杯" w:date="2026-04-21T23:42:12Z">
            <w:rPr>
              <w:rFonts w:hint="default"/>
              <w:vertAlign w:val="superscript"/>
              <w:lang w:val="en-US"/>
            </w:rPr>
          </w:rPrChange>
        </w:rPr>
        <w:fldChar w:fldCharType="separate"/>
      </w:r>
      <w:del w:id="331" w:author="可乐来一杯" w:date="2026-04-21T23:29:04Z">
        <w:r>
          <w:rPr>
            <w:rFonts w:hint="eastAsia" w:ascii="宋体" w:hAnsi="宋体" w:eastAsia="宋体"/>
            <w:sz w:val="21"/>
            <w:szCs w:val="21"/>
            <w:vertAlign w:val="baseline"/>
            <w:lang w:val="en-US"/>
            <w:rPrChange w:id="332" w:author="可乐来一杯" w:date="2026-04-21T23:42:12Z">
              <w:rPr>
                <w:rFonts w:hint="default"/>
                <w:vertAlign w:val="superscript"/>
                <w:lang w:val="en-US"/>
              </w:rPr>
            </w:rPrChange>
          </w:rPr>
          <w:delText>[1]</w:delText>
        </w:r>
      </w:del>
      <w:r>
        <w:rPr>
          <w:rFonts w:hint="eastAsia" w:ascii="宋体" w:hAnsi="宋体" w:eastAsia="宋体"/>
          <w:sz w:val="21"/>
          <w:szCs w:val="21"/>
          <w:vertAlign w:val="baseline"/>
          <w:lang w:val="en-US"/>
          <w:rPrChange w:id="333" w:author="可乐来一杯" w:date="2026-04-21T23:42:12Z">
            <w:rPr>
              <w:rFonts w:hint="default"/>
              <w:vertAlign w:val="superscript"/>
              <w:lang w:val="en-US"/>
            </w:rPr>
          </w:rPrChange>
        </w:rPr>
        <w:fldChar w:fldCharType="end"/>
      </w:r>
    </w:p>
    <w:p w14:paraId="2BAF091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335" w:author="可乐来一杯" w:date="2026-04-21T23:42:12Z">
            <w:rPr>
              <w:rFonts w:hint="eastAsia"/>
              <w:lang w:val="en-US" w:eastAsia="zh-CN"/>
            </w:rPr>
          </w:rPrChange>
        </w:rPr>
        <w:pPrChange w:id="334" w:author="可乐来一杯" w:date="2026-04-21T23:42:12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336" w:author="可乐来一杯" w:date="2026-04-21T23:42:12Z">
            <w:rPr>
              <w:rFonts w:hint="eastAsia"/>
              <w:lang w:val="en-US" w:eastAsia="zh-CN"/>
            </w:rPr>
          </w:rPrChange>
        </w:rPr>
        <w:t>因此，关于独立董事角色与职能的发挥存在两方论争：一方意见主张，独立董事通过对管理层行为发表意见，制约管理层盈余管理行为，能够降低公司代理成本</w:t>
      </w:r>
      <w:r>
        <w:rPr>
          <w:rFonts w:hint="eastAsia" w:ascii="宋体" w:hAnsi="宋体" w:eastAsia="宋体"/>
          <w:sz w:val="21"/>
          <w:szCs w:val="21"/>
          <w:lang w:val="en-US"/>
          <w:rPrChange w:id="337" w:author="可乐来一杯" w:date="2026-04-21T23:42:12Z">
            <w:rPr>
              <w:rFonts w:hint="default"/>
              <w:lang w:val="en-US"/>
            </w:rPr>
          </w:rPrChange>
        </w:rPr>
        <w:fldChar w:fldCharType="begin"/>
      </w:r>
      <w:ins w:id="338" w:author="可乐来一杯" w:date="2026-04-21T23:41:34Z">
        <w:r>
          <w:rPr>
            <w:rFonts w:hint="eastAsia" w:ascii="宋体" w:hAnsi="宋体" w:eastAsia="宋体"/>
            <w:sz w:val="21"/>
            <w:szCs w:val="21"/>
            <w:rPrChange w:id="339" w:author="可乐来一杯" w:date="2026-04-21T23:42:12Z">
              <w:rPr/>
            </w:rPrChange>
          </w:rPr>
          <w:instrText xml:space="preserve"> REF _Ref11490 \r \h  \* MERGEFORMAT</w:instrText>
        </w:r>
      </w:ins>
      <w:del w:id="340" w:author="可乐来一杯" w:date="2026-04-21T23:41:34Z">
        <w:r>
          <w:rPr>
            <w:rFonts w:hint="eastAsia" w:ascii="宋体" w:hAnsi="宋体" w:eastAsia="宋体"/>
            <w:sz w:val="21"/>
            <w:szCs w:val="21"/>
            <w:lang w:val="en-US"/>
            <w:rPrChange w:id="341" w:author="可乐来一杯" w:date="2026-04-21T23:42:12Z">
              <w:rPr>
                <w:rFonts w:hint="default"/>
                <w:lang w:val="en-US"/>
              </w:rPr>
            </w:rPrChange>
          </w:rPr>
          <w:delInstrText xml:space="preserve"> REF _Ref11490 \r \h </w:delInstrText>
        </w:r>
      </w:del>
      <w:r>
        <w:rPr>
          <w:rFonts w:hint="eastAsia" w:ascii="宋体" w:hAnsi="宋体" w:eastAsia="宋体"/>
          <w:sz w:val="21"/>
          <w:szCs w:val="21"/>
          <w:lang w:val="en-US"/>
          <w:rPrChange w:id="342" w:author="可乐来一杯" w:date="2026-04-21T23:42:12Z">
            <w:rPr>
              <w:rFonts w:hint="default"/>
              <w:lang w:val="en-US"/>
            </w:rPr>
          </w:rPrChange>
        </w:rPr>
        <w:fldChar w:fldCharType="separate"/>
      </w:r>
      <w:ins w:id="343" w:author="可乐来一杯" w:date="2026-04-21T23:47:08Z">
        <w:r>
          <w:rPr>
            <w:rStyle w:val="17"/>
            <w:rFonts w:hint="eastAsia" w:ascii="宋体" w:hAnsi="宋体" w:eastAsia="宋体" w:cs="Times New Roman"/>
            <w:sz w:val="21"/>
            <w:szCs w:val="21"/>
            <w:lang w:val="en-US"/>
          </w:rPr>
          <w:footnoteReference w:id="1"/>
        </w:r>
      </w:ins>
      <w:del w:id="344" w:author="可乐来一杯" w:date="2026-04-21T23:29:04Z">
        <w:r>
          <w:rPr>
            <w:rFonts w:hint="eastAsia" w:ascii="宋体" w:hAnsi="宋体" w:eastAsia="宋体" w:cs="Times New Roman"/>
            <w:sz w:val="21"/>
            <w:szCs w:val="21"/>
            <w:vertAlign w:val="baseline"/>
            <w:lang w:val="en-US" w:eastAsia="zh-CN"/>
            <w:rPrChange w:id="345" w:author="可乐来一杯" w:date="2026-04-21T23:42:12Z">
              <w:rPr>
                <w:rFonts w:hint="default" w:ascii="宋体" w:hAnsi="宋体" w:eastAsia="宋体" w:cs="宋体"/>
                <w:sz w:val="24"/>
                <w:szCs w:val="24"/>
                <w:vertAlign w:val="superscript"/>
                <w:lang w:val="en-US" w:eastAsia="zh-CN"/>
              </w:rPr>
            </w:rPrChange>
          </w:rPr>
          <w:delText>[2]</w:delText>
        </w:r>
      </w:del>
      <w:r>
        <w:rPr>
          <w:rFonts w:hint="eastAsia" w:ascii="宋体" w:hAnsi="宋体" w:eastAsia="宋体"/>
          <w:sz w:val="21"/>
          <w:szCs w:val="21"/>
          <w:lang w:val="en-US"/>
          <w:rPrChange w:id="346" w:author="可乐来一杯" w:date="2026-04-21T23:42:12Z">
            <w:rPr>
              <w:rFonts w:hint="default"/>
              <w:lang w:val="en-US"/>
            </w:rPr>
          </w:rPrChange>
        </w:rPr>
        <w:fldChar w:fldCharType="end"/>
      </w:r>
      <w:r>
        <w:rPr>
          <w:rFonts w:hint="eastAsia" w:ascii="宋体" w:hAnsi="宋体" w:eastAsia="宋体"/>
          <w:sz w:val="21"/>
          <w:szCs w:val="21"/>
          <w:lang w:eastAsia="zh-CN"/>
          <w:rPrChange w:id="347" w:author="可乐来一杯" w:date="2026-04-21T23:42:12Z">
            <w:rPr>
              <w:rFonts w:hint="eastAsia"/>
              <w:lang w:eastAsia="zh-CN"/>
            </w:rPr>
          </w:rPrChange>
        </w:rPr>
        <w:t>；</w:t>
      </w:r>
      <w:r>
        <w:rPr>
          <w:rFonts w:hint="eastAsia" w:ascii="宋体" w:hAnsi="宋体" w:eastAsia="宋体"/>
          <w:sz w:val="21"/>
          <w:szCs w:val="21"/>
          <w:lang w:val="en-US" w:eastAsia="zh-CN"/>
          <w:rPrChange w:id="348" w:author="可乐来一杯" w:date="2026-04-21T23:42:12Z">
            <w:rPr>
              <w:rFonts w:hint="eastAsia"/>
              <w:lang w:val="en-US" w:eastAsia="zh-CN"/>
            </w:rPr>
          </w:rPrChange>
        </w:rPr>
        <w:t>另一方意见认为，独立董事不能提高公司的会计信息质量或降低公司违规行为，更在公司治理的过程中难以发掘独立董事制度有效性的经验证据。</w:t>
      </w:r>
      <w:r>
        <w:rPr>
          <w:rFonts w:hint="eastAsia" w:ascii="宋体" w:hAnsi="宋体" w:eastAsia="宋体" w:cs="Times New Roman"/>
          <w:sz w:val="21"/>
          <w:szCs w:val="21"/>
          <w:vertAlign w:val="baseline"/>
          <w:lang w:val="en-US" w:eastAsia="zh-CN"/>
          <w:rPrChange w:id="349" w:author="可乐来一杯" w:date="2026-04-21T23:42:12Z">
            <w:rPr>
              <w:rFonts w:hint="default" w:ascii="宋体" w:hAnsi="宋体" w:eastAsia="宋体" w:cs="宋体"/>
              <w:sz w:val="24"/>
              <w:szCs w:val="24"/>
              <w:vertAlign w:val="superscript"/>
              <w:lang w:val="en-US" w:eastAsia="zh-CN"/>
            </w:rPr>
          </w:rPrChange>
        </w:rPr>
        <w:fldChar w:fldCharType="begin"/>
      </w:r>
      <w:ins w:id="350" w:author="可乐来一杯" w:date="2026-04-21T23:41:34Z">
        <w:r>
          <w:rPr>
            <w:rFonts w:hint="eastAsia" w:ascii="宋体" w:hAnsi="宋体" w:eastAsia="宋体"/>
            <w:sz w:val="21"/>
            <w:szCs w:val="21"/>
            <w:rPrChange w:id="351" w:author="可乐来一杯" w:date="2026-04-21T23:42:12Z">
              <w:rPr/>
            </w:rPrChange>
          </w:rPr>
          <w:instrText xml:space="preserve"> REF _Ref11509 \r \h  \* MERGEFORMAT</w:instrText>
        </w:r>
      </w:ins>
      <w:del w:id="352" w:author="可乐来一杯" w:date="2026-04-21T23:41:34Z">
        <w:r>
          <w:rPr>
            <w:rFonts w:hint="eastAsia" w:ascii="宋体" w:hAnsi="宋体" w:eastAsia="宋体" w:cs="Times New Roman"/>
            <w:sz w:val="21"/>
            <w:szCs w:val="21"/>
            <w:vertAlign w:val="baseline"/>
            <w:lang w:val="en-US" w:eastAsia="zh-CN"/>
            <w:rPrChange w:id="353" w:author="可乐来一杯" w:date="2026-04-21T23:42:12Z">
              <w:rPr>
                <w:rFonts w:hint="default" w:ascii="宋体" w:hAnsi="宋体" w:eastAsia="宋体" w:cs="宋体"/>
                <w:sz w:val="24"/>
                <w:szCs w:val="24"/>
                <w:vertAlign w:val="superscript"/>
                <w:lang w:val="en-US" w:eastAsia="zh-CN"/>
              </w:rPr>
            </w:rPrChange>
          </w:rPr>
          <w:delInstrText xml:space="preserve"> REF _Ref11509 \r \h </w:delInstrText>
        </w:r>
      </w:del>
      <w:r>
        <w:rPr>
          <w:rFonts w:hint="eastAsia" w:ascii="宋体" w:hAnsi="宋体" w:eastAsia="宋体" w:cs="Times New Roman"/>
          <w:sz w:val="21"/>
          <w:szCs w:val="21"/>
          <w:vertAlign w:val="baseline"/>
          <w:lang w:val="en-US" w:eastAsia="zh-CN"/>
          <w:rPrChange w:id="354" w:author="可乐来一杯" w:date="2026-04-21T23:42:12Z">
            <w:rPr>
              <w:rFonts w:hint="default" w:ascii="宋体" w:hAnsi="宋体" w:eastAsia="宋体" w:cs="宋体"/>
              <w:sz w:val="24"/>
              <w:szCs w:val="24"/>
              <w:vertAlign w:val="superscript"/>
              <w:lang w:val="en-US" w:eastAsia="zh-CN"/>
            </w:rPr>
          </w:rPrChange>
        </w:rPr>
        <w:fldChar w:fldCharType="separate"/>
      </w:r>
      <w:ins w:id="355" w:author="可乐来一杯" w:date="2026-04-21T23:47:16Z">
        <w:r>
          <w:rPr>
            <w:rStyle w:val="17"/>
            <w:rFonts w:hint="eastAsia" w:ascii="宋体" w:hAnsi="宋体" w:eastAsia="宋体" w:cs="Times New Roman"/>
            <w:sz w:val="21"/>
            <w:szCs w:val="21"/>
            <w:lang w:val="en-US" w:eastAsia="zh-CN"/>
          </w:rPr>
          <w:footnoteReference w:id="2"/>
        </w:r>
      </w:ins>
      <w:del w:id="356" w:author="可乐来一杯" w:date="2026-04-21T23:29:04Z">
        <w:r>
          <w:rPr>
            <w:rFonts w:hint="eastAsia" w:ascii="宋体" w:hAnsi="宋体" w:eastAsia="宋体" w:cs="Times New Roman"/>
            <w:sz w:val="21"/>
            <w:szCs w:val="21"/>
            <w:vertAlign w:val="baseline"/>
            <w:lang w:val="en-US" w:eastAsia="zh-CN"/>
            <w:rPrChange w:id="357" w:author="可乐来一杯" w:date="2026-04-21T23:42:12Z">
              <w:rPr>
                <w:rFonts w:hint="default" w:ascii="宋体" w:hAnsi="宋体" w:eastAsia="宋体" w:cs="宋体"/>
                <w:sz w:val="24"/>
                <w:szCs w:val="24"/>
                <w:vertAlign w:val="superscript"/>
                <w:lang w:val="en-US" w:eastAsia="zh-CN"/>
              </w:rPr>
            </w:rPrChange>
          </w:rPr>
          <w:delText>[3]</w:delText>
        </w:r>
      </w:del>
      <w:r>
        <w:rPr>
          <w:rFonts w:hint="eastAsia" w:ascii="宋体" w:hAnsi="宋体" w:eastAsia="宋体" w:cs="Times New Roman"/>
          <w:sz w:val="21"/>
          <w:szCs w:val="21"/>
          <w:vertAlign w:val="baseline"/>
          <w:lang w:val="en-US" w:eastAsia="zh-CN"/>
          <w:rPrChange w:id="358" w:author="可乐来一杯" w:date="2026-04-21T23:42:12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359" w:author="可乐来一杯" w:date="2026-04-21T23:42:12Z">
            <w:rPr>
              <w:rFonts w:hint="eastAsia"/>
              <w:lang w:val="en-US" w:eastAsia="zh-CN"/>
            </w:rPr>
          </w:rPrChange>
        </w:rPr>
        <w:t>对此，各家学说众说纷纭。有学者从考察首席独立董事与公司违规行为之间的关系出发，主张首席独立董事降低公司收益波动性和违约风险，提升企业价值。</w:t>
      </w:r>
      <w:ins w:id="360" w:author="可乐来一杯" w:date="2026-04-21T23:47:25Z">
        <w:r>
          <w:rPr>
            <w:rStyle w:val="17"/>
            <w:rFonts w:hint="eastAsia" w:ascii="宋体" w:hAnsi="宋体" w:eastAsia="宋体" w:cs="Times New Roman"/>
            <w:sz w:val="21"/>
            <w:szCs w:val="21"/>
            <w:lang w:val="en-US" w:eastAsia="zh-CN"/>
          </w:rPr>
          <w:footnoteReference w:id="3"/>
        </w:r>
      </w:ins>
      <w:r>
        <w:rPr>
          <w:rFonts w:hint="eastAsia" w:ascii="宋体" w:hAnsi="宋体" w:eastAsia="宋体" w:cs="Times New Roman"/>
          <w:sz w:val="21"/>
          <w:szCs w:val="21"/>
          <w:vertAlign w:val="baseline"/>
          <w:lang w:val="en-US" w:eastAsia="zh-CN"/>
          <w:rPrChange w:id="361" w:author="可乐来一杯" w:date="2026-04-21T23:42:12Z">
            <w:rPr>
              <w:rFonts w:hint="default" w:ascii="宋体" w:hAnsi="宋体" w:eastAsia="宋体" w:cs="宋体"/>
              <w:sz w:val="24"/>
              <w:szCs w:val="24"/>
              <w:vertAlign w:val="superscript"/>
              <w:lang w:val="en-US" w:eastAsia="zh-CN"/>
            </w:rPr>
          </w:rPrChange>
        </w:rPr>
        <w:fldChar w:fldCharType="begin"/>
      </w:r>
      <w:ins w:id="362" w:author="可乐来一杯" w:date="2026-04-21T23:41:34Z">
        <w:r>
          <w:rPr>
            <w:rFonts w:hint="eastAsia" w:ascii="宋体" w:hAnsi="宋体" w:eastAsia="宋体"/>
            <w:sz w:val="21"/>
            <w:szCs w:val="21"/>
            <w:rPrChange w:id="363" w:author="可乐来一杯" w:date="2026-04-21T23:42:12Z">
              <w:rPr/>
            </w:rPrChange>
          </w:rPr>
          <w:instrText xml:space="preserve"> REF _Ref11536 \r \h  \* MERGEFORMAT</w:instrText>
        </w:r>
      </w:ins>
      <w:del w:id="364" w:author="可乐来一杯" w:date="2026-04-21T23:41:34Z">
        <w:r>
          <w:rPr>
            <w:rFonts w:hint="eastAsia" w:ascii="宋体" w:hAnsi="宋体" w:eastAsia="宋体" w:cs="Times New Roman"/>
            <w:sz w:val="21"/>
            <w:szCs w:val="21"/>
            <w:vertAlign w:val="baseline"/>
            <w:lang w:val="en-US" w:eastAsia="zh-CN"/>
            <w:rPrChange w:id="365" w:author="可乐来一杯" w:date="2026-04-21T23:42:12Z">
              <w:rPr>
                <w:rFonts w:hint="default" w:ascii="宋体" w:hAnsi="宋体" w:eastAsia="宋体" w:cs="宋体"/>
                <w:sz w:val="24"/>
                <w:szCs w:val="24"/>
                <w:vertAlign w:val="superscript"/>
                <w:lang w:val="en-US" w:eastAsia="zh-CN"/>
              </w:rPr>
            </w:rPrChange>
          </w:rPr>
          <w:delInstrText xml:space="preserve"> REF _Ref11536 \r \h </w:delInstrText>
        </w:r>
      </w:del>
      <w:r>
        <w:rPr>
          <w:rFonts w:hint="eastAsia" w:ascii="宋体" w:hAnsi="宋体" w:eastAsia="宋体" w:cs="Times New Roman"/>
          <w:sz w:val="21"/>
          <w:szCs w:val="21"/>
          <w:vertAlign w:val="baseline"/>
          <w:lang w:val="en-US" w:eastAsia="zh-CN"/>
          <w:rPrChange w:id="366" w:author="可乐来一杯" w:date="2026-04-21T23:42:12Z">
            <w:rPr>
              <w:rFonts w:hint="default" w:ascii="宋体" w:hAnsi="宋体" w:eastAsia="宋体" w:cs="宋体"/>
              <w:sz w:val="24"/>
              <w:szCs w:val="24"/>
              <w:vertAlign w:val="superscript"/>
              <w:lang w:val="en-US" w:eastAsia="zh-CN"/>
            </w:rPr>
          </w:rPrChange>
        </w:rPr>
        <w:fldChar w:fldCharType="separate"/>
      </w:r>
      <w:del w:id="367" w:author="可乐来一杯" w:date="2026-04-21T23:29:04Z">
        <w:r>
          <w:rPr>
            <w:rFonts w:hint="eastAsia" w:ascii="宋体" w:hAnsi="宋体" w:eastAsia="宋体" w:cs="Times New Roman"/>
            <w:sz w:val="21"/>
            <w:szCs w:val="21"/>
            <w:vertAlign w:val="baseline"/>
            <w:lang w:val="en-US" w:eastAsia="zh-CN"/>
            <w:rPrChange w:id="368" w:author="可乐来一杯" w:date="2026-04-21T23:42:12Z">
              <w:rPr>
                <w:rFonts w:hint="default" w:ascii="宋体" w:hAnsi="宋体" w:eastAsia="宋体" w:cs="宋体"/>
                <w:sz w:val="24"/>
                <w:szCs w:val="24"/>
                <w:vertAlign w:val="superscript"/>
                <w:lang w:val="en-US" w:eastAsia="zh-CN"/>
              </w:rPr>
            </w:rPrChange>
          </w:rPr>
          <w:delText>[4]</w:delText>
        </w:r>
      </w:del>
      <w:r>
        <w:rPr>
          <w:rFonts w:hint="eastAsia" w:ascii="宋体" w:hAnsi="宋体" w:eastAsia="宋体" w:cs="Times New Roman"/>
          <w:sz w:val="21"/>
          <w:szCs w:val="21"/>
          <w:vertAlign w:val="baseline"/>
          <w:lang w:val="en-US" w:eastAsia="zh-CN"/>
          <w:rPrChange w:id="369" w:author="可乐来一杯" w:date="2026-04-21T23:42:12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370" w:author="可乐来一杯" w:date="2026-04-21T23:42:12Z">
            <w:rPr>
              <w:rFonts w:hint="eastAsia"/>
              <w:lang w:val="en-US" w:eastAsia="zh-CN"/>
            </w:rPr>
          </w:rPrChange>
        </w:rPr>
        <w:t>亦有学者主张，独立董事从社会网络中获取的资源可以帮助企业缓解信息不对称，缓解企业融资约束，更好地监督公司经营。</w:t>
      </w:r>
      <w:r>
        <w:rPr>
          <w:rFonts w:hint="eastAsia" w:ascii="宋体" w:hAnsi="宋体" w:eastAsia="宋体" w:cs="Times New Roman"/>
          <w:sz w:val="21"/>
          <w:szCs w:val="21"/>
          <w:vertAlign w:val="baseline"/>
          <w:lang w:val="en-US" w:eastAsia="zh-CN"/>
          <w:rPrChange w:id="371" w:author="可乐来一杯" w:date="2026-04-21T23:42:12Z">
            <w:rPr>
              <w:rFonts w:hint="default" w:ascii="宋体" w:hAnsi="宋体" w:eastAsia="宋体" w:cs="宋体"/>
              <w:sz w:val="24"/>
              <w:szCs w:val="24"/>
              <w:vertAlign w:val="superscript"/>
              <w:lang w:val="en-US" w:eastAsia="zh-CN"/>
            </w:rPr>
          </w:rPrChange>
        </w:rPr>
        <w:fldChar w:fldCharType="begin"/>
      </w:r>
      <w:ins w:id="372" w:author="可乐来一杯" w:date="2026-04-21T23:41:34Z">
        <w:r>
          <w:rPr>
            <w:rFonts w:hint="eastAsia" w:ascii="宋体" w:hAnsi="宋体" w:eastAsia="宋体"/>
            <w:sz w:val="21"/>
            <w:szCs w:val="21"/>
            <w:rPrChange w:id="373" w:author="可乐来一杯" w:date="2026-04-21T23:42:12Z">
              <w:rPr/>
            </w:rPrChange>
          </w:rPr>
          <w:instrText xml:space="preserve"> REF _Ref11549 \r \h  \* MERGEFORMAT</w:instrText>
        </w:r>
      </w:ins>
      <w:del w:id="374" w:author="可乐来一杯" w:date="2026-04-21T23:41:34Z">
        <w:r>
          <w:rPr>
            <w:rFonts w:hint="eastAsia" w:ascii="宋体" w:hAnsi="宋体" w:eastAsia="宋体" w:cs="Times New Roman"/>
            <w:sz w:val="21"/>
            <w:szCs w:val="21"/>
            <w:vertAlign w:val="baseline"/>
            <w:lang w:val="en-US" w:eastAsia="zh-CN"/>
            <w:rPrChange w:id="375" w:author="可乐来一杯" w:date="2026-04-21T23:42:12Z">
              <w:rPr>
                <w:rFonts w:hint="default" w:ascii="宋体" w:hAnsi="宋体" w:eastAsia="宋体" w:cs="宋体"/>
                <w:sz w:val="24"/>
                <w:szCs w:val="24"/>
                <w:vertAlign w:val="superscript"/>
                <w:lang w:val="en-US" w:eastAsia="zh-CN"/>
              </w:rPr>
            </w:rPrChange>
          </w:rPr>
          <w:delInstrText xml:space="preserve"> REF _Ref11549 \r \h </w:delInstrText>
        </w:r>
      </w:del>
      <w:r>
        <w:rPr>
          <w:rFonts w:hint="eastAsia" w:ascii="宋体" w:hAnsi="宋体" w:eastAsia="宋体" w:cs="Times New Roman"/>
          <w:sz w:val="21"/>
          <w:szCs w:val="21"/>
          <w:vertAlign w:val="baseline"/>
          <w:lang w:val="en-US" w:eastAsia="zh-CN"/>
          <w:rPrChange w:id="376" w:author="可乐来一杯" w:date="2026-04-21T23:42:12Z">
            <w:rPr>
              <w:rFonts w:hint="default" w:ascii="宋体" w:hAnsi="宋体" w:eastAsia="宋体" w:cs="宋体"/>
              <w:sz w:val="24"/>
              <w:szCs w:val="24"/>
              <w:vertAlign w:val="superscript"/>
              <w:lang w:val="en-US" w:eastAsia="zh-CN"/>
            </w:rPr>
          </w:rPrChange>
        </w:rPr>
        <w:fldChar w:fldCharType="separate"/>
      </w:r>
      <w:ins w:id="377" w:author="可乐来一杯" w:date="2026-04-21T23:47:31Z">
        <w:r>
          <w:rPr>
            <w:rStyle w:val="17"/>
            <w:rFonts w:hint="eastAsia" w:ascii="宋体" w:hAnsi="宋体" w:eastAsia="宋体" w:cs="Times New Roman"/>
            <w:sz w:val="21"/>
            <w:szCs w:val="21"/>
            <w:lang w:val="en-US" w:eastAsia="zh-CN"/>
          </w:rPr>
          <w:footnoteReference w:id="4"/>
        </w:r>
      </w:ins>
      <w:del w:id="378" w:author="可乐来一杯" w:date="2026-04-21T23:29:04Z">
        <w:r>
          <w:rPr>
            <w:rFonts w:hint="eastAsia" w:ascii="宋体" w:hAnsi="宋体" w:eastAsia="宋体" w:cs="Times New Roman"/>
            <w:sz w:val="21"/>
            <w:szCs w:val="21"/>
            <w:vertAlign w:val="baseline"/>
            <w:lang w:val="en-US" w:eastAsia="zh-CN"/>
            <w:rPrChange w:id="379" w:author="可乐来一杯" w:date="2026-04-21T23:42:12Z">
              <w:rPr>
                <w:rFonts w:hint="default" w:ascii="宋体" w:hAnsi="宋体" w:eastAsia="宋体" w:cs="宋体"/>
                <w:sz w:val="24"/>
                <w:szCs w:val="24"/>
                <w:vertAlign w:val="superscript"/>
                <w:lang w:val="en-US" w:eastAsia="zh-CN"/>
              </w:rPr>
            </w:rPrChange>
          </w:rPr>
          <w:delText>[5]</w:delText>
        </w:r>
      </w:del>
      <w:r>
        <w:rPr>
          <w:rFonts w:hint="eastAsia" w:ascii="宋体" w:hAnsi="宋体" w:eastAsia="宋体" w:cs="Times New Roman"/>
          <w:sz w:val="21"/>
          <w:szCs w:val="21"/>
          <w:vertAlign w:val="baseline"/>
          <w:lang w:val="en-US" w:eastAsia="zh-CN"/>
          <w:rPrChange w:id="380" w:author="可乐来一杯" w:date="2026-04-21T23:42:12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381" w:author="可乐来一杯" w:date="2026-04-21T23:42:12Z">
            <w:rPr>
              <w:rFonts w:hint="eastAsia"/>
              <w:lang w:val="en-US" w:eastAsia="zh-CN"/>
            </w:rPr>
          </w:rPrChange>
        </w:rPr>
        <w:t>亦有意见认为，独立董事能够识别公司的财务舞弊风险并发挥监督作用，进而降低公司未来发生财务舞弊的概率。</w:t>
      </w:r>
      <w:r>
        <w:rPr>
          <w:rFonts w:hint="eastAsia" w:ascii="宋体" w:hAnsi="宋体" w:eastAsia="宋体"/>
          <w:sz w:val="21"/>
          <w:szCs w:val="21"/>
          <w:vertAlign w:val="baseline"/>
          <w:lang w:val="en-US" w:eastAsia="zh-CN"/>
          <w:rPrChange w:id="382" w:author="可乐来一杯" w:date="2026-04-21T23:42:12Z">
            <w:rPr>
              <w:rFonts w:hint="eastAsia"/>
              <w:vertAlign w:val="superscript"/>
              <w:lang w:val="en-US" w:eastAsia="zh-CN"/>
            </w:rPr>
          </w:rPrChange>
        </w:rPr>
        <w:fldChar w:fldCharType="begin"/>
      </w:r>
      <w:ins w:id="383" w:author="可乐来一杯" w:date="2026-04-21T23:41:34Z">
        <w:r>
          <w:rPr>
            <w:rFonts w:hint="eastAsia" w:ascii="宋体" w:hAnsi="宋体" w:eastAsia="宋体"/>
            <w:sz w:val="21"/>
            <w:szCs w:val="21"/>
            <w:rPrChange w:id="384" w:author="可乐来一杯" w:date="2026-04-21T23:42:12Z">
              <w:rPr/>
            </w:rPrChange>
          </w:rPr>
          <w:instrText xml:space="preserve"> REF _Ref11624 \r \h  \* MERGEFORMAT</w:instrText>
        </w:r>
      </w:ins>
      <w:del w:id="385" w:author="可乐来一杯" w:date="2026-04-21T23:41:34Z">
        <w:r>
          <w:rPr>
            <w:rFonts w:hint="eastAsia" w:ascii="宋体" w:hAnsi="宋体" w:eastAsia="宋体"/>
            <w:sz w:val="21"/>
            <w:szCs w:val="21"/>
            <w:vertAlign w:val="baseline"/>
            <w:lang w:val="en-US" w:eastAsia="zh-CN"/>
            <w:rPrChange w:id="386" w:author="可乐来一杯" w:date="2026-04-21T23:42:12Z">
              <w:rPr>
                <w:rFonts w:hint="eastAsia"/>
                <w:vertAlign w:val="superscript"/>
                <w:lang w:val="en-US" w:eastAsia="zh-CN"/>
              </w:rPr>
            </w:rPrChange>
          </w:rPr>
          <w:delInstrText xml:space="preserve"> REF _Ref11624 \r \h </w:delInstrText>
        </w:r>
      </w:del>
      <w:r>
        <w:rPr>
          <w:rFonts w:hint="eastAsia" w:ascii="宋体" w:hAnsi="宋体" w:eastAsia="宋体"/>
          <w:sz w:val="21"/>
          <w:szCs w:val="21"/>
          <w:vertAlign w:val="baseline"/>
          <w:lang w:val="en-US" w:eastAsia="zh-CN"/>
          <w:rPrChange w:id="387" w:author="可乐来一杯" w:date="2026-04-21T23:42:12Z">
            <w:rPr>
              <w:rFonts w:hint="eastAsia"/>
              <w:vertAlign w:val="superscript"/>
              <w:lang w:val="en-US" w:eastAsia="zh-CN"/>
            </w:rPr>
          </w:rPrChange>
        </w:rPr>
        <w:fldChar w:fldCharType="separate"/>
      </w:r>
      <w:ins w:id="388" w:author="可乐来一杯" w:date="2026-04-21T23:47:40Z">
        <w:r>
          <w:rPr>
            <w:rStyle w:val="17"/>
            <w:rFonts w:hint="eastAsia" w:ascii="宋体" w:hAnsi="宋体" w:eastAsia="宋体" w:cs="Times New Roman"/>
            <w:sz w:val="21"/>
            <w:szCs w:val="21"/>
            <w:lang w:val="en-US" w:eastAsia="zh-CN"/>
          </w:rPr>
          <w:footnoteReference w:id="5"/>
        </w:r>
      </w:ins>
      <w:del w:id="389" w:author="可乐来一杯" w:date="2026-04-21T23:29:04Z">
        <w:r>
          <w:rPr>
            <w:rFonts w:hint="eastAsia" w:ascii="宋体" w:hAnsi="宋体" w:eastAsia="宋体"/>
            <w:sz w:val="21"/>
            <w:szCs w:val="21"/>
            <w:vertAlign w:val="baseline"/>
            <w:lang w:val="en-US" w:eastAsia="zh-CN"/>
            <w:rPrChange w:id="390" w:author="可乐来一杯" w:date="2026-04-21T23:42:12Z">
              <w:rPr>
                <w:rFonts w:hint="eastAsia"/>
                <w:vertAlign w:val="superscript"/>
                <w:lang w:val="en-US" w:eastAsia="zh-CN"/>
              </w:rPr>
            </w:rPrChange>
          </w:rPr>
          <w:delText>[6]</w:delText>
        </w:r>
      </w:del>
      <w:r>
        <w:rPr>
          <w:rFonts w:hint="eastAsia" w:ascii="宋体" w:hAnsi="宋体" w:eastAsia="宋体"/>
          <w:sz w:val="21"/>
          <w:szCs w:val="21"/>
          <w:vertAlign w:val="baseline"/>
          <w:lang w:val="en-US" w:eastAsia="zh-CN"/>
          <w:rPrChange w:id="391" w:author="可乐来一杯" w:date="2026-04-21T23:42:12Z">
            <w:rPr>
              <w:rFonts w:hint="eastAsia"/>
              <w:vertAlign w:val="superscript"/>
              <w:lang w:val="en-US" w:eastAsia="zh-CN"/>
            </w:rPr>
          </w:rPrChange>
        </w:rPr>
        <w:fldChar w:fldCharType="end"/>
      </w:r>
      <w:r>
        <w:rPr>
          <w:rFonts w:hint="eastAsia" w:ascii="宋体" w:hAnsi="宋体" w:eastAsia="宋体"/>
          <w:sz w:val="21"/>
          <w:szCs w:val="21"/>
          <w:lang w:val="en-US" w:eastAsia="zh-CN"/>
          <w:rPrChange w:id="392" w:author="可乐来一杯" w:date="2026-04-21T23:42:12Z">
            <w:rPr>
              <w:rFonts w:hint="eastAsia"/>
              <w:lang w:val="en-US" w:eastAsia="zh-CN"/>
            </w:rPr>
          </w:rPrChange>
        </w:rPr>
        <w:t>以上种种，皆意图在理论亦或实证层面验证独立董事制度的有效性，并进而提出针对性的改进建议。但也有学者直指我国的独立董事在制度安排上本就有不当之处——即要求独立董事全面履行决策、监督和咨询职权——将独立董事的角色职能与普通董事混为一谈</w:t>
      </w:r>
      <w:r>
        <w:rPr>
          <w:rStyle w:val="12"/>
          <w:rFonts w:hint="eastAsia" w:ascii="宋体" w:hAnsi="宋体" w:eastAsia="宋体" w:cs="Times New Roman"/>
          <w:sz w:val="21"/>
          <w:szCs w:val="21"/>
          <w:vertAlign w:val="baseline"/>
          <w:rPrChange w:id="393" w:author="可乐来一杯" w:date="2026-04-21T23:42:12Z">
            <w:rPr>
              <w:rStyle w:val="17"/>
              <w:vertAlign w:val="superscript"/>
            </w:rPr>
          </w:rPrChange>
        </w:rPr>
        <w:footnoteReference w:id="6"/>
      </w:r>
      <w:r>
        <w:rPr>
          <w:rFonts w:hint="eastAsia" w:ascii="宋体" w:hAnsi="宋体" w:eastAsia="宋体"/>
          <w:sz w:val="21"/>
          <w:szCs w:val="21"/>
          <w:lang w:val="en-US" w:eastAsia="zh-CN"/>
          <w:rPrChange w:id="394" w:author="可乐来一杯" w:date="2026-04-21T23:42:12Z">
            <w:rPr>
              <w:rFonts w:hint="eastAsia"/>
              <w:lang w:val="en-US" w:eastAsia="zh-CN"/>
            </w:rPr>
          </w:rPrChange>
        </w:rPr>
        <w:t>。</w:t>
      </w:r>
      <w:r>
        <w:rPr>
          <w:rFonts w:hint="eastAsia" w:ascii="宋体" w:hAnsi="宋体" w:eastAsia="宋体" w:cs="Times New Roman"/>
          <w:sz w:val="21"/>
          <w:szCs w:val="21"/>
          <w:vertAlign w:val="baseline"/>
          <w:lang w:val="en-US" w:eastAsia="zh-CN"/>
          <w:rPrChange w:id="395" w:author="可乐来一杯" w:date="2026-04-21T23:42:12Z">
            <w:rPr>
              <w:rFonts w:hint="eastAsia" w:ascii="宋体" w:hAnsi="宋体" w:eastAsia="宋体" w:cs="宋体"/>
              <w:sz w:val="24"/>
              <w:szCs w:val="24"/>
              <w:vertAlign w:val="superscript"/>
              <w:lang w:val="en-US" w:eastAsia="zh-CN"/>
            </w:rPr>
          </w:rPrChange>
        </w:rPr>
        <w:fldChar w:fldCharType="begin"/>
      </w:r>
      <w:ins w:id="396" w:author="可乐来一杯" w:date="2026-04-21T23:41:34Z">
        <w:r>
          <w:rPr>
            <w:rFonts w:hint="eastAsia" w:ascii="宋体" w:hAnsi="宋体" w:eastAsia="宋体"/>
            <w:sz w:val="21"/>
            <w:szCs w:val="21"/>
            <w:rPrChange w:id="397" w:author="可乐来一杯" w:date="2026-04-21T23:42:12Z">
              <w:rPr/>
            </w:rPrChange>
          </w:rPr>
          <w:instrText xml:space="preserve"> REF _Ref11575 \r \h  \* MERGEFORMAT</w:instrText>
        </w:r>
      </w:ins>
      <w:del w:id="398" w:author="可乐来一杯" w:date="2026-04-21T23:41:34Z">
        <w:r>
          <w:rPr>
            <w:rFonts w:hint="eastAsia" w:ascii="宋体" w:hAnsi="宋体" w:eastAsia="宋体" w:cs="Times New Roman"/>
            <w:sz w:val="21"/>
            <w:szCs w:val="21"/>
            <w:vertAlign w:val="baseline"/>
            <w:lang w:val="en-US" w:eastAsia="zh-CN"/>
            <w:rPrChange w:id="399" w:author="可乐来一杯" w:date="2026-04-21T23:42:12Z">
              <w:rPr>
                <w:rFonts w:hint="eastAsia" w:ascii="宋体" w:hAnsi="宋体" w:eastAsia="宋体" w:cs="宋体"/>
                <w:sz w:val="24"/>
                <w:szCs w:val="24"/>
                <w:vertAlign w:val="superscript"/>
                <w:lang w:val="en-US" w:eastAsia="zh-CN"/>
              </w:rPr>
            </w:rPrChange>
          </w:rPr>
          <w:delInstrText xml:space="preserve"> REF _Ref11575 \r \h </w:delInstrText>
        </w:r>
      </w:del>
      <w:r>
        <w:rPr>
          <w:rFonts w:hint="eastAsia" w:ascii="宋体" w:hAnsi="宋体" w:eastAsia="宋体" w:cs="Times New Roman"/>
          <w:sz w:val="21"/>
          <w:szCs w:val="21"/>
          <w:vertAlign w:val="baseline"/>
          <w:lang w:val="en-US" w:eastAsia="zh-CN"/>
          <w:rPrChange w:id="400" w:author="可乐来一杯" w:date="2026-04-21T23:42:12Z">
            <w:rPr>
              <w:rFonts w:hint="eastAsia" w:ascii="宋体" w:hAnsi="宋体" w:eastAsia="宋体" w:cs="宋体"/>
              <w:sz w:val="24"/>
              <w:szCs w:val="24"/>
              <w:vertAlign w:val="superscript"/>
              <w:lang w:val="en-US" w:eastAsia="zh-CN"/>
            </w:rPr>
          </w:rPrChange>
        </w:rPr>
        <w:fldChar w:fldCharType="separate"/>
      </w:r>
      <w:del w:id="401" w:author="可乐来一杯" w:date="2026-04-21T23:29:04Z">
        <w:r>
          <w:rPr>
            <w:rFonts w:hint="eastAsia" w:ascii="宋体" w:hAnsi="宋体" w:eastAsia="宋体" w:cs="Times New Roman"/>
            <w:sz w:val="21"/>
            <w:szCs w:val="21"/>
            <w:vertAlign w:val="baseline"/>
            <w:lang w:val="en-US" w:eastAsia="zh-CN"/>
            <w:rPrChange w:id="402" w:author="可乐来一杯" w:date="2026-04-21T23:42:12Z">
              <w:rPr>
                <w:rFonts w:hint="eastAsia" w:ascii="宋体" w:hAnsi="宋体" w:eastAsia="宋体" w:cs="宋体"/>
                <w:sz w:val="24"/>
                <w:szCs w:val="24"/>
                <w:vertAlign w:val="superscript"/>
                <w:lang w:val="en-US" w:eastAsia="zh-CN"/>
              </w:rPr>
            </w:rPrChange>
          </w:rPr>
          <w:delText>[7]</w:delText>
        </w:r>
      </w:del>
      <w:r>
        <w:rPr>
          <w:rFonts w:hint="eastAsia" w:ascii="宋体" w:hAnsi="宋体" w:eastAsia="宋体" w:cs="Times New Roman"/>
          <w:sz w:val="21"/>
          <w:szCs w:val="21"/>
          <w:vertAlign w:val="baseline"/>
          <w:lang w:val="en-US" w:eastAsia="zh-CN"/>
          <w:rPrChange w:id="403" w:author="可乐来一杯" w:date="2026-04-21T23:42:12Z">
            <w:rPr>
              <w:rFonts w:hint="eastAsia" w:ascii="宋体" w:hAnsi="宋体" w:eastAsia="宋体" w:cs="宋体"/>
              <w:sz w:val="24"/>
              <w:szCs w:val="24"/>
              <w:vertAlign w:val="superscript"/>
              <w:lang w:val="en-US" w:eastAsia="zh-CN"/>
            </w:rPr>
          </w:rPrChange>
        </w:rPr>
        <w:fldChar w:fldCharType="end"/>
      </w:r>
    </w:p>
    <w:p w14:paraId="37A34334">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405" w:author="可乐来一杯" w:date="2026-04-21T23:42:12Z">
            <w:rPr>
              <w:rFonts w:hint="eastAsia"/>
              <w:lang w:val="en-US" w:eastAsia="zh-CN"/>
            </w:rPr>
          </w:rPrChange>
        </w:rPr>
        <w:pPrChange w:id="404" w:author="可乐来一杯" w:date="2026-04-21T23:42:12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406" w:author="可乐来一杯" w:date="2026-04-21T23:42:12Z">
            <w:rPr>
              <w:rFonts w:hint="eastAsia"/>
              <w:lang w:val="en-US" w:eastAsia="zh-CN"/>
            </w:rPr>
          </w:rPrChange>
        </w:rPr>
        <w:t>但究其本质，现有研究建议既无法彻底脱离现行独立董事制度设计的窠臼，亦是在规则设计之下对独董履职的有效性进行零敲碎打。对此，《公司法》及公司治理的目光又何故拘泥于“方寸之地”？力图在制度设计与独立董事履职现实之间的落差谋求所谓的“完美、适配”解决方案。更为不言自明的是，法律规范及公司章程的设计本就有天然的滞后性与局限性，其与独立董事履职所处的现实商业决策与监督环境的落差是客观上不可弥合的，若仅依靠制度“救火”终究是缓不济急。对此，应当以移动互联网和大数据技术为代表的数字技术孕育公司经营发展新业态和新模式的基础上，也重构公司治理的主要矛盾和着力方向的同时，适当重塑公司治理的新路径和新机制。</w:t>
      </w:r>
      <w:r>
        <w:rPr>
          <w:rFonts w:hint="eastAsia" w:ascii="宋体" w:hAnsi="宋体" w:eastAsia="宋体" w:cs="Times New Roman"/>
          <w:sz w:val="21"/>
          <w:szCs w:val="21"/>
          <w:vertAlign w:val="baseline"/>
          <w:lang w:val="en-US" w:eastAsia="zh-CN"/>
          <w:rPrChange w:id="407" w:author="可乐来一杯" w:date="2026-04-21T23:42:12Z">
            <w:rPr>
              <w:rFonts w:hint="eastAsia" w:ascii="宋体" w:hAnsi="宋体" w:eastAsia="宋体" w:cs="宋体"/>
              <w:sz w:val="24"/>
              <w:szCs w:val="24"/>
              <w:vertAlign w:val="superscript"/>
              <w:lang w:val="en-US" w:eastAsia="zh-CN"/>
            </w:rPr>
          </w:rPrChange>
        </w:rPr>
        <w:fldChar w:fldCharType="begin"/>
      </w:r>
      <w:ins w:id="408" w:author="可乐来一杯" w:date="2026-04-21T23:41:34Z">
        <w:r>
          <w:rPr>
            <w:rFonts w:hint="eastAsia" w:ascii="宋体" w:hAnsi="宋体" w:eastAsia="宋体"/>
            <w:sz w:val="21"/>
            <w:szCs w:val="21"/>
            <w:rPrChange w:id="409" w:author="可乐来一杯" w:date="2026-04-21T23:42:12Z">
              <w:rPr/>
            </w:rPrChange>
          </w:rPr>
          <w:instrText xml:space="preserve"> REF _Ref11660 \r \h  \* MERGEFORMAT</w:instrText>
        </w:r>
      </w:ins>
      <w:del w:id="410" w:author="可乐来一杯" w:date="2026-04-21T23:41:34Z">
        <w:r>
          <w:rPr>
            <w:rFonts w:hint="eastAsia" w:ascii="宋体" w:hAnsi="宋体" w:eastAsia="宋体" w:cs="Times New Roman"/>
            <w:sz w:val="21"/>
            <w:szCs w:val="21"/>
            <w:vertAlign w:val="baseline"/>
            <w:lang w:val="en-US" w:eastAsia="zh-CN"/>
            <w:rPrChange w:id="411" w:author="可乐来一杯" w:date="2026-04-21T23:42:12Z">
              <w:rPr>
                <w:rFonts w:hint="eastAsia" w:ascii="宋体" w:hAnsi="宋体" w:eastAsia="宋体" w:cs="宋体"/>
                <w:sz w:val="24"/>
                <w:szCs w:val="24"/>
                <w:vertAlign w:val="superscript"/>
                <w:lang w:val="en-US" w:eastAsia="zh-CN"/>
              </w:rPr>
            </w:rPrChange>
          </w:rPr>
          <w:delInstrText xml:space="preserve"> REF _Ref11660 \r \h </w:delInstrText>
        </w:r>
      </w:del>
      <w:r>
        <w:rPr>
          <w:rFonts w:hint="eastAsia" w:ascii="宋体" w:hAnsi="宋体" w:eastAsia="宋体" w:cs="Times New Roman"/>
          <w:sz w:val="21"/>
          <w:szCs w:val="21"/>
          <w:vertAlign w:val="baseline"/>
          <w:lang w:val="en-US" w:eastAsia="zh-CN"/>
          <w:rPrChange w:id="412" w:author="可乐来一杯" w:date="2026-04-21T23:42:12Z">
            <w:rPr>
              <w:rFonts w:hint="eastAsia" w:ascii="宋体" w:hAnsi="宋体" w:eastAsia="宋体" w:cs="宋体"/>
              <w:sz w:val="24"/>
              <w:szCs w:val="24"/>
              <w:vertAlign w:val="superscript"/>
              <w:lang w:val="en-US" w:eastAsia="zh-CN"/>
            </w:rPr>
          </w:rPrChange>
        </w:rPr>
        <w:fldChar w:fldCharType="separate"/>
      </w:r>
      <w:ins w:id="413" w:author="可乐来一杯" w:date="2026-04-21T23:48:12Z">
        <w:r>
          <w:rPr>
            <w:rStyle w:val="17"/>
            <w:rFonts w:hint="eastAsia" w:ascii="宋体" w:hAnsi="宋体" w:eastAsia="宋体" w:cs="Times New Roman"/>
            <w:sz w:val="21"/>
            <w:szCs w:val="21"/>
            <w:lang w:val="en-US" w:eastAsia="zh-CN"/>
          </w:rPr>
          <w:footnoteReference w:id="7"/>
        </w:r>
      </w:ins>
      <w:del w:id="414" w:author="可乐来一杯" w:date="2026-04-21T23:29:04Z">
        <w:r>
          <w:rPr>
            <w:rFonts w:hint="eastAsia" w:ascii="宋体" w:hAnsi="宋体" w:eastAsia="宋体" w:cs="Times New Roman"/>
            <w:sz w:val="21"/>
            <w:szCs w:val="21"/>
            <w:vertAlign w:val="baseline"/>
            <w:lang w:val="en-US" w:eastAsia="zh-CN"/>
            <w:rPrChange w:id="415" w:author="可乐来一杯" w:date="2026-04-21T23:42:12Z">
              <w:rPr>
                <w:rFonts w:hint="eastAsia" w:ascii="宋体" w:hAnsi="宋体" w:eastAsia="宋体" w:cs="宋体"/>
                <w:sz w:val="24"/>
                <w:szCs w:val="24"/>
                <w:vertAlign w:val="superscript"/>
                <w:lang w:val="en-US" w:eastAsia="zh-CN"/>
              </w:rPr>
            </w:rPrChange>
          </w:rPr>
          <w:delText>[8]</w:delText>
        </w:r>
      </w:del>
      <w:r>
        <w:rPr>
          <w:rFonts w:hint="eastAsia" w:ascii="宋体" w:hAnsi="宋体" w:eastAsia="宋体" w:cs="Times New Roman"/>
          <w:sz w:val="21"/>
          <w:szCs w:val="21"/>
          <w:vertAlign w:val="baseline"/>
          <w:lang w:val="en-US" w:eastAsia="zh-CN"/>
          <w:rPrChange w:id="416" w:author="可乐来一杯" w:date="2026-04-21T23:42:12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417" w:author="可乐来一杯" w:date="2026-04-21T23:42:12Z">
            <w:rPr>
              <w:rFonts w:hint="eastAsia"/>
              <w:lang w:val="en-US" w:eastAsia="zh-CN"/>
            </w:rPr>
          </w:rPrChange>
        </w:rPr>
        <w:t>也即在微观层面，接纳“AI董事”入场。以AI董事的“智”商之能，融合独立董事这一角色职能所要求的法商、智商、情商、德商的基本素养（任职要求），从根本上革新独立董事履职之理念与方式。</w:t>
      </w:r>
    </w:p>
    <w:p w14:paraId="2C5E27A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AI董事履职的技术可行性论证</w:t>
      </w:r>
    </w:p>
    <w:p w14:paraId="3143263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419" w:author="可乐来一杯" w:date="2026-04-21T23:42:20Z">
            <w:rPr>
              <w:rFonts w:hint="eastAsia" w:ascii="黑体" w:hAnsi="黑体" w:eastAsia="黑体" w:cs="黑体"/>
              <w:sz w:val="28"/>
              <w:szCs w:val="36"/>
              <w:lang w:val="en-US" w:eastAsia="zh-CN"/>
            </w:rPr>
          </w:rPrChange>
        </w:rPr>
        <w:pPrChange w:id="418" w:author="可乐来一杯" w:date="2026-04-21T23:42:20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420" w:author="可乐来一杯" w:date="2026-04-21T23:42:20Z">
            <w:rPr>
              <w:rFonts w:hint="eastAsia"/>
              <w:lang w:val="en-US" w:eastAsia="zh-CN"/>
            </w:rPr>
          </w:rPrChange>
        </w:rPr>
        <w:t>于2014年5月，</w:t>
      </w:r>
      <w:r>
        <w:rPr>
          <w:rFonts w:hint="eastAsia" w:ascii="宋体" w:hAnsi="宋体" w:eastAsia="宋体" w:cs="Times New Roman"/>
          <w:sz w:val="21"/>
          <w:szCs w:val="21"/>
          <w:lang w:val="en-US" w:eastAsia="zh-CN"/>
          <w:rPrChange w:id="421" w:author="可乐来一杯" w:date="2026-04-21T23:42:20Z">
            <w:rPr>
              <w:rFonts w:hint="eastAsia" w:ascii="Times New Roman" w:hAnsi="Times New Roman" w:cs="Times New Roman"/>
              <w:lang w:val="en-US" w:eastAsia="zh-CN"/>
            </w:rPr>
          </w:rPrChange>
        </w:rPr>
        <w:t>Aging Analytics</w:t>
      </w:r>
      <w:r>
        <w:rPr>
          <w:rStyle w:val="12"/>
          <w:rFonts w:hint="eastAsia" w:ascii="宋体" w:hAnsi="宋体" w:eastAsia="宋体" w:cs="Times New Roman"/>
          <w:sz w:val="21"/>
          <w:szCs w:val="21"/>
          <w:lang w:val="en-US" w:eastAsia="zh-CN"/>
          <w:rPrChange w:id="422" w:author="可乐来一杯" w:date="2026-04-21T23:42:20Z">
            <w:rPr>
              <w:rStyle w:val="17"/>
              <w:rFonts w:hint="eastAsia"/>
              <w:lang w:val="en-US" w:eastAsia="zh-CN"/>
            </w:rPr>
          </w:rPrChange>
        </w:rPr>
        <w:footnoteReference w:id="8"/>
      </w:r>
      <w:r>
        <w:rPr>
          <w:rFonts w:hint="eastAsia" w:ascii="宋体" w:hAnsi="宋体" w:eastAsia="宋体"/>
          <w:sz w:val="21"/>
          <w:szCs w:val="21"/>
          <w:lang w:val="en-US" w:eastAsia="zh-CN"/>
          <w:rPrChange w:id="423" w:author="可乐来一杯" w:date="2026-04-21T23:42:20Z">
            <w:rPr>
              <w:rFonts w:hint="eastAsia"/>
              <w:lang w:val="en-US" w:eastAsia="zh-CN"/>
            </w:rPr>
          </w:rPrChange>
        </w:rPr>
        <w:t>宣布启用</w:t>
      </w:r>
      <w:r>
        <w:rPr>
          <w:rFonts w:hint="eastAsia" w:ascii="宋体" w:hAnsi="宋体" w:eastAsia="宋体" w:cs="Times New Roman"/>
          <w:sz w:val="21"/>
          <w:szCs w:val="21"/>
          <w:lang w:val="en-US" w:eastAsia="zh-CN"/>
          <w:rPrChange w:id="424" w:author="可乐来一杯" w:date="2026-04-21T23:42:20Z">
            <w:rPr>
              <w:rFonts w:hint="default" w:ascii="Times New Roman" w:hAnsi="Times New Roman" w:cs="Times New Roman"/>
              <w:lang w:val="en-US" w:eastAsia="zh-CN"/>
            </w:rPr>
          </w:rPrChange>
        </w:rPr>
        <w:t>VITAL (Validating Investment Tool for Advancing Life Sciences)</w:t>
      </w:r>
      <w:r>
        <w:rPr>
          <w:rFonts w:hint="eastAsia" w:ascii="宋体" w:hAnsi="宋体" w:eastAsia="宋体"/>
          <w:sz w:val="21"/>
          <w:szCs w:val="21"/>
          <w:lang w:val="en-US" w:eastAsia="zh-CN"/>
          <w:rPrChange w:id="425" w:author="可乐来一杯" w:date="2026-04-21T23:42:20Z">
            <w:rPr>
              <w:rFonts w:hint="eastAsia"/>
              <w:lang w:val="en-US" w:eastAsia="zh-CN"/>
            </w:rPr>
          </w:rPrChange>
        </w:rPr>
        <w:t xml:space="preserve"> ，并授权香港的风投公司</w:t>
      </w:r>
      <w:r>
        <w:rPr>
          <w:rFonts w:hint="eastAsia" w:ascii="宋体" w:hAnsi="宋体" w:eastAsia="宋体" w:cs="Times New Roman"/>
          <w:sz w:val="21"/>
          <w:szCs w:val="21"/>
          <w:lang w:val="en-US" w:eastAsia="zh-CN"/>
          <w:rPrChange w:id="426" w:author="可乐来一杯" w:date="2026-04-21T23:42:20Z">
            <w:rPr>
              <w:rFonts w:hint="eastAsia" w:ascii="Times New Roman" w:hAnsi="Times New Roman" w:cs="Times New Roman"/>
              <w:lang w:val="en-US" w:eastAsia="zh-CN"/>
            </w:rPr>
          </w:rPrChange>
        </w:rPr>
        <w:t>Deep Knowledge Ventures</w:t>
      </w:r>
      <w:r>
        <w:rPr>
          <w:rFonts w:hint="eastAsia" w:ascii="宋体" w:hAnsi="宋体" w:eastAsia="宋体"/>
          <w:sz w:val="21"/>
          <w:szCs w:val="21"/>
          <w:lang w:val="en-US" w:eastAsia="zh-CN"/>
          <w:rPrChange w:id="427" w:author="可乐来一杯" w:date="2026-04-21T23:42:20Z">
            <w:rPr>
              <w:rFonts w:hint="eastAsia"/>
              <w:lang w:val="en-US" w:eastAsia="zh-CN"/>
            </w:rPr>
          </w:rPrChange>
        </w:rPr>
        <w:t>将该人工智能用作该公司的投资委员。即因当时香港公司法的规定，</w:t>
      </w:r>
      <w:r>
        <w:rPr>
          <w:rFonts w:hint="eastAsia" w:ascii="宋体" w:hAnsi="宋体" w:eastAsia="宋体" w:cs="Times New Roman"/>
          <w:sz w:val="21"/>
          <w:szCs w:val="21"/>
          <w:lang w:val="en-US" w:eastAsia="zh-CN"/>
          <w:rPrChange w:id="428" w:author="可乐来一杯" w:date="2026-04-21T23:42:20Z">
            <w:rPr>
              <w:rFonts w:hint="eastAsia" w:ascii="Times New Roman" w:hAnsi="Times New Roman" w:cs="Times New Roman"/>
              <w:lang w:val="en-US" w:eastAsia="zh-CN"/>
            </w:rPr>
          </w:rPrChange>
        </w:rPr>
        <w:t>VITAL</w:t>
      </w:r>
      <w:r>
        <w:rPr>
          <w:rFonts w:hint="eastAsia" w:ascii="宋体" w:hAnsi="宋体" w:eastAsia="宋体"/>
          <w:sz w:val="21"/>
          <w:szCs w:val="21"/>
          <w:lang w:val="en-US" w:eastAsia="zh-CN"/>
          <w:rPrChange w:id="429" w:author="可乐来一杯" w:date="2026-04-21T23:42:20Z">
            <w:rPr>
              <w:rFonts w:hint="eastAsia"/>
              <w:lang w:val="en-US" w:eastAsia="zh-CN"/>
            </w:rPr>
          </w:rPrChange>
        </w:rPr>
        <w:t>无法获得“董事”地位的认可。因此,，</w:t>
      </w:r>
      <w:r>
        <w:rPr>
          <w:rFonts w:hint="eastAsia" w:ascii="宋体" w:hAnsi="宋体" w:eastAsia="宋体" w:cs="Times New Roman"/>
          <w:sz w:val="21"/>
          <w:szCs w:val="21"/>
          <w:lang w:val="en-US" w:eastAsia="zh-CN"/>
          <w:rPrChange w:id="430" w:author="可乐来一杯" w:date="2026-04-21T23:42:20Z">
            <w:rPr>
              <w:rFonts w:hint="eastAsia" w:ascii="Times New Roman" w:hAnsi="Times New Roman" w:cs="Times New Roman"/>
              <w:lang w:val="en-US" w:eastAsia="zh-CN"/>
            </w:rPr>
          </w:rPrChange>
        </w:rPr>
        <w:t>Aging Analytics</w:t>
      </w:r>
      <w:r>
        <w:rPr>
          <w:rFonts w:hint="eastAsia" w:ascii="宋体" w:hAnsi="宋体" w:eastAsia="宋体"/>
          <w:sz w:val="21"/>
          <w:szCs w:val="21"/>
          <w:lang w:val="en-US" w:eastAsia="zh-CN"/>
          <w:rPrChange w:id="431" w:author="可乐来一杯" w:date="2026-04-21T23:42:20Z">
            <w:rPr>
              <w:rFonts w:hint="eastAsia"/>
              <w:lang w:val="en-US" w:eastAsia="zh-CN"/>
            </w:rPr>
          </w:rPrChange>
        </w:rPr>
        <w:t>公司的其他委员认为,将之视为投资委员会的“观察员 (</w:t>
      </w:r>
      <w:r>
        <w:rPr>
          <w:rFonts w:hint="eastAsia" w:ascii="宋体" w:hAnsi="宋体" w:eastAsia="宋体" w:cs="Times New Roman"/>
          <w:sz w:val="21"/>
          <w:szCs w:val="21"/>
          <w:lang w:val="en-US" w:eastAsia="zh-CN"/>
          <w:rPrChange w:id="432" w:author="可乐来一杯" w:date="2026-04-21T23:42:20Z">
            <w:rPr>
              <w:rFonts w:hint="eastAsia" w:ascii="Times New Roman" w:hAnsi="Times New Roman" w:cs="Times New Roman"/>
              <w:lang w:val="en-US" w:eastAsia="zh-CN"/>
            </w:rPr>
          </w:rPrChange>
        </w:rPr>
        <w:t>observer</w:t>
      </w:r>
      <w:r>
        <w:rPr>
          <w:rFonts w:hint="eastAsia" w:ascii="宋体" w:hAnsi="宋体" w:eastAsia="宋体"/>
          <w:sz w:val="21"/>
          <w:szCs w:val="21"/>
          <w:lang w:val="en-US" w:eastAsia="zh-CN"/>
          <w:rPrChange w:id="433" w:author="可乐来一杯" w:date="2026-04-21T23:42:20Z">
            <w:rPr>
              <w:rFonts w:hint="eastAsia"/>
              <w:lang w:val="en-US" w:eastAsia="zh-CN"/>
            </w:rPr>
          </w:rPrChange>
        </w:rPr>
        <w:t>) ”更为适当。在此之后，芬兰上市公司</w:t>
      </w:r>
      <w:r>
        <w:rPr>
          <w:rFonts w:hint="eastAsia" w:ascii="宋体" w:hAnsi="宋体" w:eastAsia="宋体" w:cs="Times New Roman"/>
          <w:sz w:val="21"/>
          <w:szCs w:val="21"/>
          <w:lang w:val="en-US" w:eastAsia="zh-CN"/>
          <w:rPrChange w:id="434" w:author="可乐来一杯" w:date="2026-04-21T23:42:20Z">
            <w:rPr>
              <w:rFonts w:hint="eastAsia" w:ascii="Times New Roman" w:hAnsi="Times New Roman" w:cs="Times New Roman"/>
              <w:lang w:val="en-US" w:eastAsia="zh-CN"/>
            </w:rPr>
          </w:rPrChange>
        </w:rPr>
        <w:t>Tieto</w:t>
      </w:r>
      <w:r>
        <w:rPr>
          <w:rFonts w:hint="eastAsia" w:ascii="宋体" w:hAnsi="宋体" w:eastAsia="宋体"/>
          <w:sz w:val="21"/>
          <w:szCs w:val="21"/>
          <w:lang w:val="en-US" w:eastAsia="zh-CN"/>
          <w:rPrChange w:id="435" w:author="可乐来一杯" w:date="2026-04-21T23:42:20Z">
            <w:rPr>
              <w:rFonts w:hint="eastAsia"/>
              <w:lang w:val="en-US" w:eastAsia="zh-CN"/>
            </w:rPr>
          </w:rPrChange>
        </w:rPr>
        <w:t>任命名为“</w:t>
      </w:r>
      <w:r>
        <w:rPr>
          <w:rFonts w:hint="eastAsia" w:ascii="宋体" w:hAnsi="宋体" w:eastAsia="宋体" w:cs="Times New Roman"/>
          <w:sz w:val="21"/>
          <w:szCs w:val="21"/>
          <w:lang w:val="en-US" w:eastAsia="zh-CN"/>
          <w:rPrChange w:id="436" w:author="可乐来一杯" w:date="2026-04-21T23:42:20Z">
            <w:rPr>
              <w:rFonts w:hint="eastAsia" w:ascii="Times New Roman" w:hAnsi="Times New Roman" w:cs="Times New Roman"/>
              <w:lang w:val="en-US" w:eastAsia="zh-CN"/>
            </w:rPr>
          </w:rPrChange>
        </w:rPr>
        <w:t>Alicia T</w:t>
      </w:r>
      <w:r>
        <w:rPr>
          <w:rFonts w:hint="eastAsia" w:ascii="宋体" w:hAnsi="宋体" w:eastAsia="宋体"/>
          <w:sz w:val="21"/>
          <w:szCs w:val="21"/>
          <w:lang w:val="en-US" w:eastAsia="zh-CN"/>
          <w:rPrChange w:id="437" w:author="可乐来一杯" w:date="2026-04-21T23:42:20Z">
            <w:rPr>
              <w:rFonts w:hint="eastAsia"/>
              <w:lang w:val="en-US" w:eastAsia="zh-CN"/>
            </w:rPr>
          </w:rPrChange>
        </w:rPr>
        <w:t>．”的AI加入新数据驱动型业务管理团队，拥有投票权，旨在打造由优秀人才和AI组成的团队。</w:t>
      </w:r>
      <w:r>
        <w:rPr>
          <w:rFonts w:hint="eastAsia" w:ascii="宋体" w:hAnsi="宋体" w:eastAsia="宋体" w:cs="Times New Roman"/>
          <w:sz w:val="21"/>
          <w:szCs w:val="21"/>
          <w:vertAlign w:val="baseline"/>
          <w:lang w:val="en-US" w:eastAsia="zh-CN"/>
          <w:rPrChange w:id="438" w:author="可乐来一杯" w:date="2026-04-21T23:42:20Z">
            <w:rPr>
              <w:rFonts w:hint="eastAsia" w:ascii="宋体" w:hAnsi="宋体" w:eastAsia="宋体" w:cs="宋体"/>
              <w:sz w:val="24"/>
              <w:szCs w:val="24"/>
              <w:vertAlign w:val="superscript"/>
              <w:lang w:val="en-US" w:eastAsia="zh-CN"/>
            </w:rPr>
          </w:rPrChange>
        </w:rPr>
        <w:fldChar w:fldCharType="begin"/>
      </w:r>
      <w:ins w:id="439" w:author="可乐来一杯" w:date="2026-04-21T23:42:20Z">
        <w:r>
          <w:rPr/>
          <w:instrText xml:space="preserve"> REF _Ref11679 \r \h  \* MERGEFORMAT</w:instrText>
        </w:r>
      </w:ins>
      <w:del w:id="440" w:author="可乐来一杯" w:date="2026-04-21T23:42:20Z">
        <w:r>
          <w:rPr>
            <w:rFonts w:hint="eastAsia" w:ascii="宋体" w:hAnsi="宋体" w:eastAsia="宋体" w:cs="Times New Roman"/>
            <w:sz w:val="21"/>
            <w:szCs w:val="21"/>
            <w:vertAlign w:val="baseline"/>
            <w:lang w:val="en-US" w:eastAsia="zh-CN"/>
            <w:rPrChange w:id="441" w:author="可乐来一杯" w:date="2026-04-21T23:42:20Z">
              <w:rPr>
                <w:rFonts w:hint="eastAsia" w:ascii="宋体" w:hAnsi="宋体" w:eastAsia="宋体" w:cs="宋体"/>
                <w:sz w:val="24"/>
                <w:szCs w:val="24"/>
                <w:vertAlign w:val="superscript"/>
                <w:lang w:val="en-US" w:eastAsia="zh-CN"/>
              </w:rPr>
            </w:rPrChange>
          </w:rPr>
          <w:delInstrText xml:space="preserve"> REF _Ref11679 \r \h </w:delInstrText>
        </w:r>
      </w:del>
      <w:r>
        <w:rPr>
          <w:rFonts w:hint="eastAsia" w:ascii="宋体" w:hAnsi="宋体" w:eastAsia="宋体" w:cs="Times New Roman"/>
          <w:sz w:val="21"/>
          <w:szCs w:val="21"/>
          <w:vertAlign w:val="baseline"/>
          <w:lang w:val="en-US" w:eastAsia="zh-CN"/>
          <w:rPrChange w:id="442" w:author="可乐来一杯" w:date="2026-04-21T23:42:20Z">
            <w:rPr>
              <w:rFonts w:hint="eastAsia" w:ascii="宋体" w:hAnsi="宋体" w:eastAsia="宋体" w:cs="宋体"/>
              <w:sz w:val="24"/>
              <w:szCs w:val="24"/>
              <w:vertAlign w:val="superscript"/>
              <w:lang w:val="en-US" w:eastAsia="zh-CN"/>
            </w:rPr>
          </w:rPrChange>
        </w:rPr>
        <w:fldChar w:fldCharType="separate"/>
      </w:r>
      <w:ins w:id="443" w:author="可乐来一杯" w:date="2026-04-21T23:48:16Z">
        <w:r>
          <w:rPr>
            <w:rStyle w:val="17"/>
            <w:rFonts w:hint="eastAsia" w:ascii="宋体" w:hAnsi="宋体" w:eastAsia="宋体" w:cs="Times New Roman"/>
            <w:sz w:val="21"/>
            <w:szCs w:val="21"/>
            <w:lang w:val="en-US" w:eastAsia="zh-CN"/>
          </w:rPr>
          <w:footnoteReference w:id="9"/>
        </w:r>
      </w:ins>
      <w:del w:id="444" w:author="可乐来一杯" w:date="2026-04-21T23:29:04Z">
        <w:r>
          <w:rPr>
            <w:rFonts w:hint="eastAsia" w:ascii="宋体" w:hAnsi="宋体" w:eastAsia="宋体" w:cs="Times New Roman"/>
            <w:sz w:val="21"/>
            <w:szCs w:val="21"/>
            <w:vertAlign w:val="baseline"/>
            <w:lang w:val="en-US" w:eastAsia="zh-CN"/>
            <w:rPrChange w:id="445" w:author="可乐来一杯" w:date="2026-04-21T23:42:20Z">
              <w:rPr>
                <w:rFonts w:hint="eastAsia" w:ascii="宋体" w:hAnsi="宋体" w:eastAsia="宋体" w:cs="宋体"/>
                <w:sz w:val="24"/>
                <w:szCs w:val="24"/>
                <w:vertAlign w:val="superscript"/>
                <w:lang w:val="en-US" w:eastAsia="zh-CN"/>
              </w:rPr>
            </w:rPrChange>
          </w:rPr>
          <w:delText>[9]</w:delText>
        </w:r>
      </w:del>
      <w:r>
        <w:rPr>
          <w:rFonts w:hint="eastAsia" w:ascii="宋体" w:hAnsi="宋体" w:eastAsia="宋体" w:cs="Times New Roman"/>
          <w:sz w:val="21"/>
          <w:szCs w:val="21"/>
          <w:vertAlign w:val="baseline"/>
          <w:lang w:val="en-US" w:eastAsia="zh-CN"/>
          <w:rPrChange w:id="446" w:author="可乐来一杯" w:date="2026-04-21T23:42:20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447" w:author="可乐来一杯" w:date="2026-04-21T23:42:20Z">
            <w:rPr>
              <w:rFonts w:hint="eastAsia"/>
              <w:lang w:val="en-US" w:eastAsia="zh-CN"/>
            </w:rPr>
          </w:rPrChange>
        </w:rPr>
        <w:t>彼时，若论</w:t>
      </w:r>
      <w:r>
        <w:rPr>
          <w:rFonts w:hint="eastAsia" w:ascii="宋体" w:hAnsi="宋体" w:eastAsia="宋体" w:cs="Times New Roman"/>
          <w:sz w:val="21"/>
          <w:szCs w:val="21"/>
          <w:lang w:val="en-US" w:eastAsia="zh-CN"/>
          <w:rPrChange w:id="448" w:author="可乐来一杯" w:date="2026-04-21T23:42:20Z">
            <w:rPr>
              <w:rFonts w:hint="eastAsia" w:ascii="Times New Roman" w:hAnsi="Times New Roman" w:cs="Times New Roman"/>
              <w:lang w:val="en-US" w:eastAsia="zh-CN"/>
            </w:rPr>
          </w:rPrChange>
        </w:rPr>
        <w:t>VITAL</w:t>
      </w:r>
      <w:r>
        <w:rPr>
          <w:rFonts w:hint="eastAsia" w:ascii="宋体" w:hAnsi="宋体" w:eastAsia="宋体"/>
          <w:sz w:val="21"/>
          <w:szCs w:val="21"/>
          <w:lang w:val="en-US" w:eastAsia="zh-CN"/>
          <w:rPrChange w:id="449" w:author="可乐来一杯" w:date="2026-04-21T23:42:20Z">
            <w:rPr>
              <w:rFonts w:hint="eastAsia"/>
              <w:lang w:val="en-US" w:eastAsia="zh-CN"/>
            </w:rPr>
          </w:rPrChange>
        </w:rPr>
        <w:t>是否具备董事资格尚有争议，但后续如印</w:t>
      </w:r>
      <w:r>
        <w:rPr>
          <w:rFonts w:hint="eastAsia" w:ascii="宋体" w:hAnsi="宋体" w:eastAsia="宋体" w:cs="Times New Roman"/>
          <w:sz w:val="21"/>
          <w:szCs w:val="21"/>
          <w:lang w:val="en-US" w:eastAsia="zh-CN"/>
          <w:rPrChange w:id="450" w:author="可乐来一杯" w:date="2026-04-21T23:42:20Z">
            <w:rPr>
              <w:rFonts w:hint="eastAsia" w:ascii="Times New Roman" w:hAnsi="Times New Roman" w:cs="Times New Roman"/>
              <w:lang w:val="en-US" w:eastAsia="zh-CN"/>
            </w:rPr>
          </w:rPrChange>
        </w:rPr>
        <w:t>度CS India</w:t>
      </w:r>
      <w:r>
        <w:rPr>
          <w:rFonts w:hint="eastAsia" w:ascii="宋体" w:hAnsi="宋体" w:eastAsia="宋体"/>
          <w:sz w:val="21"/>
          <w:szCs w:val="21"/>
          <w:lang w:val="en-US" w:eastAsia="zh-CN"/>
          <w:rPrChange w:id="451" w:author="可乐来一杯" w:date="2026-04-21T23:42:20Z">
            <w:rPr>
              <w:rFonts w:hint="eastAsia"/>
              <w:lang w:val="en-US" w:eastAsia="zh-CN"/>
            </w:rPr>
          </w:rPrChange>
        </w:rPr>
        <w:t>公司正式任命</w:t>
      </w:r>
      <w:r>
        <w:rPr>
          <w:rFonts w:hint="eastAsia" w:ascii="宋体" w:hAnsi="宋体" w:eastAsia="宋体" w:cs="Times New Roman"/>
          <w:sz w:val="21"/>
          <w:szCs w:val="21"/>
          <w:lang w:val="en-US" w:eastAsia="zh-CN"/>
          <w:rPrChange w:id="452" w:author="可乐来一杯" w:date="2026-04-21T23:42:20Z">
            <w:rPr>
              <w:rFonts w:hint="eastAsia" w:ascii="Times New Roman" w:hAnsi="Times New Roman" w:cs="Times New Roman"/>
              <w:lang w:val="en-US" w:eastAsia="zh-CN"/>
            </w:rPr>
          </w:rPrChange>
        </w:rPr>
        <w:t>Chat GP</w:t>
      </w:r>
      <w:r>
        <w:rPr>
          <w:rFonts w:hint="eastAsia" w:ascii="宋体" w:hAnsi="宋体" w:eastAsia="宋体"/>
          <w:sz w:val="21"/>
          <w:szCs w:val="21"/>
          <w:lang w:val="en-US" w:eastAsia="zh-CN"/>
          <w:rPrChange w:id="453" w:author="可乐来一杯" w:date="2026-04-21T23:42:20Z">
            <w:rPr>
              <w:rFonts w:hint="eastAsia"/>
              <w:lang w:val="en-US" w:eastAsia="zh-CN"/>
            </w:rPr>
          </w:rPrChange>
        </w:rPr>
        <w:t>T为CEO，负责日常运营与战略规划</w:t>
      </w:r>
      <w:r>
        <w:rPr>
          <w:rStyle w:val="12"/>
          <w:rFonts w:hint="eastAsia" w:ascii="宋体" w:hAnsi="宋体" w:eastAsia="宋体" w:cs="Times New Roman"/>
          <w:sz w:val="21"/>
          <w:szCs w:val="21"/>
          <w:lang w:val="en-US" w:eastAsia="zh-CN"/>
          <w:rPrChange w:id="454" w:author="可乐来一杯" w:date="2026-04-21T23:42:20Z">
            <w:rPr>
              <w:rStyle w:val="17"/>
              <w:rFonts w:hint="eastAsia"/>
              <w:lang w:val="en-US" w:eastAsia="zh-CN"/>
            </w:rPr>
          </w:rPrChange>
        </w:rPr>
        <w:footnoteReference w:id="10"/>
      </w:r>
      <w:r>
        <w:rPr>
          <w:rFonts w:hint="eastAsia" w:ascii="宋体" w:hAnsi="宋体" w:eastAsia="宋体"/>
          <w:sz w:val="21"/>
          <w:szCs w:val="21"/>
          <w:lang w:val="en-US" w:eastAsia="zh-CN"/>
          <w:rPrChange w:id="455" w:author="可乐来一杯" w:date="2026-04-21T23:42:20Z">
            <w:rPr>
              <w:rFonts w:hint="eastAsia"/>
              <w:lang w:val="en-US" w:eastAsia="zh-CN"/>
            </w:rPr>
          </w:rPrChange>
        </w:rPr>
        <w:t>；葡萄牙创业者则与</w:t>
      </w:r>
      <w:r>
        <w:rPr>
          <w:rFonts w:hint="eastAsia" w:ascii="宋体" w:hAnsi="宋体" w:eastAsia="宋体" w:cs="Times New Roman"/>
          <w:sz w:val="21"/>
          <w:szCs w:val="21"/>
          <w:lang w:val="en-US" w:eastAsia="zh-CN"/>
          <w:rPrChange w:id="456" w:author="可乐来一杯" w:date="2026-04-21T23:42:20Z">
            <w:rPr>
              <w:rFonts w:hint="eastAsia" w:ascii="Times New Roman" w:hAnsi="Times New Roman" w:cs="Times New Roman"/>
              <w:lang w:val="en-US" w:eastAsia="zh-CN"/>
            </w:rPr>
          </w:rPrChange>
        </w:rPr>
        <w:t>Chat GPT</w:t>
      </w:r>
      <w:r>
        <w:rPr>
          <w:rFonts w:hint="eastAsia" w:ascii="宋体" w:hAnsi="宋体" w:eastAsia="宋体"/>
          <w:sz w:val="21"/>
          <w:szCs w:val="21"/>
          <w:lang w:val="en-US" w:eastAsia="zh-CN"/>
          <w:rPrChange w:id="457" w:author="可乐来一杯" w:date="2026-04-21T23:42:20Z">
            <w:rPr>
              <w:rFonts w:hint="eastAsia"/>
              <w:lang w:val="en-US" w:eastAsia="zh-CN"/>
            </w:rPr>
          </w:rPrChange>
        </w:rPr>
        <w:t>联合创立企业，通过指令交互实现商业目标</w:t>
      </w:r>
      <w:r>
        <w:rPr>
          <w:rStyle w:val="12"/>
          <w:rFonts w:hint="eastAsia" w:ascii="宋体" w:hAnsi="宋体" w:eastAsia="宋体" w:cs="Times New Roman"/>
          <w:sz w:val="21"/>
          <w:szCs w:val="21"/>
          <w:lang w:val="en-US" w:eastAsia="zh-CN"/>
          <w:rPrChange w:id="458" w:author="可乐来一杯" w:date="2026-04-21T23:42:20Z">
            <w:rPr>
              <w:rStyle w:val="17"/>
              <w:rFonts w:hint="eastAsia"/>
              <w:lang w:val="en-US" w:eastAsia="zh-CN"/>
            </w:rPr>
          </w:rPrChange>
        </w:rPr>
        <w:footnoteReference w:id="11"/>
      </w:r>
      <w:r>
        <w:rPr>
          <w:rFonts w:hint="eastAsia" w:ascii="宋体" w:hAnsi="宋体" w:eastAsia="宋体"/>
          <w:sz w:val="21"/>
          <w:szCs w:val="21"/>
          <w:lang w:val="en-US" w:eastAsia="zh-CN"/>
          <w:rPrChange w:id="459" w:author="可乐来一杯" w:date="2026-04-21T23:42:20Z">
            <w:rPr>
              <w:rFonts w:hint="eastAsia"/>
              <w:lang w:val="en-US" w:eastAsia="zh-CN"/>
            </w:rPr>
          </w:rPrChange>
        </w:rPr>
        <w:t>；日本三井住友金融集团</w:t>
      </w:r>
      <w:r>
        <w:rPr>
          <w:rFonts w:hint="eastAsia" w:ascii="宋体" w:hAnsi="宋体" w:eastAsia="宋体" w:cs="Times New Roman"/>
          <w:sz w:val="21"/>
          <w:szCs w:val="21"/>
          <w:lang w:val="en-US" w:eastAsia="zh-CN"/>
          <w:rPrChange w:id="460" w:author="可乐来一杯" w:date="2026-04-21T23:42:20Z">
            <w:rPr>
              <w:rFonts w:hint="eastAsia" w:ascii="Times New Roman" w:hAnsi="Times New Roman" w:cs="Times New Roman"/>
              <w:lang w:val="en-US" w:eastAsia="zh-CN"/>
            </w:rPr>
          </w:rPrChange>
        </w:rPr>
        <w:t xml:space="preserve"> AI-CEO </w:t>
      </w:r>
      <w:r>
        <w:rPr>
          <w:rFonts w:hint="eastAsia" w:ascii="宋体" w:hAnsi="宋体" w:eastAsia="宋体"/>
          <w:sz w:val="21"/>
          <w:szCs w:val="21"/>
          <w:lang w:val="en-US" w:eastAsia="zh-CN"/>
          <w:rPrChange w:id="461" w:author="可乐来一杯" w:date="2026-04-21T23:42:20Z">
            <w:rPr>
              <w:rFonts w:hint="eastAsia"/>
              <w:lang w:val="en-US" w:eastAsia="zh-CN"/>
            </w:rPr>
          </w:rPrChange>
        </w:rPr>
        <w:t>项目展现了另一种 AI 治理应用模式。 该系统运用OpenAI的GPT-4o技术，结合系统提示与RAG检索增强生成技术，成功模仿集团行政总裁中岛达的思考方式与决策风格</w:t>
      </w:r>
      <w:r>
        <w:rPr>
          <w:rStyle w:val="12"/>
          <w:rFonts w:hint="eastAsia" w:ascii="宋体" w:hAnsi="宋体" w:eastAsia="宋体" w:cs="Times New Roman"/>
          <w:sz w:val="21"/>
          <w:szCs w:val="21"/>
          <w:lang w:val="en-US" w:eastAsia="zh-CN"/>
          <w:rPrChange w:id="462" w:author="可乐来一杯" w:date="2026-04-21T23:42:20Z">
            <w:rPr>
              <w:rStyle w:val="17"/>
              <w:rFonts w:hint="eastAsia"/>
              <w:lang w:val="en-US" w:eastAsia="zh-CN"/>
            </w:rPr>
          </w:rPrChange>
        </w:rPr>
        <w:footnoteReference w:id="12"/>
      </w:r>
      <w:r>
        <w:rPr>
          <w:rFonts w:hint="eastAsia" w:ascii="宋体" w:hAnsi="宋体" w:eastAsia="宋体"/>
          <w:sz w:val="21"/>
          <w:szCs w:val="21"/>
          <w:lang w:val="en-US" w:eastAsia="zh-CN"/>
          <w:rPrChange w:id="463" w:author="可乐来一杯" w:date="2026-04-21T23:42:20Z">
            <w:rPr>
              <w:rFonts w:hint="eastAsia"/>
              <w:lang w:val="en-US" w:eastAsia="zh-CN"/>
            </w:rPr>
          </w:rPrChange>
        </w:rPr>
        <w:t>；我国网龙网络公司在2022年曾宣布任命数字人为公司轮值CE0，负责组织管理事务及战略执行等工作</w:t>
      </w:r>
      <w:r>
        <w:rPr>
          <w:rStyle w:val="12"/>
          <w:rFonts w:hint="eastAsia" w:ascii="宋体" w:hAnsi="宋体" w:eastAsia="宋体" w:cs="Times New Roman"/>
          <w:sz w:val="21"/>
          <w:szCs w:val="21"/>
          <w:lang w:val="en-US" w:eastAsia="zh-CN"/>
          <w:rPrChange w:id="464" w:author="可乐来一杯" w:date="2026-04-21T23:42:20Z">
            <w:rPr>
              <w:rStyle w:val="17"/>
              <w:rFonts w:hint="eastAsia"/>
              <w:lang w:val="en-US" w:eastAsia="zh-CN"/>
            </w:rPr>
          </w:rPrChange>
        </w:rPr>
        <w:footnoteReference w:id="13"/>
      </w:r>
      <w:r>
        <w:rPr>
          <w:rFonts w:hint="eastAsia" w:ascii="宋体" w:hAnsi="宋体" w:eastAsia="宋体"/>
          <w:sz w:val="21"/>
          <w:szCs w:val="21"/>
          <w:lang w:val="en-US" w:eastAsia="zh-CN"/>
          <w:rPrChange w:id="465" w:author="可乐来一杯" w:date="2026-04-21T23:42:20Z">
            <w:rPr>
              <w:rFonts w:hint="eastAsia"/>
              <w:lang w:val="en-US" w:eastAsia="zh-CN"/>
            </w:rPr>
          </w:rPrChange>
        </w:rPr>
        <w:t>。以上种种无不证明，在公司治理与商事决策层面，AI的应用已突破传统工具属性，在技术</w:t>
      </w:r>
      <w:r>
        <w:rPr>
          <w:rFonts w:hint="eastAsia" w:ascii="宋体" w:hAnsi="宋体" w:eastAsia="宋体"/>
          <w:sz w:val="21"/>
          <w:szCs w:val="21"/>
          <w:lang w:val="en-US" w:eastAsia="zh-CN"/>
          <w:rPrChange w:id="466" w:author="可乐来一杯" w:date="2026-04-21T23:42:20Z">
            <w:rPr>
              <w:rFonts w:hint="eastAsia"/>
              <w:lang w:val="en-US" w:eastAsia="zh-CN"/>
            </w:rPr>
          </w:rPrChange>
        </w:rPr>
        <w:t>革新驱动下逐步深入到公司（企业）决策的核心圈层。</w:t>
      </w:r>
    </w:p>
    <w:p w14:paraId="4A83A3D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0"/>
        <w:rPr>
          <w:del w:id="467" w:author="可乐来一杯" w:date="2026-04-21T23:22:56Z"/>
          <w:rFonts w:hint="eastAsia" w:ascii="黑体" w:hAnsi="黑体" w:eastAsia="黑体" w:cs="黑体"/>
          <w:b w:val="0"/>
          <w:bCs w:val="0"/>
          <w:lang w:val="en-US" w:eastAsia="zh-CN"/>
        </w:rPr>
      </w:pPr>
      <w:del w:id="468" w:author="可乐来一杯" w:date="2026-04-21T23:22:56Z">
        <w:r>
          <w:rPr>
            <w:rFonts w:hint="eastAsia" w:ascii="黑体" w:hAnsi="黑体" w:eastAsia="黑体" w:cs="黑体"/>
            <w:b w:val="0"/>
            <w:bCs w:val="0"/>
            <w:lang w:val="en-US" w:eastAsia="zh-CN"/>
          </w:rPr>
          <w:delText>适应“去中心化”企业平台组织新监管要求</w:delText>
        </w:r>
      </w:del>
    </w:p>
    <w:p w14:paraId="70F975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del w:id="469" w:author="可乐来一杯" w:date="2026-04-21T23:22:56Z"/>
        </w:rPr>
      </w:pPr>
      <w:del w:id="470" w:author="可乐来一杯" w:date="2026-04-21T23:22:56Z">
        <w:r>
          <w:rPr>
            <w:rFonts w:hint="eastAsia" w:ascii="宋体" w:hAnsi="宋体" w:eastAsia="宋体" w:cs="宋体"/>
            <w:sz w:val="24"/>
            <w:szCs w:val="24"/>
            <w:lang w:val="en-US" w:eastAsia="zh-CN"/>
          </w:rPr>
          <w:delText>伴随数字经济、数字社会和数字政府的同步推进，组织与管理的新范式应运而生，其核心是重估创新价值并快速呼应市场变动。无论管理学的“企业平台”还是经济学的“经济平台”框架均强调，平台依托数字技术充当中介，在多元用户群体间实现互联互通，并使参与方得以协作完成既定任务。</w:delText>
        </w:r>
      </w:del>
      <w:del w:id="471" w:author="可乐来一杯" w:date="2026-04-21T23:22:56Z">
        <w:r>
          <w:rPr>
            <w:rFonts w:hint="eastAsia" w:ascii="宋体" w:hAnsi="宋体" w:eastAsia="宋体" w:cs="宋体"/>
            <w:sz w:val="24"/>
            <w:szCs w:val="24"/>
            <w:vertAlign w:val="superscript"/>
            <w:lang w:val="en-US" w:eastAsia="zh-CN"/>
          </w:rPr>
          <w:fldChar w:fldCharType="begin"/>
        </w:r>
      </w:del>
      <w:del w:id="472" w:author="可乐来一杯" w:date="2026-04-21T23:22:56Z">
        <w:r>
          <w:rPr>
            <w:rFonts w:hint="eastAsia" w:ascii="宋体" w:hAnsi="宋体" w:eastAsia="宋体" w:cs="宋体"/>
            <w:sz w:val="24"/>
            <w:szCs w:val="24"/>
            <w:vertAlign w:val="superscript"/>
            <w:lang w:val="en-US" w:eastAsia="zh-CN"/>
          </w:rPr>
          <w:delInstrText xml:space="preserve"> REF _Ref11699 \r \h </w:delInstrText>
        </w:r>
      </w:del>
      <w:del w:id="473" w:author="可乐来一杯" w:date="2026-04-21T23:22:56Z">
        <w:r>
          <w:rPr>
            <w:rFonts w:hint="eastAsia" w:ascii="宋体" w:hAnsi="宋体" w:eastAsia="宋体" w:cs="宋体"/>
            <w:sz w:val="24"/>
            <w:szCs w:val="24"/>
            <w:vertAlign w:val="superscript"/>
            <w:lang w:val="en-US" w:eastAsia="zh-CN"/>
          </w:rPr>
          <w:fldChar w:fldCharType="separate"/>
        </w:r>
      </w:del>
      <w:del w:id="474" w:author="可乐来一杯" w:date="2026-04-21T23:29:04Z">
        <w:r>
          <w:rPr>
            <w:rFonts w:hint="eastAsia" w:ascii="宋体" w:hAnsi="宋体" w:eastAsia="宋体" w:cs="宋体"/>
            <w:sz w:val="24"/>
            <w:szCs w:val="24"/>
            <w:vertAlign w:val="superscript"/>
            <w:lang w:val="en-US" w:eastAsia="zh-CN"/>
          </w:rPr>
          <w:delText>[10]</w:delText>
        </w:r>
      </w:del>
      <w:del w:id="475" w:author="可乐来一杯" w:date="2026-04-21T23:22:56Z">
        <w:r>
          <w:rPr>
            <w:rFonts w:hint="eastAsia" w:ascii="宋体" w:hAnsi="宋体" w:eastAsia="宋体" w:cs="宋体"/>
            <w:sz w:val="24"/>
            <w:szCs w:val="24"/>
            <w:vertAlign w:val="superscript"/>
            <w:lang w:val="en-US" w:eastAsia="zh-CN"/>
          </w:rPr>
          <w:fldChar w:fldCharType="end"/>
        </w:r>
      </w:del>
      <w:del w:id="476" w:author="可乐来一杯" w:date="2026-04-21T23:22:56Z">
        <w:r>
          <w:rPr>
            <w:rFonts w:hint="eastAsia"/>
            <w:lang w:val="en-US" w:eastAsia="zh-CN"/>
          </w:rPr>
          <w:delText>在此情形下，任务通常是去中心化和透明化的，任务的分配过程也由传统组织内中正式管理者的指定，逐渐转向组织内个人或团队选择。对此，</w:delText>
        </w:r>
      </w:del>
      <w:del w:id="477" w:author="可乐来一杯" w:date="2026-04-21T23:22:56Z">
        <w:r>
          <w:rPr>
            <w:rFonts w:ascii="宋体" w:hAnsi="宋体" w:eastAsia="宋体" w:cs="宋体"/>
            <w:sz w:val="24"/>
            <w:szCs w:val="24"/>
          </w:rPr>
          <w:delText>基于这一趋势，一种完全以区块链和智能合约为底座的“去中心化自治组织”（</w:delText>
        </w:r>
      </w:del>
      <w:del w:id="478" w:author="可乐来一杯" w:date="2026-04-21T23:22:56Z">
        <w:r>
          <w:rPr>
            <w:rFonts w:hint="eastAsia" w:ascii="Times New Roman" w:hAnsi="Times New Roman" w:cs="Times New Roman"/>
            <w:lang w:val="en-US" w:eastAsia="zh-CN"/>
          </w:rPr>
          <w:delText>Decentralized Autonomous Organization, DAO</w:delText>
        </w:r>
      </w:del>
      <w:del w:id="479" w:author="可乐来一杯" w:date="2026-04-21T23:22:56Z">
        <w:r>
          <w:rPr>
            <w:rFonts w:ascii="宋体" w:hAnsi="宋体" w:eastAsia="宋体" w:cs="宋体"/>
            <w:sz w:val="24"/>
            <w:szCs w:val="24"/>
          </w:rPr>
          <w:delText>）应运而生。DAO 的核心特征是：参与者共同编写并链上固化的智能合约取代了传统的章程和管理层，进而自动执行规则、分配资源、治理冲突。2021 年 7 月 1 日，美国怀俄明州率先承认 DAO 具备法人地位</w:delText>
        </w:r>
      </w:del>
      <w:del w:id="480" w:author="可乐来一杯" w:date="2026-04-21T23:22:56Z">
        <w:r>
          <w:rPr>
            <w:rStyle w:val="17"/>
            <w:rFonts w:hint="eastAsia"/>
            <w:lang w:val="en-US" w:eastAsia="zh-CN"/>
          </w:rPr>
          <w:footnoteReference w:id="14"/>
        </w:r>
      </w:del>
      <w:del w:id="481" w:author="可乐来一杯" w:date="2026-04-21T23:22:56Z">
        <w:r>
          <w:rPr>
            <w:rFonts w:ascii="宋体" w:hAnsi="宋体" w:eastAsia="宋体" w:cs="宋体"/>
            <w:sz w:val="24"/>
            <w:szCs w:val="24"/>
          </w:rPr>
          <w:delText>，允许其注册为有限责任公司（LLC），标志着 DAO 正式进入主流法律框架。</w:delText>
        </w:r>
      </w:del>
      <w:del w:id="482" w:author="可乐来一杯" w:date="2026-04-21T23:22:56Z">
        <w:r>
          <w:rPr>
            <w:rFonts w:hint="eastAsia"/>
            <w:lang w:val="en-US" w:eastAsia="zh-CN"/>
          </w:rPr>
          <w:delText>在此情形下，平台放弃了以等级（科层）权威的高度集中的控制模式，转而以数据为燃料，由算法控制，以更为灵活的方式分割工作，实现对特定目标和任务的分解、集成，从而将管理协调自动化和组织化。相对而言，在传统的董事会为中心的公司治理模式下，评估和管理组织活动的质量要通过上级的直接观察和使用指标，而算法控制、数据处理下的新的理性控制形式比任何为官僚控制而调动起来的技术更即时、更全面。</w:delText>
        </w:r>
      </w:del>
      <w:del w:id="483" w:author="可乐来一杯" w:date="2026-04-21T23:22:56Z">
        <w:r>
          <w:rPr>
            <w:rFonts w:hint="default" w:ascii="宋体" w:hAnsi="宋体" w:eastAsia="宋体" w:cs="宋体"/>
            <w:sz w:val="24"/>
            <w:szCs w:val="24"/>
            <w:vertAlign w:val="superscript"/>
            <w:lang w:val="en-US" w:eastAsia="zh-CN"/>
          </w:rPr>
          <w:fldChar w:fldCharType="begin"/>
        </w:r>
      </w:del>
      <w:del w:id="484" w:author="可乐来一杯" w:date="2026-04-21T23:22:56Z">
        <w:r>
          <w:rPr>
            <w:rFonts w:hint="default" w:ascii="宋体" w:hAnsi="宋体" w:eastAsia="宋体" w:cs="宋体"/>
            <w:sz w:val="24"/>
            <w:szCs w:val="24"/>
            <w:vertAlign w:val="superscript"/>
            <w:lang w:val="en-US" w:eastAsia="zh-CN"/>
          </w:rPr>
          <w:delInstrText xml:space="preserve"> REF _Ref11715 \r \h </w:delInstrText>
        </w:r>
      </w:del>
      <w:del w:id="485" w:author="可乐来一杯" w:date="2026-04-21T23:22:56Z">
        <w:r>
          <w:rPr>
            <w:rFonts w:hint="default" w:ascii="宋体" w:hAnsi="宋体" w:eastAsia="宋体" w:cs="宋体"/>
            <w:sz w:val="24"/>
            <w:szCs w:val="24"/>
            <w:vertAlign w:val="superscript"/>
            <w:lang w:val="en-US" w:eastAsia="zh-CN"/>
          </w:rPr>
          <w:fldChar w:fldCharType="separate"/>
        </w:r>
      </w:del>
      <w:del w:id="486" w:author="可乐来一杯" w:date="2026-04-21T23:29:04Z">
        <w:r>
          <w:rPr>
            <w:rFonts w:hint="default" w:ascii="宋体" w:hAnsi="宋体" w:eastAsia="宋体" w:cs="宋体"/>
            <w:sz w:val="24"/>
            <w:szCs w:val="24"/>
            <w:vertAlign w:val="superscript"/>
            <w:lang w:val="en-US" w:eastAsia="zh-CN"/>
          </w:rPr>
          <w:delText>[11]</w:delText>
        </w:r>
      </w:del>
      <w:del w:id="487" w:author="可乐来一杯" w:date="2026-04-21T23:22:56Z">
        <w:r>
          <w:rPr>
            <w:rFonts w:hint="default" w:ascii="宋体" w:hAnsi="宋体" w:eastAsia="宋体" w:cs="宋体"/>
            <w:sz w:val="24"/>
            <w:szCs w:val="24"/>
            <w:vertAlign w:val="superscript"/>
            <w:lang w:val="en-US" w:eastAsia="zh-CN"/>
          </w:rPr>
          <w:fldChar w:fldCharType="end"/>
        </w:r>
      </w:del>
    </w:p>
    <w:p w14:paraId="37EDAE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del w:id="488" w:author="可乐来一杯" w:date="2026-04-21T23:22:56Z"/>
          <w:rFonts w:hint="default" w:eastAsia="宋体"/>
          <w:lang w:val="en-US" w:eastAsia="zh-CN"/>
        </w:rPr>
      </w:pPr>
      <w:del w:id="489" w:author="可乐来一杯" w:date="2026-04-21T23:22:56Z">
        <w:r>
          <w:rPr>
            <w:rFonts w:hint="eastAsia"/>
            <w:lang w:val="en-US" w:eastAsia="zh-CN"/>
          </w:rPr>
          <w:delText>因此，</w:delText>
        </w:r>
      </w:del>
      <w:del w:id="490" w:author="可乐来一杯" w:date="2026-04-21T23:22:56Z">
        <w:r>
          <w:rPr>
            <w:rFonts w:ascii="宋体" w:hAnsi="宋体" w:eastAsia="宋体" w:cs="宋体"/>
            <w:sz w:val="24"/>
            <w:szCs w:val="24"/>
          </w:rPr>
          <w:delText>随着 DAO 及其他去中心化企业形态的扩散，传统依赖人类董事会的治理模式正面临加速“算法化”的替代动力。AI 董事并非仅是</w:delText>
        </w:r>
      </w:del>
      <w:del w:id="491" w:author="可乐来一杯" w:date="2026-04-21T23:22:56Z">
        <w:r>
          <w:rPr>
            <w:rFonts w:hint="eastAsia" w:ascii="宋体" w:hAnsi="宋体" w:eastAsia="宋体" w:cs="宋体"/>
            <w:sz w:val="24"/>
            <w:szCs w:val="24"/>
            <w:lang w:val="en-US" w:eastAsia="zh-CN"/>
          </w:rPr>
          <w:delText>治理</w:delText>
        </w:r>
      </w:del>
      <w:del w:id="492" w:author="可乐来一杯" w:date="2026-04-21T23:22:56Z">
        <w:r>
          <w:rPr>
            <w:rFonts w:ascii="宋体" w:hAnsi="宋体" w:eastAsia="宋体" w:cs="宋体"/>
            <w:sz w:val="24"/>
            <w:szCs w:val="24"/>
          </w:rPr>
          <w:delText>效率工具，而是</w:delText>
        </w:r>
      </w:del>
      <w:del w:id="493" w:author="可乐来一杯" w:date="2026-04-21T23:22:56Z">
        <w:r>
          <w:rPr>
            <w:rFonts w:hint="eastAsia" w:ascii="宋体" w:hAnsi="宋体" w:eastAsia="宋体" w:cs="宋体"/>
            <w:sz w:val="24"/>
            <w:szCs w:val="24"/>
            <w:lang w:val="en-US" w:eastAsia="zh-CN"/>
          </w:rPr>
          <w:delText>在</w:delText>
        </w:r>
      </w:del>
      <w:del w:id="494" w:author="可乐来一杯" w:date="2026-04-21T23:22:56Z">
        <w:r>
          <w:rPr>
            <w:rFonts w:ascii="宋体" w:hAnsi="宋体" w:eastAsia="宋体" w:cs="宋体"/>
            <w:sz w:val="24"/>
            <w:szCs w:val="24"/>
          </w:rPr>
          <w:delText>新型组织架构下最契合的</w:delText>
        </w:r>
      </w:del>
      <w:del w:id="495" w:author="可乐来一杯" w:date="2026-04-21T23:22:56Z">
        <w:r>
          <w:rPr>
            <w:rFonts w:hint="eastAsia" w:ascii="宋体" w:hAnsi="宋体" w:eastAsia="宋体" w:cs="宋体"/>
            <w:sz w:val="24"/>
            <w:szCs w:val="24"/>
            <w:lang w:eastAsia="zh-CN"/>
          </w:rPr>
          <w:delText>“</w:delText>
        </w:r>
      </w:del>
      <w:del w:id="496" w:author="可乐来一杯" w:date="2026-04-21T23:22:56Z">
        <w:r>
          <w:rPr>
            <w:rFonts w:ascii="宋体" w:hAnsi="宋体" w:eastAsia="宋体" w:cs="宋体"/>
            <w:sz w:val="24"/>
            <w:szCs w:val="24"/>
          </w:rPr>
          <w:delText>数据—算法内核</w:delText>
        </w:r>
      </w:del>
      <w:del w:id="497" w:author="可乐来一杯" w:date="2026-04-21T23:22:56Z">
        <w:r>
          <w:rPr>
            <w:rFonts w:hint="eastAsia" w:ascii="宋体" w:hAnsi="宋体" w:eastAsia="宋体" w:cs="宋体"/>
            <w:sz w:val="24"/>
            <w:szCs w:val="24"/>
            <w:lang w:eastAsia="zh-CN"/>
          </w:rPr>
          <w:delText>”</w:delText>
        </w:r>
      </w:del>
      <w:del w:id="498" w:author="可乐来一杯" w:date="2026-04-21T23:22:56Z">
        <w:r>
          <w:rPr>
            <w:rFonts w:ascii="宋体" w:hAnsi="宋体" w:eastAsia="宋体" w:cs="宋体"/>
            <w:sz w:val="24"/>
            <w:szCs w:val="24"/>
          </w:rPr>
          <w:delText>，</w:delText>
        </w:r>
      </w:del>
      <w:del w:id="499" w:author="可乐来一杯" w:date="2026-04-21T23:22:56Z">
        <w:r>
          <w:rPr>
            <w:rFonts w:hint="eastAsia" w:ascii="宋体" w:hAnsi="宋体" w:eastAsia="宋体" w:cs="宋体"/>
            <w:sz w:val="24"/>
            <w:szCs w:val="24"/>
            <w:lang w:val="en-US" w:eastAsia="zh-CN"/>
          </w:rPr>
          <w:delText>以数据处理与实时回应作出分析预测、且</w:delText>
        </w:r>
      </w:del>
      <w:del w:id="500" w:author="可乐来一杯" w:date="2026-04-21T23:22:56Z">
        <w:r>
          <w:rPr>
            <w:rFonts w:ascii="宋体" w:hAnsi="宋体" w:eastAsia="宋体" w:cs="宋体"/>
            <w:sz w:val="24"/>
            <w:szCs w:val="24"/>
          </w:rPr>
          <w:delText>无自利倾向与低代理成本可被固化为服从组织整体最优</w:delText>
        </w:r>
      </w:del>
      <w:del w:id="501" w:author="可乐来一杯" w:date="2026-04-21T23:22:56Z">
        <w:r>
          <w:rPr>
            <w:rFonts w:hint="eastAsia" w:ascii="宋体" w:hAnsi="宋体" w:eastAsia="宋体" w:cs="宋体"/>
            <w:sz w:val="24"/>
            <w:szCs w:val="24"/>
            <w:lang w:val="en-US" w:eastAsia="zh-CN"/>
          </w:rPr>
          <w:delText>目的，并</w:delText>
        </w:r>
      </w:del>
      <w:del w:id="502" w:author="可乐来一杯" w:date="2026-04-21T23:22:56Z">
        <w:r>
          <w:rPr>
            <w:rFonts w:ascii="宋体" w:hAnsi="宋体" w:eastAsia="宋体" w:cs="宋体"/>
            <w:sz w:val="24"/>
            <w:szCs w:val="24"/>
          </w:rPr>
          <w:delText>智能合约与 AI 模型一经部署，任何决策链路均可追溯、可审计</w:delText>
        </w:r>
      </w:del>
      <w:del w:id="503" w:author="可乐来一杯" w:date="2026-04-21T23:22:56Z">
        <w:r>
          <w:rPr>
            <w:rFonts w:hint="eastAsia" w:ascii="宋体" w:hAnsi="宋体" w:eastAsia="宋体" w:cs="宋体"/>
            <w:sz w:val="24"/>
            <w:szCs w:val="24"/>
            <w:lang w:eastAsia="zh-CN"/>
          </w:rPr>
          <w:delText>，</w:delText>
        </w:r>
      </w:del>
      <w:del w:id="504" w:author="可乐来一杯" w:date="2026-04-21T23:22:56Z">
        <w:r>
          <w:rPr>
            <w:rFonts w:hint="eastAsia" w:ascii="宋体" w:hAnsi="宋体" w:eastAsia="宋体" w:cs="宋体"/>
            <w:sz w:val="24"/>
            <w:szCs w:val="24"/>
            <w:lang w:val="en-US" w:eastAsia="zh-CN"/>
          </w:rPr>
          <w:delText>可回避</w:delText>
        </w:r>
      </w:del>
      <w:del w:id="505" w:author="可乐来一杯" w:date="2026-04-21T23:22:56Z">
        <w:r>
          <w:rPr>
            <w:rFonts w:ascii="宋体" w:hAnsi="宋体" w:eastAsia="宋体" w:cs="宋体"/>
            <w:sz w:val="24"/>
            <w:szCs w:val="24"/>
          </w:rPr>
          <w:delText>人类董事因判断差异或道德风险引发的合规漏洞。</w:delText>
        </w:r>
      </w:del>
    </w:p>
    <w:p w14:paraId="3AE506B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507" w:author="可乐来一杯" w:date="2026-04-21T23:44:07Z">
            <w:rPr>
              <w:rFonts w:hint="eastAsia" w:ascii="黑体" w:hAnsi="黑体" w:eastAsia="黑体" w:cs="黑体"/>
              <w:b w:val="0"/>
              <w:bCs w:val="0"/>
              <w:lang w:val="en-US" w:eastAsia="zh-CN"/>
            </w:rPr>
          </w:rPrChange>
        </w:rPr>
        <w:pPrChange w:id="506" w:author="可乐来一杯" w:date="2026-04-21T23:44:11Z">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508" w:author="可乐来一杯" w:date="2026-04-21T23:44:07Z">
            <w:rPr>
              <w:rFonts w:hint="eastAsia" w:ascii="黑体" w:hAnsi="黑体" w:eastAsia="黑体" w:cs="黑体"/>
              <w:b w:val="0"/>
              <w:bCs w:val="0"/>
              <w:lang w:val="en-US" w:eastAsia="zh-CN"/>
            </w:rPr>
          </w:rPrChange>
        </w:rPr>
        <w:t>突破“经</w:t>
      </w:r>
      <w:r>
        <w:rPr>
          <w:rFonts w:hint="eastAsia" w:ascii="华文楷体" w:hAnsi="华文楷体" w:eastAsia="华文楷体" w:cstheme="minorBidi"/>
          <w:b w:val="0"/>
          <w:bCs w:val="0"/>
          <w:lang w:val="en-US" w:eastAsia="zh-CN"/>
          <w:rPrChange w:id="509" w:author="可乐来一杯" w:date="2026-04-21T23:44:02Z">
            <w:rPr>
              <w:rFonts w:hint="eastAsia" w:ascii="黑体" w:hAnsi="黑体" w:eastAsia="黑体" w:cs="黑体"/>
              <w:b w:val="0"/>
              <w:bCs w:val="0"/>
              <w:lang w:val="en-US" w:eastAsia="zh-CN"/>
            </w:rPr>
          </w:rPrChange>
        </w:rPr>
        <w:t>验依赖”的算法化商业决策优势</w:t>
      </w:r>
    </w:p>
    <w:p w14:paraId="0007A96A">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rPrChange w:id="511" w:author="可乐来一杯" w:date="2026-04-21T23:42:23Z">
            <w:rPr/>
          </w:rPrChange>
        </w:rPr>
        <w:pPrChange w:id="510" w:author="可乐来一杯" w:date="2026-04-21T23:42:23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512" w:author="可乐来一杯" w:date="2026-04-21T23:42:23Z">
            <w:rPr>
              <w:rFonts w:hint="eastAsia" w:ascii="宋体" w:hAnsi="宋体" w:eastAsia="宋体" w:cs="宋体"/>
              <w:sz w:val="24"/>
              <w:szCs w:val="24"/>
              <w:lang w:val="en-US" w:eastAsia="zh-CN"/>
            </w:rPr>
          </w:rPrChange>
        </w:rPr>
        <w:t>根据功能的不同，可将人工智能分为自动人工智能与自主人工智能两大类。自动人工智能遵循预先编码的人类指令，在人类控制下履行事务，而自主人工智能通过收集大量数据进行归纳学习、分析并最终决策，在无任何人类直接干预或影响的情况下，对现实世界产生的问题做出反应。</w:t>
      </w:r>
      <w:r>
        <w:rPr>
          <w:rFonts w:hint="eastAsia" w:ascii="宋体" w:hAnsi="宋体" w:eastAsia="宋体" w:cs="Times New Roman"/>
          <w:sz w:val="21"/>
          <w:szCs w:val="21"/>
          <w:vertAlign w:val="baseline"/>
          <w:lang w:val="en-US" w:eastAsia="zh-CN"/>
          <w:rPrChange w:id="513" w:author="可乐来一杯" w:date="2026-04-21T23:42:23Z">
            <w:rPr>
              <w:rFonts w:hint="default" w:ascii="宋体" w:hAnsi="宋体" w:eastAsia="宋体" w:cs="宋体"/>
              <w:sz w:val="24"/>
              <w:szCs w:val="24"/>
              <w:vertAlign w:val="superscript"/>
              <w:lang w:val="en-US" w:eastAsia="zh-CN"/>
            </w:rPr>
          </w:rPrChange>
        </w:rPr>
        <w:fldChar w:fldCharType="begin"/>
      </w:r>
      <w:ins w:id="514" w:author="可乐来一杯" w:date="2026-04-21T23:42:23Z">
        <w:r>
          <w:rPr/>
          <w:instrText xml:space="preserve"> REF _Ref11735 \r \h  \* MERGEFORMAT</w:instrText>
        </w:r>
      </w:ins>
      <w:del w:id="515" w:author="可乐来一杯" w:date="2026-04-21T23:42:23Z">
        <w:r>
          <w:rPr>
            <w:rFonts w:hint="eastAsia" w:ascii="宋体" w:hAnsi="宋体" w:eastAsia="宋体" w:cs="Times New Roman"/>
            <w:sz w:val="21"/>
            <w:szCs w:val="21"/>
            <w:vertAlign w:val="baseline"/>
            <w:lang w:val="en-US" w:eastAsia="zh-CN"/>
            <w:rPrChange w:id="516" w:author="可乐来一杯" w:date="2026-04-21T23:42:23Z">
              <w:rPr>
                <w:rFonts w:hint="default" w:ascii="宋体" w:hAnsi="宋体" w:eastAsia="宋体" w:cs="宋体"/>
                <w:sz w:val="24"/>
                <w:szCs w:val="24"/>
                <w:vertAlign w:val="superscript"/>
                <w:lang w:val="en-US" w:eastAsia="zh-CN"/>
              </w:rPr>
            </w:rPrChange>
          </w:rPr>
          <w:delInstrText xml:space="preserve"> REF _Ref11735 \r \h </w:delInstrText>
        </w:r>
      </w:del>
      <w:r>
        <w:rPr>
          <w:rFonts w:hint="eastAsia" w:ascii="宋体" w:hAnsi="宋体" w:eastAsia="宋体" w:cs="Times New Roman"/>
          <w:sz w:val="21"/>
          <w:szCs w:val="21"/>
          <w:vertAlign w:val="baseline"/>
          <w:lang w:val="en-US" w:eastAsia="zh-CN"/>
          <w:rPrChange w:id="517" w:author="可乐来一杯" w:date="2026-04-21T23:42:23Z">
            <w:rPr>
              <w:rFonts w:hint="default" w:ascii="宋体" w:hAnsi="宋体" w:eastAsia="宋体" w:cs="宋体"/>
              <w:sz w:val="24"/>
              <w:szCs w:val="24"/>
              <w:vertAlign w:val="superscript"/>
              <w:lang w:val="en-US" w:eastAsia="zh-CN"/>
            </w:rPr>
          </w:rPrChange>
        </w:rPr>
        <w:fldChar w:fldCharType="separate"/>
      </w:r>
      <w:ins w:id="518" w:author="可乐来一杯" w:date="2026-04-22T21:59:05Z">
        <w:r>
          <w:rPr>
            <w:rStyle w:val="17"/>
            <w:rFonts w:hint="eastAsia" w:ascii="宋体" w:hAnsi="宋体" w:eastAsia="宋体" w:cs="Times New Roman"/>
            <w:sz w:val="21"/>
            <w:szCs w:val="21"/>
            <w:lang w:val="en-US" w:eastAsia="zh-CN"/>
          </w:rPr>
          <w:footnoteReference w:id="15"/>
        </w:r>
      </w:ins>
      <w:del w:id="519" w:author="可乐来一杯" w:date="2026-04-21T23:29:04Z">
        <w:r>
          <w:rPr>
            <w:rFonts w:hint="eastAsia" w:ascii="宋体" w:hAnsi="宋体" w:eastAsia="宋体" w:cs="Times New Roman"/>
            <w:sz w:val="21"/>
            <w:szCs w:val="21"/>
            <w:vertAlign w:val="baseline"/>
            <w:lang w:val="en-US" w:eastAsia="zh-CN"/>
            <w:rPrChange w:id="520" w:author="可乐来一杯" w:date="2026-04-21T23:42:23Z">
              <w:rPr>
                <w:rFonts w:hint="default" w:ascii="宋体" w:hAnsi="宋体" w:eastAsia="宋体" w:cs="宋体"/>
                <w:sz w:val="24"/>
                <w:szCs w:val="24"/>
                <w:vertAlign w:val="superscript"/>
                <w:lang w:val="en-US" w:eastAsia="zh-CN"/>
              </w:rPr>
            </w:rPrChange>
          </w:rPr>
          <w:delText>[12]</w:delText>
        </w:r>
      </w:del>
      <w:r>
        <w:rPr>
          <w:rFonts w:hint="eastAsia" w:ascii="宋体" w:hAnsi="宋体" w:eastAsia="宋体" w:cs="Times New Roman"/>
          <w:sz w:val="21"/>
          <w:szCs w:val="21"/>
          <w:vertAlign w:val="baseline"/>
          <w:lang w:val="en-US" w:eastAsia="zh-CN"/>
          <w:rPrChange w:id="521" w:author="可乐来一杯" w:date="2026-04-21T23:42:23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522" w:author="可乐来一杯" w:date="2026-04-21T23:42:23Z">
            <w:rPr>
              <w:rFonts w:hint="eastAsia"/>
              <w:lang w:val="en-US" w:eastAsia="zh-CN"/>
            </w:rPr>
          </w:rPrChange>
        </w:rPr>
        <w:t>譬如，悉尼科技大学的研究人员开发了一种名为“Torque Clustering（扭矩聚类）”的新人工智能算法，其具备系统独立学习和从数据中发现模式的能力，高效且自主地分析生物学、化学、天文学、金融和医学等领域的大量数据，揭示新的见解，例如发现欺诈行为。研发人员指出，Torque Clustering独特之处在于其基于物理中的扭矩概念自主识别聚类，并无缝适应不同数据类型，包括不同形状、密度和噪声程度的数据，并通过优化运动、控制和决策来支持通用人工智能的发展。</w:t>
      </w:r>
      <w:r>
        <w:rPr>
          <w:rFonts w:hint="eastAsia" w:ascii="宋体" w:hAnsi="宋体" w:eastAsia="宋体" w:cs="Times New Roman"/>
          <w:sz w:val="21"/>
          <w:szCs w:val="21"/>
          <w:vertAlign w:val="baseline"/>
          <w:lang w:val="en-US" w:eastAsia="zh-CN"/>
          <w:rPrChange w:id="523" w:author="可乐来一杯" w:date="2026-04-21T23:42:23Z">
            <w:rPr>
              <w:rFonts w:hint="eastAsia" w:ascii="宋体" w:hAnsi="宋体" w:eastAsia="宋体" w:cs="宋体"/>
              <w:sz w:val="24"/>
              <w:szCs w:val="24"/>
              <w:vertAlign w:val="superscript"/>
              <w:lang w:val="en-US" w:eastAsia="zh-CN"/>
            </w:rPr>
          </w:rPrChange>
        </w:rPr>
        <w:fldChar w:fldCharType="begin"/>
      </w:r>
      <w:ins w:id="524" w:author="可乐来一杯" w:date="2026-04-21T23:42:23Z">
        <w:r>
          <w:rPr/>
          <w:instrText xml:space="preserve"> REF _Ref11754 \r \h  \* MERGEFORMAT</w:instrText>
        </w:r>
      </w:ins>
      <w:del w:id="525" w:author="可乐来一杯" w:date="2026-04-21T23:42:23Z">
        <w:r>
          <w:rPr>
            <w:rFonts w:hint="eastAsia" w:ascii="宋体" w:hAnsi="宋体" w:eastAsia="宋体" w:cs="Times New Roman"/>
            <w:sz w:val="21"/>
            <w:szCs w:val="21"/>
            <w:vertAlign w:val="baseline"/>
            <w:lang w:val="en-US" w:eastAsia="zh-CN"/>
            <w:rPrChange w:id="526" w:author="可乐来一杯" w:date="2026-04-21T23:42:23Z">
              <w:rPr>
                <w:rFonts w:hint="eastAsia" w:ascii="宋体" w:hAnsi="宋体" w:eastAsia="宋体" w:cs="宋体"/>
                <w:sz w:val="24"/>
                <w:szCs w:val="24"/>
                <w:vertAlign w:val="superscript"/>
                <w:lang w:val="en-US" w:eastAsia="zh-CN"/>
              </w:rPr>
            </w:rPrChange>
          </w:rPr>
          <w:delInstrText xml:space="preserve"> REF _Ref11754 \r \h </w:delInstrText>
        </w:r>
      </w:del>
      <w:r>
        <w:rPr>
          <w:rFonts w:hint="eastAsia" w:ascii="宋体" w:hAnsi="宋体" w:eastAsia="宋体" w:cs="Times New Roman"/>
          <w:sz w:val="21"/>
          <w:szCs w:val="21"/>
          <w:vertAlign w:val="baseline"/>
          <w:lang w:val="en-US" w:eastAsia="zh-CN"/>
          <w:rPrChange w:id="527" w:author="可乐来一杯" w:date="2026-04-21T23:42:23Z">
            <w:rPr>
              <w:rFonts w:hint="eastAsia" w:ascii="宋体" w:hAnsi="宋体" w:eastAsia="宋体" w:cs="宋体"/>
              <w:sz w:val="24"/>
              <w:szCs w:val="24"/>
              <w:vertAlign w:val="superscript"/>
              <w:lang w:val="en-US" w:eastAsia="zh-CN"/>
            </w:rPr>
          </w:rPrChange>
        </w:rPr>
        <w:fldChar w:fldCharType="separate"/>
      </w:r>
      <w:ins w:id="528" w:author="可乐来一杯" w:date="2026-04-22T21:59:09Z">
        <w:r>
          <w:rPr>
            <w:rStyle w:val="17"/>
            <w:rFonts w:hint="eastAsia" w:ascii="宋体" w:hAnsi="宋体" w:eastAsia="宋体" w:cs="Times New Roman"/>
            <w:sz w:val="21"/>
            <w:szCs w:val="21"/>
            <w:lang w:val="en-US" w:eastAsia="zh-CN"/>
          </w:rPr>
          <w:footnoteReference w:id="16"/>
        </w:r>
      </w:ins>
      <w:del w:id="529" w:author="可乐来一杯" w:date="2026-04-21T23:29:04Z">
        <w:r>
          <w:rPr>
            <w:rFonts w:hint="eastAsia" w:ascii="宋体" w:hAnsi="宋体" w:eastAsia="宋体" w:cs="Times New Roman"/>
            <w:sz w:val="21"/>
            <w:szCs w:val="21"/>
            <w:vertAlign w:val="baseline"/>
            <w:lang w:val="en-US" w:eastAsia="zh-CN"/>
            <w:rPrChange w:id="530" w:author="可乐来一杯" w:date="2026-04-21T23:42:23Z">
              <w:rPr>
                <w:rFonts w:hint="eastAsia" w:ascii="宋体" w:hAnsi="宋体" w:eastAsia="宋体" w:cs="宋体"/>
                <w:sz w:val="24"/>
                <w:szCs w:val="24"/>
                <w:vertAlign w:val="superscript"/>
                <w:lang w:val="en-US" w:eastAsia="zh-CN"/>
              </w:rPr>
            </w:rPrChange>
          </w:rPr>
          <w:delText>[13]</w:delText>
        </w:r>
      </w:del>
      <w:r>
        <w:rPr>
          <w:rFonts w:hint="eastAsia" w:ascii="宋体" w:hAnsi="宋体" w:eastAsia="宋体" w:cs="Times New Roman"/>
          <w:sz w:val="21"/>
          <w:szCs w:val="21"/>
          <w:vertAlign w:val="baseline"/>
          <w:lang w:val="en-US" w:eastAsia="zh-CN"/>
          <w:rPrChange w:id="531" w:author="可乐来一杯" w:date="2026-04-21T23:42:23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532" w:author="可乐来一杯" w:date="2026-04-21T23:42:23Z">
            <w:rPr>
              <w:rFonts w:hint="eastAsia"/>
              <w:lang w:val="en-US" w:eastAsia="zh-CN"/>
            </w:rPr>
          </w:rPrChange>
        </w:rPr>
        <w:t>正如人工智能之父约翰·麦卡锡和同事尼尔斯·尼尔森对人工智能的另外一种解释是：“AI=automation of intelligence”。即在自主决策中，系统可以直接选择实现和执行某种操作的最佳选项并作出行动的决策。</w:t>
      </w:r>
      <w:r>
        <w:rPr>
          <w:rFonts w:hint="eastAsia" w:ascii="宋体" w:hAnsi="宋体" w:eastAsia="宋体" w:cs="Times New Roman"/>
          <w:sz w:val="21"/>
          <w:szCs w:val="21"/>
          <w:vertAlign w:val="baseline"/>
          <w:lang w:val="en-US" w:eastAsia="zh-CN"/>
          <w:rPrChange w:id="533" w:author="可乐来一杯" w:date="2026-04-21T23:42:23Z">
            <w:rPr>
              <w:rFonts w:hint="default" w:ascii="宋体" w:hAnsi="宋体" w:eastAsia="宋体" w:cs="宋体"/>
              <w:sz w:val="24"/>
              <w:szCs w:val="24"/>
              <w:vertAlign w:val="superscript"/>
              <w:lang w:val="en-US" w:eastAsia="zh-CN"/>
            </w:rPr>
          </w:rPrChange>
        </w:rPr>
        <w:fldChar w:fldCharType="begin"/>
      </w:r>
      <w:ins w:id="534" w:author="可乐来一杯" w:date="2026-04-21T23:42:23Z">
        <w:r>
          <w:rPr/>
          <w:instrText xml:space="preserve"> REF _Ref11767 \r \h  \* MERGEFORMAT</w:instrText>
        </w:r>
      </w:ins>
      <w:del w:id="535" w:author="可乐来一杯" w:date="2026-04-21T23:42:23Z">
        <w:r>
          <w:rPr>
            <w:rFonts w:hint="eastAsia" w:ascii="宋体" w:hAnsi="宋体" w:eastAsia="宋体" w:cs="Times New Roman"/>
            <w:sz w:val="21"/>
            <w:szCs w:val="21"/>
            <w:vertAlign w:val="baseline"/>
            <w:lang w:val="en-US" w:eastAsia="zh-CN"/>
            <w:rPrChange w:id="536" w:author="可乐来一杯" w:date="2026-04-21T23:42:23Z">
              <w:rPr>
                <w:rFonts w:hint="default" w:ascii="宋体" w:hAnsi="宋体" w:eastAsia="宋体" w:cs="宋体"/>
                <w:sz w:val="24"/>
                <w:szCs w:val="24"/>
                <w:vertAlign w:val="superscript"/>
                <w:lang w:val="en-US" w:eastAsia="zh-CN"/>
              </w:rPr>
            </w:rPrChange>
          </w:rPr>
          <w:delInstrText xml:space="preserve"> REF _Ref11767 \r \h </w:delInstrText>
        </w:r>
      </w:del>
      <w:r>
        <w:rPr>
          <w:rFonts w:hint="eastAsia" w:ascii="宋体" w:hAnsi="宋体" w:eastAsia="宋体" w:cs="Times New Roman"/>
          <w:sz w:val="21"/>
          <w:szCs w:val="21"/>
          <w:vertAlign w:val="baseline"/>
          <w:lang w:val="en-US" w:eastAsia="zh-CN"/>
          <w:rPrChange w:id="537" w:author="可乐来一杯" w:date="2026-04-21T23:42:23Z">
            <w:rPr>
              <w:rFonts w:hint="default" w:ascii="宋体" w:hAnsi="宋体" w:eastAsia="宋体" w:cs="宋体"/>
              <w:sz w:val="24"/>
              <w:szCs w:val="24"/>
              <w:vertAlign w:val="superscript"/>
              <w:lang w:val="en-US" w:eastAsia="zh-CN"/>
            </w:rPr>
          </w:rPrChange>
        </w:rPr>
        <w:fldChar w:fldCharType="separate"/>
      </w:r>
      <w:ins w:id="538" w:author="可乐来一杯" w:date="2026-04-22T21:59:15Z">
        <w:r>
          <w:rPr>
            <w:rStyle w:val="17"/>
            <w:rFonts w:hint="eastAsia" w:ascii="宋体" w:hAnsi="宋体" w:eastAsia="宋体" w:cs="Times New Roman"/>
            <w:sz w:val="21"/>
            <w:szCs w:val="21"/>
            <w:lang w:val="en-US" w:eastAsia="zh-CN"/>
          </w:rPr>
          <w:footnoteReference w:id="17"/>
        </w:r>
      </w:ins>
      <w:del w:id="539" w:author="可乐来一杯" w:date="2026-04-21T23:29:04Z">
        <w:r>
          <w:rPr>
            <w:rFonts w:hint="eastAsia" w:ascii="宋体" w:hAnsi="宋体" w:eastAsia="宋体" w:cs="Times New Roman"/>
            <w:sz w:val="21"/>
            <w:szCs w:val="21"/>
            <w:vertAlign w:val="baseline"/>
            <w:lang w:val="en-US" w:eastAsia="zh-CN"/>
            <w:rPrChange w:id="540" w:author="可乐来一杯" w:date="2026-04-21T23:42:23Z">
              <w:rPr>
                <w:rFonts w:hint="default" w:ascii="宋体" w:hAnsi="宋体" w:eastAsia="宋体" w:cs="宋体"/>
                <w:sz w:val="24"/>
                <w:szCs w:val="24"/>
                <w:vertAlign w:val="superscript"/>
                <w:lang w:val="en-US" w:eastAsia="zh-CN"/>
              </w:rPr>
            </w:rPrChange>
          </w:rPr>
          <w:delText>[14]</w:delText>
        </w:r>
      </w:del>
      <w:r>
        <w:rPr>
          <w:rFonts w:hint="eastAsia" w:ascii="宋体" w:hAnsi="宋体" w:eastAsia="宋体" w:cs="Times New Roman"/>
          <w:sz w:val="21"/>
          <w:szCs w:val="21"/>
          <w:vertAlign w:val="baseline"/>
          <w:lang w:val="en-US" w:eastAsia="zh-CN"/>
          <w:rPrChange w:id="541" w:author="可乐来一杯" w:date="2026-04-21T23:42:23Z">
            <w:rPr>
              <w:rFonts w:hint="default" w:ascii="宋体" w:hAnsi="宋体" w:eastAsia="宋体" w:cs="宋体"/>
              <w:sz w:val="24"/>
              <w:szCs w:val="24"/>
              <w:vertAlign w:val="superscript"/>
              <w:lang w:val="en-US" w:eastAsia="zh-CN"/>
            </w:rPr>
          </w:rPrChange>
        </w:rPr>
        <w:fldChar w:fldCharType="end"/>
      </w:r>
    </w:p>
    <w:p w14:paraId="5108AA51">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543" w:author="可乐来一杯" w:date="2026-04-21T23:42:23Z">
            <w:rPr>
              <w:rFonts w:hint="eastAsia" w:eastAsia="宋体"/>
              <w:lang w:val="en-US" w:eastAsia="zh-CN"/>
            </w:rPr>
          </w:rPrChange>
        </w:rPr>
        <w:pPrChange w:id="542" w:author="可乐来一杯" w:date="2026-04-21T23:42:23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544" w:author="可乐来一杯" w:date="2026-04-21T23:42:23Z">
            <w:rPr>
              <w:rFonts w:hint="eastAsia"/>
              <w:lang w:val="en-US" w:eastAsia="zh-CN"/>
            </w:rPr>
          </w:rPrChange>
        </w:rPr>
        <w:t>不可否认的是，现阶段的人工智能技术所应用的行为领域大多是人为的事前规制，其不可能像人类一样具备生命和生命权，即具备人类的理性。但问题在于，无论是《公司法》及相关法律规范，亦或者是股东、董事高管、债权人等公司治理的相关利益主体，对于独立董事履职期待更多倾向于是“理性决策—权责相称”，即要求独立董事发挥己身的专长优势（知识、情商、名望等要素），对公司内外部治理发挥积极的促进效用。从这一角度出发，人工智能所具备的判断、分析、推理、计算等客观上的理性能力，甚至在一定程度上所发挥的超强的计算能力、超大的数据存储与超快的反应速度，所呈现的客观理性甚至在特定的领域远超人类。</w:t>
      </w:r>
      <w:r>
        <w:rPr>
          <w:rFonts w:hint="eastAsia" w:ascii="宋体" w:hAnsi="宋体" w:eastAsia="宋体" w:cs="Times New Roman"/>
          <w:sz w:val="21"/>
          <w:szCs w:val="21"/>
          <w:vertAlign w:val="baseline"/>
          <w:lang w:val="en-US" w:eastAsia="zh-CN"/>
          <w:rPrChange w:id="545" w:author="可乐来一杯" w:date="2026-04-21T23:42:23Z">
            <w:rPr>
              <w:rFonts w:hint="eastAsia" w:ascii="宋体" w:hAnsi="宋体" w:eastAsia="宋体" w:cs="宋体"/>
              <w:sz w:val="24"/>
              <w:szCs w:val="24"/>
              <w:vertAlign w:val="superscript"/>
              <w:lang w:val="en-US" w:eastAsia="zh-CN"/>
            </w:rPr>
          </w:rPrChange>
        </w:rPr>
        <w:fldChar w:fldCharType="begin"/>
      </w:r>
      <w:ins w:id="546" w:author="可乐来一杯" w:date="2026-04-21T23:42:23Z">
        <w:r>
          <w:rPr/>
          <w:instrText xml:space="preserve"> REF _Ref11787 \r \h  \* MERGEFORMAT</w:instrText>
        </w:r>
      </w:ins>
      <w:del w:id="547" w:author="可乐来一杯" w:date="2026-04-21T23:42:23Z">
        <w:r>
          <w:rPr>
            <w:rFonts w:hint="eastAsia" w:ascii="宋体" w:hAnsi="宋体" w:eastAsia="宋体" w:cs="Times New Roman"/>
            <w:sz w:val="21"/>
            <w:szCs w:val="21"/>
            <w:vertAlign w:val="baseline"/>
            <w:lang w:val="en-US" w:eastAsia="zh-CN"/>
            <w:rPrChange w:id="548" w:author="可乐来一杯" w:date="2026-04-21T23:42:23Z">
              <w:rPr>
                <w:rFonts w:hint="eastAsia" w:ascii="宋体" w:hAnsi="宋体" w:eastAsia="宋体" w:cs="宋体"/>
                <w:sz w:val="24"/>
                <w:szCs w:val="24"/>
                <w:vertAlign w:val="superscript"/>
                <w:lang w:val="en-US" w:eastAsia="zh-CN"/>
              </w:rPr>
            </w:rPrChange>
          </w:rPr>
          <w:delInstrText xml:space="preserve"> REF _Ref11787 \r \h </w:delInstrText>
        </w:r>
      </w:del>
      <w:r>
        <w:rPr>
          <w:rFonts w:hint="eastAsia" w:ascii="宋体" w:hAnsi="宋体" w:eastAsia="宋体" w:cs="Times New Roman"/>
          <w:sz w:val="21"/>
          <w:szCs w:val="21"/>
          <w:vertAlign w:val="baseline"/>
          <w:lang w:val="en-US" w:eastAsia="zh-CN"/>
          <w:rPrChange w:id="549" w:author="可乐来一杯" w:date="2026-04-21T23:42:23Z">
            <w:rPr>
              <w:rFonts w:hint="eastAsia" w:ascii="宋体" w:hAnsi="宋体" w:eastAsia="宋体" w:cs="宋体"/>
              <w:sz w:val="24"/>
              <w:szCs w:val="24"/>
              <w:vertAlign w:val="superscript"/>
              <w:lang w:val="en-US" w:eastAsia="zh-CN"/>
            </w:rPr>
          </w:rPrChange>
        </w:rPr>
        <w:fldChar w:fldCharType="separate"/>
      </w:r>
      <w:ins w:id="550" w:author="可乐来一杯" w:date="2026-04-22T21:59:17Z">
        <w:r>
          <w:rPr>
            <w:rStyle w:val="17"/>
            <w:rFonts w:hint="eastAsia" w:ascii="宋体" w:hAnsi="宋体" w:eastAsia="宋体" w:cs="Times New Roman"/>
            <w:sz w:val="21"/>
            <w:szCs w:val="21"/>
            <w:lang w:val="en-US" w:eastAsia="zh-CN"/>
          </w:rPr>
          <w:footnoteReference w:id="18"/>
        </w:r>
      </w:ins>
      <w:del w:id="551" w:author="可乐来一杯" w:date="2026-04-21T23:29:04Z">
        <w:r>
          <w:rPr>
            <w:rFonts w:hint="eastAsia" w:ascii="宋体" w:hAnsi="宋体" w:eastAsia="宋体" w:cs="Times New Roman"/>
            <w:sz w:val="21"/>
            <w:szCs w:val="21"/>
            <w:vertAlign w:val="baseline"/>
            <w:lang w:val="en-US" w:eastAsia="zh-CN"/>
            <w:rPrChange w:id="552" w:author="可乐来一杯" w:date="2026-04-21T23:42:23Z">
              <w:rPr>
                <w:rFonts w:hint="eastAsia" w:ascii="宋体" w:hAnsi="宋体" w:eastAsia="宋体" w:cs="宋体"/>
                <w:sz w:val="24"/>
                <w:szCs w:val="24"/>
                <w:vertAlign w:val="superscript"/>
                <w:lang w:val="en-US" w:eastAsia="zh-CN"/>
              </w:rPr>
            </w:rPrChange>
          </w:rPr>
          <w:delText>[15]</w:delText>
        </w:r>
      </w:del>
      <w:r>
        <w:rPr>
          <w:rFonts w:hint="eastAsia" w:ascii="宋体" w:hAnsi="宋体" w:eastAsia="宋体" w:cs="Times New Roman"/>
          <w:sz w:val="21"/>
          <w:szCs w:val="21"/>
          <w:vertAlign w:val="baseline"/>
          <w:lang w:val="en-US" w:eastAsia="zh-CN"/>
          <w:rPrChange w:id="553" w:author="可乐来一杯" w:date="2026-04-21T23:42:23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554" w:author="可乐来一杯" w:date="2026-04-21T23:42:23Z">
            <w:rPr>
              <w:rFonts w:hint="eastAsia"/>
              <w:lang w:val="en-US" w:eastAsia="zh-CN"/>
            </w:rPr>
          </w:rPrChange>
        </w:rPr>
        <w:t>因此，正如在《斯坦福商业决策课》一书中，将优质的商业决策分为六大要素：合适的框架、创造性的选项、相关及可靠信息、清晰的价值和权衡、充分论证、付诸行动。而从这一角度分析，现有的AI技术</w:t>
      </w:r>
      <w:r>
        <w:rPr>
          <w:rFonts w:hint="eastAsia" w:ascii="宋体" w:hAnsi="宋体" w:eastAsia="宋体" w:cs="Times New Roman"/>
          <w:sz w:val="21"/>
          <w:szCs w:val="21"/>
          <w:rPrChange w:id="555" w:author="可乐来一杯" w:date="2026-04-21T23:42:23Z">
            <w:rPr>
              <w:rFonts w:ascii="宋体" w:hAnsi="宋体" w:eastAsia="宋体" w:cs="宋体"/>
              <w:sz w:val="24"/>
              <w:szCs w:val="24"/>
            </w:rPr>
          </w:rPrChange>
        </w:rPr>
        <w:t>已足以闭环兑现“框架—选项—信息—权衡—论证—执行”六要素</w:t>
      </w:r>
      <w:r>
        <w:rPr>
          <w:rFonts w:hint="eastAsia" w:ascii="宋体" w:hAnsi="宋体" w:eastAsia="宋体" w:cs="Times New Roman"/>
          <w:sz w:val="21"/>
          <w:szCs w:val="21"/>
          <w:lang w:eastAsia="zh-CN"/>
          <w:rPrChange w:id="556" w:author="可乐来一杯" w:date="2026-04-21T23:42:23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557" w:author="可乐来一杯" w:date="2026-04-21T23:42:23Z">
            <w:rPr>
              <w:rFonts w:hint="eastAsia" w:ascii="宋体" w:hAnsi="宋体" w:eastAsia="宋体" w:cs="宋体"/>
              <w:sz w:val="24"/>
              <w:szCs w:val="24"/>
              <w:lang w:val="en-US" w:eastAsia="zh-CN"/>
            </w:rPr>
          </w:rPrChange>
        </w:rPr>
        <w:t>进而</w:t>
      </w:r>
      <w:r>
        <w:rPr>
          <w:rFonts w:hint="eastAsia" w:ascii="宋体" w:hAnsi="宋体" w:eastAsia="宋体" w:cs="Times New Roman"/>
          <w:sz w:val="21"/>
          <w:szCs w:val="21"/>
          <w:rPrChange w:id="558" w:author="可乐来一杯" w:date="2026-04-21T23:42:23Z">
            <w:rPr>
              <w:rFonts w:ascii="宋体" w:hAnsi="宋体" w:eastAsia="宋体" w:cs="宋体"/>
              <w:sz w:val="24"/>
              <w:szCs w:val="24"/>
            </w:rPr>
          </w:rPrChange>
        </w:rPr>
        <w:t>通过多目标优化函数在收益、风险、合规成本之间作清晰权衡，并借助可解释性算法输出决策依据。</w:t>
      </w:r>
    </w:p>
    <w:p w14:paraId="2F5862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560" w:author="可乐来一杯" w:date="2026-04-21T23:44:15Z">
            <w:rPr>
              <w:rFonts w:hint="eastAsia" w:ascii="黑体" w:hAnsi="黑体" w:eastAsia="黑体" w:cs="黑体"/>
              <w:b w:val="0"/>
              <w:bCs w:val="0"/>
              <w:lang w:val="en-US" w:eastAsia="zh-CN"/>
            </w:rPr>
          </w:rPrChange>
        </w:rPr>
        <w:pPrChange w:id="559" w:author="可乐来一杯" w:date="2026-04-21T23:44:15Z">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561" w:author="可乐来一杯" w:date="2026-04-21T23:44:15Z">
            <w:rPr>
              <w:rFonts w:hint="eastAsia" w:ascii="黑体" w:hAnsi="黑体" w:eastAsia="黑体" w:cs="黑体"/>
              <w:b w:val="0"/>
              <w:bCs w:val="0"/>
              <w:lang w:val="en-US" w:eastAsia="zh-CN"/>
            </w:rPr>
          </w:rPrChange>
        </w:rPr>
        <w:t>超越“技术中立性”的忠实履职优势</w:t>
      </w:r>
    </w:p>
    <w:p w14:paraId="5BE4C66A">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563" w:author="可乐来一杯" w:date="2026-04-21T23:42:26Z">
            <w:rPr>
              <w:rFonts w:hint="eastAsia" w:eastAsiaTheme="minorEastAsia"/>
              <w:lang w:val="en-US" w:eastAsia="zh-CN"/>
            </w:rPr>
          </w:rPrChange>
        </w:rPr>
        <w:pPrChange w:id="562" w:author="可乐来一杯" w:date="2026-04-21T23:42:26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564" w:author="可乐来一杯" w:date="2026-04-21T23:42:26Z">
            <w:rPr>
              <w:rFonts w:hint="eastAsia"/>
              <w:lang w:val="en-US" w:eastAsia="zh-CN"/>
            </w:rPr>
          </w:rPrChange>
        </w:rPr>
        <w:t>1984年的美国环球影片公司诉索尼公司案中，以“技术工具论”为理论（责任中立）主张对技术本体与技术应用应当分开评价，技术的发明者若无法控制使用者使用技术，则不应为意料之外的技术用途负责。</w:t>
      </w:r>
      <w:r>
        <w:rPr>
          <w:rFonts w:hint="eastAsia" w:ascii="宋体" w:hAnsi="宋体" w:eastAsia="宋体" w:cs="Times New Roman"/>
          <w:sz w:val="21"/>
          <w:szCs w:val="21"/>
          <w:vertAlign w:val="baseline"/>
          <w:lang w:val="en-US" w:eastAsia="zh-CN"/>
          <w:rPrChange w:id="565" w:author="可乐来一杯" w:date="2026-04-21T23:42:26Z">
            <w:rPr>
              <w:rFonts w:hint="default" w:ascii="宋体" w:hAnsi="宋体" w:eastAsia="宋体" w:cs="宋体"/>
              <w:sz w:val="24"/>
              <w:szCs w:val="24"/>
              <w:vertAlign w:val="superscript"/>
              <w:lang w:val="en-US" w:eastAsia="zh-CN"/>
            </w:rPr>
          </w:rPrChange>
        </w:rPr>
        <w:fldChar w:fldCharType="begin"/>
      </w:r>
      <w:ins w:id="566" w:author="可乐来一杯" w:date="2026-04-21T23:42:26Z">
        <w:r>
          <w:rPr/>
          <w:instrText xml:space="preserve"> REF _Ref11810 \r \h  \* MERGEFORMAT</w:instrText>
        </w:r>
      </w:ins>
      <w:del w:id="567" w:author="可乐来一杯" w:date="2026-04-21T23:42:26Z">
        <w:r>
          <w:rPr>
            <w:rFonts w:hint="eastAsia" w:ascii="宋体" w:hAnsi="宋体" w:eastAsia="宋体" w:cs="Times New Roman"/>
            <w:sz w:val="21"/>
            <w:szCs w:val="21"/>
            <w:vertAlign w:val="baseline"/>
            <w:lang w:val="en-US" w:eastAsia="zh-CN"/>
            <w:rPrChange w:id="568" w:author="可乐来一杯" w:date="2026-04-21T23:42:26Z">
              <w:rPr>
                <w:rFonts w:hint="default" w:ascii="宋体" w:hAnsi="宋体" w:eastAsia="宋体" w:cs="宋体"/>
                <w:sz w:val="24"/>
                <w:szCs w:val="24"/>
                <w:vertAlign w:val="superscript"/>
                <w:lang w:val="en-US" w:eastAsia="zh-CN"/>
              </w:rPr>
            </w:rPrChange>
          </w:rPr>
          <w:delInstrText xml:space="preserve"> REF _Ref11810 \r \h </w:delInstrText>
        </w:r>
      </w:del>
      <w:r>
        <w:rPr>
          <w:rFonts w:hint="eastAsia" w:ascii="宋体" w:hAnsi="宋体" w:eastAsia="宋体" w:cs="Times New Roman"/>
          <w:sz w:val="21"/>
          <w:szCs w:val="21"/>
          <w:vertAlign w:val="baseline"/>
          <w:lang w:val="en-US" w:eastAsia="zh-CN"/>
          <w:rPrChange w:id="569" w:author="可乐来一杯" w:date="2026-04-21T23:42:26Z">
            <w:rPr>
              <w:rFonts w:hint="default" w:ascii="宋体" w:hAnsi="宋体" w:eastAsia="宋体" w:cs="宋体"/>
              <w:sz w:val="24"/>
              <w:szCs w:val="24"/>
              <w:vertAlign w:val="superscript"/>
              <w:lang w:val="en-US" w:eastAsia="zh-CN"/>
            </w:rPr>
          </w:rPrChange>
        </w:rPr>
        <w:fldChar w:fldCharType="separate"/>
      </w:r>
      <w:ins w:id="570" w:author="可乐来一杯" w:date="2026-04-22T21:59:22Z">
        <w:r>
          <w:rPr>
            <w:rStyle w:val="17"/>
            <w:rFonts w:hint="eastAsia" w:ascii="宋体" w:hAnsi="宋体" w:eastAsia="宋体" w:cs="Times New Roman"/>
            <w:sz w:val="21"/>
            <w:szCs w:val="21"/>
            <w:lang w:val="en-US" w:eastAsia="zh-CN"/>
          </w:rPr>
          <w:footnoteReference w:id="19"/>
        </w:r>
      </w:ins>
      <w:del w:id="571" w:author="可乐来一杯" w:date="2026-04-21T23:29:04Z">
        <w:r>
          <w:rPr>
            <w:rFonts w:hint="eastAsia" w:ascii="宋体" w:hAnsi="宋体" w:eastAsia="宋体" w:cs="Times New Roman"/>
            <w:sz w:val="21"/>
            <w:szCs w:val="21"/>
            <w:vertAlign w:val="baseline"/>
            <w:lang w:val="en-US" w:eastAsia="zh-CN"/>
            <w:rPrChange w:id="572" w:author="可乐来一杯" w:date="2026-04-21T23:42:26Z">
              <w:rPr>
                <w:rFonts w:hint="default" w:ascii="宋体" w:hAnsi="宋体" w:eastAsia="宋体" w:cs="宋体"/>
                <w:sz w:val="24"/>
                <w:szCs w:val="24"/>
                <w:vertAlign w:val="superscript"/>
                <w:lang w:val="en-US" w:eastAsia="zh-CN"/>
              </w:rPr>
            </w:rPrChange>
          </w:rPr>
          <w:delText>[16]</w:delText>
        </w:r>
      </w:del>
      <w:r>
        <w:rPr>
          <w:rFonts w:hint="eastAsia" w:ascii="宋体" w:hAnsi="宋体" w:eastAsia="宋体" w:cs="Times New Roman"/>
          <w:sz w:val="21"/>
          <w:szCs w:val="21"/>
          <w:vertAlign w:val="baseline"/>
          <w:lang w:val="en-US" w:eastAsia="zh-CN"/>
          <w:rPrChange w:id="573" w:author="可乐来一杯" w:date="2026-04-21T23:42:26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574" w:author="可乐来一杯" w:date="2026-04-21T23:42:26Z">
            <w:rPr>
              <w:rFonts w:hint="eastAsia"/>
              <w:lang w:val="en-US" w:eastAsia="zh-CN"/>
            </w:rPr>
          </w:rPrChange>
        </w:rPr>
        <w:t>但在人机交互的过程中，人类与智能技术这一客体相互交互、相互影响，这一过程也衍生出了“技术中立破产论”，即技术不再是价值中立的工具，而是具有价值依存的特征。</w:t>
      </w:r>
      <w:r>
        <w:rPr>
          <w:rFonts w:hint="eastAsia" w:ascii="宋体" w:hAnsi="宋体" w:eastAsia="宋体" w:cs="Times New Roman"/>
          <w:sz w:val="21"/>
          <w:szCs w:val="21"/>
          <w:vertAlign w:val="baseline"/>
          <w:lang w:val="en-US" w:eastAsia="zh-CN"/>
          <w:rPrChange w:id="575" w:author="可乐来一杯" w:date="2026-04-21T23:42:26Z">
            <w:rPr>
              <w:rFonts w:hint="default" w:ascii="宋体" w:hAnsi="宋体" w:eastAsia="宋体" w:cs="宋体"/>
              <w:sz w:val="24"/>
              <w:szCs w:val="24"/>
              <w:vertAlign w:val="superscript"/>
              <w:lang w:val="en-US" w:eastAsia="zh-CN"/>
            </w:rPr>
          </w:rPrChange>
        </w:rPr>
        <w:fldChar w:fldCharType="begin"/>
      </w:r>
      <w:ins w:id="576" w:author="可乐来一杯" w:date="2026-04-21T23:42:26Z">
        <w:r>
          <w:rPr/>
          <w:instrText xml:space="preserve"> REF _Ref11829 \r \h  \* MERGEFORMAT</w:instrText>
        </w:r>
      </w:ins>
      <w:del w:id="577" w:author="可乐来一杯" w:date="2026-04-21T23:42:26Z">
        <w:r>
          <w:rPr>
            <w:rFonts w:hint="eastAsia" w:ascii="宋体" w:hAnsi="宋体" w:eastAsia="宋体" w:cs="Times New Roman"/>
            <w:sz w:val="21"/>
            <w:szCs w:val="21"/>
            <w:vertAlign w:val="baseline"/>
            <w:lang w:val="en-US" w:eastAsia="zh-CN"/>
            <w:rPrChange w:id="578" w:author="可乐来一杯" w:date="2026-04-21T23:42:26Z">
              <w:rPr>
                <w:rFonts w:hint="default" w:ascii="宋体" w:hAnsi="宋体" w:eastAsia="宋体" w:cs="宋体"/>
                <w:sz w:val="24"/>
                <w:szCs w:val="24"/>
                <w:vertAlign w:val="superscript"/>
                <w:lang w:val="en-US" w:eastAsia="zh-CN"/>
              </w:rPr>
            </w:rPrChange>
          </w:rPr>
          <w:delInstrText xml:space="preserve"> REF _Ref11829 \r \h </w:delInstrText>
        </w:r>
      </w:del>
      <w:r>
        <w:rPr>
          <w:rFonts w:hint="eastAsia" w:ascii="宋体" w:hAnsi="宋体" w:eastAsia="宋体" w:cs="Times New Roman"/>
          <w:sz w:val="21"/>
          <w:szCs w:val="21"/>
          <w:vertAlign w:val="baseline"/>
          <w:lang w:val="en-US" w:eastAsia="zh-CN"/>
          <w:rPrChange w:id="579" w:author="可乐来一杯" w:date="2026-04-21T23:42:26Z">
            <w:rPr>
              <w:rFonts w:hint="default" w:ascii="宋体" w:hAnsi="宋体" w:eastAsia="宋体" w:cs="宋体"/>
              <w:sz w:val="24"/>
              <w:szCs w:val="24"/>
              <w:vertAlign w:val="superscript"/>
              <w:lang w:val="en-US" w:eastAsia="zh-CN"/>
            </w:rPr>
          </w:rPrChange>
        </w:rPr>
        <w:fldChar w:fldCharType="separate"/>
      </w:r>
      <w:ins w:id="580" w:author="可乐来一杯" w:date="2026-04-22T21:59:26Z">
        <w:r>
          <w:rPr>
            <w:rStyle w:val="17"/>
            <w:rFonts w:hint="eastAsia" w:ascii="宋体" w:hAnsi="宋体" w:eastAsia="宋体" w:cs="Times New Roman"/>
            <w:sz w:val="21"/>
            <w:szCs w:val="21"/>
            <w:lang w:val="en-US" w:eastAsia="zh-CN"/>
          </w:rPr>
          <w:footnoteReference w:id="20"/>
        </w:r>
      </w:ins>
      <w:del w:id="581" w:author="可乐来一杯" w:date="2026-04-21T23:29:04Z">
        <w:r>
          <w:rPr>
            <w:rFonts w:hint="eastAsia" w:ascii="宋体" w:hAnsi="宋体" w:eastAsia="宋体" w:cs="Times New Roman"/>
            <w:sz w:val="21"/>
            <w:szCs w:val="21"/>
            <w:vertAlign w:val="baseline"/>
            <w:lang w:val="en-US" w:eastAsia="zh-CN"/>
            <w:rPrChange w:id="582" w:author="可乐来一杯" w:date="2026-04-21T23:42:26Z">
              <w:rPr>
                <w:rFonts w:hint="default" w:ascii="宋体" w:hAnsi="宋体" w:eastAsia="宋体" w:cs="宋体"/>
                <w:sz w:val="24"/>
                <w:szCs w:val="24"/>
                <w:vertAlign w:val="superscript"/>
                <w:lang w:val="en-US" w:eastAsia="zh-CN"/>
              </w:rPr>
            </w:rPrChange>
          </w:rPr>
          <w:delText>[17]</w:delText>
        </w:r>
      </w:del>
      <w:r>
        <w:rPr>
          <w:rFonts w:hint="eastAsia" w:ascii="宋体" w:hAnsi="宋体" w:eastAsia="宋体" w:cs="Times New Roman"/>
          <w:sz w:val="21"/>
          <w:szCs w:val="21"/>
          <w:vertAlign w:val="baseline"/>
          <w:lang w:val="en-US" w:eastAsia="zh-CN"/>
          <w:rPrChange w:id="583" w:author="可乐来一杯" w:date="2026-04-21T23:42:26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584" w:author="可乐来一杯" w:date="2026-04-21T23:42:26Z">
            <w:rPr>
              <w:rFonts w:hint="eastAsia"/>
              <w:lang w:val="en-US" w:eastAsia="zh-CN"/>
            </w:rPr>
          </w:rPrChange>
        </w:rPr>
        <w:t>时至现代，</w:t>
      </w:r>
      <w:r>
        <w:rPr>
          <w:rFonts w:hint="eastAsia" w:ascii="宋体" w:hAnsi="宋体" w:eastAsia="宋体"/>
          <w:sz w:val="21"/>
          <w:szCs w:val="21"/>
          <w:rPrChange w:id="585" w:author="可乐来一杯" w:date="2026-04-21T23:42:26Z">
            <w:rPr>
              <w:rFonts w:hint="eastAsia"/>
            </w:rPr>
          </w:rPrChange>
        </w:rPr>
        <w:t>技术中立的含义更为复杂，芬伯格强调技术的社会建构性</w:t>
      </w:r>
      <w:r>
        <w:rPr>
          <w:rFonts w:hint="eastAsia" w:ascii="宋体" w:hAnsi="宋体" w:eastAsia="宋体"/>
          <w:sz w:val="21"/>
          <w:szCs w:val="21"/>
          <w:lang w:eastAsia="zh-CN"/>
          <w:rPrChange w:id="586" w:author="可乐来一杯" w:date="2026-04-21T23:42:26Z">
            <w:rPr>
              <w:rFonts w:hint="eastAsia"/>
              <w:lang w:eastAsia="zh-CN"/>
            </w:rPr>
          </w:rPrChange>
        </w:rPr>
        <w:t>——</w:t>
      </w:r>
      <w:r>
        <w:rPr>
          <w:rFonts w:hint="eastAsia" w:ascii="宋体" w:hAnsi="宋体" w:eastAsia="宋体"/>
          <w:sz w:val="21"/>
          <w:szCs w:val="21"/>
          <w:rPrChange w:id="587" w:author="可乐来一杯" w:date="2026-04-21T23:42:26Z">
            <w:rPr>
              <w:rFonts w:hint="eastAsia"/>
            </w:rPr>
          </w:rPrChange>
        </w:rPr>
        <w:t>即</w:t>
      </w:r>
      <w:r>
        <w:rPr>
          <w:rFonts w:hint="eastAsia" w:ascii="宋体" w:hAnsi="宋体" w:eastAsia="宋体"/>
          <w:sz w:val="21"/>
          <w:szCs w:val="21"/>
          <w:lang w:val="en-US" w:eastAsia="zh-CN"/>
          <w:rPrChange w:id="588" w:author="可乐来一杯" w:date="2026-04-21T23:42:26Z">
            <w:rPr>
              <w:rFonts w:hint="eastAsia"/>
              <w:lang w:val="en-US" w:eastAsia="zh-CN"/>
            </w:rPr>
          </w:rPrChange>
        </w:rPr>
        <w:t>所产生的影响</w:t>
      </w:r>
      <w:r>
        <w:rPr>
          <w:rFonts w:hint="eastAsia" w:ascii="宋体" w:hAnsi="宋体" w:eastAsia="宋体"/>
          <w:sz w:val="21"/>
          <w:szCs w:val="21"/>
          <w:rPrChange w:id="589" w:author="可乐来一杯" w:date="2026-04-21T23:42:26Z">
            <w:rPr>
              <w:rFonts w:hint="eastAsia"/>
            </w:rPr>
          </w:rPrChange>
        </w:rPr>
        <w:t>取决于设计、应用和社会环境</w:t>
      </w:r>
      <w:r>
        <w:rPr>
          <w:rFonts w:hint="eastAsia" w:ascii="宋体" w:hAnsi="宋体" w:eastAsia="宋体"/>
          <w:sz w:val="21"/>
          <w:szCs w:val="21"/>
          <w:lang w:eastAsia="zh-CN"/>
          <w:rPrChange w:id="590" w:author="可乐来一杯" w:date="2026-04-21T23:42:26Z">
            <w:rPr>
              <w:rFonts w:hint="eastAsia"/>
              <w:lang w:eastAsia="zh-CN"/>
            </w:rPr>
          </w:rPrChange>
        </w:rPr>
        <w:t>，</w:t>
      </w:r>
      <w:r>
        <w:rPr>
          <w:rFonts w:hint="eastAsia" w:ascii="宋体" w:hAnsi="宋体" w:eastAsia="宋体"/>
          <w:sz w:val="21"/>
          <w:szCs w:val="21"/>
          <w:lang w:val="en-US" w:eastAsia="zh-CN"/>
          <w:rPrChange w:id="591" w:author="可乐来一杯" w:date="2026-04-21T23:42:26Z">
            <w:rPr>
              <w:rFonts w:hint="eastAsia"/>
              <w:lang w:val="en-US" w:eastAsia="zh-CN"/>
            </w:rPr>
          </w:rPrChange>
        </w:rPr>
        <w:t>其并非</w:t>
      </w:r>
      <w:r>
        <w:rPr>
          <w:rFonts w:hint="eastAsia" w:ascii="宋体" w:hAnsi="宋体" w:eastAsia="宋体"/>
          <w:sz w:val="21"/>
          <w:szCs w:val="21"/>
          <w:rPrChange w:id="592" w:author="可乐来一杯" w:date="2026-04-21T23:42:26Z">
            <w:rPr>
              <w:rFonts w:hint="eastAsia"/>
            </w:rPr>
          </w:rPrChange>
        </w:rPr>
        <w:t>完全中立的。</w:t>
      </w:r>
      <w:r>
        <w:rPr>
          <w:rFonts w:hint="eastAsia" w:ascii="宋体" w:hAnsi="宋体" w:eastAsia="宋体" w:cs="Times New Roman"/>
          <w:sz w:val="21"/>
          <w:szCs w:val="21"/>
          <w:vertAlign w:val="baseline"/>
          <w:lang w:val="en-US" w:eastAsia="zh-CN"/>
          <w:rPrChange w:id="593" w:author="可乐来一杯" w:date="2026-04-21T23:42:26Z">
            <w:rPr>
              <w:rFonts w:hint="default" w:ascii="宋体" w:hAnsi="宋体" w:eastAsia="宋体" w:cs="宋体"/>
              <w:sz w:val="24"/>
              <w:szCs w:val="24"/>
              <w:vertAlign w:val="superscript"/>
              <w:lang w:val="en-US" w:eastAsia="zh-CN"/>
            </w:rPr>
          </w:rPrChange>
        </w:rPr>
        <w:fldChar w:fldCharType="begin"/>
      </w:r>
      <w:ins w:id="594" w:author="可乐来一杯" w:date="2026-04-21T23:42:26Z">
        <w:r>
          <w:rPr/>
          <w:instrText xml:space="preserve"> REF _Ref11846 \r \h  \* MERGEFORMAT</w:instrText>
        </w:r>
      </w:ins>
      <w:del w:id="595" w:author="可乐来一杯" w:date="2026-04-21T23:42:26Z">
        <w:r>
          <w:rPr>
            <w:rFonts w:hint="eastAsia" w:ascii="宋体" w:hAnsi="宋体" w:eastAsia="宋体" w:cs="Times New Roman"/>
            <w:sz w:val="21"/>
            <w:szCs w:val="21"/>
            <w:vertAlign w:val="baseline"/>
            <w:lang w:val="en-US" w:eastAsia="zh-CN"/>
            <w:rPrChange w:id="596" w:author="可乐来一杯" w:date="2026-04-21T23:42:26Z">
              <w:rPr>
                <w:rFonts w:hint="default" w:ascii="宋体" w:hAnsi="宋体" w:eastAsia="宋体" w:cs="宋体"/>
                <w:sz w:val="24"/>
                <w:szCs w:val="24"/>
                <w:vertAlign w:val="superscript"/>
                <w:lang w:val="en-US" w:eastAsia="zh-CN"/>
              </w:rPr>
            </w:rPrChange>
          </w:rPr>
          <w:delInstrText xml:space="preserve"> REF _Ref11846 \r \h </w:delInstrText>
        </w:r>
      </w:del>
      <w:r>
        <w:rPr>
          <w:rFonts w:hint="eastAsia" w:ascii="宋体" w:hAnsi="宋体" w:eastAsia="宋体" w:cs="Times New Roman"/>
          <w:sz w:val="21"/>
          <w:szCs w:val="21"/>
          <w:vertAlign w:val="baseline"/>
          <w:lang w:val="en-US" w:eastAsia="zh-CN"/>
          <w:rPrChange w:id="597" w:author="可乐来一杯" w:date="2026-04-21T23:42:26Z">
            <w:rPr>
              <w:rFonts w:hint="default" w:ascii="宋体" w:hAnsi="宋体" w:eastAsia="宋体" w:cs="宋体"/>
              <w:sz w:val="24"/>
              <w:szCs w:val="24"/>
              <w:vertAlign w:val="superscript"/>
              <w:lang w:val="en-US" w:eastAsia="zh-CN"/>
            </w:rPr>
          </w:rPrChange>
        </w:rPr>
        <w:fldChar w:fldCharType="separate"/>
      </w:r>
      <w:ins w:id="598" w:author="可乐来一杯" w:date="2026-04-22T21:59:30Z">
        <w:r>
          <w:rPr>
            <w:rStyle w:val="17"/>
            <w:rFonts w:hint="eastAsia" w:ascii="宋体" w:hAnsi="宋体" w:eastAsia="宋体" w:cs="Times New Roman"/>
            <w:sz w:val="21"/>
            <w:szCs w:val="21"/>
            <w:lang w:val="en-US" w:eastAsia="zh-CN"/>
          </w:rPr>
          <w:footnoteReference w:id="21"/>
        </w:r>
      </w:ins>
      <w:del w:id="599" w:author="可乐来一杯" w:date="2026-04-21T23:29:04Z">
        <w:r>
          <w:rPr>
            <w:rFonts w:hint="eastAsia" w:ascii="宋体" w:hAnsi="宋体" w:eastAsia="宋体" w:cs="Times New Roman"/>
            <w:sz w:val="21"/>
            <w:szCs w:val="21"/>
            <w:vertAlign w:val="baseline"/>
            <w:lang w:val="en-US" w:eastAsia="zh-CN"/>
            <w:rPrChange w:id="600" w:author="可乐来一杯" w:date="2026-04-21T23:42:26Z">
              <w:rPr>
                <w:rFonts w:hint="default" w:ascii="宋体" w:hAnsi="宋体" w:eastAsia="宋体" w:cs="宋体"/>
                <w:sz w:val="24"/>
                <w:szCs w:val="24"/>
                <w:vertAlign w:val="superscript"/>
                <w:lang w:val="en-US" w:eastAsia="zh-CN"/>
              </w:rPr>
            </w:rPrChange>
          </w:rPr>
          <w:delText>[18]</w:delText>
        </w:r>
      </w:del>
      <w:r>
        <w:rPr>
          <w:rFonts w:hint="eastAsia" w:ascii="宋体" w:hAnsi="宋体" w:eastAsia="宋体" w:cs="Times New Roman"/>
          <w:sz w:val="21"/>
          <w:szCs w:val="21"/>
          <w:vertAlign w:val="baseline"/>
          <w:lang w:val="en-US" w:eastAsia="zh-CN"/>
          <w:rPrChange w:id="601" w:author="可乐来一杯" w:date="2026-04-21T23:42:26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602" w:author="可乐来一杯" w:date="2026-04-21T23:42:26Z">
            <w:rPr>
              <w:rFonts w:hint="eastAsia"/>
              <w:lang w:val="en-US" w:eastAsia="zh-CN"/>
            </w:rPr>
          </w:rPrChange>
        </w:rPr>
        <w:t>甚至，在库兹韦尔看来，数字时代技术的超常规发展不受人类管束，人类将沦为智能机器的奴仆。</w:t>
      </w:r>
    </w:p>
    <w:p w14:paraId="1E1C4E3B">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604" w:author="可乐来一杯" w:date="2026-04-21T23:42:26Z">
            <w:rPr>
              <w:rFonts w:hint="default" w:eastAsiaTheme="minorEastAsia"/>
              <w:lang w:val="en-US" w:eastAsia="zh-CN"/>
            </w:rPr>
          </w:rPrChange>
        </w:rPr>
        <w:pPrChange w:id="603" w:author="可乐来一杯" w:date="2026-04-21T23:42:26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605" w:author="可乐来一杯" w:date="2026-04-21T23:42:26Z">
            <w:rPr>
              <w:rFonts w:hint="eastAsia"/>
              <w:lang w:val="en-US" w:eastAsia="zh-CN"/>
            </w:rPr>
          </w:rPrChange>
        </w:rPr>
        <w:t>但若是超越“技术中立性”的视角分析，肯定经济、政治和社会实践等诸多因素对于技术的中立性均有不同程度的影响。从公司内部治理的角度而言，或具体到对独立董事积极履职的可期待性而言，纯粹的、无偏倚的人格立场是不被现实所期待的，即公司的投资者与治理者更希望独立董事遵循一定的原则底线，但同时可兼顾商业决策所须具备的灵活性。但现实中，独立董事的权责并不统一，其无法像其他内部主体一样参与公司事务的经营管理，依赖于执行董事和管理层提供的材料，得出的推断与结论。进而，其与一般董事延续传统的一体化责任体系，并未体现不同董事之间的差异性。</w:t>
      </w:r>
      <w:r>
        <w:rPr>
          <w:rFonts w:hint="eastAsia" w:ascii="宋体" w:hAnsi="宋体" w:eastAsia="宋体" w:cs="Times New Roman"/>
          <w:sz w:val="21"/>
          <w:szCs w:val="21"/>
          <w:vertAlign w:val="baseline"/>
          <w:lang w:val="en-US" w:eastAsia="zh-CN"/>
          <w:rPrChange w:id="606" w:author="可乐来一杯" w:date="2026-04-21T23:42:26Z">
            <w:rPr>
              <w:rFonts w:hint="eastAsia" w:ascii="宋体" w:hAnsi="宋体" w:eastAsia="宋体" w:cs="宋体"/>
              <w:sz w:val="24"/>
              <w:szCs w:val="24"/>
              <w:vertAlign w:val="superscript"/>
              <w:lang w:val="en-US" w:eastAsia="zh-CN"/>
            </w:rPr>
          </w:rPrChange>
        </w:rPr>
        <w:fldChar w:fldCharType="begin"/>
      </w:r>
      <w:ins w:id="607" w:author="可乐来一杯" w:date="2026-04-21T23:42:26Z">
        <w:r>
          <w:rPr/>
          <w:instrText xml:space="preserve"> REF _Ref11865 \r \h  \* MERGEFORMAT</w:instrText>
        </w:r>
      </w:ins>
      <w:del w:id="608" w:author="可乐来一杯" w:date="2026-04-21T23:42:26Z">
        <w:r>
          <w:rPr>
            <w:rFonts w:hint="eastAsia" w:ascii="宋体" w:hAnsi="宋体" w:eastAsia="宋体" w:cs="Times New Roman"/>
            <w:sz w:val="21"/>
            <w:szCs w:val="21"/>
            <w:vertAlign w:val="baseline"/>
            <w:lang w:val="en-US" w:eastAsia="zh-CN"/>
            <w:rPrChange w:id="609" w:author="可乐来一杯" w:date="2026-04-21T23:42:26Z">
              <w:rPr>
                <w:rFonts w:hint="eastAsia" w:ascii="宋体" w:hAnsi="宋体" w:eastAsia="宋体" w:cs="宋体"/>
                <w:sz w:val="24"/>
                <w:szCs w:val="24"/>
                <w:vertAlign w:val="superscript"/>
                <w:lang w:val="en-US" w:eastAsia="zh-CN"/>
              </w:rPr>
            </w:rPrChange>
          </w:rPr>
          <w:delInstrText xml:space="preserve"> REF _Ref11865 \r \h </w:delInstrText>
        </w:r>
      </w:del>
      <w:r>
        <w:rPr>
          <w:rFonts w:hint="eastAsia" w:ascii="宋体" w:hAnsi="宋体" w:eastAsia="宋体" w:cs="Times New Roman"/>
          <w:sz w:val="21"/>
          <w:szCs w:val="21"/>
          <w:vertAlign w:val="baseline"/>
          <w:lang w:val="en-US" w:eastAsia="zh-CN"/>
          <w:rPrChange w:id="610" w:author="可乐来一杯" w:date="2026-04-21T23:42:26Z">
            <w:rPr>
              <w:rFonts w:hint="eastAsia" w:ascii="宋体" w:hAnsi="宋体" w:eastAsia="宋体" w:cs="宋体"/>
              <w:sz w:val="24"/>
              <w:szCs w:val="24"/>
              <w:vertAlign w:val="superscript"/>
              <w:lang w:val="en-US" w:eastAsia="zh-CN"/>
            </w:rPr>
          </w:rPrChange>
        </w:rPr>
        <w:fldChar w:fldCharType="separate"/>
      </w:r>
      <w:ins w:id="611" w:author="可乐来一杯" w:date="2026-04-22T21:59:33Z">
        <w:r>
          <w:rPr>
            <w:rStyle w:val="17"/>
            <w:rFonts w:hint="eastAsia" w:ascii="宋体" w:hAnsi="宋体" w:eastAsia="宋体" w:cs="Times New Roman"/>
            <w:sz w:val="21"/>
            <w:szCs w:val="21"/>
            <w:lang w:val="en-US" w:eastAsia="zh-CN"/>
          </w:rPr>
          <w:footnoteReference w:id="22"/>
        </w:r>
      </w:ins>
      <w:del w:id="612" w:author="可乐来一杯" w:date="2026-04-21T23:29:04Z">
        <w:r>
          <w:rPr>
            <w:rFonts w:hint="eastAsia" w:ascii="宋体" w:hAnsi="宋体" w:eastAsia="宋体" w:cs="Times New Roman"/>
            <w:sz w:val="21"/>
            <w:szCs w:val="21"/>
            <w:vertAlign w:val="baseline"/>
            <w:lang w:val="en-US" w:eastAsia="zh-CN"/>
            <w:rPrChange w:id="613" w:author="可乐来一杯" w:date="2026-04-21T23:42:26Z">
              <w:rPr>
                <w:rFonts w:hint="eastAsia" w:ascii="宋体" w:hAnsi="宋体" w:eastAsia="宋体" w:cs="宋体"/>
                <w:sz w:val="24"/>
                <w:szCs w:val="24"/>
                <w:vertAlign w:val="superscript"/>
                <w:lang w:val="en-US" w:eastAsia="zh-CN"/>
              </w:rPr>
            </w:rPrChange>
          </w:rPr>
          <w:delText>[19]</w:delText>
        </w:r>
      </w:del>
      <w:r>
        <w:rPr>
          <w:rFonts w:hint="eastAsia" w:ascii="宋体" w:hAnsi="宋体" w:eastAsia="宋体" w:cs="Times New Roman"/>
          <w:sz w:val="21"/>
          <w:szCs w:val="21"/>
          <w:vertAlign w:val="baseline"/>
          <w:lang w:val="en-US" w:eastAsia="zh-CN"/>
          <w:rPrChange w:id="614" w:author="可乐来一杯" w:date="2026-04-21T23:42:26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615" w:author="可乐来一杯" w:date="2026-04-21T23:42:26Z">
            <w:rPr>
              <w:rFonts w:hint="eastAsia"/>
              <w:lang w:val="en-US" w:eastAsia="zh-CN"/>
            </w:rPr>
          </w:rPrChange>
        </w:rPr>
        <w:t>在此情形下，若仍旧期待独立董事“不畏险阻”式的履行独立性的监督、辅助决策义务，显然不够现实。反倒是，技术作为人类创造的工具，必然承载着创造者的价值预设。若在AI董事的部署决策前，</w:t>
      </w:r>
      <w:r>
        <w:rPr>
          <w:rFonts w:hint="eastAsia" w:ascii="宋体" w:hAnsi="宋体" w:eastAsia="宋体" w:cs="Times New Roman"/>
          <w:sz w:val="21"/>
          <w:szCs w:val="21"/>
          <w:rPrChange w:id="616" w:author="可乐来一杯" w:date="2026-04-21T23:42:26Z">
            <w:rPr>
              <w:rFonts w:ascii="宋体" w:hAnsi="宋体" w:eastAsia="宋体" w:cs="宋体"/>
              <w:sz w:val="24"/>
              <w:szCs w:val="24"/>
            </w:rPr>
          </w:rPrChange>
        </w:rPr>
        <w:t>以公司章程、行业监管规范及 ESG 目标为基准，制定一套“价值-参数</w:t>
      </w:r>
      <w:r>
        <w:rPr>
          <w:rFonts w:hint="eastAsia" w:ascii="宋体" w:hAnsi="宋体" w:eastAsia="宋体" w:cs="Times New Roman"/>
          <w:sz w:val="21"/>
          <w:szCs w:val="21"/>
          <w:lang w:val="en-US" w:eastAsia="zh-CN"/>
          <w:rPrChange w:id="617" w:author="可乐来一杯" w:date="2026-04-21T23:42:26Z">
            <w:rPr>
              <w:rFonts w:hint="eastAsia" w:ascii="宋体" w:hAnsi="宋体" w:eastAsia="宋体" w:cs="宋体"/>
              <w:sz w:val="24"/>
              <w:szCs w:val="24"/>
              <w:lang w:val="en-US" w:eastAsia="zh-CN"/>
            </w:rPr>
          </w:rPrChange>
        </w:rPr>
        <w:t>对照</w:t>
      </w:r>
      <w:r>
        <w:rPr>
          <w:rFonts w:hint="eastAsia" w:ascii="宋体" w:hAnsi="宋体" w:eastAsia="宋体" w:cs="Times New Roman"/>
          <w:sz w:val="21"/>
          <w:szCs w:val="21"/>
          <w:rPrChange w:id="618" w:author="可乐来一杯" w:date="2026-04-21T23:42:26Z">
            <w:rPr>
              <w:rFonts w:ascii="宋体" w:hAnsi="宋体" w:eastAsia="宋体" w:cs="宋体"/>
              <w:sz w:val="24"/>
              <w:szCs w:val="24"/>
            </w:rPr>
          </w:rPrChange>
        </w:rPr>
        <w:t>表”：把股东长期利益、员工公平待遇、合规底线等核心原则转化为模型目标函数与约束条件；同步要求算法代码、训练数据及关键权重接受第三方审计</w:t>
      </w:r>
      <w:r>
        <w:rPr>
          <w:rFonts w:hint="eastAsia" w:ascii="宋体" w:hAnsi="宋体" w:eastAsia="宋体" w:cs="Times New Roman"/>
          <w:sz w:val="21"/>
          <w:szCs w:val="21"/>
          <w:lang w:eastAsia="zh-CN"/>
          <w:rPrChange w:id="619" w:author="可乐来一杯" w:date="2026-04-21T23:42:26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620" w:author="可乐来一杯" w:date="2026-04-21T23:42:26Z">
            <w:rPr>
              <w:rFonts w:hint="eastAsia" w:ascii="宋体" w:hAnsi="宋体" w:eastAsia="宋体" w:cs="宋体"/>
              <w:sz w:val="24"/>
              <w:szCs w:val="24"/>
              <w:lang w:val="en-US" w:eastAsia="zh-CN"/>
            </w:rPr>
          </w:rPrChange>
        </w:rPr>
        <w:t>将</w:t>
      </w:r>
      <w:r>
        <w:rPr>
          <w:rFonts w:hint="eastAsia" w:ascii="宋体" w:hAnsi="宋体" w:eastAsia="宋体" w:cs="Times New Roman"/>
          <w:sz w:val="21"/>
          <w:szCs w:val="21"/>
          <w:rPrChange w:id="621" w:author="可乐来一杯" w:date="2026-04-21T23:42:26Z">
            <w:rPr>
              <w:rFonts w:ascii="宋体" w:hAnsi="宋体" w:eastAsia="宋体" w:cs="宋体"/>
              <w:sz w:val="24"/>
              <w:szCs w:val="24"/>
            </w:rPr>
          </w:rPrChange>
        </w:rPr>
        <w:t xml:space="preserve">AI </w:t>
      </w:r>
      <w:r>
        <w:rPr>
          <w:rFonts w:hint="eastAsia" w:ascii="宋体" w:hAnsi="宋体" w:eastAsia="宋体" w:cs="Times New Roman"/>
          <w:sz w:val="21"/>
          <w:szCs w:val="21"/>
          <w:lang w:val="en-US" w:eastAsia="zh-CN"/>
          <w:rPrChange w:id="622" w:author="可乐来一杯" w:date="2026-04-21T23:42:26Z">
            <w:rPr>
              <w:rFonts w:hint="eastAsia" w:ascii="宋体" w:hAnsi="宋体" w:eastAsia="宋体" w:cs="宋体"/>
              <w:sz w:val="24"/>
              <w:szCs w:val="24"/>
              <w:lang w:val="en-US" w:eastAsia="zh-CN"/>
            </w:rPr>
          </w:rPrChange>
        </w:rPr>
        <w:t>董事</w:t>
      </w:r>
      <w:r>
        <w:rPr>
          <w:rFonts w:hint="eastAsia" w:ascii="宋体" w:hAnsi="宋体" w:eastAsia="宋体" w:cs="Times New Roman"/>
          <w:sz w:val="21"/>
          <w:szCs w:val="21"/>
          <w:rPrChange w:id="623" w:author="可乐来一杯" w:date="2026-04-21T23:42:26Z">
            <w:rPr>
              <w:rFonts w:ascii="宋体" w:hAnsi="宋体" w:eastAsia="宋体" w:cs="宋体"/>
              <w:sz w:val="24"/>
              <w:szCs w:val="24"/>
            </w:rPr>
          </w:rPrChange>
        </w:rPr>
        <w:t>的计算优势被锁定在既定的道德与商业坐标系内运行</w:t>
      </w:r>
      <w:r>
        <w:rPr>
          <w:rFonts w:hint="eastAsia" w:ascii="宋体" w:hAnsi="宋体" w:eastAsia="宋体" w:cs="Times New Roman"/>
          <w:sz w:val="21"/>
          <w:szCs w:val="21"/>
          <w:lang w:eastAsia="zh-CN"/>
          <w:rPrChange w:id="624" w:author="可乐来一杯" w:date="2026-04-21T23:42:26Z">
            <w:rPr>
              <w:rFonts w:hint="eastAsia" w:ascii="宋体" w:hAnsi="宋体" w:eastAsia="宋体" w:cs="宋体"/>
              <w:sz w:val="24"/>
              <w:szCs w:val="24"/>
              <w:lang w:eastAsia="zh-CN"/>
            </w:rPr>
          </w:rPrChange>
        </w:rPr>
        <w:t>。</w:t>
      </w:r>
      <w:r>
        <w:rPr>
          <w:rFonts w:hint="eastAsia" w:ascii="宋体" w:hAnsi="宋体" w:eastAsia="宋体"/>
          <w:sz w:val="21"/>
          <w:szCs w:val="21"/>
          <w:lang w:val="en-US" w:eastAsia="zh-CN"/>
          <w:rPrChange w:id="625" w:author="可乐来一杯" w:date="2026-04-21T23:42:26Z">
            <w:rPr>
              <w:rFonts w:hint="eastAsia"/>
              <w:lang w:val="en-US" w:eastAsia="zh-CN"/>
            </w:rPr>
          </w:rPrChange>
        </w:rPr>
        <w:t>回答好“谁来管，怎么管”的技术伦理与价值观治理问题，</w:t>
      </w:r>
      <w:r>
        <w:rPr>
          <w:rFonts w:hint="eastAsia" w:ascii="宋体" w:hAnsi="宋体" w:eastAsia="宋体" w:cs="Times New Roman"/>
          <w:sz w:val="21"/>
          <w:szCs w:val="21"/>
          <w:rPrChange w:id="626" w:author="可乐来一杯" w:date="2026-04-21T23:42:26Z">
            <w:rPr>
              <w:rFonts w:ascii="宋体" w:hAnsi="宋体" w:eastAsia="宋体" w:cs="宋体"/>
              <w:sz w:val="24"/>
              <w:szCs w:val="24"/>
            </w:rPr>
          </w:rPrChange>
        </w:rPr>
        <w:t>真正实现技术向善、价值共赢。</w:t>
      </w:r>
    </w:p>
    <w:p w14:paraId="307AEBB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AI董事履职的法律适格性论证</w:t>
      </w:r>
    </w:p>
    <w:p w14:paraId="23CA7215">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628" w:author="可乐来一杯" w:date="2026-04-21T23:42:28Z">
            <w:rPr>
              <w:rFonts w:hint="default" w:ascii="宋体" w:hAnsi="宋体" w:eastAsia="宋体" w:cs="宋体"/>
              <w:sz w:val="24"/>
              <w:szCs w:val="24"/>
              <w:lang w:val="en-US" w:eastAsia="zh-CN"/>
            </w:rPr>
          </w:rPrChange>
        </w:rPr>
        <w:pPrChange w:id="627" w:author="可乐来一杯" w:date="2026-04-21T23:42:2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629" w:author="可乐来一杯" w:date="2026-04-21T23:42:28Z">
            <w:rPr>
              <w:rFonts w:hint="eastAsia" w:ascii="宋体" w:hAnsi="宋体" w:eastAsia="宋体" w:cs="宋体"/>
              <w:sz w:val="24"/>
              <w:szCs w:val="24"/>
              <w:lang w:val="en-US" w:eastAsia="zh-CN"/>
            </w:rPr>
          </w:rPrChange>
        </w:rPr>
        <w:t>目前，AI董事的正当性与合法性在法学界众说纷纭。早在此之前，</w:t>
      </w:r>
      <w:r>
        <w:rPr>
          <w:rFonts w:hint="eastAsia" w:ascii="宋体" w:hAnsi="宋体" w:eastAsia="宋体" w:cs="Times New Roman"/>
          <w:sz w:val="21"/>
          <w:szCs w:val="21"/>
          <w:lang w:val="en-US" w:eastAsia="zh-CN"/>
          <w:rPrChange w:id="630" w:author="可乐来一杯" w:date="2026-04-21T23:42:28Z">
            <w:rPr>
              <w:rFonts w:hint="default" w:ascii="宋体" w:hAnsi="宋体" w:eastAsia="宋体" w:cs="宋体"/>
              <w:sz w:val="24"/>
              <w:szCs w:val="24"/>
              <w:lang w:val="en-US" w:eastAsia="zh-CN"/>
            </w:rPr>
          </w:rPrChange>
        </w:rPr>
        <w:t>赫伯特·波斯纳法官在</w:t>
      </w:r>
      <w:r>
        <w:rPr>
          <w:rFonts w:hint="eastAsia" w:ascii="宋体" w:hAnsi="宋体" w:eastAsia="宋体" w:cs="Times New Roman"/>
          <w:sz w:val="21"/>
          <w:szCs w:val="21"/>
          <w:lang w:val="en-US" w:eastAsia="zh-CN"/>
          <w:rPrChange w:id="631" w:author="可乐来一杯" w:date="2026-04-21T23:42:28Z">
            <w:rPr>
              <w:rFonts w:hint="eastAsia" w:ascii="宋体" w:hAnsi="宋体" w:eastAsia="宋体" w:cs="宋体"/>
              <w:sz w:val="24"/>
              <w:szCs w:val="24"/>
              <w:lang w:val="en-US" w:eastAsia="zh-CN"/>
            </w:rPr>
          </w:rPrChange>
        </w:rPr>
        <w:t>曾在</w:t>
      </w:r>
      <w:r>
        <w:rPr>
          <w:rFonts w:hint="eastAsia" w:ascii="宋体" w:hAnsi="宋体" w:eastAsia="宋体" w:cs="Times New Roman"/>
          <w:sz w:val="21"/>
          <w:szCs w:val="21"/>
          <w:lang w:val="en-US" w:eastAsia="zh-CN"/>
          <w:rPrChange w:id="632" w:author="可乐来一杯" w:date="2026-04-21T23:42:28Z">
            <w:rPr>
              <w:rFonts w:hint="default" w:ascii="宋体" w:hAnsi="宋体" w:eastAsia="宋体" w:cs="宋体"/>
              <w:sz w:val="24"/>
              <w:szCs w:val="24"/>
              <w:lang w:val="en-US" w:eastAsia="zh-CN"/>
            </w:rPr>
          </w:rPrChange>
        </w:rPr>
        <w:t>Pompeii Estates, Inc.v.Consolidated Edison Co案中</w:t>
      </w:r>
      <w:r>
        <w:rPr>
          <w:rFonts w:hint="eastAsia" w:ascii="宋体" w:hAnsi="宋体" w:eastAsia="宋体" w:cs="Times New Roman"/>
          <w:sz w:val="21"/>
          <w:szCs w:val="21"/>
          <w:lang w:val="en-US" w:eastAsia="zh-CN"/>
          <w:rPrChange w:id="633" w:author="可乐来一杯" w:date="2026-04-21T23:42:28Z">
            <w:rPr>
              <w:rFonts w:hint="eastAsia" w:ascii="宋体" w:hAnsi="宋体" w:eastAsia="宋体" w:cs="宋体"/>
              <w:sz w:val="24"/>
              <w:szCs w:val="24"/>
              <w:lang w:val="en-US" w:eastAsia="zh-CN"/>
            </w:rPr>
          </w:rPrChange>
        </w:rPr>
        <w:t>指出，</w:t>
      </w:r>
      <w:r>
        <w:rPr>
          <w:rFonts w:hint="eastAsia" w:ascii="宋体" w:hAnsi="宋体" w:eastAsia="宋体" w:cs="Times New Roman"/>
          <w:sz w:val="21"/>
          <w:szCs w:val="21"/>
          <w:lang w:val="en-US" w:eastAsia="zh-CN"/>
          <w:rPrChange w:id="634" w:author="可乐来一杯" w:date="2026-04-21T23:42:28Z">
            <w:rPr>
              <w:rFonts w:hint="default" w:ascii="宋体" w:hAnsi="宋体" w:eastAsia="宋体" w:cs="宋体"/>
              <w:sz w:val="24"/>
              <w:szCs w:val="24"/>
              <w:lang w:val="en-US" w:eastAsia="zh-CN"/>
            </w:rPr>
          </w:rPrChange>
        </w:rPr>
        <w:t>计算机仅能执行强制的指令</w:t>
      </w:r>
      <w:r>
        <w:rPr>
          <w:rFonts w:hint="eastAsia" w:ascii="宋体" w:hAnsi="宋体" w:eastAsia="宋体" w:cs="Times New Roman"/>
          <w:sz w:val="21"/>
          <w:szCs w:val="21"/>
          <w:lang w:val="en-US" w:eastAsia="zh-CN"/>
          <w:rPrChange w:id="635" w:author="可乐来一杯" w:date="2026-04-21T23:42:28Z">
            <w:rPr>
              <w:rFonts w:hint="eastAsia" w:ascii="宋体" w:hAnsi="宋体" w:eastAsia="宋体" w:cs="宋体"/>
              <w:sz w:val="24"/>
              <w:szCs w:val="24"/>
              <w:lang w:val="en-US" w:eastAsia="zh-CN"/>
            </w:rPr>
          </w:rPrChange>
        </w:rPr>
        <w:t>，</w:t>
      </w:r>
      <w:r>
        <w:rPr>
          <w:rFonts w:hint="eastAsia" w:ascii="宋体" w:hAnsi="宋体" w:eastAsia="宋体" w:cs="Times New Roman"/>
          <w:sz w:val="21"/>
          <w:szCs w:val="21"/>
          <w:lang w:val="en-US" w:eastAsia="zh-CN"/>
          <w:rPrChange w:id="636" w:author="可乐来一杯" w:date="2026-04-21T23:42:28Z">
            <w:rPr>
              <w:rFonts w:hint="default" w:ascii="宋体" w:hAnsi="宋体" w:eastAsia="宋体" w:cs="宋体"/>
              <w:sz w:val="24"/>
              <w:szCs w:val="24"/>
              <w:lang w:val="en-US" w:eastAsia="zh-CN"/>
            </w:rPr>
          </w:rPrChange>
        </w:rPr>
        <w:t>对其编程不是为了使其做出判断</w:t>
      </w:r>
      <w:r>
        <w:rPr>
          <w:rStyle w:val="12"/>
          <w:rFonts w:hint="eastAsia" w:ascii="宋体" w:hAnsi="宋体" w:eastAsia="宋体" w:cs="Times New Roman"/>
          <w:sz w:val="21"/>
          <w:szCs w:val="21"/>
          <w:lang w:val="en-US" w:eastAsia="zh-CN"/>
          <w:rPrChange w:id="637" w:author="可乐来一杯" w:date="2026-04-21T23:42:28Z">
            <w:rPr>
              <w:rStyle w:val="17"/>
              <w:rFonts w:hint="eastAsia" w:ascii="宋体" w:hAnsi="宋体" w:eastAsia="宋体" w:cs="宋体"/>
              <w:sz w:val="24"/>
              <w:szCs w:val="24"/>
              <w:lang w:val="en-US" w:eastAsia="zh-CN"/>
            </w:rPr>
          </w:rPrChange>
        </w:rPr>
        <w:footnoteReference w:id="23"/>
      </w:r>
      <w:r>
        <w:rPr>
          <w:rFonts w:hint="eastAsia" w:ascii="宋体" w:hAnsi="宋体" w:eastAsia="宋体" w:cs="Times New Roman"/>
          <w:sz w:val="21"/>
          <w:szCs w:val="21"/>
          <w:lang w:val="en-US" w:eastAsia="zh-CN"/>
          <w:rPrChange w:id="638" w:author="可乐来一杯" w:date="2026-04-21T23:42:28Z">
            <w:rPr>
              <w:rFonts w:hint="eastAsia" w:ascii="宋体" w:hAnsi="宋体" w:eastAsia="宋体" w:cs="宋体"/>
              <w:sz w:val="24"/>
              <w:szCs w:val="24"/>
              <w:lang w:val="en-US" w:eastAsia="zh-CN"/>
            </w:rPr>
          </w:rPrChange>
        </w:rPr>
        <w:t>。而时至今日，亦有学者从《公司法》规定的董监高的任职资格（第178条规定的消极资格要件）和义务（第179条至第191条规定的义务与责任）角度分析，指出AI董事的适格性归根结底取决于其行为能力与核心竞争力。</w:t>
      </w:r>
      <w:r>
        <w:rPr>
          <w:rFonts w:hint="eastAsia" w:ascii="宋体" w:hAnsi="宋体" w:eastAsia="宋体" w:cs="Times New Roman"/>
          <w:sz w:val="21"/>
          <w:szCs w:val="21"/>
          <w:vertAlign w:val="baseline"/>
          <w:lang w:val="en-US" w:eastAsia="zh-CN"/>
          <w:rPrChange w:id="639" w:author="可乐来一杯" w:date="2026-04-21T23:42:28Z">
            <w:rPr>
              <w:rFonts w:hint="default" w:ascii="宋体" w:hAnsi="宋体" w:eastAsia="宋体" w:cs="宋体"/>
              <w:sz w:val="24"/>
              <w:szCs w:val="24"/>
              <w:vertAlign w:val="superscript"/>
              <w:lang w:val="en-US" w:eastAsia="zh-CN"/>
            </w:rPr>
          </w:rPrChange>
        </w:rPr>
        <w:fldChar w:fldCharType="begin"/>
      </w:r>
      <w:ins w:id="640" w:author="可乐来一杯" w:date="2026-04-21T23:42:28Z">
        <w:r>
          <w:rPr/>
          <w:instrText xml:space="preserve"> REF _Ref11888 \r \h  \* MERGEFORMAT</w:instrText>
        </w:r>
      </w:ins>
      <w:del w:id="641" w:author="可乐来一杯" w:date="2026-04-21T23:42:28Z">
        <w:r>
          <w:rPr>
            <w:rFonts w:hint="eastAsia" w:ascii="宋体" w:hAnsi="宋体" w:eastAsia="宋体" w:cs="Times New Roman"/>
            <w:sz w:val="21"/>
            <w:szCs w:val="21"/>
            <w:vertAlign w:val="baseline"/>
            <w:lang w:val="en-US" w:eastAsia="zh-CN"/>
            <w:rPrChange w:id="642" w:author="可乐来一杯" w:date="2026-04-21T23:42:28Z">
              <w:rPr>
                <w:rFonts w:hint="default" w:ascii="宋体" w:hAnsi="宋体" w:eastAsia="宋体" w:cs="宋体"/>
                <w:sz w:val="24"/>
                <w:szCs w:val="24"/>
                <w:vertAlign w:val="superscript"/>
                <w:lang w:val="en-US" w:eastAsia="zh-CN"/>
              </w:rPr>
            </w:rPrChange>
          </w:rPr>
          <w:delInstrText xml:space="preserve"> REF _Ref11888 \r \h </w:delInstrText>
        </w:r>
      </w:del>
      <w:r>
        <w:rPr>
          <w:rFonts w:hint="eastAsia" w:ascii="宋体" w:hAnsi="宋体" w:eastAsia="宋体" w:cs="Times New Roman"/>
          <w:sz w:val="21"/>
          <w:szCs w:val="21"/>
          <w:vertAlign w:val="baseline"/>
          <w:lang w:val="en-US" w:eastAsia="zh-CN"/>
          <w:rPrChange w:id="643" w:author="可乐来一杯" w:date="2026-04-21T23:42:28Z">
            <w:rPr>
              <w:rFonts w:hint="default" w:ascii="宋体" w:hAnsi="宋体" w:eastAsia="宋体" w:cs="宋体"/>
              <w:sz w:val="24"/>
              <w:szCs w:val="24"/>
              <w:vertAlign w:val="superscript"/>
              <w:lang w:val="en-US" w:eastAsia="zh-CN"/>
            </w:rPr>
          </w:rPrChange>
        </w:rPr>
        <w:fldChar w:fldCharType="separate"/>
      </w:r>
      <w:ins w:id="644" w:author="可乐来一杯" w:date="2026-04-22T22:00:59Z">
        <w:r>
          <w:rPr>
            <w:rStyle w:val="17"/>
            <w:rFonts w:hint="eastAsia" w:ascii="宋体" w:hAnsi="宋体" w:eastAsia="宋体" w:cs="Times New Roman"/>
            <w:sz w:val="21"/>
            <w:szCs w:val="21"/>
            <w:lang w:val="en-US" w:eastAsia="zh-CN"/>
          </w:rPr>
          <w:footnoteReference w:id="24"/>
        </w:r>
      </w:ins>
      <w:del w:id="645" w:author="可乐来一杯" w:date="2026-04-21T23:29:04Z">
        <w:r>
          <w:rPr>
            <w:rFonts w:hint="eastAsia" w:ascii="宋体" w:hAnsi="宋体" w:eastAsia="宋体" w:cs="Times New Roman"/>
            <w:sz w:val="21"/>
            <w:szCs w:val="21"/>
            <w:vertAlign w:val="baseline"/>
            <w:lang w:val="en-US" w:eastAsia="zh-CN"/>
            <w:rPrChange w:id="646" w:author="可乐来一杯" w:date="2026-04-21T23:42:28Z">
              <w:rPr>
                <w:rFonts w:hint="default" w:ascii="宋体" w:hAnsi="宋体" w:eastAsia="宋体" w:cs="宋体"/>
                <w:sz w:val="24"/>
                <w:szCs w:val="24"/>
                <w:vertAlign w:val="superscript"/>
                <w:lang w:val="en-US" w:eastAsia="zh-CN"/>
              </w:rPr>
            </w:rPrChange>
          </w:rPr>
          <w:delText>[20]</w:delText>
        </w:r>
      </w:del>
      <w:r>
        <w:rPr>
          <w:rFonts w:hint="eastAsia" w:ascii="宋体" w:hAnsi="宋体" w:eastAsia="宋体" w:cs="Times New Roman"/>
          <w:sz w:val="21"/>
          <w:szCs w:val="21"/>
          <w:vertAlign w:val="baseline"/>
          <w:lang w:val="en-US" w:eastAsia="zh-CN"/>
          <w:rPrChange w:id="647" w:author="可乐来一杯" w:date="2026-04-21T23:42:28Z">
            <w:rPr>
              <w:rFonts w:hint="default" w:ascii="宋体" w:hAnsi="宋体" w:eastAsia="宋体" w:cs="宋体"/>
              <w:sz w:val="24"/>
              <w:szCs w:val="24"/>
              <w:vertAlign w:val="superscript"/>
              <w:lang w:val="en-US" w:eastAsia="zh-CN"/>
            </w:rPr>
          </w:rPrChange>
        </w:rPr>
        <w:fldChar w:fldCharType="end"/>
      </w:r>
    </w:p>
    <w:p w14:paraId="165B76F1">
      <w:pPr>
        <w:keepNext w:val="0"/>
        <w:keepLines w:val="0"/>
        <w:pageBreakBefore w:val="0"/>
        <w:widowControl w:val="0"/>
        <w:numPr>
          <w:ilvl w:val="0"/>
          <w:numId w:val="4"/>
          <w:ins w:id="649" w:author="可乐来一杯" w:date="2026-04-21T23:44:24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650" w:author="可乐来一杯" w:date="2026-04-21T23:44:24Z">
            <w:rPr>
              <w:rFonts w:hint="eastAsia" w:ascii="黑体" w:hAnsi="黑体" w:eastAsia="黑体" w:cs="黑体"/>
              <w:b w:val="0"/>
              <w:bCs w:val="0"/>
              <w:lang w:val="en-US" w:eastAsia="zh-CN"/>
            </w:rPr>
          </w:rPrChange>
        </w:rPr>
        <w:pPrChange w:id="648" w:author="可乐来一杯" w:date="2026-04-21T23:45:46Z">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651" w:author="可乐来一杯" w:date="2026-04-21T23:44:24Z">
            <w:rPr>
              <w:rFonts w:hint="eastAsia" w:ascii="黑体" w:hAnsi="黑体" w:eastAsia="黑体" w:cs="黑体"/>
              <w:b w:val="0"/>
              <w:bCs w:val="0"/>
              <w:lang w:val="en-US" w:eastAsia="zh-CN"/>
            </w:rPr>
          </w:rPrChange>
        </w:rPr>
        <w:t>AI董事可作为适格“法主体”</w:t>
      </w:r>
    </w:p>
    <w:p w14:paraId="1511D9AF">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653" w:author="可乐来一杯" w:date="2026-04-21T23:42:30Z">
            <w:rPr>
              <w:rFonts w:hint="eastAsia" w:ascii="宋体" w:hAnsi="宋体" w:eastAsia="宋体" w:cs="宋体"/>
              <w:sz w:val="24"/>
              <w:szCs w:val="24"/>
              <w:lang w:val="en-US" w:eastAsia="zh-CN"/>
            </w:rPr>
          </w:rPrChange>
        </w:rPr>
        <w:pPrChange w:id="652" w:author="可乐来一杯" w:date="2026-04-21T23:42:30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654" w:author="可乐来一杯" w:date="2026-04-21T23:42:30Z">
            <w:rPr>
              <w:rFonts w:hint="eastAsia" w:ascii="宋体" w:hAnsi="宋体" w:eastAsia="宋体" w:cs="宋体"/>
              <w:sz w:val="24"/>
              <w:szCs w:val="24"/>
              <w:lang w:val="en-US" w:eastAsia="zh-CN"/>
            </w:rPr>
          </w:rPrChange>
        </w:rPr>
        <w:t>追溯《公司法》有关于董事任职资格的设定，均不约而同的将董事资格限定于自然人，对于法人是否有担任董事的资格则莫衷一是（详见表1）。</w:t>
      </w:r>
    </w:p>
    <w:p w14:paraId="7103199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表1 各国自然人或法人任职董事资格的规定</w:t>
      </w:r>
    </w:p>
    <w:tbl>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Change w:id="655" w:author="可乐来一杯" w:date="2026-04-22T21:57:27Z">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PrChange>
      </w:tblPr>
      <w:tblGrid>
        <w:gridCol w:w="768"/>
        <w:gridCol w:w="2370"/>
        <w:gridCol w:w="2698"/>
        <w:gridCol w:w="1709"/>
        <w:gridCol w:w="791"/>
        <w:tblGridChange w:id="656">
          <w:tblGrid>
            <w:gridCol w:w="768"/>
            <w:gridCol w:w="2370"/>
            <w:gridCol w:w="2698"/>
            <w:gridCol w:w="1709"/>
            <w:gridCol w:w="791"/>
          </w:tblGrid>
        </w:tblGridChange>
      </w:tblGrid>
      <w:tr w14:paraId="09CD5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657" w:author="可乐来一杯" w:date="2026-04-22T21:57:27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blCellSpacing w:w="15" w:type="dxa"/>
          <w:trPrChange w:id="657" w:author="可乐来一杯" w:date="2026-04-22T21:57:27Z">
            <w:trPr>
              <w:tblHeader/>
              <w:tblCellSpacing w:w="15" w:type="dxa"/>
            </w:trPr>
          </w:trPrChange>
        </w:trPr>
        <w:tc>
          <w:tcPr>
            <w:tcW w:w="0" w:type="auto"/>
            <w:tcBorders>
              <w:top w:val="single" w:color="000000" w:sz="12" w:space="0"/>
              <w:left w:val="nil"/>
              <w:bottom w:val="single" w:color="000000" w:sz="4" w:space="0"/>
              <w:right w:val="nil"/>
              <w:tl2br w:val="nil"/>
            </w:tcBorders>
            <w:shd w:val="clear" w:color="auto" w:fill="FFFFFF"/>
            <w:vAlign w:val="center"/>
            <w:tcPrChange w:id="658" w:author="可乐来一杯" w:date="2026-04-22T21:57:27Z">
              <w:tcPr>
                <w:tcW w:w="0" w:type="auto"/>
                <w:tcBorders>
                  <w:top w:val="nil"/>
                  <w:left w:val="nil"/>
                  <w:bottom w:val="nil"/>
                  <w:right w:val="nil"/>
                </w:tcBorders>
                <w:shd w:val="clear" w:color="auto" w:fill="000000"/>
                <w:vAlign w:val="center"/>
              </w:tcPr>
            </w:tcPrChange>
          </w:tcPr>
          <w:p w14:paraId="47036B73">
            <w:pPr>
              <w:keepNext w:val="0"/>
              <w:keepLines w:val="0"/>
              <w:widowControl/>
              <w:suppressLineNumbers w:val="0"/>
              <w:jc w:val="center"/>
              <w:rPr>
                <w:b w:val="0"/>
                <w:bCs/>
                <w:i w:val="0"/>
                <w:color w:val="000000"/>
                <w:rPrChange w:id="659" w:author="可乐来一杯" w:date="2026-04-22T21:57:27Z">
                  <w:rPr>
                    <w:b/>
                    <w:bCs/>
                    <w:i w:val="0"/>
                    <w:color w:val="FFFFFF"/>
                  </w:rPr>
                </w:rPrChange>
              </w:rPr>
            </w:pPr>
            <w:r>
              <w:rPr>
                <w:rFonts w:hint="eastAsia" w:ascii="宋体" w:hAnsi="宋体" w:eastAsia="宋体" w:cs="宋体"/>
                <w:b w:val="0"/>
                <w:bCs/>
                <w:i w:val="0"/>
                <w:color w:val="000000"/>
                <w:kern w:val="0"/>
                <w:sz w:val="24"/>
                <w:szCs w:val="24"/>
                <w:lang w:val="en-US" w:eastAsia="zh-CN" w:bidi="ar"/>
                <w:rPrChange w:id="660" w:author="可乐来一杯" w:date="2026-04-22T21:57:27Z">
                  <w:rPr>
                    <w:rFonts w:hint="eastAsia" w:ascii="宋体" w:hAnsi="宋体" w:eastAsia="宋体" w:cs="宋体"/>
                    <w:b/>
                    <w:bCs/>
                    <w:i w:val="0"/>
                    <w:color w:val="FFFFFF"/>
                    <w:kern w:val="0"/>
                    <w:sz w:val="24"/>
                    <w:szCs w:val="24"/>
                    <w:lang w:val="en-US" w:eastAsia="zh-CN" w:bidi="ar"/>
                  </w:rPr>
                </w:rPrChange>
              </w:rPr>
              <w:t>国</w:t>
            </w:r>
            <w:r>
              <w:rPr>
                <w:rFonts w:ascii="宋体" w:hAnsi="宋体" w:eastAsia="宋体" w:cs="宋体"/>
                <w:b w:val="0"/>
                <w:bCs/>
                <w:i w:val="0"/>
                <w:color w:val="000000"/>
                <w:kern w:val="0"/>
                <w:sz w:val="24"/>
                <w:szCs w:val="24"/>
                <w:lang w:val="en-US" w:eastAsia="zh-CN" w:bidi="ar"/>
                <w:rPrChange w:id="661" w:author="可乐来一杯" w:date="2026-04-22T21:57:27Z">
                  <w:rPr>
                    <w:rFonts w:ascii="宋体" w:hAnsi="宋体" w:eastAsia="宋体" w:cs="宋体"/>
                    <w:b/>
                    <w:bCs/>
                    <w:i w:val="0"/>
                    <w:color w:val="FFFFFF"/>
                    <w:kern w:val="0"/>
                    <w:sz w:val="24"/>
                    <w:szCs w:val="24"/>
                    <w:lang w:val="en-US" w:eastAsia="zh-CN" w:bidi="ar"/>
                  </w:rPr>
                </w:rPrChange>
              </w:rPr>
              <w:t>家 / 地区</w:t>
            </w:r>
          </w:p>
        </w:tc>
        <w:tc>
          <w:tcPr>
            <w:tcW w:w="0" w:type="auto"/>
            <w:tcBorders>
              <w:top w:val="single" w:color="000000" w:sz="12" w:space="0"/>
              <w:left w:val="nil"/>
              <w:bottom w:val="single" w:color="000000" w:sz="4" w:space="0"/>
              <w:right w:val="nil"/>
            </w:tcBorders>
            <w:shd w:val="clear" w:color="auto" w:fill="FFFFFF"/>
            <w:vAlign w:val="center"/>
            <w:tcPrChange w:id="662" w:author="可乐来一杯" w:date="2026-04-22T21:57:27Z">
              <w:tcPr>
                <w:tcW w:w="0" w:type="auto"/>
                <w:tcBorders>
                  <w:top w:val="nil"/>
                  <w:left w:val="nil"/>
                  <w:bottom w:val="nil"/>
                  <w:right w:val="nil"/>
                </w:tcBorders>
                <w:shd w:val="clear" w:color="auto" w:fill="000000"/>
                <w:vAlign w:val="center"/>
              </w:tcPr>
            </w:tcPrChange>
          </w:tcPr>
          <w:p w14:paraId="330BDD56">
            <w:pPr>
              <w:keepNext w:val="0"/>
              <w:keepLines w:val="0"/>
              <w:widowControl/>
              <w:suppressLineNumbers w:val="0"/>
              <w:jc w:val="center"/>
              <w:rPr>
                <w:b w:val="0"/>
                <w:bCs/>
                <w:i w:val="0"/>
                <w:color w:val="000000"/>
                <w:rPrChange w:id="663" w:author="可乐来一杯" w:date="2026-04-22T21:57:27Z">
                  <w:rPr>
                    <w:b/>
                    <w:bCs/>
                    <w:i w:val="0"/>
                    <w:color w:val="FFFFFF"/>
                  </w:rPr>
                </w:rPrChange>
              </w:rPr>
            </w:pPr>
            <w:r>
              <w:rPr>
                <w:rFonts w:ascii="宋体" w:hAnsi="宋体" w:eastAsia="宋体" w:cs="宋体"/>
                <w:b w:val="0"/>
                <w:bCs/>
                <w:i w:val="0"/>
                <w:color w:val="000000"/>
                <w:kern w:val="0"/>
                <w:sz w:val="24"/>
                <w:szCs w:val="24"/>
                <w:lang w:val="en-US" w:eastAsia="zh-CN" w:bidi="ar"/>
                <w:rPrChange w:id="664" w:author="可乐来一杯" w:date="2026-04-22T21:57:27Z">
                  <w:rPr>
                    <w:rFonts w:ascii="宋体" w:hAnsi="宋体" w:eastAsia="宋体" w:cs="宋体"/>
                    <w:b/>
                    <w:bCs/>
                    <w:i w:val="0"/>
                    <w:color w:val="FFFFFF"/>
                    <w:kern w:val="0"/>
                    <w:sz w:val="24"/>
                    <w:szCs w:val="24"/>
                    <w:lang w:val="en-US" w:eastAsia="zh-CN" w:bidi="ar"/>
                  </w:rPr>
                </w:rPrChange>
              </w:rPr>
              <w:t>现行规定（自然人或法人董事资格）</w:t>
            </w:r>
          </w:p>
        </w:tc>
        <w:tc>
          <w:tcPr>
            <w:tcW w:w="0" w:type="auto"/>
            <w:tcBorders>
              <w:top w:val="single" w:color="000000" w:sz="12" w:space="0"/>
              <w:left w:val="nil"/>
              <w:bottom w:val="single" w:color="000000" w:sz="4" w:space="0"/>
              <w:right w:val="nil"/>
            </w:tcBorders>
            <w:shd w:val="clear" w:color="auto" w:fill="FFFFFF"/>
            <w:vAlign w:val="center"/>
            <w:tcPrChange w:id="665" w:author="可乐来一杯" w:date="2026-04-22T21:57:27Z">
              <w:tcPr>
                <w:tcW w:w="0" w:type="auto"/>
                <w:tcBorders>
                  <w:top w:val="nil"/>
                  <w:left w:val="nil"/>
                  <w:bottom w:val="nil"/>
                  <w:right w:val="nil"/>
                </w:tcBorders>
                <w:shd w:val="clear" w:color="auto" w:fill="000000"/>
                <w:vAlign w:val="center"/>
              </w:tcPr>
            </w:tcPrChange>
          </w:tcPr>
          <w:p w14:paraId="076B3536">
            <w:pPr>
              <w:keepNext w:val="0"/>
              <w:keepLines w:val="0"/>
              <w:widowControl/>
              <w:suppressLineNumbers w:val="0"/>
              <w:jc w:val="center"/>
              <w:rPr>
                <w:b w:val="0"/>
                <w:bCs/>
                <w:i w:val="0"/>
                <w:color w:val="000000"/>
                <w:rPrChange w:id="666" w:author="可乐来一杯" w:date="2026-04-22T21:57:27Z">
                  <w:rPr>
                    <w:b/>
                    <w:bCs/>
                    <w:i w:val="0"/>
                    <w:color w:val="FFFFFF"/>
                  </w:rPr>
                </w:rPrChange>
              </w:rPr>
            </w:pPr>
            <w:r>
              <w:rPr>
                <w:rFonts w:ascii="宋体" w:hAnsi="宋体" w:eastAsia="宋体" w:cs="宋体"/>
                <w:b w:val="0"/>
                <w:bCs/>
                <w:i w:val="0"/>
                <w:color w:val="000000"/>
                <w:kern w:val="0"/>
                <w:sz w:val="24"/>
                <w:szCs w:val="24"/>
                <w:lang w:val="en-US" w:eastAsia="zh-CN" w:bidi="ar"/>
                <w:rPrChange w:id="667" w:author="可乐来一杯" w:date="2026-04-22T21:57:27Z">
                  <w:rPr>
                    <w:rFonts w:ascii="宋体" w:hAnsi="宋体" w:eastAsia="宋体" w:cs="宋体"/>
                    <w:b/>
                    <w:bCs/>
                    <w:i w:val="0"/>
                    <w:color w:val="FFFFFF"/>
                    <w:kern w:val="0"/>
                    <w:sz w:val="24"/>
                    <w:szCs w:val="24"/>
                    <w:lang w:val="en-US" w:eastAsia="zh-CN" w:bidi="ar"/>
                  </w:rPr>
                </w:rPrChange>
              </w:rPr>
              <w:t>相关法律条文</w:t>
            </w:r>
          </w:p>
        </w:tc>
        <w:tc>
          <w:tcPr>
            <w:tcW w:w="0" w:type="auto"/>
            <w:tcBorders>
              <w:top w:val="single" w:color="000000" w:sz="12" w:space="0"/>
              <w:left w:val="nil"/>
              <w:bottom w:val="single" w:color="000000" w:sz="4" w:space="0"/>
              <w:right w:val="nil"/>
            </w:tcBorders>
            <w:shd w:val="clear" w:color="auto" w:fill="FFFFFF"/>
            <w:vAlign w:val="center"/>
            <w:tcPrChange w:id="668" w:author="可乐来一杯" w:date="2026-04-22T21:57:27Z">
              <w:tcPr>
                <w:tcW w:w="0" w:type="auto"/>
                <w:tcBorders>
                  <w:top w:val="nil"/>
                  <w:left w:val="nil"/>
                  <w:bottom w:val="nil"/>
                  <w:right w:val="nil"/>
                </w:tcBorders>
                <w:shd w:val="clear" w:color="auto" w:fill="000000"/>
                <w:vAlign w:val="center"/>
              </w:tcPr>
            </w:tcPrChange>
          </w:tcPr>
          <w:p w14:paraId="6A283F05">
            <w:pPr>
              <w:keepNext w:val="0"/>
              <w:keepLines w:val="0"/>
              <w:widowControl/>
              <w:suppressLineNumbers w:val="0"/>
              <w:jc w:val="center"/>
              <w:rPr>
                <w:b w:val="0"/>
                <w:bCs/>
                <w:i w:val="0"/>
                <w:color w:val="000000"/>
                <w:rPrChange w:id="669" w:author="可乐来一杯" w:date="2026-04-22T21:57:27Z">
                  <w:rPr>
                    <w:b/>
                    <w:bCs/>
                    <w:i w:val="0"/>
                    <w:color w:val="FFFFFF"/>
                  </w:rPr>
                </w:rPrChange>
              </w:rPr>
            </w:pPr>
            <w:r>
              <w:rPr>
                <w:rFonts w:ascii="宋体" w:hAnsi="宋体" w:eastAsia="宋体" w:cs="宋体"/>
                <w:b w:val="0"/>
                <w:bCs/>
                <w:i w:val="0"/>
                <w:color w:val="000000"/>
                <w:kern w:val="0"/>
                <w:sz w:val="24"/>
                <w:szCs w:val="24"/>
                <w:lang w:val="en-US" w:eastAsia="zh-CN" w:bidi="ar"/>
                <w:rPrChange w:id="670" w:author="可乐来一杯" w:date="2026-04-22T21:57:27Z">
                  <w:rPr>
                    <w:rFonts w:ascii="宋体" w:hAnsi="宋体" w:eastAsia="宋体" w:cs="宋体"/>
                    <w:b/>
                    <w:bCs/>
                    <w:i w:val="0"/>
                    <w:color w:val="FFFFFF"/>
                    <w:kern w:val="0"/>
                    <w:sz w:val="24"/>
                    <w:szCs w:val="24"/>
                    <w:lang w:val="en-US" w:eastAsia="zh-CN" w:bidi="ar"/>
                  </w:rPr>
                </w:rPrChange>
              </w:rPr>
              <w:t>制度要求 / 问责机制</w:t>
            </w:r>
          </w:p>
        </w:tc>
        <w:tc>
          <w:tcPr>
            <w:tcW w:w="0" w:type="auto"/>
            <w:tcBorders>
              <w:top w:val="single" w:color="000000" w:sz="12" w:space="0"/>
              <w:left w:val="nil"/>
              <w:bottom w:val="single" w:color="000000" w:sz="4" w:space="0"/>
              <w:right w:val="nil"/>
            </w:tcBorders>
            <w:shd w:val="clear" w:color="auto" w:fill="FFFFFF"/>
            <w:vAlign w:val="center"/>
            <w:tcPrChange w:id="671" w:author="可乐来一杯" w:date="2026-04-22T21:57:27Z">
              <w:tcPr>
                <w:tcW w:w="0" w:type="auto"/>
                <w:tcBorders>
                  <w:top w:val="nil"/>
                  <w:left w:val="nil"/>
                  <w:bottom w:val="nil"/>
                  <w:right w:val="nil"/>
                </w:tcBorders>
                <w:shd w:val="clear" w:color="auto" w:fill="000000"/>
                <w:vAlign w:val="center"/>
              </w:tcPr>
            </w:tcPrChange>
          </w:tcPr>
          <w:p w14:paraId="3CF20657">
            <w:pPr>
              <w:keepNext w:val="0"/>
              <w:keepLines w:val="0"/>
              <w:widowControl/>
              <w:suppressLineNumbers w:val="0"/>
              <w:jc w:val="center"/>
              <w:rPr>
                <w:b w:val="0"/>
                <w:bCs/>
                <w:i w:val="0"/>
                <w:color w:val="000000"/>
                <w:rPrChange w:id="672" w:author="可乐来一杯" w:date="2026-04-22T21:57:27Z">
                  <w:rPr>
                    <w:b/>
                    <w:bCs/>
                    <w:i w:val="0"/>
                    <w:color w:val="FFFFFF"/>
                  </w:rPr>
                </w:rPrChange>
              </w:rPr>
            </w:pPr>
            <w:r>
              <w:rPr>
                <w:rFonts w:ascii="宋体" w:hAnsi="宋体" w:eastAsia="宋体" w:cs="宋体"/>
                <w:b w:val="0"/>
                <w:bCs/>
                <w:i w:val="0"/>
                <w:color w:val="000000"/>
                <w:kern w:val="0"/>
                <w:sz w:val="24"/>
                <w:szCs w:val="24"/>
                <w:lang w:val="en-US" w:eastAsia="zh-CN" w:bidi="ar"/>
                <w:rPrChange w:id="673" w:author="可乐来一杯" w:date="2026-04-22T21:57:27Z">
                  <w:rPr>
                    <w:rFonts w:ascii="宋体" w:hAnsi="宋体" w:eastAsia="宋体" w:cs="宋体"/>
                    <w:b/>
                    <w:bCs/>
                    <w:i w:val="0"/>
                    <w:color w:val="FFFFFF"/>
                    <w:kern w:val="0"/>
                    <w:sz w:val="24"/>
                    <w:szCs w:val="24"/>
                    <w:lang w:val="en-US" w:eastAsia="zh-CN" w:bidi="ar"/>
                  </w:rPr>
                </w:rPrChange>
              </w:rPr>
              <w:t>对法人董事态度</w:t>
            </w:r>
          </w:p>
        </w:tc>
      </w:tr>
      <w:tr w14:paraId="1199A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674" w:author="可乐来一杯" w:date="2026-04-22T21:57:27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CellSpacing w:w="15" w:type="dxa"/>
          <w:trPrChange w:id="674" w:author="可乐来一杯" w:date="2026-04-22T21:57:27Z">
            <w:trPr>
              <w:tblCellSpacing w:w="15" w:type="dxa"/>
            </w:trPr>
          </w:trPrChange>
        </w:trPr>
        <w:tc>
          <w:tcPr>
            <w:tcW w:w="0" w:type="auto"/>
            <w:tcBorders>
              <w:top w:val="single" w:color="000000" w:sz="4" w:space="0"/>
              <w:left w:val="nil"/>
              <w:bottom w:val="nil"/>
              <w:right w:val="nil"/>
            </w:tcBorders>
            <w:shd w:val="clear" w:color="auto" w:fill="FFFFFF"/>
            <w:vAlign w:val="center"/>
            <w:tcPrChange w:id="675" w:author="可乐来一杯" w:date="2026-04-22T21:57:27Z">
              <w:tcPr>
                <w:tcW w:w="0" w:type="auto"/>
                <w:tcBorders>
                  <w:top w:val="nil"/>
                  <w:left w:val="nil"/>
                  <w:bottom w:val="nil"/>
                  <w:right w:val="nil"/>
                </w:tcBorders>
                <w:shd w:val="clear" w:color="auto" w:fill="FFFFFF"/>
                <w:vAlign w:val="center"/>
              </w:tcPr>
            </w:tcPrChange>
          </w:tcPr>
          <w:p w14:paraId="243E80D9">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英国</w:t>
            </w:r>
          </w:p>
        </w:tc>
        <w:tc>
          <w:tcPr>
            <w:tcW w:w="0" w:type="auto"/>
            <w:tcBorders>
              <w:top w:val="single" w:color="000000" w:sz="4" w:space="0"/>
              <w:left w:val="nil"/>
              <w:bottom w:val="nil"/>
              <w:right w:val="nil"/>
            </w:tcBorders>
            <w:shd w:val="clear" w:color="auto" w:fill="FFFFFF"/>
            <w:vAlign w:val="center"/>
            <w:tcPrChange w:id="676" w:author="可乐来一杯" w:date="2026-04-22T21:57:27Z">
              <w:tcPr>
                <w:tcW w:w="0" w:type="auto"/>
                <w:tcBorders>
                  <w:top w:val="nil"/>
                  <w:left w:val="nil"/>
                  <w:bottom w:val="nil"/>
                  <w:right w:val="nil"/>
                </w:tcBorders>
                <w:shd w:val="clear" w:color="auto" w:fill="FFFFFF"/>
                <w:vAlign w:val="center"/>
              </w:tcPr>
            </w:tcPrChange>
          </w:tcPr>
          <w:p w14:paraId="2EBE40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自2024年3月4日起，董事</w:t>
            </w:r>
            <w:r>
              <w:rPr>
                <w:rStyle w:val="13"/>
                <w:rFonts w:ascii="宋体" w:hAnsi="宋体" w:eastAsia="宋体" w:cs="宋体"/>
                <w:b w:val="0"/>
                <w:i w:val="0"/>
                <w:color w:val="000000"/>
                <w:kern w:val="0"/>
                <w:sz w:val="24"/>
                <w:szCs w:val="24"/>
                <w:lang w:val="en-US" w:eastAsia="zh-CN" w:bidi="ar"/>
              </w:rPr>
              <w:t>仅限自然人</w:t>
            </w:r>
            <w:r>
              <w:rPr>
                <w:rFonts w:ascii="宋体" w:hAnsi="宋体" w:eastAsia="宋体" w:cs="宋体"/>
                <w:b w:val="0"/>
                <w:i w:val="0"/>
                <w:color w:val="000000"/>
                <w:kern w:val="0"/>
                <w:sz w:val="24"/>
                <w:szCs w:val="24"/>
                <w:lang w:val="en-US" w:eastAsia="zh-CN" w:bidi="ar"/>
              </w:rPr>
              <w:t>；禁止法人董事</w:t>
            </w:r>
          </w:p>
        </w:tc>
        <w:tc>
          <w:tcPr>
            <w:tcW w:w="0" w:type="auto"/>
            <w:tcBorders>
              <w:top w:val="single" w:color="000000" w:sz="4" w:space="0"/>
              <w:left w:val="nil"/>
              <w:bottom w:val="nil"/>
              <w:right w:val="nil"/>
            </w:tcBorders>
            <w:shd w:val="clear" w:color="auto" w:fill="FFFFFF"/>
            <w:vAlign w:val="center"/>
            <w:tcPrChange w:id="677" w:author="可乐来一杯" w:date="2026-04-22T21:57:27Z">
              <w:tcPr>
                <w:tcW w:w="0" w:type="auto"/>
                <w:tcBorders>
                  <w:top w:val="nil"/>
                  <w:left w:val="nil"/>
                  <w:bottom w:val="nil"/>
                  <w:right w:val="nil"/>
                </w:tcBorders>
                <w:shd w:val="clear" w:color="auto" w:fill="FFFFFF"/>
                <w:vAlign w:val="center"/>
              </w:tcPr>
            </w:tcPrChange>
          </w:tcPr>
          <w:p w14:paraId="104D158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《公司法》（Companies Act 2006）§155（旧）、经《小微企业与就业法》§87修订增设§156A</w:t>
            </w:r>
          </w:p>
        </w:tc>
        <w:tc>
          <w:tcPr>
            <w:tcW w:w="0" w:type="auto"/>
            <w:tcBorders>
              <w:top w:val="single" w:color="000000" w:sz="4" w:space="0"/>
              <w:left w:val="nil"/>
              <w:bottom w:val="nil"/>
              <w:right w:val="nil"/>
            </w:tcBorders>
            <w:shd w:val="clear" w:color="auto" w:fill="FFFFFF"/>
            <w:vAlign w:val="center"/>
            <w:tcPrChange w:id="678" w:author="可乐来一杯" w:date="2026-04-22T21:57:27Z">
              <w:tcPr>
                <w:tcW w:w="0" w:type="auto"/>
                <w:tcBorders>
                  <w:top w:val="nil"/>
                  <w:left w:val="nil"/>
                  <w:bottom w:val="nil"/>
                  <w:right w:val="nil"/>
                </w:tcBorders>
                <w:shd w:val="clear" w:color="auto" w:fill="FFFFFF"/>
                <w:vAlign w:val="center"/>
              </w:tcPr>
            </w:tcPrChange>
          </w:tcPr>
          <w:p w14:paraId="7ED97C1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至少一名自然人董事，现已取消法人董事可能</w:t>
            </w:r>
          </w:p>
        </w:tc>
        <w:tc>
          <w:tcPr>
            <w:tcW w:w="0" w:type="auto"/>
            <w:tcBorders>
              <w:top w:val="single" w:color="000000" w:sz="4" w:space="0"/>
              <w:left w:val="nil"/>
              <w:bottom w:val="nil"/>
              <w:right w:val="nil"/>
            </w:tcBorders>
            <w:shd w:val="clear" w:color="auto" w:fill="FFFFFF"/>
            <w:vAlign w:val="center"/>
            <w:tcPrChange w:id="679" w:author="可乐来一杯" w:date="2026-04-22T21:57:27Z">
              <w:tcPr>
                <w:tcW w:w="0" w:type="auto"/>
                <w:tcBorders>
                  <w:top w:val="nil"/>
                  <w:left w:val="nil"/>
                  <w:bottom w:val="nil"/>
                  <w:right w:val="nil"/>
                </w:tcBorders>
                <w:shd w:val="clear" w:color="auto" w:fill="FFFFFF"/>
                <w:vAlign w:val="center"/>
              </w:tcPr>
            </w:tcPrChange>
          </w:tcPr>
          <w:p w14:paraId="22FD7AA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保守，已全面禁止法人董事</w:t>
            </w:r>
          </w:p>
        </w:tc>
      </w:tr>
      <w:tr w14:paraId="7D838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680" w:author="可乐来一杯" w:date="2026-04-22T21:57:27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CellSpacing w:w="15" w:type="dxa"/>
          <w:trPrChange w:id="680" w:author="可乐来一杯" w:date="2026-04-22T21:57:27Z">
            <w:trPr>
              <w:tblCellSpacing w:w="15" w:type="dxa"/>
            </w:trPr>
          </w:trPrChange>
        </w:trPr>
        <w:tc>
          <w:tcPr>
            <w:tcW w:w="0" w:type="auto"/>
            <w:tcBorders>
              <w:top w:val="nil"/>
              <w:left w:val="nil"/>
              <w:bottom w:val="nil"/>
              <w:right w:val="nil"/>
            </w:tcBorders>
            <w:shd w:val="clear" w:color="auto" w:fill="FFFFFF"/>
            <w:vAlign w:val="center"/>
            <w:tcPrChange w:id="681" w:author="可乐来一杯" w:date="2026-04-22T21:57:27Z">
              <w:tcPr>
                <w:tcW w:w="0" w:type="auto"/>
                <w:tcBorders>
                  <w:top w:val="nil"/>
                  <w:left w:val="nil"/>
                  <w:bottom w:val="nil"/>
                  <w:right w:val="nil"/>
                </w:tcBorders>
                <w:shd w:val="clear" w:color="auto" w:fill="E6E6E6"/>
                <w:vAlign w:val="center"/>
              </w:tcPr>
            </w:tcPrChange>
          </w:tcPr>
          <w:p w14:paraId="14E6C1C4">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法国</w:t>
            </w:r>
          </w:p>
        </w:tc>
        <w:tc>
          <w:tcPr>
            <w:tcW w:w="0" w:type="auto"/>
            <w:tcBorders>
              <w:top w:val="nil"/>
              <w:left w:val="nil"/>
              <w:bottom w:val="nil"/>
              <w:right w:val="nil"/>
            </w:tcBorders>
            <w:shd w:val="clear" w:color="auto" w:fill="FFFFFF"/>
            <w:vAlign w:val="center"/>
            <w:tcPrChange w:id="682" w:author="可乐来一杯" w:date="2026-04-22T21:57:27Z">
              <w:tcPr>
                <w:tcW w:w="0" w:type="auto"/>
                <w:tcBorders>
                  <w:top w:val="nil"/>
                  <w:left w:val="nil"/>
                  <w:bottom w:val="nil"/>
                  <w:right w:val="nil"/>
                </w:tcBorders>
                <w:shd w:val="clear" w:color="auto" w:fill="E6E6E6"/>
                <w:vAlign w:val="center"/>
              </w:tcPr>
            </w:tcPrChange>
          </w:tcPr>
          <w:p w14:paraId="585FA7F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允许法人担任董事，须指定常驻代表（自然人）</w:t>
            </w:r>
          </w:p>
        </w:tc>
        <w:tc>
          <w:tcPr>
            <w:tcW w:w="0" w:type="auto"/>
            <w:tcBorders>
              <w:top w:val="nil"/>
              <w:left w:val="nil"/>
              <w:bottom w:val="nil"/>
              <w:right w:val="nil"/>
            </w:tcBorders>
            <w:shd w:val="clear" w:color="auto" w:fill="FFFFFF"/>
            <w:vAlign w:val="center"/>
            <w:tcPrChange w:id="683" w:author="可乐来一杯" w:date="2026-04-22T21:57:27Z">
              <w:tcPr>
                <w:tcW w:w="0" w:type="auto"/>
                <w:tcBorders>
                  <w:top w:val="nil"/>
                  <w:left w:val="nil"/>
                  <w:bottom w:val="nil"/>
                  <w:right w:val="nil"/>
                </w:tcBorders>
                <w:shd w:val="clear" w:color="auto" w:fill="E6E6E6"/>
                <w:vAlign w:val="center"/>
              </w:tcPr>
            </w:tcPrChange>
          </w:tcPr>
          <w:p w14:paraId="420B97C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《法国商法典》（Code de commerce） Art. L225-20（2001年增设）</w:t>
            </w:r>
          </w:p>
        </w:tc>
        <w:tc>
          <w:tcPr>
            <w:tcW w:w="0" w:type="auto"/>
            <w:tcBorders>
              <w:top w:val="nil"/>
              <w:left w:val="nil"/>
              <w:bottom w:val="nil"/>
              <w:right w:val="nil"/>
            </w:tcBorders>
            <w:shd w:val="clear" w:color="auto" w:fill="FFFFFF"/>
            <w:vAlign w:val="center"/>
            <w:tcPrChange w:id="684" w:author="可乐来一杯" w:date="2026-04-22T21:57:27Z">
              <w:tcPr>
                <w:tcW w:w="0" w:type="auto"/>
                <w:tcBorders>
                  <w:top w:val="nil"/>
                  <w:left w:val="nil"/>
                  <w:bottom w:val="nil"/>
                  <w:right w:val="nil"/>
                </w:tcBorders>
                <w:shd w:val="clear" w:color="auto" w:fill="E6E6E6"/>
                <w:vAlign w:val="center"/>
              </w:tcPr>
            </w:tcPrChange>
          </w:tcPr>
          <w:p w14:paraId="100A81F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法人必须指定一名常驻代表，该代表与其以自己名义担任董事时承担相同民/刑事责任；法人对代表行为承担连带责任</w:t>
            </w:r>
          </w:p>
        </w:tc>
        <w:tc>
          <w:tcPr>
            <w:tcW w:w="0" w:type="auto"/>
            <w:tcBorders>
              <w:top w:val="nil"/>
              <w:left w:val="nil"/>
              <w:bottom w:val="nil"/>
              <w:right w:val="nil"/>
            </w:tcBorders>
            <w:shd w:val="clear" w:color="auto" w:fill="FFFFFF"/>
            <w:vAlign w:val="center"/>
            <w:tcPrChange w:id="685" w:author="可乐来一杯" w:date="2026-04-22T21:57:27Z">
              <w:tcPr>
                <w:tcW w:w="0" w:type="auto"/>
                <w:tcBorders>
                  <w:top w:val="nil"/>
                  <w:left w:val="nil"/>
                  <w:bottom w:val="nil"/>
                  <w:right w:val="nil"/>
                </w:tcBorders>
                <w:shd w:val="clear" w:color="auto" w:fill="E6E6E6"/>
                <w:vAlign w:val="center"/>
              </w:tcPr>
            </w:tcPrChange>
          </w:tcPr>
          <w:p w14:paraId="13FA84E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43302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41ABD94">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荷兰</w:t>
            </w:r>
          </w:p>
        </w:tc>
        <w:tc>
          <w:tcPr>
            <w:tcW w:w="0" w:type="auto"/>
            <w:tcBorders>
              <w:top w:val="nil"/>
              <w:left w:val="nil"/>
              <w:bottom w:val="nil"/>
              <w:right w:val="nil"/>
            </w:tcBorders>
            <w:shd w:val="clear" w:color="auto" w:fill="FFFFFF"/>
            <w:vAlign w:val="center"/>
          </w:tcPr>
          <w:p w14:paraId="46EEE7E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
          <w:p w14:paraId="1379C01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《荷兰民法典》（Burgerlijk Wetboek）Book 2, Art. 2:11</w:t>
            </w:r>
          </w:p>
        </w:tc>
        <w:tc>
          <w:tcPr>
            <w:tcW w:w="0" w:type="auto"/>
            <w:tcBorders>
              <w:top w:val="nil"/>
              <w:left w:val="nil"/>
              <w:bottom w:val="nil"/>
              <w:right w:val="nil"/>
            </w:tcBorders>
            <w:shd w:val="clear" w:color="auto" w:fill="FFFFFF"/>
            <w:vAlign w:val="center"/>
          </w:tcPr>
          <w:p w14:paraId="7C2119E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法人董事承担董事责任的同时，其董事（自然人）亦对该责任负连带责任</w:t>
            </w:r>
          </w:p>
        </w:tc>
        <w:tc>
          <w:tcPr>
            <w:tcW w:w="0" w:type="auto"/>
            <w:tcBorders>
              <w:top w:val="nil"/>
              <w:left w:val="nil"/>
              <w:bottom w:val="nil"/>
              <w:right w:val="nil"/>
            </w:tcBorders>
            <w:shd w:val="clear" w:color="auto" w:fill="FFFFFF"/>
            <w:vAlign w:val="center"/>
          </w:tcPr>
          <w:p w14:paraId="36DAF25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74558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686" w:author="可乐来一杯" w:date="2026-04-22T21:57:27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CellSpacing w:w="15" w:type="dxa"/>
          <w:trPrChange w:id="686" w:author="可乐来一杯" w:date="2026-04-22T21:57:27Z">
            <w:trPr>
              <w:tblCellSpacing w:w="15" w:type="dxa"/>
            </w:trPr>
          </w:trPrChange>
        </w:trPr>
        <w:tc>
          <w:tcPr>
            <w:tcW w:w="0" w:type="auto"/>
            <w:tcBorders>
              <w:top w:val="nil"/>
              <w:left w:val="nil"/>
              <w:bottom w:val="nil"/>
              <w:right w:val="nil"/>
            </w:tcBorders>
            <w:shd w:val="clear" w:color="auto" w:fill="FFFFFF"/>
            <w:vAlign w:val="center"/>
            <w:tcPrChange w:id="687" w:author="可乐来一杯" w:date="2026-04-22T21:57:27Z">
              <w:tcPr>
                <w:tcW w:w="0" w:type="auto"/>
                <w:tcBorders>
                  <w:top w:val="nil"/>
                  <w:left w:val="nil"/>
                  <w:bottom w:val="nil"/>
                  <w:right w:val="nil"/>
                </w:tcBorders>
                <w:shd w:val="clear" w:color="auto" w:fill="E6E6E6"/>
                <w:vAlign w:val="center"/>
              </w:tcPr>
            </w:tcPrChange>
          </w:tcPr>
          <w:p w14:paraId="5C791A94">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比利时</w:t>
            </w:r>
          </w:p>
        </w:tc>
        <w:tc>
          <w:tcPr>
            <w:tcW w:w="0" w:type="auto"/>
            <w:tcBorders>
              <w:top w:val="nil"/>
              <w:left w:val="nil"/>
              <w:bottom w:val="nil"/>
              <w:right w:val="nil"/>
            </w:tcBorders>
            <w:shd w:val="clear" w:color="auto" w:fill="FFFFFF"/>
            <w:vAlign w:val="center"/>
            <w:tcPrChange w:id="688" w:author="可乐来一杯" w:date="2026-04-22T21:57:27Z">
              <w:tcPr>
                <w:tcW w:w="0" w:type="auto"/>
                <w:tcBorders>
                  <w:top w:val="nil"/>
                  <w:left w:val="nil"/>
                  <w:bottom w:val="nil"/>
                  <w:right w:val="nil"/>
                </w:tcBorders>
                <w:shd w:val="clear" w:color="auto" w:fill="E6E6E6"/>
                <w:vAlign w:val="center"/>
              </w:tcPr>
            </w:tcPrChange>
          </w:tcPr>
          <w:p w14:paraId="0C6DDA5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Change w:id="689" w:author="可乐来一杯" w:date="2026-04-22T21:57:27Z">
              <w:tcPr>
                <w:tcW w:w="0" w:type="auto"/>
                <w:tcBorders>
                  <w:top w:val="nil"/>
                  <w:left w:val="nil"/>
                  <w:bottom w:val="nil"/>
                  <w:right w:val="nil"/>
                </w:tcBorders>
                <w:shd w:val="clear" w:color="auto" w:fill="E6E6E6"/>
                <w:vAlign w:val="center"/>
              </w:tcPr>
            </w:tcPrChange>
          </w:tcPr>
          <w:p w14:paraId="7D1D018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《比利时公司法》（Wetboek van vennootschappen en verenigingen）Art. 7:85(1)、Art. 2:55</w:t>
            </w:r>
          </w:p>
        </w:tc>
        <w:tc>
          <w:tcPr>
            <w:tcW w:w="0" w:type="auto"/>
            <w:tcBorders>
              <w:top w:val="nil"/>
              <w:left w:val="nil"/>
              <w:bottom w:val="nil"/>
              <w:right w:val="nil"/>
            </w:tcBorders>
            <w:shd w:val="clear" w:color="auto" w:fill="FFFFFF"/>
            <w:vAlign w:val="center"/>
            <w:tcPrChange w:id="690" w:author="可乐来一杯" w:date="2026-04-22T21:57:27Z">
              <w:tcPr>
                <w:tcW w:w="0" w:type="auto"/>
                <w:tcBorders>
                  <w:top w:val="nil"/>
                  <w:left w:val="nil"/>
                  <w:bottom w:val="nil"/>
                  <w:right w:val="nil"/>
                </w:tcBorders>
                <w:shd w:val="clear" w:color="auto" w:fill="E6E6E6"/>
                <w:vAlign w:val="center"/>
              </w:tcPr>
            </w:tcPrChange>
          </w:tcPr>
          <w:p w14:paraId="5FE7F26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法人董事须指定自然人作为代表，代表承担责任</w:t>
            </w:r>
          </w:p>
        </w:tc>
        <w:tc>
          <w:tcPr>
            <w:tcW w:w="0" w:type="auto"/>
            <w:tcBorders>
              <w:top w:val="nil"/>
              <w:left w:val="nil"/>
              <w:bottom w:val="nil"/>
              <w:right w:val="nil"/>
            </w:tcBorders>
            <w:shd w:val="clear" w:color="auto" w:fill="FFFFFF"/>
            <w:vAlign w:val="center"/>
            <w:tcPrChange w:id="691" w:author="可乐来一杯" w:date="2026-04-22T21:57:27Z">
              <w:tcPr>
                <w:tcW w:w="0" w:type="auto"/>
                <w:tcBorders>
                  <w:top w:val="nil"/>
                  <w:left w:val="nil"/>
                  <w:bottom w:val="nil"/>
                  <w:right w:val="nil"/>
                </w:tcBorders>
                <w:shd w:val="clear" w:color="auto" w:fill="E6E6E6"/>
                <w:vAlign w:val="center"/>
              </w:tcPr>
            </w:tcPrChange>
          </w:tcPr>
          <w:p w14:paraId="3152E9D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2B19A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292E19C">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西班牙</w:t>
            </w:r>
          </w:p>
        </w:tc>
        <w:tc>
          <w:tcPr>
            <w:tcW w:w="0" w:type="auto"/>
            <w:tcBorders>
              <w:top w:val="nil"/>
              <w:left w:val="nil"/>
              <w:bottom w:val="nil"/>
              <w:right w:val="nil"/>
            </w:tcBorders>
            <w:shd w:val="clear" w:color="auto" w:fill="FFFFFF"/>
            <w:vAlign w:val="center"/>
          </w:tcPr>
          <w:p w14:paraId="2C1D748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
          <w:p w14:paraId="56B69F2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《西班牙公司法》（Ley de Sociedades de Capital）Art. 212</w:t>
            </w:r>
          </w:p>
        </w:tc>
        <w:tc>
          <w:tcPr>
            <w:tcW w:w="0" w:type="auto"/>
            <w:tcBorders>
              <w:top w:val="nil"/>
              <w:left w:val="nil"/>
              <w:bottom w:val="nil"/>
              <w:right w:val="nil"/>
            </w:tcBorders>
            <w:shd w:val="clear" w:color="auto" w:fill="FFFFFF"/>
            <w:vAlign w:val="center"/>
          </w:tcPr>
          <w:p w14:paraId="5FAD5D0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法人董事须指定自然人代表</w:t>
            </w:r>
          </w:p>
        </w:tc>
        <w:tc>
          <w:tcPr>
            <w:tcW w:w="0" w:type="auto"/>
            <w:tcBorders>
              <w:top w:val="nil"/>
              <w:left w:val="nil"/>
              <w:bottom w:val="nil"/>
              <w:right w:val="nil"/>
            </w:tcBorders>
            <w:shd w:val="clear" w:color="auto" w:fill="FFFFFF"/>
            <w:vAlign w:val="center"/>
          </w:tcPr>
          <w:p w14:paraId="56B9777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43C8D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692" w:author="可乐来一杯" w:date="2026-04-22T21:57:27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CellSpacing w:w="15" w:type="dxa"/>
          <w:trPrChange w:id="692" w:author="可乐来一杯" w:date="2026-04-22T21:57:27Z">
            <w:trPr>
              <w:tblCellSpacing w:w="15" w:type="dxa"/>
            </w:trPr>
          </w:trPrChange>
        </w:trPr>
        <w:tc>
          <w:tcPr>
            <w:tcW w:w="0" w:type="auto"/>
            <w:tcBorders>
              <w:top w:val="nil"/>
              <w:left w:val="nil"/>
              <w:bottom w:val="nil"/>
              <w:right w:val="nil"/>
            </w:tcBorders>
            <w:shd w:val="clear" w:color="auto" w:fill="FFFFFF"/>
            <w:vAlign w:val="center"/>
            <w:tcPrChange w:id="693" w:author="可乐来一杯" w:date="2026-04-22T21:57:27Z">
              <w:tcPr>
                <w:tcW w:w="0" w:type="auto"/>
                <w:tcBorders>
                  <w:top w:val="nil"/>
                  <w:left w:val="nil"/>
                  <w:bottom w:val="nil"/>
                  <w:right w:val="nil"/>
                </w:tcBorders>
                <w:shd w:val="clear" w:color="auto" w:fill="E6E6E6"/>
                <w:vAlign w:val="center"/>
              </w:tcPr>
            </w:tcPrChange>
          </w:tcPr>
          <w:p w14:paraId="5908B154">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德国</w:t>
            </w:r>
          </w:p>
        </w:tc>
        <w:tc>
          <w:tcPr>
            <w:tcW w:w="0" w:type="auto"/>
            <w:tcBorders>
              <w:top w:val="nil"/>
              <w:left w:val="nil"/>
              <w:bottom w:val="nil"/>
              <w:right w:val="nil"/>
            </w:tcBorders>
            <w:shd w:val="clear" w:color="auto" w:fill="FFFFFF"/>
            <w:vAlign w:val="center"/>
            <w:tcPrChange w:id="694" w:author="可乐来一杯" w:date="2026-04-22T21:57:27Z">
              <w:tcPr>
                <w:tcW w:w="0" w:type="auto"/>
                <w:tcBorders>
                  <w:top w:val="nil"/>
                  <w:left w:val="nil"/>
                  <w:bottom w:val="nil"/>
                  <w:right w:val="nil"/>
                </w:tcBorders>
                <w:shd w:val="clear" w:color="auto" w:fill="E6E6E6"/>
                <w:vAlign w:val="center"/>
              </w:tcPr>
            </w:tcPrChange>
          </w:tcPr>
          <w:p w14:paraId="700BE89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仅自然人可担任董事</w:t>
            </w:r>
          </w:p>
        </w:tc>
        <w:tc>
          <w:tcPr>
            <w:tcW w:w="0" w:type="auto"/>
            <w:tcBorders>
              <w:top w:val="nil"/>
              <w:left w:val="nil"/>
              <w:bottom w:val="nil"/>
              <w:right w:val="nil"/>
            </w:tcBorders>
            <w:shd w:val="clear" w:color="auto" w:fill="FFFFFF"/>
            <w:vAlign w:val="center"/>
            <w:tcPrChange w:id="695" w:author="可乐来一杯" w:date="2026-04-22T21:57:27Z">
              <w:tcPr>
                <w:tcW w:w="0" w:type="auto"/>
                <w:tcBorders>
                  <w:top w:val="nil"/>
                  <w:left w:val="nil"/>
                  <w:bottom w:val="nil"/>
                  <w:right w:val="nil"/>
                </w:tcBorders>
                <w:shd w:val="clear" w:color="auto" w:fill="E6E6E6"/>
                <w:vAlign w:val="center"/>
              </w:tcPr>
            </w:tcPrChange>
          </w:tcPr>
          <w:p w14:paraId="495D2C7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《有限责任公司法》（GmbHG）§6(2)、《股份法》（AktG）§76(3)</w:t>
            </w:r>
          </w:p>
        </w:tc>
        <w:tc>
          <w:tcPr>
            <w:tcW w:w="0" w:type="auto"/>
            <w:tcBorders>
              <w:top w:val="nil"/>
              <w:left w:val="nil"/>
              <w:bottom w:val="nil"/>
              <w:right w:val="nil"/>
            </w:tcBorders>
            <w:shd w:val="clear" w:color="auto" w:fill="FFFFFF"/>
            <w:vAlign w:val="center"/>
            <w:tcPrChange w:id="696" w:author="可乐来一杯" w:date="2026-04-22T21:57:27Z">
              <w:tcPr>
                <w:tcW w:w="0" w:type="auto"/>
                <w:tcBorders>
                  <w:top w:val="nil"/>
                  <w:left w:val="nil"/>
                  <w:bottom w:val="nil"/>
                  <w:right w:val="nil"/>
                </w:tcBorders>
                <w:shd w:val="clear" w:color="auto" w:fill="E6E6E6"/>
                <w:vAlign w:val="center"/>
              </w:tcPr>
            </w:tcPrChange>
          </w:tcPr>
          <w:p w14:paraId="6D4A478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必须为完全行为能力的自然人</w:t>
            </w:r>
          </w:p>
        </w:tc>
        <w:tc>
          <w:tcPr>
            <w:tcW w:w="0" w:type="auto"/>
            <w:tcBorders>
              <w:top w:val="nil"/>
              <w:left w:val="nil"/>
              <w:bottom w:val="nil"/>
              <w:right w:val="nil"/>
            </w:tcBorders>
            <w:shd w:val="clear" w:color="auto" w:fill="FFFFFF"/>
            <w:vAlign w:val="center"/>
            <w:tcPrChange w:id="697" w:author="可乐来一杯" w:date="2026-04-22T21:57:27Z">
              <w:tcPr>
                <w:tcW w:w="0" w:type="auto"/>
                <w:tcBorders>
                  <w:top w:val="nil"/>
                  <w:left w:val="nil"/>
                  <w:bottom w:val="nil"/>
                  <w:right w:val="nil"/>
                </w:tcBorders>
                <w:shd w:val="clear" w:color="auto" w:fill="E6E6E6"/>
                <w:vAlign w:val="center"/>
              </w:tcPr>
            </w:tcPrChange>
          </w:tcPr>
          <w:p w14:paraId="18B7D6B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保守/禁止法人董事</w:t>
            </w:r>
          </w:p>
        </w:tc>
      </w:tr>
      <w:tr w14:paraId="24AEB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3A350322">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美国（模范商事公司法）</w:t>
            </w:r>
          </w:p>
        </w:tc>
        <w:tc>
          <w:tcPr>
            <w:tcW w:w="0" w:type="auto"/>
            <w:tcBorders>
              <w:top w:val="nil"/>
              <w:left w:val="nil"/>
              <w:bottom w:val="nil"/>
              <w:right w:val="nil"/>
            </w:tcBorders>
            <w:shd w:val="clear" w:color="auto" w:fill="FFFFFF"/>
            <w:vAlign w:val="center"/>
          </w:tcPr>
          <w:p w14:paraId="38EADB8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董事会成员须为个人（individual），含义等同自然人</w:t>
            </w:r>
          </w:p>
        </w:tc>
        <w:tc>
          <w:tcPr>
            <w:tcW w:w="0" w:type="auto"/>
            <w:tcBorders>
              <w:top w:val="nil"/>
              <w:left w:val="nil"/>
              <w:bottom w:val="nil"/>
              <w:right w:val="nil"/>
            </w:tcBorders>
            <w:shd w:val="clear" w:color="auto" w:fill="FFFFFF"/>
            <w:vAlign w:val="center"/>
          </w:tcPr>
          <w:p w14:paraId="322366D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MBCA §8.03(a)</w:t>
            </w:r>
          </w:p>
        </w:tc>
        <w:tc>
          <w:tcPr>
            <w:tcW w:w="0" w:type="auto"/>
            <w:tcBorders>
              <w:top w:val="nil"/>
              <w:left w:val="nil"/>
              <w:bottom w:val="nil"/>
              <w:right w:val="nil"/>
            </w:tcBorders>
            <w:shd w:val="clear" w:color="auto" w:fill="FFFFFF"/>
            <w:vAlign w:val="center"/>
          </w:tcPr>
          <w:p w14:paraId="75B0FF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无法人董事制度</w:t>
            </w:r>
          </w:p>
        </w:tc>
        <w:tc>
          <w:tcPr>
            <w:tcW w:w="0" w:type="auto"/>
            <w:tcBorders>
              <w:top w:val="nil"/>
              <w:left w:val="nil"/>
              <w:bottom w:val="nil"/>
              <w:right w:val="nil"/>
            </w:tcBorders>
            <w:shd w:val="clear" w:color="auto" w:fill="FFFFFF"/>
            <w:vAlign w:val="center"/>
          </w:tcPr>
          <w:p w14:paraId="3BE9AAA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w:t>
            </w:r>
          </w:p>
        </w:tc>
      </w:tr>
      <w:tr w14:paraId="108E5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698" w:author="可乐来一杯" w:date="2026-04-22T21:57:27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CellSpacing w:w="15" w:type="dxa"/>
          <w:trPrChange w:id="698" w:author="可乐来一杯" w:date="2026-04-22T21:57:27Z">
            <w:trPr>
              <w:tblCellSpacing w:w="15" w:type="dxa"/>
            </w:trPr>
          </w:trPrChange>
        </w:trPr>
        <w:tc>
          <w:tcPr>
            <w:tcW w:w="0" w:type="auto"/>
            <w:tcBorders>
              <w:top w:val="nil"/>
              <w:left w:val="nil"/>
              <w:bottom w:val="single" w:color="000000" w:sz="12" w:space="0"/>
              <w:right w:val="nil"/>
            </w:tcBorders>
            <w:shd w:val="clear" w:color="auto" w:fill="FFFFFF"/>
            <w:vAlign w:val="center"/>
            <w:tcPrChange w:id="699" w:author="可乐来一杯" w:date="2026-04-22T21:57:27Z">
              <w:tcPr>
                <w:tcW w:w="0" w:type="auto"/>
                <w:tcBorders>
                  <w:top w:val="nil"/>
                  <w:left w:val="nil"/>
                  <w:bottom w:val="single" w:color="000000" w:sz="6" w:space="0"/>
                  <w:right w:val="nil"/>
                </w:tcBorders>
                <w:shd w:val="clear" w:color="auto" w:fill="E6E6E6"/>
                <w:vAlign w:val="center"/>
              </w:tcPr>
            </w:tcPrChange>
          </w:tcPr>
          <w:p w14:paraId="563B8DF3">
            <w:pPr>
              <w:keepNext w:val="0"/>
              <w:keepLines w:val="0"/>
              <w:widowControl/>
              <w:suppressLineNumbers w:val="0"/>
              <w:jc w:val="center"/>
              <w:rPr>
                <w:b w:val="0"/>
                <w:i w:val="0"/>
                <w:color w:val="000000"/>
              </w:rPr>
            </w:pPr>
            <w:r>
              <w:rPr>
                <w:rStyle w:val="13"/>
                <w:rFonts w:ascii="宋体" w:hAnsi="宋体" w:eastAsia="宋体" w:cs="宋体"/>
                <w:b w:val="0"/>
                <w:i w:val="0"/>
                <w:color w:val="000000"/>
                <w:kern w:val="0"/>
                <w:sz w:val="24"/>
                <w:szCs w:val="24"/>
                <w:lang w:val="en-US" w:eastAsia="zh-CN" w:bidi="ar"/>
              </w:rPr>
              <w:t>美国（特拉华州）</w:t>
            </w:r>
          </w:p>
        </w:tc>
        <w:tc>
          <w:tcPr>
            <w:tcW w:w="0" w:type="auto"/>
            <w:tcBorders>
              <w:top w:val="nil"/>
              <w:left w:val="nil"/>
              <w:bottom w:val="single" w:color="000000" w:sz="12" w:space="0"/>
              <w:right w:val="nil"/>
            </w:tcBorders>
            <w:shd w:val="clear" w:color="auto" w:fill="FFFFFF"/>
            <w:vAlign w:val="center"/>
            <w:tcPrChange w:id="700" w:author="可乐来一杯" w:date="2026-04-22T21:57:27Z">
              <w:tcPr>
                <w:tcW w:w="0" w:type="auto"/>
                <w:tcBorders>
                  <w:top w:val="nil"/>
                  <w:left w:val="nil"/>
                  <w:bottom w:val="single" w:color="000000" w:sz="6" w:space="0"/>
                  <w:right w:val="nil"/>
                </w:tcBorders>
                <w:shd w:val="clear" w:color="auto" w:fill="E6E6E6"/>
                <w:vAlign w:val="center"/>
              </w:tcPr>
            </w:tcPrChange>
          </w:tcPr>
          <w:p w14:paraId="2E3ADD0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董事须为自然人</w:t>
            </w:r>
          </w:p>
        </w:tc>
        <w:tc>
          <w:tcPr>
            <w:tcW w:w="0" w:type="auto"/>
            <w:tcBorders>
              <w:top w:val="nil"/>
              <w:left w:val="nil"/>
              <w:bottom w:val="single" w:color="000000" w:sz="12" w:space="0"/>
              <w:right w:val="nil"/>
            </w:tcBorders>
            <w:shd w:val="clear" w:color="auto" w:fill="FFFFFF"/>
            <w:vAlign w:val="center"/>
            <w:tcPrChange w:id="701" w:author="可乐来一杯" w:date="2026-04-22T21:57:27Z">
              <w:tcPr>
                <w:tcW w:w="0" w:type="auto"/>
                <w:tcBorders>
                  <w:top w:val="nil"/>
                  <w:left w:val="nil"/>
                  <w:bottom w:val="single" w:color="000000" w:sz="6" w:space="0"/>
                  <w:right w:val="nil"/>
                </w:tcBorders>
                <w:shd w:val="clear" w:color="auto" w:fill="E6E6E6"/>
                <w:vAlign w:val="center"/>
              </w:tcPr>
            </w:tcPrChange>
          </w:tcPr>
          <w:p w14:paraId="3B30DA1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Delaware General Corporation Law §141(b)</w:t>
            </w:r>
          </w:p>
        </w:tc>
        <w:tc>
          <w:tcPr>
            <w:tcW w:w="0" w:type="auto"/>
            <w:tcBorders>
              <w:top w:val="nil"/>
              <w:left w:val="nil"/>
              <w:bottom w:val="single" w:color="000000" w:sz="12" w:space="0"/>
              <w:right w:val="nil"/>
            </w:tcBorders>
            <w:shd w:val="clear" w:color="auto" w:fill="FFFFFF"/>
            <w:vAlign w:val="center"/>
            <w:tcPrChange w:id="702" w:author="可乐来一杯" w:date="2026-04-22T21:57:27Z">
              <w:tcPr>
                <w:tcW w:w="0" w:type="auto"/>
                <w:tcBorders>
                  <w:top w:val="nil"/>
                  <w:left w:val="nil"/>
                  <w:bottom w:val="single" w:color="000000" w:sz="6" w:space="0"/>
                  <w:right w:val="nil"/>
                </w:tcBorders>
                <w:shd w:val="clear" w:color="auto" w:fill="E6E6E6"/>
                <w:vAlign w:val="center"/>
              </w:tcPr>
            </w:tcPrChange>
          </w:tcPr>
          <w:p w14:paraId="306472C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无法人董事制度</w:t>
            </w:r>
          </w:p>
        </w:tc>
        <w:tc>
          <w:tcPr>
            <w:tcW w:w="0" w:type="auto"/>
            <w:tcBorders>
              <w:top w:val="nil"/>
              <w:left w:val="nil"/>
              <w:bottom w:val="single" w:color="000000" w:sz="12" w:space="0"/>
              <w:right w:val="nil"/>
            </w:tcBorders>
            <w:shd w:val="clear" w:color="auto" w:fill="FFFFFF"/>
            <w:vAlign w:val="center"/>
            <w:tcPrChange w:id="703" w:author="可乐来一杯" w:date="2026-04-22T21:57:27Z">
              <w:tcPr>
                <w:tcW w:w="0" w:type="auto"/>
                <w:tcBorders>
                  <w:top w:val="nil"/>
                  <w:left w:val="nil"/>
                  <w:bottom w:val="single" w:color="000000" w:sz="6" w:space="0"/>
                  <w:right w:val="nil"/>
                </w:tcBorders>
                <w:shd w:val="clear" w:color="auto" w:fill="E6E6E6"/>
                <w:vAlign w:val="center"/>
              </w:tcPr>
            </w:tcPrChange>
          </w:tcPr>
          <w:p w14:paraId="38E51C1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w:t>
            </w:r>
          </w:p>
        </w:tc>
      </w:tr>
    </w:tbl>
    <w:p w14:paraId="1A3176DC">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default" w:ascii="宋体" w:hAnsi="宋体" w:eastAsia="宋体" w:cs="宋体"/>
          <w:b/>
          <w:bCs/>
          <w:sz w:val="24"/>
          <w:szCs w:val="24"/>
          <w:lang w:val="en-US" w:eastAsia="zh-CN"/>
        </w:rPr>
      </w:pPr>
    </w:p>
    <w:p w14:paraId="3FEDAF7A">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705" w:author="可乐来一杯" w:date="2026-04-21T23:42:34Z">
            <w:rPr>
              <w:rFonts w:hint="eastAsia"/>
              <w:lang w:val="en-US" w:eastAsia="zh-CN"/>
            </w:rPr>
          </w:rPrChange>
        </w:rPr>
        <w:pPrChange w:id="704" w:author="可乐来一杯" w:date="2026-04-21T23:42:34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706" w:author="可乐来一杯" w:date="2026-04-21T23:42:34Z">
            <w:rPr>
              <w:rFonts w:hint="eastAsia" w:ascii="宋体" w:hAnsi="宋体" w:eastAsia="宋体" w:cs="宋体"/>
              <w:sz w:val="24"/>
              <w:szCs w:val="24"/>
              <w:lang w:val="en-US" w:eastAsia="zh-CN"/>
            </w:rPr>
          </w:rPrChange>
        </w:rPr>
        <w:t>但在法人制度（及公司法制度）不断完善的今天，如法国、荷兰、西班牙等国家均在不同程度上作制度松绑，认可法人具备担任董事的任职资格（见表1）。因而，佛罗里达大学莱文法学院教授瑞依（Robert J.Rhee）主张，AI获得自我意识、能动性和独特智能时，就将获得本体论人格（ontological personhood），法律可以像过去赋予传统商业公司人格地位一</w:t>
      </w:r>
      <w:r>
        <w:rPr>
          <w:rFonts w:hint="eastAsia" w:ascii="宋体" w:hAnsi="宋体" w:eastAsia="宋体"/>
          <w:sz w:val="21"/>
          <w:szCs w:val="21"/>
          <w:lang w:val="en-US" w:eastAsia="zh-CN"/>
          <w:rPrChange w:id="707" w:author="可乐来一杯" w:date="2026-04-21T23:42:34Z">
            <w:rPr>
              <w:rFonts w:hint="eastAsia"/>
              <w:lang w:val="en-US" w:eastAsia="zh-CN"/>
            </w:rPr>
          </w:rPrChange>
        </w:rPr>
        <w:t>样赋</w:t>
      </w:r>
      <w:r>
        <w:rPr>
          <w:rFonts w:hint="eastAsia" w:ascii="宋体" w:hAnsi="宋体" w:eastAsia="宋体" w:cs="Times New Roman"/>
          <w:sz w:val="21"/>
          <w:szCs w:val="21"/>
          <w:lang w:val="en-US" w:eastAsia="zh-CN"/>
          <w:rPrChange w:id="708" w:author="可乐来一杯" w:date="2026-04-21T23:42:34Z">
            <w:rPr>
              <w:rFonts w:hint="eastAsia" w:ascii="宋体" w:hAnsi="宋体" w:eastAsia="宋体" w:cs="宋体"/>
              <w:sz w:val="24"/>
              <w:szCs w:val="24"/>
              <w:lang w:val="en-US" w:eastAsia="zh-CN"/>
            </w:rPr>
          </w:rPrChange>
        </w:rPr>
        <w:t>予AI法人地位。</w:t>
      </w:r>
      <w:r>
        <w:rPr>
          <w:rFonts w:hint="eastAsia" w:ascii="宋体" w:hAnsi="宋体" w:eastAsia="宋体" w:cs="Times New Roman"/>
          <w:sz w:val="21"/>
          <w:szCs w:val="21"/>
          <w:vertAlign w:val="baseline"/>
          <w:lang w:val="en-US" w:eastAsia="zh-CN"/>
          <w:rPrChange w:id="709" w:author="可乐来一杯" w:date="2026-04-21T23:42:34Z">
            <w:rPr>
              <w:rFonts w:hint="default" w:ascii="宋体" w:hAnsi="宋体" w:eastAsia="宋体" w:cs="宋体"/>
              <w:sz w:val="24"/>
              <w:szCs w:val="24"/>
              <w:vertAlign w:val="superscript"/>
              <w:lang w:val="en-US" w:eastAsia="zh-CN"/>
            </w:rPr>
          </w:rPrChange>
        </w:rPr>
        <w:fldChar w:fldCharType="begin"/>
      </w:r>
      <w:ins w:id="710" w:author="可乐来一杯" w:date="2026-04-21T23:42:34Z">
        <w:r>
          <w:rPr/>
          <w:instrText xml:space="preserve"> REF _Ref11908 \r \h  \* MERGEFORMAT</w:instrText>
        </w:r>
      </w:ins>
      <w:del w:id="711" w:author="可乐来一杯" w:date="2026-04-21T23:42:34Z">
        <w:r>
          <w:rPr>
            <w:rFonts w:hint="eastAsia" w:ascii="宋体" w:hAnsi="宋体" w:eastAsia="宋体" w:cs="Times New Roman"/>
            <w:sz w:val="21"/>
            <w:szCs w:val="21"/>
            <w:vertAlign w:val="baseline"/>
            <w:lang w:val="en-US" w:eastAsia="zh-CN"/>
            <w:rPrChange w:id="712" w:author="可乐来一杯" w:date="2026-04-21T23:42:34Z">
              <w:rPr>
                <w:rFonts w:hint="default" w:ascii="宋体" w:hAnsi="宋体" w:eastAsia="宋体" w:cs="宋体"/>
                <w:sz w:val="24"/>
                <w:szCs w:val="24"/>
                <w:vertAlign w:val="superscript"/>
                <w:lang w:val="en-US" w:eastAsia="zh-CN"/>
              </w:rPr>
            </w:rPrChange>
          </w:rPr>
          <w:delInstrText xml:space="preserve"> REF _Ref11908 \r \h </w:delInstrText>
        </w:r>
      </w:del>
      <w:r>
        <w:rPr>
          <w:rFonts w:hint="eastAsia" w:ascii="宋体" w:hAnsi="宋体" w:eastAsia="宋体" w:cs="Times New Roman"/>
          <w:sz w:val="21"/>
          <w:szCs w:val="21"/>
          <w:vertAlign w:val="baseline"/>
          <w:lang w:val="en-US" w:eastAsia="zh-CN"/>
          <w:rPrChange w:id="713" w:author="可乐来一杯" w:date="2026-04-21T23:42:34Z">
            <w:rPr>
              <w:rFonts w:hint="default" w:ascii="宋体" w:hAnsi="宋体" w:eastAsia="宋体" w:cs="宋体"/>
              <w:sz w:val="24"/>
              <w:szCs w:val="24"/>
              <w:vertAlign w:val="superscript"/>
              <w:lang w:val="en-US" w:eastAsia="zh-CN"/>
            </w:rPr>
          </w:rPrChange>
        </w:rPr>
        <w:fldChar w:fldCharType="separate"/>
      </w:r>
      <w:ins w:id="714" w:author="可乐来一杯" w:date="2026-04-22T22:01:13Z">
        <w:r>
          <w:rPr>
            <w:rStyle w:val="17"/>
            <w:rFonts w:hint="eastAsia" w:ascii="宋体" w:hAnsi="宋体" w:eastAsia="宋体" w:cs="Times New Roman"/>
            <w:sz w:val="21"/>
            <w:szCs w:val="21"/>
            <w:lang w:val="en-US" w:eastAsia="zh-CN"/>
          </w:rPr>
          <w:footnoteReference w:id="25"/>
        </w:r>
      </w:ins>
      <w:del w:id="715" w:author="可乐来一杯" w:date="2026-04-21T23:29:04Z">
        <w:r>
          <w:rPr>
            <w:rFonts w:hint="eastAsia" w:ascii="宋体" w:hAnsi="宋体" w:eastAsia="宋体" w:cs="Times New Roman"/>
            <w:sz w:val="21"/>
            <w:szCs w:val="21"/>
            <w:vertAlign w:val="baseline"/>
            <w:lang w:val="en-US" w:eastAsia="zh-CN"/>
            <w:rPrChange w:id="716" w:author="可乐来一杯" w:date="2026-04-21T23:42:34Z">
              <w:rPr>
                <w:rFonts w:hint="default" w:ascii="宋体" w:hAnsi="宋体" w:eastAsia="宋体" w:cs="宋体"/>
                <w:sz w:val="24"/>
                <w:szCs w:val="24"/>
                <w:vertAlign w:val="superscript"/>
                <w:lang w:val="en-US" w:eastAsia="zh-CN"/>
              </w:rPr>
            </w:rPrChange>
          </w:rPr>
          <w:delText>[21]</w:delText>
        </w:r>
      </w:del>
      <w:r>
        <w:rPr>
          <w:rFonts w:hint="eastAsia" w:ascii="宋体" w:hAnsi="宋体" w:eastAsia="宋体" w:cs="Times New Roman"/>
          <w:sz w:val="21"/>
          <w:szCs w:val="21"/>
          <w:vertAlign w:val="baseline"/>
          <w:lang w:val="en-US" w:eastAsia="zh-CN"/>
          <w:rPrChange w:id="717" w:author="可乐来一杯" w:date="2026-04-21T23:42:34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718" w:author="可乐来一杯" w:date="2026-04-21T23:42:34Z">
            <w:rPr>
              <w:rFonts w:hint="eastAsia"/>
              <w:lang w:val="en-US" w:eastAsia="zh-CN"/>
            </w:rPr>
          </w:rPrChange>
        </w:rPr>
        <w:t>对此，亦有学者从“法人有资格担任董事（大前提），AI应具备法人资格（小前提），AI可任董事（结论）”这一逻辑出发，论证AI董事任职资格的适格性。</w:t>
      </w:r>
    </w:p>
    <w:p w14:paraId="5074D8E7">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720" w:author="可乐来一杯" w:date="2026-04-21T23:42:34Z">
            <w:rPr>
              <w:rFonts w:hint="default"/>
              <w:lang w:val="en-US" w:eastAsia="zh-CN"/>
            </w:rPr>
          </w:rPrChange>
        </w:rPr>
        <w:pPrChange w:id="719" w:author="可乐来一杯" w:date="2026-04-21T23:42:34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721" w:author="可乐来一杯" w:date="2026-04-21T23:42:34Z">
            <w:rPr>
              <w:rFonts w:hint="eastAsia"/>
              <w:lang w:val="en-US" w:eastAsia="zh-CN"/>
            </w:rPr>
          </w:rPrChange>
        </w:rPr>
        <w:t>从“法主体”人格的内涵来看，同时结合制度变迁的角度，自然人也并非一直具备法律主体地位</w:t>
      </w:r>
      <w:r>
        <w:rPr>
          <w:rStyle w:val="12"/>
          <w:rFonts w:hint="eastAsia" w:ascii="宋体" w:hAnsi="宋体" w:eastAsia="宋体" w:cs="Times New Roman"/>
          <w:sz w:val="21"/>
          <w:szCs w:val="21"/>
          <w:lang w:val="en-US" w:eastAsia="zh-CN"/>
          <w:rPrChange w:id="722" w:author="可乐来一杯" w:date="2026-04-21T23:42:34Z">
            <w:rPr>
              <w:rStyle w:val="17"/>
              <w:rFonts w:hint="eastAsia"/>
              <w:lang w:val="en-US" w:eastAsia="zh-CN"/>
            </w:rPr>
          </w:rPrChange>
        </w:rPr>
        <w:footnoteReference w:id="26"/>
      </w:r>
      <w:r>
        <w:rPr>
          <w:rFonts w:hint="eastAsia" w:ascii="宋体" w:hAnsi="宋体" w:eastAsia="宋体"/>
          <w:sz w:val="21"/>
          <w:szCs w:val="21"/>
          <w:lang w:val="en-US" w:eastAsia="zh-CN"/>
          <w:rPrChange w:id="723" w:author="可乐来一杯" w:date="2026-04-21T23:42:34Z">
            <w:rPr>
              <w:rFonts w:hint="eastAsia"/>
              <w:lang w:val="en-US" w:eastAsia="zh-CN"/>
            </w:rPr>
          </w:rPrChange>
        </w:rPr>
        <w:t>。后来，为满足公司（企业）经济运行的便利性，也才将符合一定要件的公司拟制为法人主体。因此，法律主体的范围并不绝对局限于伦理上的自然人，</w:t>
      </w:r>
      <w:r>
        <w:rPr>
          <w:rFonts w:hint="eastAsia" w:ascii="宋体" w:hAnsi="宋体" w:eastAsia="宋体" w:cs="Times New Roman"/>
          <w:sz w:val="21"/>
          <w:szCs w:val="21"/>
          <w:vertAlign w:val="baseline"/>
          <w:lang w:val="en-US" w:eastAsia="zh-CN"/>
          <w:rPrChange w:id="724" w:author="可乐来一杯" w:date="2026-04-21T23:42:34Z">
            <w:rPr>
              <w:rFonts w:hint="eastAsia" w:ascii="宋体" w:hAnsi="宋体" w:eastAsia="宋体" w:cs="宋体"/>
              <w:sz w:val="24"/>
              <w:szCs w:val="24"/>
              <w:vertAlign w:val="superscript"/>
              <w:lang w:val="en-US" w:eastAsia="zh-CN"/>
            </w:rPr>
          </w:rPrChange>
        </w:rPr>
        <w:fldChar w:fldCharType="begin"/>
      </w:r>
      <w:ins w:id="725" w:author="可乐来一杯" w:date="2026-04-21T23:42:34Z">
        <w:r>
          <w:rPr/>
          <w:instrText xml:space="preserve"> REF _Ref11924 \r \h  \* MERGEFORMAT</w:instrText>
        </w:r>
      </w:ins>
      <w:del w:id="726" w:author="可乐来一杯" w:date="2026-04-21T23:42:34Z">
        <w:r>
          <w:rPr>
            <w:rFonts w:hint="eastAsia" w:ascii="宋体" w:hAnsi="宋体" w:eastAsia="宋体" w:cs="Times New Roman"/>
            <w:sz w:val="21"/>
            <w:szCs w:val="21"/>
            <w:vertAlign w:val="baseline"/>
            <w:lang w:val="en-US" w:eastAsia="zh-CN"/>
            <w:rPrChange w:id="727" w:author="可乐来一杯" w:date="2026-04-21T23:42:34Z">
              <w:rPr>
                <w:rFonts w:hint="eastAsia" w:ascii="宋体" w:hAnsi="宋体" w:eastAsia="宋体" w:cs="宋体"/>
                <w:sz w:val="24"/>
                <w:szCs w:val="24"/>
                <w:vertAlign w:val="superscript"/>
                <w:lang w:val="en-US" w:eastAsia="zh-CN"/>
              </w:rPr>
            </w:rPrChange>
          </w:rPr>
          <w:delInstrText xml:space="preserve"> REF _Ref11924 \r \h </w:delInstrText>
        </w:r>
      </w:del>
      <w:r>
        <w:rPr>
          <w:rFonts w:hint="eastAsia" w:ascii="宋体" w:hAnsi="宋体" w:eastAsia="宋体" w:cs="Times New Roman"/>
          <w:sz w:val="21"/>
          <w:szCs w:val="21"/>
          <w:vertAlign w:val="baseline"/>
          <w:lang w:val="en-US" w:eastAsia="zh-CN"/>
          <w:rPrChange w:id="728" w:author="可乐来一杯" w:date="2026-04-21T23:42:34Z">
            <w:rPr>
              <w:rFonts w:hint="eastAsia" w:ascii="宋体" w:hAnsi="宋体" w:eastAsia="宋体" w:cs="宋体"/>
              <w:sz w:val="24"/>
              <w:szCs w:val="24"/>
              <w:vertAlign w:val="superscript"/>
              <w:lang w:val="en-US" w:eastAsia="zh-CN"/>
            </w:rPr>
          </w:rPrChange>
        </w:rPr>
        <w:fldChar w:fldCharType="separate"/>
      </w:r>
      <w:ins w:id="729" w:author="可乐来一杯" w:date="2026-04-22T22:01:16Z">
        <w:r>
          <w:rPr>
            <w:rStyle w:val="17"/>
            <w:rFonts w:hint="eastAsia" w:ascii="宋体" w:hAnsi="宋体" w:eastAsia="宋体" w:cs="Times New Roman"/>
            <w:sz w:val="21"/>
            <w:szCs w:val="21"/>
            <w:lang w:val="en-US" w:eastAsia="zh-CN"/>
          </w:rPr>
          <w:footnoteReference w:id="27"/>
        </w:r>
      </w:ins>
      <w:del w:id="730" w:author="可乐来一杯" w:date="2026-04-21T23:29:04Z">
        <w:r>
          <w:rPr>
            <w:rFonts w:hint="eastAsia" w:ascii="宋体" w:hAnsi="宋体" w:eastAsia="宋体" w:cs="Times New Roman"/>
            <w:sz w:val="21"/>
            <w:szCs w:val="21"/>
            <w:vertAlign w:val="baseline"/>
            <w:lang w:val="en-US" w:eastAsia="zh-CN"/>
            <w:rPrChange w:id="731" w:author="可乐来一杯" w:date="2026-04-21T23:42:34Z">
              <w:rPr>
                <w:rFonts w:hint="eastAsia" w:ascii="宋体" w:hAnsi="宋体" w:eastAsia="宋体" w:cs="宋体"/>
                <w:sz w:val="24"/>
                <w:szCs w:val="24"/>
                <w:vertAlign w:val="superscript"/>
                <w:lang w:val="en-US" w:eastAsia="zh-CN"/>
              </w:rPr>
            </w:rPrChange>
          </w:rPr>
          <w:delText>[22]</w:delText>
        </w:r>
      </w:del>
      <w:r>
        <w:rPr>
          <w:rFonts w:hint="eastAsia" w:ascii="宋体" w:hAnsi="宋体" w:eastAsia="宋体" w:cs="Times New Roman"/>
          <w:sz w:val="21"/>
          <w:szCs w:val="21"/>
          <w:vertAlign w:val="baseline"/>
          <w:lang w:val="en-US" w:eastAsia="zh-CN"/>
          <w:rPrChange w:id="732" w:author="可乐来一杯" w:date="2026-04-21T23:42:34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733" w:author="可乐来一杯" w:date="2026-04-21T23:42:34Z">
            <w:rPr>
              <w:rFonts w:hint="eastAsia"/>
              <w:lang w:val="en-US" w:eastAsia="zh-CN"/>
            </w:rPr>
          </w:rPrChange>
        </w:rPr>
        <w:t>以不具备伦理人的特征而否定AI董事的主体资格也实属不智。甚至，人工智能已经可通过深度学习方法完成自身知识库更新、算法升级，而算法升级后作出的最终决策和行为已经不受包括程序设计者在内的外界的控制和预测，深度学习智能机器人可以拥有创意和创新。更何况，自然人路径下的伦理与理性能力并非判断法律主体适格的充分要件，AI董事作为非生物实体，亦可参照公司法人的路径获得相应的主体资格。当然，亦有学者主张，在自然人、法人和非法人组织是法定三类主体之外开辟新类型的民事主体资格，即“智能人”，与既有的三类民事主体并列，其主体资格自向主管部门登记时产生，注销登记时消灭。</w:t>
      </w:r>
      <w:r>
        <w:rPr>
          <w:rFonts w:hint="eastAsia" w:ascii="宋体" w:hAnsi="宋体" w:eastAsia="宋体" w:cs="Times New Roman"/>
          <w:sz w:val="21"/>
          <w:szCs w:val="21"/>
          <w:vertAlign w:val="baseline"/>
          <w:lang w:val="en-US" w:eastAsia="zh-CN"/>
          <w:rPrChange w:id="734" w:author="可乐来一杯" w:date="2026-04-21T23:42:34Z">
            <w:rPr>
              <w:rFonts w:hint="default" w:ascii="宋体" w:hAnsi="宋体" w:eastAsia="宋体" w:cs="宋体"/>
              <w:sz w:val="24"/>
              <w:szCs w:val="24"/>
              <w:vertAlign w:val="superscript"/>
              <w:lang w:val="en-US" w:eastAsia="zh-CN"/>
            </w:rPr>
          </w:rPrChange>
        </w:rPr>
        <w:fldChar w:fldCharType="begin"/>
      </w:r>
      <w:ins w:id="735" w:author="可乐来一杯" w:date="2026-04-21T23:42:34Z">
        <w:r>
          <w:rPr/>
          <w:instrText xml:space="preserve"> REF _Ref11944 \r \h  \* MERGEFORMAT</w:instrText>
        </w:r>
      </w:ins>
      <w:del w:id="736" w:author="可乐来一杯" w:date="2026-04-21T23:42:34Z">
        <w:r>
          <w:rPr>
            <w:rFonts w:hint="eastAsia" w:ascii="宋体" w:hAnsi="宋体" w:eastAsia="宋体" w:cs="Times New Roman"/>
            <w:sz w:val="21"/>
            <w:szCs w:val="21"/>
            <w:vertAlign w:val="baseline"/>
            <w:lang w:val="en-US" w:eastAsia="zh-CN"/>
            <w:rPrChange w:id="737" w:author="可乐来一杯" w:date="2026-04-21T23:42:34Z">
              <w:rPr>
                <w:rFonts w:hint="default" w:ascii="宋体" w:hAnsi="宋体" w:eastAsia="宋体" w:cs="宋体"/>
                <w:sz w:val="24"/>
                <w:szCs w:val="24"/>
                <w:vertAlign w:val="superscript"/>
                <w:lang w:val="en-US" w:eastAsia="zh-CN"/>
              </w:rPr>
            </w:rPrChange>
          </w:rPr>
          <w:delInstrText xml:space="preserve"> REF _Ref11944 \r \h </w:delInstrText>
        </w:r>
      </w:del>
      <w:r>
        <w:rPr>
          <w:rFonts w:hint="eastAsia" w:ascii="宋体" w:hAnsi="宋体" w:eastAsia="宋体" w:cs="Times New Roman"/>
          <w:sz w:val="21"/>
          <w:szCs w:val="21"/>
          <w:vertAlign w:val="baseline"/>
          <w:lang w:val="en-US" w:eastAsia="zh-CN"/>
          <w:rPrChange w:id="738" w:author="可乐来一杯" w:date="2026-04-21T23:42:34Z">
            <w:rPr>
              <w:rFonts w:hint="default" w:ascii="宋体" w:hAnsi="宋体" w:eastAsia="宋体" w:cs="宋体"/>
              <w:sz w:val="24"/>
              <w:szCs w:val="24"/>
              <w:vertAlign w:val="superscript"/>
              <w:lang w:val="en-US" w:eastAsia="zh-CN"/>
            </w:rPr>
          </w:rPrChange>
        </w:rPr>
        <w:fldChar w:fldCharType="separate"/>
      </w:r>
      <w:ins w:id="739" w:author="可乐来一杯" w:date="2026-04-22T22:01:19Z">
        <w:r>
          <w:rPr>
            <w:rStyle w:val="17"/>
            <w:rFonts w:hint="eastAsia" w:ascii="宋体" w:hAnsi="宋体" w:eastAsia="宋体" w:cs="Times New Roman"/>
            <w:sz w:val="21"/>
            <w:szCs w:val="21"/>
            <w:lang w:val="en-US" w:eastAsia="zh-CN"/>
          </w:rPr>
          <w:footnoteReference w:id="28"/>
        </w:r>
      </w:ins>
      <w:del w:id="740" w:author="可乐来一杯" w:date="2026-04-21T23:29:04Z">
        <w:r>
          <w:rPr>
            <w:rFonts w:hint="eastAsia" w:ascii="宋体" w:hAnsi="宋体" w:eastAsia="宋体" w:cs="Times New Roman"/>
            <w:sz w:val="21"/>
            <w:szCs w:val="21"/>
            <w:vertAlign w:val="baseline"/>
            <w:lang w:val="en-US" w:eastAsia="zh-CN"/>
            <w:rPrChange w:id="741" w:author="可乐来一杯" w:date="2026-04-21T23:42:34Z">
              <w:rPr>
                <w:rFonts w:hint="default" w:ascii="宋体" w:hAnsi="宋体" w:eastAsia="宋体" w:cs="宋体"/>
                <w:sz w:val="24"/>
                <w:szCs w:val="24"/>
                <w:vertAlign w:val="superscript"/>
                <w:lang w:val="en-US" w:eastAsia="zh-CN"/>
              </w:rPr>
            </w:rPrChange>
          </w:rPr>
          <w:delText>[23]</w:delText>
        </w:r>
      </w:del>
      <w:r>
        <w:rPr>
          <w:rFonts w:hint="eastAsia" w:ascii="宋体" w:hAnsi="宋体" w:eastAsia="宋体" w:cs="Times New Roman"/>
          <w:sz w:val="21"/>
          <w:szCs w:val="21"/>
          <w:vertAlign w:val="baseline"/>
          <w:lang w:val="en-US" w:eastAsia="zh-CN"/>
          <w:rPrChange w:id="742" w:author="可乐来一杯" w:date="2026-04-21T23:42:34Z">
            <w:rPr>
              <w:rFonts w:hint="default" w:ascii="宋体" w:hAnsi="宋体" w:eastAsia="宋体" w:cs="宋体"/>
              <w:sz w:val="24"/>
              <w:szCs w:val="24"/>
              <w:vertAlign w:val="superscript"/>
              <w:lang w:val="en-US" w:eastAsia="zh-CN"/>
            </w:rPr>
          </w:rPrChange>
        </w:rPr>
        <w:fldChar w:fldCharType="end"/>
      </w:r>
    </w:p>
    <w:p w14:paraId="15E8A00B">
      <w:pPr>
        <w:keepNext w:val="0"/>
        <w:keepLines w:val="0"/>
        <w:pageBreakBefore w:val="0"/>
        <w:widowControl w:val="0"/>
        <w:numPr>
          <w:ilvl w:val="0"/>
          <w:numId w:val="4"/>
          <w:ins w:id="744" w:author="可乐来一杯" w:date="2026-04-21T23:44:27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745" w:author="可乐来一杯" w:date="2026-04-21T23:44:27Z">
            <w:rPr>
              <w:rFonts w:hint="eastAsia" w:ascii="黑体" w:hAnsi="黑体" w:eastAsia="黑体" w:cs="黑体"/>
              <w:b w:val="0"/>
              <w:bCs w:val="0"/>
              <w:lang w:val="en-US" w:eastAsia="zh-CN"/>
            </w:rPr>
          </w:rPrChange>
        </w:rPr>
        <w:pPrChange w:id="743" w:author="可乐来一杯" w:date="2026-04-21T23:45:46Z">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746" w:author="可乐来一杯" w:date="2026-04-21T23:44:27Z">
            <w:rPr>
              <w:rFonts w:hint="eastAsia" w:ascii="黑体" w:hAnsi="黑体" w:eastAsia="黑体" w:cs="黑体"/>
              <w:b w:val="0"/>
              <w:bCs w:val="0"/>
              <w:lang w:val="en-US" w:eastAsia="zh-CN"/>
            </w:rPr>
          </w:rPrChange>
        </w:rPr>
        <w:t>AI董事履行忠实、勤勉义务的适格性</w:t>
      </w:r>
    </w:p>
    <w:p w14:paraId="17304C88">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rPrChange w:id="748" w:author="可乐来一杯" w:date="2026-04-21T23:42:38Z">
            <w:rPr/>
          </w:rPrChange>
        </w:rPr>
        <w:pPrChange w:id="747" w:author="可乐来一杯" w:date="2026-04-21T23:42: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749" w:author="可乐来一杯" w:date="2026-04-21T23:42:38Z">
            <w:rPr>
              <w:rFonts w:hint="eastAsia"/>
              <w:lang w:val="en-US" w:eastAsia="zh-CN"/>
            </w:rPr>
          </w:rPrChange>
        </w:rPr>
        <w:t>董事承担以忠实义务、勤勉义务为核心的信义义务，是其坚持公司利益至上原则，经“委托—代理”而授权管理经营公司的基础法律关系。换言之，公司董事的忠实、勤勉义务主要源于董事与公司之间的代理关系，董事忠实义务要求董事在处理公司事务时必须保持诚实和忠诚，不得利用自身地位谋取私利或损害公司利益</w:t>
      </w:r>
      <w:ins w:id="750" w:author="可乐来一杯" w:date="2026-04-22T22:13:44Z">
        <w:r>
          <w:rPr>
            <w:rStyle w:val="17"/>
            <w:rFonts w:hint="eastAsia" w:ascii="宋体" w:hAnsi="宋体" w:eastAsia="宋体"/>
            <w:sz w:val="21"/>
            <w:szCs w:val="21"/>
            <w:lang w:val="en-US" w:eastAsia="zh-CN"/>
          </w:rPr>
          <w:footnoteReference w:id="29"/>
        </w:r>
      </w:ins>
      <w:r>
        <w:rPr>
          <w:rFonts w:hint="eastAsia" w:ascii="宋体" w:hAnsi="宋体" w:eastAsia="宋体"/>
          <w:sz w:val="21"/>
          <w:szCs w:val="21"/>
          <w:lang w:val="en-US" w:eastAsia="zh-CN"/>
          <w:rPrChange w:id="751" w:author="可乐来一杯" w:date="2026-04-21T23:42:38Z">
            <w:rPr>
              <w:rFonts w:hint="eastAsia"/>
              <w:lang w:val="en-US" w:eastAsia="zh-CN"/>
            </w:rPr>
          </w:rPrChange>
        </w:rPr>
        <w:t>；董事勤勉义务要求董事在处理公司事务时</w:t>
      </w:r>
      <w:r>
        <w:rPr>
          <w:rFonts w:hint="eastAsia" w:ascii="宋体" w:hAnsi="宋体" w:eastAsia="宋体" w:cs="Times New Roman"/>
          <w:sz w:val="21"/>
          <w:szCs w:val="21"/>
          <w:rPrChange w:id="752" w:author="可乐来一杯" w:date="2026-04-21T23:42:38Z">
            <w:rPr>
              <w:rFonts w:ascii="宋体" w:hAnsi="宋体" w:eastAsia="宋体" w:cs="宋体"/>
              <w:sz w:val="24"/>
              <w:szCs w:val="24"/>
            </w:rPr>
          </w:rPrChange>
        </w:rPr>
        <w:t>尽到合理注意、谨慎</w:t>
      </w:r>
      <w:r>
        <w:rPr>
          <w:rFonts w:hint="eastAsia" w:ascii="宋体" w:hAnsi="宋体" w:eastAsia="宋体" w:cs="Times New Roman"/>
          <w:sz w:val="21"/>
          <w:szCs w:val="21"/>
          <w:lang w:eastAsia="zh-CN"/>
          <w:rPrChange w:id="753" w:author="可乐来一杯" w:date="2026-04-21T23:42:38Z">
            <w:rPr>
              <w:rFonts w:hint="eastAsia" w:ascii="宋体" w:hAnsi="宋体" w:eastAsia="宋体" w:cs="宋体"/>
              <w:sz w:val="24"/>
              <w:szCs w:val="24"/>
              <w:lang w:eastAsia="zh-CN"/>
            </w:rPr>
          </w:rPrChange>
        </w:rPr>
        <w:t>的</w:t>
      </w:r>
      <w:r>
        <w:rPr>
          <w:rFonts w:hint="eastAsia" w:ascii="宋体" w:hAnsi="宋体" w:eastAsia="宋体" w:cs="Times New Roman"/>
          <w:sz w:val="21"/>
          <w:szCs w:val="21"/>
          <w:lang w:val="en-US" w:eastAsia="zh-CN"/>
          <w:rPrChange w:id="754" w:author="可乐来一杯" w:date="2026-04-21T23:42:38Z">
            <w:rPr>
              <w:rFonts w:hint="eastAsia" w:ascii="宋体" w:hAnsi="宋体" w:eastAsia="宋体" w:cs="宋体"/>
              <w:sz w:val="24"/>
              <w:szCs w:val="24"/>
              <w:lang w:val="en-US" w:eastAsia="zh-CN"/>
            </w:rPr>
          </w:rPrChange>
        </w:rPr>
        <w:t>态度</w:t>
      </w:r>
      <w:r>
        <w:rPr>
          <w:rFonts w:hint="eastAsia" w:ascii="宋体" w:hAnsi="宋体" w:eastAsia="宋体" w:cs="Times New Roman"/>
          <w:sz w:val="21"/>
          <w:szCs w:val="21"/>
          <w:rPrChange w:id="755" w:author="可乐来一杯" w:date="2026-04-21T23:42:38Z">
            <w:rPr>
              <w:rFonts w:ascii="宋体" w:hAnsi="宋体" w:eastAsia="宋体" w:cs="宋体"/>
              <w:sz w:val="24"/>
              <w:szCs w:val="24"/>
            </w:rPr>
          </w:rPrChange>
        </w:rPr>
        <w:t>，以善良管理人的标准作出决策</w:t>
      </w:r>
      <w:ins w:id="756" w:author="可乐来一杯" w:date="2026-04-22T22:12:41Z">
        <w:r>
          <w:rPr>
            <w:rStyle w:val="17"/>
            <w:rFonts w:hint="eastAsia" w:ascii="宋体" w:hAnsi="宋体" w:eastAsia="宋体" w:cs="Times New Roman"/>
            <w:sz w:val="21"/>
            <w:szCs w:val="21"/>
          </w:rPr>
          <w:footnoteReference w:id="30"/>
        </w:r>
      </w:ins>
      <w:r>
        <w:rPr>
          <w:rFonts w:hint="eastAsia" w:ascii="宋体" w:hAnsi="宋体" w:eastAsia="宋体" w:cs="Times New Roman"/>
          <w:sz w:val="21"/>
          <w:szCs w:val="21"/>
          <w:rPrChange w:id="757" w:author="可乐来一杯" w:date="2026-04-21T23:42:38Z">
            <w:rPr>
              <w:rFonts w:ascii="宋体" w:hAnsi="宋体" w:eastAsia="宋体" w:cs="宋体"/>
              <w:sz w:val="24"/>
              <w:szCs w:val="24"/>
            </w:rPr>
          </w:rPrChange>
        </w:rPr>
        <w:t>。</w:t>
      </w:r>
      <w:r>
        <w:rPr>
          <w:rFonts w:hint="eastAsia" w:ascii="宋体" w:hAnsi="宋体" w:eastAsia="宋体" w:cs="Times New Roman"/>
          <w:sz w:val="21"/>
          <w:szCs w:val="21"/>
          <w:lang w:val="en-US" w:eastAsia="zh-CN"/>
          <w:rPrChange w:id="758" w:author="可乐来一杯" w:date="2026-04-21T23:42:38Z">
            <w:rPr>
              <w:rFonts w:hint="eastAsia" w:ascii="宋体" w:hAnsi="宋体" w:eastAsia="宋体" w:cs="宋体"/>
              <w:sz w:val="24"/>
              <w:szCs w:val="24"/>
              <w:lang w:val="en-US" w:eastAsia="zh-CN"/>
            </w:rPr>
          </w:rPrChange>
        </w:rPr>
        <w:t>但从某种程度上而言，AI董事或将成为最忠于“职守”的存在，基于代理成本理论而构建的现代公司治理机制或将发生巨大改变。</w:t>
      </w:r>
      <w:r>
        <w:rPr>
          <w:rFonts w:hint="eastAsia" w:ascii="宋体" w:hAnsi="宋体" w:eastAsia="宋体" w:cs="Times New Roman"/>
          <w:sz w:val="21"/>
          <w:szCs w:val="21"/>
          <w:vertAlign w:val="baseline"/>
          <w:lang w:val="en-US" w:eastAsia="zh-CN"/>
          <w:rPrChange w:id="759" w:author="可乐来一杯" w:date="2026-04-21T23:42:38Z">
            <w:rPr>
              <w:rFonts w:hint="eastAsia" w:ascii="宋体" w:hAnsi="宋体" w:eastAsia="宋体" w:cs="宋体"/>
              <w:sz w:val="24"/>
              <w:szCs w:val="24"/>
              <w:vertAlign w:val="superscript"/>
              <w:lang w:val="en-US" w:eastAsia="zh-CN"/>
            </w:rPr>
          </w:rPrChange>
        </w:rPr>
        <w:fldChar w:fldCharType="begin"/>
      </w:r>
      <w:ins w:id="760" w:author="可乐来一杯" w:date="2026-04-21T23:42:38Z">
        <w:r>
          <w:rPr/>
          <w:instrText xml:space="preserve"> REF _Ref30671 \r \h  \* MERGEFORMAT</w:instrText>
        </w:r>
      </w:ins>
      <w:del w:id="761" w:author="可乐来一杯" w:date="2026-04-21T23:42:38Z">
        <w:r>
          <w:rPr>
            <w:rFonts w:hint="eastAsia" w:ascii="宋体" w:hAnsi="宋体" w:eastAsia="宋体" w:cs="Times New Roman"/>
            <w:sz w:val="21"/>
            <w:szCs w:val="21"/>
            <w:vertAlign w:val="baseline"/>
            <w:lang w:val="en-US" w:eastAsia="zh-CN"/>
            <w:rPrChange w:id="762" w:author="可乐来一杯" w:date="2026-04-21T23:42:38Z">
              <w:rPr>
                <w:rFonts w:hint="eastAsia" w:ascii="宋体" w:hAnsi="宋体" w:eastAsia="宋体" w:cs="宋体"/>
                <w:sz w:val="24"/>
                <w:szCs w:val="24"/>
                <w:vertAlign w:val="superscript"/>
                <w:lang w:val="en-US" w:eastAsia="zh-CN"/>
              </w:rPr>
            </w:rPrChange>
          </w:rPr>
          <w:delInstrText xml:space="preserve"> REF _Ref30671 \r \h </w:delInstrText>
        </w:r>
      </w:del>
      <w:r>
        <w:rPr>
          <w:rFonts w:hint="eastAsia" w:ascii="宋体" w:hAnsi="宋体" w:eastAsia="宋体" w:cs="Times New Roman"/>
          <w:sz w:val="21"/>
          <w:szCs w:val="21"/>
          <w:vertAlign w:val="baseline"/>
          <w:lang w:val="en-US" w:eastAsia="zh-CN"/>
          <w:rPrChange w:id="763" w:author="可乐来一杯" w:date="2026-04-21T23:42:38Z">
            <w:rPr>
              <w:rFonts w:hint="eastAsia" w:ascii="宋体" w:hAnsi="宋体" w:eastAsia="宋体" w:cs="宋体"/>
              <w:sz w:val="24"/>
              <w:szCs w:val="24"/>
              <w:vertAlign w:val="superscript"/>
              <w:lang w:val="en-US" w:eastAsia="zh-CN"/>
            </w:rPr>
          </w:rPrChange>
        </w:rPr>
        <w:fldChar w:fldCharType="separate"/>
      </w:r>
      <w:ins w:id="764" w:author="可乐来一杯" w:date="2026-04-22T22:01:48Z">
        <w:r>
          <w:rPr>
            <w:rStyle w:val="17"/>
            <w:rFonts w:hint="eastAsia" w:ascii="宋体" w:hAnsi="宋体" w:eastAsia="宋体" w:cs="Times New Roman"/>
            <w:sz w:val="21"/>
            <w:szCs w:val="21"/>
            <w:lang w:val="en-US" w:eastAsia="zh-CN"/>
          </w:rPr>
          <w:footnoteReference w:id="31"/>
        </w:r>
      </w:ins>
      <w:del w:id="765" w:author="可乐来一杯" w:date="2026-04-21T23:29:04Z">
        <w:r>
          <w:rPr>
            <w:rFonts w:hint="eastAsia" w:ascii="宋体" w:hAnsi="宋体" w:eastAsia="宋体" w:cs="Times New Roman"/>
            <w:sz w:val="21"/>
            <w:szCs w:val="21"/>
            <w:vertAlign w:val="baseline"/>
            <w:lang w:val="en-US" w:eastAsia="zh-CN"/>
            <w:rPrChange w:id="766" w:author="可乐来一杯" w:date="2026-04-21T23:42:38Z">
              <w:rPr>
                <w:rFonts w:hint="eastAsia" w:ascii="宋体" w:hAnsi="宋体" w:eastAsia="宋体" w:cs="宋体"/>
                <w:sz w:val="24"/>
                <w:szCs w:val="24"/>
                <w:vertAlign w:val="superscript"/>
                <w:lang w:val="en-US" w:eastAsia="zh-CN"/>
              </w:rPr>
            </w:rPrChange>
          </w:rPr>
          <w:delText>[24]</w:delText>
        </w:r>
      </w:del>
      <w:r>
        <w:rPr>
          <w:rFonts w:hint="eastAsia" w:ascii="宋体" w:hAnsi="宋体" w:eastAsia="宋体" w:cs="Times New Roman"/>
          <w:sz w:val="21"/>
          <w:szCs w:val="21"/>
          <w:vertAlign w:val="baseline"/>
          <w:lang w:val="en-US" w:eastAsia="zh-CN"/>
          <w:rPrChange w:id="767" w:author="可乐来一杯" w:date="2026-04-21T23:42:38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768" w:author="可乐来一杯" w:date="2026-04-21T23:42:38Z">
            <w:rPr>
              <w:rFonts w:hint="eastAsia"/>
              <w:lang w:val="en-US" w:eastAsia="zh-CN"/>
            </w:rPr>
          </w:rPrChange>
        </w:rPr>
        <w:t>其缘由在于，包括我国在内的不少国家，信义义务的适用尚停留在松散的“义务束”状态，且缺乏逻辑主线，其具体内涵也并不清晰。</w:t>
      </w:r>
      <w:r>
        <w:rPr>
          <w:rFonts w:hint="eastAsia" w:ascii="宋体" w:hAnsi="宋体" w:eastAsia="宋体" w:cs="Times New Roman"/>
          <w:sz w:val="21"/>
          <w:szCs w:val="21"/>
          <w:vertAlign w:val="baseline"/>
          <w:lang w:val="en-US" w:eastAsia="zh-CN"/>
          <w:rPrChange w:id="769" w:author="可乐来一杯" w:date="2026-04-21T23:42:38Z">
            <w:rPr>
              <w:rFonts w:hint="default" w:ascii="宋体" w:hAnsi="宋体" w:eastAsia="宋体" w:cs="宋体"/>
              <w:sz w:val="24"/>
              <w:szCs w:val="24"/>
              <w:vertAlign w:val="superscript"/>
              <w:lang w:val="en-US" w:eastAsia="zh-CN"/>
            </w:rPr>
          </w:rPrChange>
        </w:rPr>
        <w:fldChar w:fldCharType="begin"/>
      </w:r>
      <w:ins w:id="770" w:author="可乐来一杯" w:date="2026-04-21T23:42:38Z">
        <w:r>
          <w:rPr/>
          <w:instrText xml:space="preserve"> REF _Ref30694 \r \h  \* MERGEFORMAT</w:instrText>
        </w:r>
      </w:ins>
      <w:del w:id="771" w:author="可乐来一杯" w:date="2026-04-21T23:42:38Z">
        <w:r>
          <w:rPr>
            <w:rFonts w:hint="eastAsia" w:ascii="宋体" w:hAnsi="宋体" w:eastAsia="宋体" w:cs="Times New Roman"/>
            <w:sz w:val="21"/>
            <w:szCs w:val="21"/>
            <w:vertAlign w:val="baseline"/>
            <w:lang w:val="en-US" w:eastAsia="zh-CN"/>
            <w:rPrChange w:id="772" w:author="可乐来一杯" w:date="2026-04-21T23:42:38Z">
              <w:rPr>
                <w:rFonts w:hint="default" w:ascii="宋体" w:hAnsi="宋体" w:eastAsia="宋体" w:cs="宋体"/>
                <w:sz w:val="24"/>
                <w:szCs w:val="24"/>
                <w:vertAlign w:val="superscript"/>
                <w:lang w:val="en-US" w:eastAsia="zh-CN"/>
              </w:rPr>
            </w:rPrChange>
          </w:rPr>
          <w:delInstrText xml:space="preserve"> REF _Ref30694 \r \h </w:delInstrText>
        </w:r>
      </w:del>
      <w:r>
        <w:rPr>
          <w:rFonts w:hint="eastAsia" w:ascii="宋体" w:hAnsi="宋体" w:eastAsia="宋体" w:cs="Times New Roman"/>
          <w:sz w:val="21"/>
          <w:szCs w:val="21"/>
          <w:vertAlign w:val="baseline"/>
          <w:lang w:val="en-US" w:eastAsia="zh-CN"/>
          <w:rPrChange w:id="773" w:author="可乐来一杯" w:date="2026-04-21T23:42:38Z">
            <w:rPr>
              <w:rFonts w:hint="default" w:ascii="宋体" w:hAnsi="宋体" w:eastAsia="宋体" w:cs="宋体"/>
              <w:sz w:val="24"/>
              <w:szCs w:val="24"/>
              <w:vertAlign w:val="superscript"/>
              <w:lang w:val="en-US" w:eastAsia="zh-CN"/>
            </w:rPr>
          </w:rPrChange>
        </w:rPr>
        <w:fldChar w:fldCharType="separate"/>
      </w:r>
      <w:ins w:id="774" w:author="可乐来一杯" w:date="2026-04-22T22:01:58Z">
        <w:r>
          <w:rPr>
            <w:rStyle w:val="17"/>
            <w:rFonts w:hint="eastAsia" w:ascii="宋体" w:hAnsi="宋体" w:eastAsia="宋体" w:cs="Times New Roman"/>
            <w:sz w:val="21"/>
            <w:szCs w:val="21"/>
            <w:lang w:val="en-US" w:eastAsia="zh-CN"/>
          </w:rPr>
          <w:footnoteReference w:id="32"/>
        </w:r>
      </w:ins>
      <w:del w:id="775" w:author="可乐来一杯" w:date="2026-04-21T23:29:04Z">
        <w:r>
          <w:rPr>
            <w:rFonts w:hint="eastAsia" w:ascii="宋体" w:hAnsi="宋体" w:eastAsia="宋体" w:cs="Times New Roman"/>
            <w:sz w:val="21"/>
            <w:szCs w:val="21"/>
            <w:vertAlign w:val="baseline"/>
            <w:lang w:val="en-US" w:eastAsia="zh-CN"/>
            <w:rPrChange w:id="776" w:author="可乐来一杯" w:date="2026-04-21T23:42:38Z">
              <w:rPr>
                <w:rFonts w:hint="default" w:ascii="宋体" w:hAnsi="宋体" w:eastAsia="宋体" w:cs="宋体"/>
                <w:sz w:val="24"/>
                <w:szCs w:val="24"/>
                <w:vertAlign w:val="superscript"/>
                <w:lang w:val="en-US" w:eastAsia="zh-CN"/>
              </w:rPr>
            </w:rPrChange>
          </w:rPr>
          <w:delText>[25]</w:delText>
        </w:r>
      </w:del>
      <w:r>
        <w:rPr>
          <w:rFonts w:hint="eastAsia" w:ascii="宋体" w:hAnsi="宋体" w:eastAsia="宋体" w:cs="Times New Roman"/>
          <w:sz w:val="21"/>
          <w:szCs w:val="21"/>
          <w:vertAlign w:val="baseline"/>
          <w:lang w:val="en-US" w:eastAsia="zh-CN"/>
          <w:rPrChange w:id="777" w:author="可乐来一杯" w:date="2026-04-21T23:42:38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778" w:author="可乐来一杯" w:date="2026-04-21T23:42:38Z">
            <w:rPr>
              <w:rFonts w:hint="eastAsia"/>
              <w:lang w:val="en-US" w:eastAsia="zh-CN"/>
            </w:rPr>
          </w:rPrChange>
        </w:rPr>
        <w:t>在具体案情或特定关系中，忠实义务、勤勉义务及合规监督义务的具体内容的判定本身就具有较高的可塑性。循此逻辑，公司法为自然人董事制定的代理规则是否当然适用于AI董事，其答案是显而易见的——在特定的角色职位与行为决策中，AI董事与自然人董事的地位和代理关系并无本质不同。并且，从信赖理论分析，公司及全体股东（或大部分股东）基于对AI董事客观、中立、效率、忠诚、智能等因素的考量而对其产生信赖，那么，AI董事就有义务回应并负有信义义务。</w:t>
      </w:r>
      <w:r>
        <w:rPr>
          <w:rFonts w:hint="eastAsia" w:ascii="宋体" w:hAnsi="宋体" w:eastAsia="宋体" w:cs="Times New Roman"/>
          <w:sz w:val="21"/>
          <w:szCs w:val="21"/>
          <w:vertAlign w:val="baseline"/>
          <w:lang w:val="en-US" w:eastAsia="zh-CN"/>
          <w:rPrChange w:id="779" w:author="可乐来一杯" w:date="2026-04-21T23:42:38Z">
            <w:rPr>
              <w:rFonts w:hint="default" w:ascii="宋体" w:hAnsi="宋体" w:eastAsia="宋体" w:cs="宋体"/>
              <w:sz w:val="24"/>
              <w:szCs w:val="24"/>
              <w:vertAlign w:val="superscript"/>
              <w:lang w:val="en-US" w:eastAsia="zh-CN"/>
            </w:rPr>
          </w:rPrChange>
        </w:rPr>
        <w:fldChar w:fldCharType="begin"/>
      </w:r>
      <w:ins w:id="780" w:author="可乐来一杯" w:date="2026-04-21T23:42:38Z">
        <w:r>
          <w:rPr/>
          <w:instrText xml:space="preserve"> REF _Ref30711 \r \h  \* MERGEFORMAT</w:instrText>
        </w:r>
      </w:ins>
      <w:del w:id="781" w:author="可乐来一杯" w:date="2026-04-21T23:42:38Z">
        <w:r>
          <w:rPr>
            <w:rFonts w:hint="eastAsia" w:ascii="宋体" w:hAnsi="宋体" w:eastAsia="宋体" w:cs="Times New Roman"/>
            <w:sz w:val="21"/>
            <w:szCs w:val="21"/>
            <w:vertAlign w:val="baseline"/>
            <w:lang w:val="en-US" w:eastAsia="zh-CN"/>
            <w:rPrChange w:id="782" w:author="可乐来一杯" w:date="2026-04-21T23:42:38Z">
              <w:rPr>
                <w:rFonts w:hint="default" w:ascii="宋体" w:hAnsi="宋体" w:eastAsia="宋体" w:cs="宋体"/>
                <w:sz w:val="24"/>
                <w:szCs w:val="24"/>
                <w:vertAlign w:val="superscript"/>
                <w:lang w:val="en-US" w:eastAsia="zh-CN"/>
              </w:rPr>
            </w:rPrChange>
          </w:rPr>
          <w:delInstrText xml:space="preserve"> REF _Ref30711 \r \h </w:delInstrText>
        </w:r>
      </w:del>
      <w:r>
        <w:rPr>
          <w:rFonts w:hint="eastAsia" w:ascii="宋体" w:hAnsi="宋体" w:eastAsia="宋体" w:cs="Times New Roman"/>
          <w:sz w:val="21"/>
          <w:szCs w:val="21"/>
          <w:vertAlign w:val="baseline"/>
          <w:lang w:val="en-US" w:eastAsia="zh-CN"/>
          <w:rPrChange w:id="783" w:author="可乐来一杯" w:date="2026-04-21T23:42:38Z">
            <w:rPr>
              <w:rFonts w:hint="default" w:ascii="宋体" w:hAnsi="宋体" w:eastAsia="宋体" w:cs="宋体"/>
              <w:sz w:val="24"/>
              <w:szCs w:val="24"/>
              <w:vertAlign w:val="superscript"/>
              <w:lang w:val="en-US" w:eastAsia="zh-CN"/>
            </w:rPr>
          </w:rPrChange>
        </w:rPr>
        <w:fldChar w:fldCharType="separate"/>
      </w:r>
      <w:ins w:id="784" w:author="可乐来一杯" w:date="2026-04-22T22:02:01Z">
        <w:r>
          <w:rPr>
            <w:rStyle w:val="17"/>
            <w:rFonts w:hint="eastAsia" w:ascii="宋体" w:hAnsi="宋体" w:eastAsia="宋体" w:cs="Times New Roman"/>
            <w:sz w:val="21"/>
            <w:szCs w:val="21"/>
            <w:lang w:val="en-US" w:eastAsia="zh-CN"/>
          </w:rPr>
          <w:footnoteReference w:id="33"/>
        </w:r>
      </w:ins>
      <w:del w:id="785" w:author="可乐来一杯" w:date="2026-04-21T23:29:04Z">
        <w:r>
          <w:rPr>
            <w:rFonts w:hint="eastAsia" w:ascii="宋体" w:hAnsi="宋体" w:eastAsia="宋体" w:cs="Times New Roman"/>
            <w:sz w:val="21"/>
            <w:szCs w:val="21"/>
            <w:vertAlign w:val="baseline"/>
            <w:lang w:val="en-US" w:eastAsia="zh-CN"/>
            <w:rPrChange w:id="786" w:author="可乐来一杯" w:date="2026-04-21T23:42:38Z">
              <w:rPr>
                <w:rFonts w:hint="default" w:ascii="宋体" w:hAnsi="宋体" w:eastAsia="宋体" w:cs="宋体"/>
                <w:sz w:val="24"/>
                <w:szCs w:val="24"/>
                <w:vertAlign w:val="superscript"/>
                <w:lang w:val="en-US" w:eastAsia="zh-CN"/>
              </w:rPr>
            </w:rPrChange>
          </w:rPr>
          <w:delText>[26]</w:delText>
        </w:r>
      </w:del>
      <w:r>
        <w:rPr>
          <w:rFonts w:hint="eastAsia" w:ascii="宋体" w:hAnsi="宋体" w:eastAsia="宋体" w:cs="Times New Roman"/>
          <w:sz w:val="21"/>
          <w:szCs w:val="21"/>
          <w:vertAlign w:val="baseline"/>
          <w:lang w:val="en-US" w:eastAsia="zh-CN"/>
          <w:rPrChange w:id="787" w:author="可乐来一杯" w:date="2026-04-21T23:42:38Z">
            <w:rPr>
              <w:rFonts w:hint="default" w:ascii="宋体" w:hAnsi="宋体" w:eastAsia="宋体" w:cs="宋体"/>
              <w:sz w:val="24"/>
              <w:szCs w:val="24"/>
              <w:vertAlign w:val="superscript"/>
              <w:lang w:val="en-US" w:eastAsia="zh-CN"/>
            </w:rPr>
          </w:rPrChange>
        </w:rPr>
        <w:fldChar w:fldCharType="end"/>
      </w:r>
    </w:p>
    <w:p w14:paraId="05103496">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789" w:author="可乐来一杯" w:date="2026-04-21T23:42:38Z">
            <w:rPr>
              <w:rFonts w:hint="default" w:ascii="宋体" w:hAnsi="宋体" w:eastAsia="宋体" w:cs="宋体"/>
              <w:sz w:val="24"/>
              <w:szCs w:val="24"/>
              <w:lang w:val="en-US" w:eastAsia="zh-CN"/>
            </w:rPr>
          </w:rPrChange>
        </w:rPr>
        <w:pPrChange w:id="788" w:author="可乐来一杯" w:date="2026-04-21T23:42: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790" w:author="可乐来一杯" w:date="2026-04-21T23:42:38Z">
            <w:rPr>
              <w:rFonts w:hint="eastAsia"/>
              <w:lang w:val="en-US" w:eastAsia="zh-CN"/>
            </w:rPr>
          </w:rPrChange>
        </w:rPr>
        <w:t>例证而言，作为董事履职的底线要求——忠实义务，实践中，自然人董事可能基于自身利益或者相关利益当事人的请托，</w:t>
      </w:r>
      <w:r>
        <w:rPr>
          <w:rFonts w:hint="eastAsia" w:ascii="宋体" w:hAnsi="宋体" w:eastAsia="宋体" w:cs="Times New Roman"/>
          <w:sz w:val="21"/>
          <w:szCs w:val="21"/>
          <w:rPrChange w:id="791" w:author="可乐来一杯" w:date="2026-04-21T23:42:38Z">
            <w:rPr>
              <w:rFonts w:ascii="宋体" w:hAnsi="宋体" w:eastAsia="宋体" w:cs="宋体"/>
              <w:sz w:val="24"/>
              <w:szCs w:val="24"/>
            </w:rPr>
          </w:rPrChange>
        </w:rPr>
        <w:t>在</w:t>
      </w:r>
      <w:r>
        <w:rPr>
          <w:rFonts w:hint="eastAsia" w:ascii="宋体" w:hAnsi="宋体" w:eastAsia="宋体" w:cs="Times New Roman"/>
          <w:sz w:val="21"/>
          <w:szCs w:val="21"/>
          <w:lang w:val="en-US" w:eastAsia="zh-CN"/>
          <w:rPrChange w:id="792" w:author="可乐来一杯" w:date="2026-04-21T23:42:38Z">
            <w:rPr>
              <w:rFonts w:hint="eastAsia" w:ascii="宋体" w:hAnsi="宋体" w:eastAsia="宋体" w:cs="宋体"/>
              <w:sz w:val="24"/>
              <w:szCs w:val="24"/>
              <w:lang w:val="en-US" w:eastAsia="zh-CN"/>
            </w:rPr>
          </w:rPrChange>
        </w:rPr>
        <w:t>履职的过程</w:t>
      </w:r>
      <w:r>
        <w:rPr>
          <w:rFonts w:hint="eastAsia" w:ascii="宋体" w:hAnsi="宋体" w:eastAsia="宋体" w:cs="Times New Roman"/>
          <w:sz w:val="21"/>
          <w:szCs w:val="21"/>
          <w:rPrChange w:id="793" w:author="可乐来一杯" w:date="2026-04-21T23:42:38Z">
            <w:rPr>
              <w:rFonts w:ascii="宋体" w:hAnsi="宋体" w:eastAsia="宋体" w:cs="宋体"/>
              <w:sz w:val="24"/>
              <w:szCs w:val="24"/>
            </w:rPr>
          </w:rPrChange>
        </w:rPr>
        <w:t>中未如实或完全披露与标的公司的关联</w:t>
      </w:r>
      <w:r>
        <w:rPr>
          <w:rFonts w:hint="eastAsia" w:ascii="宋体" w:hAnsi="宋体" w:eastAsia="宋体" w:cs="Times New Roman"/>
          <w:sz w:val="21"/>
          <w:szCs w:val="21"/>
          <w:lang w:val="en-US" w:eastAsia="zh-CN"/>
          <w:rPrChange w:id="794" w:author="可乐来一杯" w:date="2026-04-21T23:42:38Z">
            <w:rPr>
              <w:rFonts w:hint="eastAsia" w:ascii="宋体" w:hAnsi="宋体" w:eastAsia="宋体" w:cs="宋体"/>
              <w:sz w:val="24"/>
              <w:szCs w:val="24"/>
              <w:lang w:val="en-US" w:eastAsia="zh-CN"/>
            </w:rPr>
          </w:rPrChange>
        </w:rPr>
        <w:t>关系</w:t>
      </w:r>
      <w:r>
        <w:rPr>
          <w:rFonts w:hint="eastAsia" w:ascii="宋体" w:hAnsi="宋体" w:eastAsia="宋体" w:cs="Times New Roman"/>
          <w:sz w:val="21"/>
          <w:szCs w:val="21"/>
          <w:rPrChange w:id="795" w:author="可乐来一杯" w:date="2026-04-21T23:42:38Z">
            <w:rPr>
              <w:rFonts w:ascii="宋体" w:hAnsi="宋体" w:eastAsia="宋体" w:cs="宋体"/>
              <w:sz w:val="24"/>
              <w:szCs w:val="24"/>
            </w:rPr>
          </w:rPrChange>
        </w:rPr>
        <w:t>，以影响并购批准。</w:t>
      </w:r>
      <w:r>
        <w:rPr>
          <w:rFonts w:hint="eastAsia" w:ascii="宋体" w:hAnsi="宋体" w:eastAsia="宋体" w:cs="Times New Roman"/>
          <w:sz w:val="21"/>
          <w:szCs w:val="21"/>
          <w:lang w:val="en-US" w:eastAsia="zh-CN"/>
          <w:rPrChange w:id="796" w:author="可乐来一杯" w:date="2026-04-21T23:42:38Z">
            <w:rPr>
              <w:rFonts w:hint="eastAsia" w:ascii="宋体" w:hAnsi="宋体" w:eastAsia="宋体" w:cs="宋体"/>
              <w:sz w:val="24"/>
              <w:szCs w:val="24"/>
              <w:lang w:val="en-US" w:eastAsia="zh-CN"/>
            </w:rPr>
          </w:rPrChange>
        </w:rPr>
        <w:t>相对而言，凭借监督学习( SL) 、基于人类反馈的强化学习( RLHF) 、宪法人工智能( Constitutional AI) 等价值对齐技术，可将公司治理者所倡导的抽象的伦理原则嵌入到AI董事的底层代码当中，并转化为具体的系统行为。例如，价值观内置( Value by Design) 方法试图将伦理考量直接整合到人工智能系统的设计过程汇总，具体包括在数据收集和预处理阶段检测并消除训练数据中的偏见、在算法设计环节引入公平性约束、在决策框架中嵌入伦理推理机制。同时，也可以利用基于人类反馈的强化学习（RLHF）的方法，训练一个能够捕捉人类偏好奖励模型,</w:t>
      </w:r>
      <w:r>
        <w:rPr>
          <w:rFonts w:hint="eastAsia" w:ascii="宋体" w:hAnsi="宋体" w:eastAsia="宋体" w:cs="Times New Roman"/>
          <w:sz w:val="21"/>
          <w:szCs w:val="21"/>
          <w:vertAlign w:val="baseline"/>
          <w:lang w:val="en-US" w:eastAsia="zh-CN"/>
          <w:rPrChange w:id="797" w:author="可乐来一杯" w:date="2026-04-21T23:42:38Z">
            <w:rPr>
              <w:rFonts w:hint="eastAsia" w:ascii="宋体" w:hAnsi="宋体" w:eastAsia="宋体" w:cs="宋体"/>
              <w:sz w:val="24"/>
              <w:szCs w:val="24"/>
              <w:vertAlign w:val="superscript"/>
              <w:lang w:val="en-US" w:eastAsia="zh-CN"/>
            </w:rPr>
          </w:rPrChange>
        </w:rPr>
        <w:fldChar w:fldCharType="begin"/>
      </w:r>
      <w:ins w:id="798" w:author="可乐来一杯" w:date="2026-04-21T23:42:38Z">
        <w:r>
          <w:rPr/>
          <w:instrText xml:space="preserve"> REF _Ref30740 \r \h  \* MERGEFORMAT</w:instrText>
        </w:r>
      </w:ins>
      <w:del w:id="799" w:author="可乐来一杯" w:date="2026-04-21T23:42:38Z">
        <w:r>
          <w:rPr>
            <w:rFonts w:hint="eastAsia" w:ascii="宋体" w:hAnsi="宋体" w:eastAsia="宋体" w:cs="Times New Roman"/>
            <w:sz w:val="21"/>
            <w:szCs w:val="21"/>
            <w:vertAlign w:val="baseline"/>
            <w:lang w:val="en-US" w:eastAsia="zh-CN"/>
            <w:rPrChange w:id="800" w:author="可乐来一杯" w:date="2026-04-21T23:42:38Z">
              <w:rPr>
                <w:rFonts w:hint="eastAsia" w:ascii="宋体" w:hAnsi="宋体" w:eastAsia="宋体" w:cs="宋体"/>
                <w:sz w:val="24"/>
                <w:szCs w:val="24"/>
                <w:vertAlign w:val="superscript"/>
                <w:lang w:val="en-US" w:eastAsia="zh-CN"/>
              </w:rPr>
            </w:rPrChange>
          </w:rPr>
          <w:delInstrText xml:space="preserve"> REF _Ref30740 \r \h </w:delInstrText>
        </w:r>
      </w:del>
      <w:r>
        <w:rPr>
          <w:rFonts w:hint="eastAsia" w:ascii="宋体" w:hAnsi="宋体" w:eastAsia="宋体" w:cs="Times New Roman"/>
          <w:sz w:val="21"/>
          <w:szCs w:val="21"/>
          <w:vertAlign w:val="baseline"/>
          <w:lang w:val="en-US" w:eastAsia="zh-CN"/>
          <w:rPrChange w:id="801" w:author="可乐来一杯" w:date="2026-04-21T23:42:38Z">
            <w:rPr>
              <w:rFonts w:hint="eastAsia" w:ascii="宋体" w:hAnsi="宋体" w:eastAsia="宋体" w:cs="宋体"/>
              <w:sz w:val="24"/>
              <w:szCs w:val="24"/>
              <w:vertAlign w:val="superscript"/>
              <w:lang w:val="en-US" w:eastAsia="zh-CN"/>
            </w:rPr>
          </w:rPrChange>
        </w:rPr>
        <w:fldChar w:fldCharType="separate"/>
      </w:r>
      <w:ins w:id="802" w:author="可乐来一杯" w:date="2026-04-22T22:02:05Z">
        <w:r>
          <w:rPr>
            <w:rStyle w:val="17"/>
            <w:rFonts w:hint="eastAsia" w:ascii="宋体" w:hAnsi="宋体" w:eastAsia="宋体" w:cs="Times New Roman"/>
            <w:sz w:val="21"/>
            <w:szCs w:val="21"/>
            <w:lang w:val="en-US" w:eastAsia="zh-CN"/>
          </w:rPr>
          <w:footnoteReference w:id="34"/>
        </w:r>
      </w:ins>
      <w:del w:id="803" w:author="可乐来一杯" w:date="2026-04-21T23:29:04Z">
        <w:r>
          <w:rPr>
            <w:rFonts w:hint="eastAsia" w:ascii="宋体" w:hAnsi="宋体" w:eastAsia="宋体" w:cs="Times New Roman"/>
            <w:sz w:val="21"/>
            <w:szCs w:val="21"/>
            <w:vertAlign w:val="baseline"/>
            <w:lang w:val="en-US" w:eastAsia="zh-CN"/>
            <w:rPrChange w:id="804" w:author="可乐来一杯" w:date="2026-04-21T23:42:38Z">
              <w:rPr>
                <w:rFonts w:hint="eastAsia" w:ascii="宋体" w:hAnsi="宋体" w:eastAsia="宋体" w:cs="宋体"/>
                <w:sz w:val="24"/>
                <w:szCs w:val="24"/>
                <w:vertAlign w:val="superscript"/>
                <w:lang w:val="en-US" w:eastAsia="zh-CN"/>
              </w:rPr>
            </w:rPrChange>
          </w:rPr>
          <w:delText>[27]</w:delText>
        </w:r>
      </w:del>
      <w:r>
        <w:rPr>
          <w:rFonts w:hint="eastAsia" w:ascii="宋体" w:hAnsi="宋体" w:eastAsia="宋体" w:cs="Times New Roman"/>
          <w:sz w:val="21"/>
          <w:szCs w:val="21"/>
          <w:vertAlign w:val="baseline"/>
          <w:lang w:val="en-US" w:eastAsia="zh-CN"/>
          <w:rPrChange w:id="805" w:author="可乐来一杯" w:date="2026-04-21T23:42:38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cs="Times New Roman"/>
          <w:sz w:val="21"/>
          <w:szCs w:val="21"/>
          <w:lang w:val="en-US" w:eastAsia="zh-CN"/>
          <w:rPrChange w:id="806" w:author="可乐来一杯" w:date="2026-04-21T23:42:38Z">
            <w:rPr>
              <w:rFonts w:hint="eastAsia" w:ascii="宋体" w:hAnsi="宋体" w:eastAsia="宋体" w:cs="宋体"/>
              <w:sz w:val="24"/>
              <w:szCs w:val="24"/>
              <w:lang w:val="en-US" w:eastAsia="zh-CN"/>
            </w:rPr>
          </w:rPrChange>
        </w:rPr>
        <w:t>进而，使用该奖励模型引导AI董事强化学习过程，使其生成更符合公司价值观的决策内容。在此过程中，通过定期伦理审计、用户反馈收集、多方利益代表参与的讨论机制等常态化价值评估与调整机制，优化AI董事对于信义义务具体内容的理解与解释，进而推进公司信义义务理论所倡导的忠实、勤勉、合规监管等具体的义务内容，均可在不同程度上得到落实。</w:t>
      </w:r>
    </w:p>
    <w:p w14:paraId="73B99811">
      <w:pPr>
        <w:keepNext w:val="0"/>
        <w:keepLines w:val="0"/>
        <w:pageBreakBefore w:val="0"/>
        <w:widowControl w:val="0"/>
        <w:numPr>
          <w:ilvl w:val="0"/>
          <w:numId w:val="4"/>
          <w:ins w:id="808" w:author="可乐来一杯" w:date="2026-04-21T23:44:29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809" w:author="可乐来一杯" w:date="2026-04-21T23:44:29Z">
            <w:rPr>
              <w:rFonts w:hint="eastAsia" w:ascii="黑体" w:hAnsi="黑体" w:eastAsia="黑体" w:cs="黑体"/>
              <w:b w:val="0"/>
              <w:bCs w:val="0"/>
              <w:lang w:val="en-US" w:eastAsia="zh-CN"/>
            </w:rPr>
          </w:rPrChange>
        </w:rPr>
        <w:pPrChange w:id="807" w:author="可乐来一杯" w:date="2026-04-21T23:45:46Z">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810" w:author="可乐来一杯" w:date="2026-04-21T23:44:29Z">
            <w:rPr>
              <w:rFonts w:hint="eastAsia" w:ascii="黑体" w:hAnsi="黑体" w:eastAsia="黑体" w:cs="黑体"/>
              <w:b w:val="0"/>
              <w:bCs w:val="0"/>
              <w:lang w:val="en-US" w:eastAsia="zh-CN"/>
            </w:rPr>
          </w:rPrChange>
        </w:rPr>
        <w:t>AI董事秉承独立性立场的盖然性</w:t>
      </w:r>
    </w:p>
    <w:p w14:paraId="56FB4C8C">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ins w:id="812" w:author="可乐来一杯" w:date="2026-04-21T23:18:46Z"/>
          <w:rFonts w:hint="eastAsia" w:ascii="宋体" w:hAnsi="宋体" w:eastAsia="宋体" w:cs="Times New Roman"/>
          <w:sz w:val="21"/>
          <w:szCs w:val="21"/>
          <w:rPrChange w:id="813" w:author="可乐来一杯" w:date="2026-04-21T23:42:40Z">
            <w:rPr>
              <w:ins w:id="814" w:author="可乐来一杯" w:date="2026-04-21T23:18:46Z"/>
              <w:rFonts w:ascii="宋体" w:hAnsi="宋体" w:eastAsia="宋体" w:cs="宋体"/>
              <w:sz w:val="24"/>
              <w:szCs w:val="24"/>
            </w:rPr>
          </w:rPrChange>
        </w:rPr>
        <w:pPrChange w:id="811" w:author="可乐来一杯" w:date="2026-04-21T23:42:40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815" w:author="可乐来一杯" w:date="2026-04-21T23:42:40Z">
            <w:rPr>
              <w:rFonts w:hint="eastAsia" w:ascii="宋体" w:hAnsi="宋体" w:eastAsia="宋体" w:cs="宋体"/>
              <w:sz w:val="24"/>
              <w:szCs w:val="24"/>
              <w:lang w:val="en-US" w:eastAsia="zh-CN"/>
            </w:rPr>
          </w:rPrChange>
        </w:rPr>
        <w:t>保证独立性是独董有效履行职责的前提。现有研究不乏从严控独立董事任职门槛、优化提名与聘任机制</w:t>
      </w:r>
      <w:r>
        <w:rPr>
          <w:rFonts w:hint="eastAsia" w:ascii="宋体" w:hAnsi="宋体" w:eastAsia="宋体" w:cs="Times New Roman"/>
          <w:sz w:val="21"/>
          <w:szCs w:val="21"/>
          <w:vertAlign w:val="baseline"/>
          <w:lang w:val="en-US" w:eastAsia="zh-CN"/>
          <w:rPrChange w:id="816" w:author="可乐来一杯" w:date="2026-04-21T23:42:40Z">
            <w:rPr>
              <w:rFonts w:hint="default" w:ascii="宋体" w:hAnsi="宋体" w:eastAsia="宋体" w:cs="宋体"/>
              <w:sz w:val="24"/>
              <w:szCs w:val="24"/>
              <w:vertAlign w:val="superscript"/>
              <w:lang w:val="en-US" w:eastAsia="zh-CN"/>
            </w:rPr>
          </w:rPrChange>
        </w:rPr>
        <w:fldChar w:fldCharType="begin"/>
      </w:r>
      <w:ins w:id="817" w:author="可乐来一杯" w:date="2026-04-21T23:42:40Z">
        <w:r>
          <w:rPr/>
          <w:instrText xml:space="preserve"> REF _Ref30756 \r \h  \* MERGEFORMAT</w:instrText>
        </w:r>
      </w:ins>
      <w:del w:id="818" w:author="可乐来一杯" w:date="2026-04-21T23:42:40Z">
        <w:r>
          <w:rPr>
            <w:rFonts w:hint="eastAsia" w:ascii="宋体" w:hAnsi="宋体" w:eastAsia="宋体" w:cs="Times New Roman"/>
            <w:sz w:val="21"/>
            <w:szCs w:val="21"/>
            <w:vertAlign w:val="baseline"/>
            <w:lang w:val="en-US" w:eastAsia="zh-CN"/>
            <w:rPrChange w:id="819" w:author="可乐来一杯" w:date="2026-04-21T23:42:40Z">
              <w:rPr>
                <w:rFonts w:hint="default" w:ascii="宋体" w:hAnsi="宋体" w:eastAsia="宋体" w:cs="宋体"/>
                <w:sz w:val="24"/>
                <w:szCs w:val="24"/>
                <w:vertAlign w:val="superscript"/>
                <w:lang w:val="en-US" w:eastAsia="zh-CN"/>
              </w:rPr>
            </w:rPrChange>
          </w:rPr>
          <w:delInstrText xml:space="preserve"> REF _Ref30756 \r \h </w:delInstrText>
        </w:r>
      </w:del>
      <w:r>
        <w:rPr>
          <w:rFonts w:hint="eastAsia" w:ascii="宋体" w:hAnsi="宋体" w:eastAsia="宋体" w:cs="Times New Roman"/>
          <w:sz w:val="21"/>
          <w:szCs w:val="21"/>
          <w:vertAlign w:val="baseline"/>
          <w:lang w:val="en-US" w:eastAsia="zh-CN"/>
          <w:rPrChange w:id="820" w:author="可乐来一杯" w:date="2026-04-21T23:42:40Z">
            <w:rPr>
              <w:rFonts w:hint="default" w:ascii="宋体" w:hAnsi="宋体" w:eastAsia="宋体" w:cs="宋体"/>
              <w:sz w:val="24"/>
              <w:szCs w:val="24"/>
              <w:vertAlign w:val="superscript"/>
              <w:lang w:val="en-US" w:eastAsia="zh-CN"/>
            </w:rPr>
          </w:rPrChange>
        </w:rPr>
        <w:fldChar w:fldCharType="separate"/>
      </w:r>
      <w:ins w:id="821" w:author="可乐来一杯" w:date="2026-04-22T22:02:08Z">
        <w:r>
          <w:rPr>
            <w:rStyle w:val="17"/>
            <w:rFonts w:hint="eastAsia" w:ascii="宋体" w:hAnsi="宋体" w:eastAsia="宋体" w:cs="Times New Roman"/>
            <w:sz w:val="21"/>
            <w:szCs w:val="21"/>
            <w:lang w:val="en-US" w:eastAsia="zh-CN"/>
          </w:rPr>
          <w:footnoteReference w:id="35"/>
        </w:r>
      </w:ins>
      <w:del w:id="822" w:author="可乐来一杯" w:date="2026-04-21T23:29:04Z">
        <w:r>
          <w:rPr>
            <w:rFonts w:hint="eastAsia" w:ascii="宋体" w:hAnsi="宋体" w:eastAsia="宋体" w:cs="Times New Roman"/>
            <w:sz w:val="21"/>
            <w:szCs w:val="21"/>
            <w:vertAlign w:val="baseline"/>
            <w:lang w:val="en-US" w:eastAsia="zh-CN"/>
            <w:rPrChange w:id="823" w:author="可乐来一杯" w:date="2026-04-21T23:42:40Z">
              <w:rPr>
                <w:rFonts w:hint="default" w:ascii="宋体" w:hAnsi="宋体" w:eastAsia="宋体" w:cs="宋体"/>
                <w:sz w:val="24"/>
                <w:szCs w:val="24"/>
                <w:vertAlign w:val="superscript"/>
                <w:lang w:val="en-US" w:eastAsia="zh-CN"/>
              </w:rPr>
            </w:rPrChange>
          </w:rPr>
          <w:delText>[28]</w:delText>
        </w:r>
      </w:del>
      <w:r>
        <w:rPr>
          <w:rFonts w:hint="eastAsia" w:ascii="宋体" w:hAnsi="宋体" w:eastAsia="宋体" w:cs="Times New Roman"/>
          <w:sz w:val="21"/>
          <w:szCs w:val="21"/>
          <w:vertAlign w:val="baseline"/>
          <w:lang w:val="en-US" w:eastAsia="zh-CN"/>
          <w:rPrChange w:id="824" w:author="可乐来一杯" w:date="2026-04-21T23:42:40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eastAsia="zh-CN"/>
          <w:rPrChange w:id="825" w:author="可乐来一杯" w:date="2026-04-21T23:42:40Z">
            <w:rPr>
              <w:rFonts w:hint="eastAsia"/>
              <w:lang w:eastAsia="zh-CN"/>
            </w:rPr>
          </w:rPrChange>
        </w:rPr>
        <w:t>；</w:t>
      </w:r>
      <w:r>
        <w:rPr>
          <w:rFonts w:hint="eastAsia" w:ascii="宋体" w:hAnsi="宋体" w:eastAsia="宋体"/>
          <w:sz w:val="21"/>
          <w:szCs w:val="21"/>
          <w:lang w:val="en-US" w:eastAsia="zh-CN"/>
          <w:rPrChange w:id="826" w:author="可乐来一杯" w:date="2026-04-21T23:42:40Z">
            <w:rPr>
              <w:rFonts w:hint="eastAsia"/>
              <w:lang w:val="en-US" w:eastAsia="zh-CN"/>
            </w:rPr>
          </w:rPrChange>
        </w:rPr>
        <w:t>提高独立董事薪酬水准，完善独董履职激励机制</w:t>
      </w:r>
      <w:r>
        <w:rPr>
          <w:rFonts w:hint="eastAsia" w:ascii="宋体" w:hAnsi="宋体" w:eastAsia="宋体" w:cs="Times New Roman"/>
          <w:sz w:val="21"/>
          <w:szCs w:val="21"/>
          <w:vertAlign w:val="baseline"/>
          <w:lang w:val="en-US" w:eastAsia="zh-CN"/>
          <w:rPrChange w:id="827" w:author="可乐来一杯" w:date="2026-04-21T23:42:40Z">
            <w:rPr>
              <w:rFonts w:hint="eastAsia" w:ascii="宋体" w:hAnsi="宋体" w:eastAsia="宋体" w:cs="宋体"/>
              <w:sz w:val="24"/>
              <w:szCs w:val="24"/>
              <w:vertAlign w:val="superscript"/>
              <w:lang w:val="en-US" w:eastAsia="zh-CN"/>
            </w:rPr>
          </w:rPrChange>
        </w:rPr>
        <w:fldChar w:fldCharType="begin"/>
      </w:r>
      <w:ins w:id="828" w:author="可乐来一杯" w:date="2026-04-21T23:42:40Z">
        <w:r>
          <w:rPr/>
          <w:instrText xml:space="preserve"> REF _Ref30776 \r \h  \* MERGEFORMAT</w:instrText>
        </w:r>
      </w:ins>
      <w:del w:id="829" w:author="可乐来一杯" w:date="2026-04-21T23:42:40Z">
        <w:r>
          <w:rPr>
            <w:rFonts w:hint="eastAsia" w:ascii="宋体" w:hAnsi="宋体" w:eastAsia="宋体" w:cs="Times New Roman"/>
            <w:sz w:val="21"/>
            <w:szCs w:val="21"/>
            <w:vertAlign w:val="baseline"/>
            <w:lang w:val="en-US" w:eastAsia="zh-CN"/>
            <w:rPrChange w:id="830" w:author="可乐来一杯" w:date="2026-04-21T23:42:40Z">
              <w:rPr>
                <w:rFonts w:hint="eastAsia" w:ascii="宋体" w:hAnsi="宋体" w:eastAsia="宋体" w:cs="宋体"/>
                <w:sz w:val="24"/>
                <w:szCs w:val="24"/>
                <w:vertAlign w:val="superscript"/>
                <w:lang w:val="en-US" w:eastAsia="zh-CN"/>
              </w:rPr>
            </w:rPrChange>
          </w:rPr>
          <w:delInstrText xml:space="preserve"> REF _Ref30776 \r \h </w:delInstrText>
        </w:r>
      </w:del>
      <w:r>
        <w:rPr>
          <w:rFonts w:hint="eastAsia" w:ascii="宋体" w:hAnsi="宋体" w:eastAsia="宋体" w:cs="Times New Roman"/>
          <w:sz w:val="21"/>
          <w:szCs w:val="21"/>
          <w:vertAlign w:val="baseline"/>
          <w:lang w:val="en-US" w:eastAsia="zh-CN"/>
          <w:rPrChange w:id="831" w:author="可乐来一杯" w:date="2026-04-21T23:42:40Z">
            <w:rPr>
              <w:rFonts w:hint="eastAsia" w:ascii="宋体" w:hAnsi="宋体" w:eastAsia="宋体" w:cs="宋体"/>
              <w:sz w:val="24"/>
              <w:szCs w:val="24"/>
              <w:vertAlign w:val="superscript"/>
              <w:lang w:val="en-US" w:eastAsia="zh-CN"/>
            </w:rPr>
          </w:rPrChange>
        </w:rPr>
        <w:fldChar w:fldCharType="separate"/>
      </w:r>
      <w:ins w:id="832" w:author="可乐来一杯" w:date="2026-04-22T22:02:13Z">
        <w:r>
          <w:rPr>
            <w:rStyle w:val="17"/>
            <w:rFonts w:hint="eastAsia" w:ascii="宋体" w:hAnsi="宋体" w:eastAsia="宋体" w:cs="Times New Roman"/>
            <w:sz w:val="21"/>
            <w:szCs w:val="21"/>
            <w:lang w:val="en-US" w:eastAsia="zh-CN"/>
          </w:rPr>
          <w:footnoteReference w:id="36"/>
        </w:r>
      </w:ins>
      <w:del w:id="833" w:author="可乐来一杯" w:date="2026-04-21T23:29:04Z">
        <w:r>
          <w:rPr>
            <w:rFonts w:hint="eastAsia" w:ascii="宋体" w:hAnsi="宋体" w:eastAsia="宋体" w:cs="Times New Roman"/>
            <w:sz w:val="21"/>
            <w:szCs w:val="21"/>
            <w:vertAlign w:val="baseline"/>
            <w:lang w:val="en-US" w:eastAsia="zh-CN"/>
            <w:rPrChange w:id="834" w:author="可乐来一杯" w:date="2026-04-21T23:42:40Z">
              <w:rPr>
                <w:rFonts w:hint="eastAsia" w:ascii="宋体" w:hAnsi="宋体" w:eastAsia="宋体" w:cs="宋体"/>
                <w:sz w:val="24"/>
                <w:szCs w:val="24"/>
                <w:vertAlign w:val="superscript"/>
                <w:lang w:val="en-US" w:eastAsia="zh-CN"/>
              </w:rPr>
            </w:rPrChange>
          </w:rPr>
          <w:delText>[29]</w:delText>
        </w:r>
      </w:del>
      <w:r>
        <w:rPr>
          <w:rFonts w:hint="eastAsia" w:ascii="宋体" w:hAnsi="宋体" w:eastAsia="宋体" w:cs="Times New Roman"/>
          <w:sz w:val="21"/>
          <w:szCs w:val="21"/>
          <w:vertAlign w:val="baseline"/>
          <w:lang w:val="en-US" w:eastAsia="zh-CN"/>
          <w:rPrChange w:id="835" w:author="可乐来一杯" w:date="2026-04-21T23:42:40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eastAsia="zh-CN"/>
          <w:rPrChange w:id="836" w:author="可乐来一杯" w:date="2026-04-21T23:42:40Z">
            <w:rPr>
              <w:rFonts w:hint="eastAsia"/>
              <w:lang w:eastAsia="zh-CN"/>
            </w:rPr>
          </w:rPrChange>
        </w:rPr>
        <w:t>；</w:t>
      </w:r>
      <w:r>
        <w:rPr>
          <w:rFonts w:hint="eastAsia" w:ascii="宋体" w:hAnsi="宋体" w:eastAsia="宋体"/>
          <w:sz w:val="21"/>
          <w:szCs w:val="21"/>
          <w:lang w:val="en-US" w:eastAsia="zh-CN"/>
          <w:rPrChange w:id="837" w:author="可乐来一杯" w:date="2026-04-21T23:42:40Z">
            <w:rPr>
              <w:rFonts w:hint="eastAsia"/>
              <w:lang w:val="en-US" w:eastAsia="zh-CN"/>
            </w:rPr>
          </w:rPrChange>
        </w:rPr>
        <w:t>区分与非独立董事的责任混同，适当缓和独立董事责任承担比重等</w:t>
      </w:r>
      <w:r>
        <w:rPr>
          <w:rFonts w:hint="eastAsia" w:ascii="宋体" w:hAnsi="宋体" w:eastAsia="宋体" w:cs="Times New Roman"/>
          <w:sz w:val="21"/>
          <w:szCs w:val="21"/>
          <w:vertAlign w:val="baseline"/>
          <w:lang w:val="en-US" w:eastAsia="zh-CN"/>
          <w:rPrChange w:id="838" w:author="可乐来一杯" w:date="2026-04-21T23:42:40Z">
            <w:rPr>
              <w:rFonts w:hint="default" w:ascii="宋体" w:hAnsi="宋体" w:eastAsia="宋体" w:cs="宋体"/>
              <w:sz w:val="24"/>
              <w:szCs w:val="24"/>
              <w:vertAlign w:val="superscript"/>
              <w:lang w:val="en-US" w:eastAsia="zh-CN"/>
            </w:rPr>
          </w:rPrChange>
        </w:rPr>
        <w:fldChar w:fldCharType="begin"/>
      </w:r>
      <w:ins w:id="839" w:author="可乐来一杯" w:date="2026-04-21T23:42:40Z">
        <w:r>
          <w:rPr/>
          <w:instrText xml:space="preserve"> REF _Ref30795 \r \h  \* MERGEFORMAT</w:instrText>
        </w:r>
      </w:ins>
      <w:del w:id="840" w:author="可乐来一杯" w:date="2026-04-21T23:42:40Z">
        <w:r>
          <w:rPr>
            <w:rFonts w:hint="eastAsia" w:ascii="宋体" w:hAnsi="宋体" w:eastAsia="宋体" w:cs="Times New Roman"/>
            <w:sz w:val="21"/>
            <w:szCs w:val="21"/>
            <w:vertAlign w:val="baseline"/>
            <w:lang w:val="en-US" w:eastAsia="zh-CN"/>
            <w:rPrChange w:id="841" w:author="可乐来一杯" w:date="2026-04-21T23:42:40Z">
              <w:rPr>
                <w:rFonts w:hint="default" w:ascii="宋体" w:hAnsi="宋体" w:eastAsia="宋体" w:cs="宋体"/>
                <w:sz w:val="24"/>
                <w:szCs w:val="24"/>
                <w:vertAlign w:val="superscript"/>
                <w:lang w:val="en-US" w:eastAsia="zh-CN"/>
              </w:rPr>
            </w:rPrChange>
          </w:rPr>
          <w:delInstrText xml:space="preserve"> REF _Ref30795 \r \h </w:delInstrText>
        </w:r>
      </w:del>
      <w:r>
        <w:rPr>
          <w:rFonts w:hint="eastAsia" w:ascii="宋体" w:hAnsi="宋体" w:eastAsia="宋体" w:cs="Times New Roman"/>
          <w:sz w:val="21"/>
          <w:szCs w:val="21"/>
          <w:vertAlign w:val="baseline"/>
          <w:lang w:val="en-US" w:eastAsia="zh-CN"/>
          <w:rPrChange w:id="842" w:author="可乐来一杯" w:date="2026-04-21T23:42:40Z">
            <w:rPr>
              <w:rFonts w:hint="default" w:ascii="宋体" w:hAnsi="宋体" w:eastAsia="宋体" w:cs="宋体"/>
              <w:sz w:val="24"/>
              <w:szCs w:val="24"/>
              <w:vertAlign w:val="superscript"/>
              <w:lang w:val="en-US" w:eastAsia="zh-CN"/>
            </w:rPr>
          </w:rPrChange>
        </w:rPr>
        <w:fldChar w:fldCharType="separate"/>
      </w:r>
      <w:del w:id="843" w:author="可乐来一杯" w:date="2026-04-21T23:29:04Z">
        <w:r>
          <w:rPr>
            <w:rFonts w:hint="eastAsia" w:ascii="宋体" w:hAnsi="宋体" w:eastAsia="宋体" w:cs="Times New Roman"/>
            <w:sz w:val="21"/>
            <w:szCs w:val="21"/>
            <w:vertAlign w:val="baseline"/>
            <w:lang w:val="en-US" w:eastAsia="zh-CN"/>
            <w:rPrChange w:id="844" w:author="可乐来一杯" w:date="2026-04-21T23:42:40Z">
              <w:rPr>
                <w:rFonts w:hint="default" w:ascii="宋体" w:hAnsi="宋体" w:eastAsia="宋体" w:cs="宋体"/>
                <w:sz w:val="24"/>
                <w:szCs w:val="24"/>
                <w:vertAlign w:val="superscript"/>
                <w:lang w:val="en-US" w:eastAsia="zh-CN"/>
              </w:rPr>
            </w:rPrChange>
          </w:rPr>
          <w:delText>[30]</w:delText>
        </w:r>
      </w:del>
      <w:r>
        <w:rPr>
          <w:rFonts w:hint="eastAsia" w:ascii="宋体" w:hAnsi="宋体" w:eastAsia="宋体" w:cs="Times New Roman"/>
          <w:sz w:val="21"/>
          <w:szCs w:val="21"/>
          <w:vertAlign w:val="baseline"/>
          <w:lang w:val="en-US" w:eastAsia="zh-CN"/>
          <w:rPrChange w:id="845" w:author="可乐来一杯" w:date="2026-04-21T23:42:40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sz w:val="21"/>
          <w:szCs w:val="21"/>
          <w:lang w:val="en-US" w:eastAsia="zh-CN"/>
          <w:rPrChange w:id="846" w:author="可乐来一杯" w:date="2026-04-21T23:42:40Z">
            <w:rPr>
              <w:rFonts w:hint="eastAsia"/>
              <w:lang w:val="en-US" w:eastAsia="zh-CN"/>
            </w:rPr>
          </w:rPrChange>
        </w:rPr>
        <w:t>角度出发</w:t>
      </w:r>
      <w:ins w:id="847" w:author="可乐来一杯" w:date="2026-04-22T22:02:16Z">
        <w:r>
          <w:rPr>
            <w:rStyle w:val="17"/>
            <w:rFonts w:hint="eastAsia" w:ascii="宋体" w:hAnsi="宋体" w:eastAsia="宋体"/>
            <w:sz w:val="21"/>
            <w:szCs w:val="21"/>
            <w:lang w:val="en-US" w:eastAsia="zh-CN"/>
          </w:rPr>
          <w:footnoteReference w:id="37"/>
        </w:r>
      </w:ins>
      <w:r>
        <w:rPr>
          <w:rFonts w:hint="eastAsia" w:ascii="宋体" w:hAnsi="宋体" w:eastAsia="宋体"/>
          <w:sz w:val="21"/>
          <w:szCs w:val="21"/>
          <w:lang w:val="en-US" w:eastAsia="zh-CN"/>
          <w:rPrChange w:id="848" w:author="可乐来一杯" w:date="2026-04-21T23:42:40Z">
            <w:rPr>
              <w:rFonts w:hint="eastAsia"/>
              <w:lang w:val="en-US" w:eastAsia="zh-CN"/>
            </w:rPr>
          </w:rPrChange>
        </w:rPr>
        <w:t>，意在从保证独立董事的身份独立、履职独立和独立性核查等方向为独立董事履职“保驾护航”。</w:t>
      </w:r>
      <w:r>
        <w:rPr>
          <w:rFonts w:hint="eastAsia" w:ascii="宋体" w:hAnsi="宋体" w:eastAsia="宋体" w:cs="Times New Roman"/>
          <w:sz w:val="21"/>
          <w:szCs w:val="21"/>
          <w:lang w:val="en-US" w:eastAsia="zh-CN"/>
          <w:rPrChange w:id="849" w:author="可乐来一杯" w:date="2026-04-21T23:42:40Z">
            <w:rPr>
              <w:rFonts w:hint="eastAsia" w:ascii="宋体" w:hAnsi="宋体" w:cs="宋体"/>
              <w:sz w:val="24"/>
              <w:szCs w:val="24"/>
              <w:lang w:val="en-US" w:eastAsia="zh-CN"/>
            </w:rPr>
          </w:rPrChange>
        </w:rPr>
        <w:t>但相较于</w:t>
      </w:r>
      <w:r>
        <w:rPr>
          <w:rFonts w:hint="eastAsia" w:ascii="宋体" w:hAnsi="宋体" w:eastAsia="宋体" w:cs="Times New Roman"/>
          <w:sz w:val="21"/>
          <w:szCs w:val="21"/>
          <w:rPrChange w:id="850" w:author="可乐来一杯" w:date="2026-04-21T23:42:40Z">
            <w:rPr>
              <w:rFonts w:ascii="宋体" w:hAnsi="宋体" w:eastAsia="宋体" w:cs="宋体"/>
              <w:sz w:val="24"/>
              <w:szCs w:val="24"/>
            </w:rPr>
          </w:rPrChange>
        </w:rPr>
        <w:t>与实中“独而不立”已成顽疾的独立董事相比，AI董事</w:t>
      </w:r>
      <w:r>
        <w:rPr>
          <w:rFonts w:hint="eastAsia" w:ascii="宋体" w:hAnsi="宋体" w:eastAsia="宋体" w:cs="Times New Roman"/>
          <w:sz w:val="21"/>
          <w:szCs w:val="21"/>
          <w:lang w:val="en-US" w:eastAsia="zh-CN"/>
          <w:rPrChange w:id="851" w:author="可乐来一杯" w:date="2026-04-21T23:42:40Z">
            <w:rPr>
              <w:rFonts w:hint="eastAsia" w:ascii="宋体" w:hAnsi="宋体" w:eastAsia="宋体" w:cs="宋体"/>
              <w:sz w:val="24"/>
              <w:szCs w:val="24"/>
              <w:lang w:val="en-US" w:eastAsia="zh-CN"/>
            </w:rPr>
          </w:rPrChange>
        </w:rPr>
        <w:t>从“基因”</w:t>
      </w:r>
      <w:r>
        <w:rPr>
          <w:rFonts w:hint="eastAsia" w:ascii="宋体" w:hAnsi="宋体" w:eastAsia="宋体" w:cs="Times New Roman"/>
          <w:sz w:val="21"/>
          <w:szCs w:val="21"/>
          <w:rPrChange w:id="852" w:author="可乐来一杯" w:date="2026-04-21T23:42:40Z">
            <w:rPr>
              <w:rFonts w:ascii="宋体" w:hAnsi="宋体" w:eastAsia="宋体" w:cs="宋体"/>
              <w:sz w:val="24"/>
              <w:szCs w:val="24"/>
            </w:rPr>
          </w:rPrChange>
        </w:rPr>
        <w:t>便不携带任何社会关系或利益纽带</w:t>
      </w:r>
      <w:r>
        <w:rPr>
          <w:rFonts w:hint="eastAsia" w:ascii="宋体" w:hAnsi="宋体" w:eastAsia="宋体" w:cs="Times New Roman"/>
          <w:sz w:val="21"/>
          <w:szCs w:val="21"/>
          <w:lang w:eastAsia="zh-CN"/>
          <w:rPrChange w:id="853" w:author="可乐来一杯" w:date="2026-04-21T23:42:40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854" w:author="可乐来一杯" w:date="2026-04-21T23:42:40Z">
            <w:rPr>
              <w:rFonts w:ascii="宋体" w:hAnsi="宋体" w:eastAsia="宋体" w:cs="宋体"/>
              <w:sz w:val="24"/>
              <w:szCs w:val="24"/>
            </w:rPr>
          </w:rPrChange>
        </w:rPr>
        <w:t>其没有亲情、友情、政商网络，也不存在旋转门效应与声誉依附，因此不可能因人情、关系或再就业考量而发生立场偏移。</w:t>
      </w:r>
      <w:r>
        <w:rPr>
          <w:rFonts w:hint="eastAsia" w:ascii="宋体" w:hAnsi="宋体" w:eastAsia="宋体" w:cs="Times New Roman"/>
          <w:sz w:val="21"/>
          <w:szCs w:val="21"/>
          <w:lang w:val="en-US" w:eastAsia="zh-CN"/>
          <w:rPrChange w:id="855" w:author="可乐来一杯" w:date="2026-04-21T23:42:40Z">
            <w:rPr>
              <w:rFonts w:hint="eastAsia" w:ascii="宋体" w:hAnsi="宋体" w:eastAsia="宋体" w:cs="宋体"/>
              <w:sz w:val="24"/>
              <w:szCs w:val="24"/>
              <w:lang w:val="en-US" w:eastAsia="zh-CN"/>
            </w:rPr>
          </w:rPrChange>
        </w:rPr>
        <w:t>其中，</w:t>
      </w:r>
      <w:r>
        <w:rPr>
          <w:rFonts w:hint="eastAsia" w:ascii="宋体" w:hAnsi="宋体" w:eastAsia="宋体" w:cs="Times New Roman"/>
          <w:sz w:val="21"/>
          <w:szCs w:val="21"/>
          <w:rPrChange w:id="856" w:author="可乐来一杯" w:date="2026-04-21T23:42:40Z">
            <w:rPr>
              <w:rFonts w:ascii="宋体" w:hAnsi="宋体" w:eastAsia="宋体" w:cs="宋体"/>
              <w:sz w:val="24"/>
              <w:szCs w:val="24"/>
            </w:rPr>
          </w:rPrChange>
        </w:rPr>
        <w:t>与控股股东的商业往来、与管理层的师友关系、甚至对外部职业市场的声誉依赖，都可能在无形中侵蚀其判断的客观性；即便监管层通过信息披露、关联交易回避、任职年限与人数限制等方式“层层设防”，也难以完全阻绝利益输送与立场倾斜。</w:t>
      </w:r>
      <w:r>
        <w:rPr>
          <w:rFonts w:hint="eastAsia" w:ascii="宋体" w:hAnsi="宋体" w:eastAsia="宋体" w:cs="Times New Roman"/>
          <w:sz w:val="21"/>
          <w:szCs w:val="21"/>
          <w:lang w:val="en-US" w:eastAsia="zh-CN"/>
          <w:rPrChange w:id="857" w:author="可乐来一杯" w:date="2026-04-21T23:42:40Z">
            <w:rPr>
              <w:rFonts w:hint="eastAsia" w:ascii="宋体" w:hAnsi="宋体" w:eastAsia="宋体" w:cs="宋体"/>
              <w:sz w:val="24"/>
              <w:szCs w:val="24"/>
              <w:lang w:val="en-US" w:eastAsia="zh-CN"/>
            </w:rPr>
          </w:rPrChange>
        </w:rPr>
        <w:t>而AI董事</w:t>
      </w:r>
      <w:r>
        <w:rPr>
          <w:rFonts w:hint="eastAsia" w:ascii="宋体" w:hAnsi="宋体" w:eastAsia="宋体" w:cs="Times New Roman"/>
          <w:sz w:val="21"/>
          <w:szCs w:val="21"/>
          <w:rPrChange w:id="858" w:author="可乐来一杯" w:date="2026-04-21T23:42:40Z">
            <w:rPr>
              <w:rFonts w:ascii="宋体" w:hAnsi="宋体" w:eastAsia="宋体" w:cs="宋体"/>
              <w:sz w:val="24"/>
              <w:szCs w:val="24"/>
            </w:rPr>
          </w:rPrChange>
        </w:rPr>
        <w:t>其决策逻辑可在代码层面提前写入利益冲突探测—自动回避机制：当算法检测到关联交易、内幕信息或重大关联方时将自动触发权限隔离或暂停表决并生成不可篡改的链式日志，供内部审计与外部监管实时抽检。</w:t>
      </w:r>
      <w:r>
        <w:rPr>
          <w:rFonts w:hint="eastAsia" w:ascii="宋体" w:hAnsi="宋体" w:eastAsia="宋体" w:cs="Times New Roman"/>
          <w:sz w:val="21"/>
          <w:szCs w:val="21"/>
          <w:lang w:val="en-US" w:eastAsia="zh-CN"/>
          <w:rPrChange w:id="859" w:author="可乐来一杯" w:date="2026-04-21T23:42:40Z">
            <w:rPr>
              <w:rFonts w:hint="eastAsia" w:ascii="宋体" w:hAnsi="宋体" w:eastAsia="宋体" w:cs="宋体"/>
              <w:sz w:val="24"/>
              <w:szCs w:val="24"/>
              <w:lang w:val="en-US" w:eastAsia="zh-CN"/>
            </w:rPr>
          </w:rPrChange>
        </w:rPr>
        <w:t>另一方面，</w:t>
      </w:r>
      <w:r>
        <w:rPr>
          <w:rFonts w:hint="eastAsia" w:ascii="宋体" w:hAnsi="宋体" w:eastAsia="宋体" w:cs="Times New Roman"/>
          <w:sz w:val="21"/>
          <w:szCs w:val="21"/>
          <w:rPrChange w:id="860" w:author="可乐来一杯" w:date="2026-04-21T23:42:40Z">
            <w:rPr>
              <w:rFonts w:ascii="宋体" w:hAnsi="宋体" w:eastAsia="宋体" w:cs="宋体"/>
              <w:sz w:val="24"/>
              <w:szCs w:val="24"/>
            </w:rPr>
          </w:rPrChange>
        </w:rPr>
        <w:t>维系</w:t>
      </w:r>
      <w:r>
        <w:rPr>
          <w:rFonts w:hint="eastAsia" w:ascii="宋体" w:hAnsi="宋体" w:eastAsia="宋体" w:cs="Times New Roman"/>
          <w:sz w:val="21"/>
          <w:szCs w:val="21"/>
          <w:lang w:val="en-US" w:eastAsia="zh-CN"/>
          <w:rPrChange w:id="861" w:author="可乐来一杯" w:date="2026-04-21T23:42:40Z">
            <w:rPr>
              <w:rFonts w:hint="eastAsia" w:ascii="宋体" w:hAnsi="宋体" w:eastAsia="宋体" w:cs="宋体"/>
              <w:sz w:val="24"/>
              <w:szCs w:val="24"/>
              <w:lang w:val="en-US" w:eastAsia="zh-CN"/>
            </w:rPr>
          </w:rPrChange>
        </w:rPr>
        <w:t>自然人</w:t>
      </w:r>
      <w:r>
        <w:rPr>
          <w:rFonts w:hint="eastAsia" w:ascii="宋体" w:hAnsi="宋体" w:eastAsia="宋体" w:cs="Times New Roman"/>
          <w:sz w:val="21"/>
          <w:szCs w:val="21"/>
          <w:rPrChange w:id="862" w:author="可乐来一杯" w:date="2026-04-21T23:42:40Z">
            <w:rPr>
              <w:rFonts w:ascii="宋体" w:hAnsi="宋体" w:eastAsia="宋体" w:cs="宋体"/>
              <w:sz w:val="24"/>
              <w:szCs w:val="24"/>
            </w:rPr>
          </w:rPrChange>
        </w:rPr>
        <w:t>独立董事“独立—专业—问责”三角</w:t>
      </w:r>
      <w:r>
        <w:rPr>
          <w:rFonts w:hint="eastAsia" w:ascii="宋体" w:hAnsi="宋体" w:eastAsia="宋体" w:cs="Times New Roman"/>
          <w:sz w:val="21"/>
          <w:szCs w:val="21"/>
          <w:lang w:val="en-US" w:eastAsia="zh-CN"/>
          <w:rPrChange w:id="863" w:author="可乐来一杯" w:date="2026-04-21T23:42:40Z">
            <w:rPr>
              <w:rFonts w:hint="eastAsia" w:ascii="宋体" w:hAnsi="宋体" w:eastAsia="宋体" w:cs="宋体"/>
              <w:sz w:val="24"/>
              <w:szCs w:val="24"/>
              <w:lang w:val="en-US" w:eastAsia="zh-CN"/>
            </w:rPr>
          </w:rPrChange>
        </w:rPr>
        <w:t>平衡</w:t>
      </w:r>
      <w:r>
        <w:rPr>
          <w:rFonts w:hint="eastAsia" w:ascii="宋体" w:hAnsi="宋体" w:eastAsia="宋体" w:cs="Times New Roman"/>
          <w:sz w:val="21"/>
          <w:szCs w:val="21"/>
          <w:rPrChange w:id="864" w:author="可乐来一杯" w:date="2026-04-21T23:42:40Z">
            <w:rPr>
              <w:rFonts w:ascii="宋体" w:hAnsi="宋体" w:eastAsia="宋体" w:cs="宋体"/>
              <w:sz w:val="24"/>
              <w:szCs w:val="24"/>
            </w:rPr>
          </w:rPrChange>
        </w:rPr>
        <w:t>通常需要高额的遴选费用、年度薪酬、股权激励、责任保险、培训调研及高频监管抽检</w:t>
      </w:r>
      <w:r>
        <w:rPr>
          <w:rFonts w:hint="eastAsia" w:ascii="宋体" w:hAnsi="宋体" w:eastAsia="宋体" w:cs="Times New Roman"/>
          <w:sz w:val="21"/>
          <w:szCs w:val="21"/>
          <w:lang w:eastAsia="zh-CN"/>
          <w:rPrChange w:id="865" w:author="可乐来一杯" w:date="2026-04-21T23:42:40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866" w:author="可乐来一杯" w:date="2026-04-21T23:42:40Z">
            <w:rPr>
              <w:rFonts w:hint="eastAsia" w:ascii="宋体" w:hAnsi="宋体" w:eastAsia="宋体" w:cs="宋体"/>
              <w:sz w:val="24"/>
              <w:szCs w:val="24"/>
              <w:lang w:val="en-US" w:eastAsia="zh-CN"/>
            </w:rPr>
          </w:rPrChange>
        </w:rPr>
        <w:t>相较而言，</w:t>
      </w:r>
      <w:r>
        <w:rPr>
          <w:rFonts w:hint="eastAsia" w:ascii="宋体" w:hAnsi="宋体" w:eastAsia="宋体" w:cs="Times New Roman"/>
          <w:sz w:val="21"/>
          <w:szCs w:val="21"/>
          <w:rPrChange w:id="867" w:author="可乐来一杯" w:date="2026-04-21T23:42:40Z">
            <w:rPr>
              <w:rFonts w:ascii="宋体" w:hAnsi="宋体" w:eastAsia="宋体" w:cs="宋体"/>
              <w:sz w:val="24"/>
              <w:szCs w:val="24"/>
            </w:rPr>
          </w:rPrChange>
        </w:rPr>
        <w:t>AI董事上线后的边际成本主要体现在算力与</w:t>
      </w:r>
      <w:r>
        <w:rPr>
          <w:rFonts w:hint="eastAsia" w:ascii="宋体" w:hAnsi="宋体" w:eastAsia="宋体" w:cs="Times New Roman"/>
          <w:sz w:val="21"/>
          <w:szCs w:val="21"/>
          <w:lang w:val="en-US" w:eastAsia="zh-CN"/>
          <w:rPrChange w:id="868" w:author="可乐来一杯" w:date="2026-04-21T23:42:40Z">
            <w:rPr>
              <w:rFonts w:hint="eastAsia" w:ascii="宋体" w:hAnsi="宋体" w:eastAsia="宋体" w:cs="宋体"/>
              <w:sz w:val="24"/>
              <w:szCs w:val="24"/>
              <w:lang w:val="en-US" w:eastAsia="zh-CN"/>
            </w:rPr>
          </w:rPrChange>
        </w:rPr>
        <w:t>运行维护</w:t>
      </w:r>
      <w:r>
        <w:rPr>
          <w:rFonts w:hint="eastAsia" w:ascii="宋体" w:hAnsi="宋体" w:eastAsia="宋体" w:cs="Times New Roman"/>
          <w:sz w:val="21"/>
          <w:szCs w:val="21"/>
          <w:rPrChange w:id="869" w:author="可乐来一杯" w:date="2026-04-21T23:42:40Z">
            <w:rPr>
              <w:rFonts w:ascii="宋体" w:hAnsi="宋体" w:eastAsia="宋体" w:cs="宋体"/>
              <w:sz w:val="24"/>
              <w:szCs w:val="24"/>
            </w:rPr>
          </w:rPrChange>
        </w:rPr>
        <w:t>，且可在</w:t>
      </w:r>
      <w:r>
        <w:rPr>
          <w:rFonts w:hint="eastAsia" w:ascii="宋体" w:hAnsi="宋体" w:eastAsia="宋体" w:cs="Times New Roman"/>
          <w:sz w:val="21"/>
          <w:szCs w:val="21"/>
          <w:lang w:val="en-US" w:eastAsia="zh-CN"/>
          <w:rPrChange w:id="870" w:author="可乐来一杯" w:date="2026-04-21T23:42:40Z">
            <w:rPr>
              <w:rFonts w:hint="eastAsia" w:ascii="宋体" w:hAnsi="宋体" w:eastAsia="宋体" w:cs="宋体"/>
              <w:sz w:val="24"/>
              <w:szCs w:val="24"/>
              <w:lang w:val="en-US" w:eastAsia="zh-CN"/>
            </w:rPr>
          </w:rPrChange>
        </w:rPr>
        <w:t>投资人</w:t>
      </w:r>
      <w:r>
        <w:rPr>
          <w:rFonts w:hint="eastAsia" w:ascii="宋体" w:hAnsi="宋体" w:eastAsia="宋体" w:cs="Times New Roman"/>
          <w:sz w:val="21"/>
          <w:szCs w:val="21"/>
          <w:rPrChange w:id="871" w:author="可乐来一杯" w:date="2026-04-21T23:42:40Z">
            <w:rPr>
              <w:rFonts w:ascii="宋体" w:hAnsi="宋体" w:eastAsia="宋体" w:cs="宋体"/>
              <w:sz w:val="24"/>
              <w:szCs w:val="24"/>
            </w:rPr>
          </w:rPrChange>
        </w:rPr>
        <w:t>多家</w:t>
      </w:r>
      <w:r>
        <w:rPr>
          <w:rFonts w:hint="eastAsia" w:ascii="宋体" w:hAnsi="宋体" w:eastAsia="宋体" w:cs="Times New Roman"/>
          <w:sz w:val="21"/>
          <w:szCs w:val="21"/>
          <w:lang w:val="en-US" w:eastAsia="zh-CN"/>
          <w:rPrChange w:id="872" w:author="可乐来一杯" w:date="2026-04-21T23:42:40Z">
            <w:rPr>
              <w:rFonts w:hint="eastAsia" w:ascii="宋体" w:hAnsi="宋体" w:eastAsia="宋体" w:cs="宋体"/>
              <w:sz w:val="24"/>
              <w:szCs w:val="24"/>
              <w:lang w:val="en-US" w:eastAsia="zh-CN"/>
            </w:rPr>
          </w:rPrChange>
        </w:rPr>
        <w:t>关联</w:t>
      </w:r>
      <w:r>
        <w:rPr>
          <w:rFonts w:hint="eastAsia" w:ascii="宋体" w:hAnsi="宋体" w:eastAsia="宋体" w:cs="Times New Roman"/>
          <w:sz w:val="21"/>
          <w:szCs w:val="21"/>
          <w:rPrChange w:id="873" w:author="可乐来一杯" w:date="2026-04-21T23:42:40Z">
            <w:rPr>
              <w:rFonts w:ascii="宋体" w:hAnsi="宋体" w:eastAsia="宋体" w:cs="宋体"/>
              <w:sz w:val="24"/>
              <w:szCs w:val="24"/>
            </w:rPr>
          </w:rPrChange>
        </w:rPr>
        <w:t>公司并行部署</w:t>
      </w:r>
      <w:r>
        <w:rPr>
          <w:rFonts w:hint="eastAsia" w:ascii="宋体" w:hAnsi="宋体" w:eastAsia="宋体" w:cs="Times New Roman"/>
          <w:sz w:val="21"/>
          <w:szCs w:val="21"/>
          <w:lang w:eastAsia="zh-CN"/>
          <w:rPrChange w:id="874" w:author="可乐来一杯" w:date="2026-04-21T23:42:40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875" w:author="可乐来一杯" w:date="2026-04-21T23:42:40Z">
            <w:rPr>
              <w:rFonts w:ascii="宋体" w:hAnsi="宋体" w:eastAsia="宋体" w:cs="宋体"/>
              <w:sz w:val="24"/>
              <w:szCs w:val="24"/>
            </w:rPr>
          </w:rPrChange>
        </w:rPr>
        <w:t>其履职日志、模型版本与数据调用可自动上链留痕，监管机构可通过API按需调阅，省却了大量现场核查与事后问责的人力物力。</w:t>
      </w:r>
    </w:p>
    <w:p w14:paraId="3F2A6348">
      <w:pPr>
        <w:keepNext w:val="0"/>
        <w:keepLines w:val="0"/>
        <w:pageBreakBefore w:val="0"/>
        <w:widowControl w:val="0"/>
        <w:numPr>
          <w:ilvl w:val="0"/>
          <w:numId w:val="1"/>
          <w:ins w:id="877" w:author="可乐来一杯" w:date="2026-04-22T22:05:57Z"/>
        </w:numPr>
        <w:kinsoku/>
        <w:wordWrap/>
        <w:overflowPunct/>
        <w:topLinePunct w:val="0"/>
        <w:autoSpaceDE/>
        <w:autoSpaceDN/>
        <w:bidi w:val="0"/>
        <w:adjustRightInd/>
        <w:snapToGrid/>
        <w:spacing w:line="360" w:lineRule="auto"/>
        <w:ind w:firstLine="0" w:firstLineChars="0"/>
        <w:textAlignment w:val="auto"/>
        <w:outlineLvl w:val="0"/>
        <w:rPr>
          <w:ins w:id="878" w:author="可乐来一杯" w:date="2026-04-21T23:18:52Z"/>
          <w:rFonts w:hint="eastAsia" w:ascii="黑体" w:hAnsi="黑体" w:eastAsia="黑体" w:cs="黑体"/>
          <w:sz w:val="28"/>
          <w:szCs w:val="36"/>
          <w:lang w:val="en-US" w:eastAsia="zh-CN"/>
          <w:rPrChange w:id="879" w:author="可乐来一杯" w:date="2026-04-21T23:25:56Z">
            <w:rPr>
              <w:ins w:id="880" w:author="可乐来一杯" w:date="2026-04-21T23:18:52Z"/>
              <w:rFonts w:hint="eastAsia" w:ascii="宋体" w:hAnsi="宋体" w:eastAsia="宋体" w:cs="宋体"/>
              <w:sz w:val="24"/>
              <w:szCs w:val="24"/>
              <w:lang w:val="en-US" w:eastAsia="zh-CN"/>
            </w:rPr>
          </w:rPrChange>
        </w:rPr>
        <w:pPrChange w:id="876" w:author="可乐来一杯" w:date="2026-04-22T22:05:5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881" w:author="可乐来一杯" w:date="2026-04-21T23:25:47Z">
        <w:r>
          <w:rPr>
            <w:rFonts w:hint="eastAsia" w:ascii="黑体" w:hAnsi="黑体" w:eastAsia="黑体" w:cs="黑体"/>
            <w:sz w:val="28"/>
            <w:szCs w:val="36"/>
            <w:lang w:val="en-US" w:eastAsia="zh-CN"/>
            <w:rPrChange w:id="882" w:author="可乐来一杯" w:date="2026-04-21T23:25:56Z">
              <w:rPr>
                <w:rFonts w:hint="eastAsia" w:ascii="宋体" w:hAnsi="宋体" w:eastAsia="宋体" w:cs="宋体"/>
                <w:sz w:val="24"/>
                <w:szCs w:val="24"/>
                <w:lang w:val="en-US" w:eastAsia="zh-CN"/>
              </w:rPr>
            </w:rPrChange>
          </w:rPr>
          <w:t>AI董事履行独立董事核心职能的逻辑耦合</w:t>
        </w:r>
      </w:ins>
      <w:ins w:id="883" w:author="可乐来一杯" w:date="2026-04-21T23:27:49Z">
        <w:r>
          <w:rPr>
            <w:rFonts w:hint="eastAsia" w:ascii="黑体" w:hAnsi="黑体" w:eastAsia="黑体" w:cs="黑体"/>
            <w:sz w:val="28"/>
            <w:szCs w:val="36"/>
            <w:lang w:val="en-US" w:eastAsia="zh-CN"/>
          </w:rPr>
          <w:t>与</w:t>
        </w:r>
      </w:ins>
      <w:ins w:id="884" w:author="可乐来一杯" w:date="2026-04-21T23:27:53Z">
        <w:r>
          <w:rPr>
            <w:rFonts w:hint="eastAsia" w:ascii="黑体" w:hAnsi="黑体" w:eastAsia="黑体" w:cs="黑体"/>
            <w:sz w:val="28"/>
            <w:szCs w:val="36"/>
            <w:lang w:val="en-US" w:eastAsia="zh-CN"/>
          </w:rPr>
          <w:t>替代</w:t>
        </w:r>
      </w:ins>
    </w:p>
    <w:p w14:paraId="5FCA06E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ins w:id="886" w:author="可乐来一杯" w:date="2026-04-21T23:28:00Z"/>
          <w:rFonts w:hint="eastAsia" w:ascii="宋体" w:hAnsi="宋体" w:eastAsia="宋体"/>
          <w:sz w:val="21"/>
          <w:szCs w:val="21"/>
          <w:lang w:val="en-US" w:eastAsia="zh-CN"/>
          <w:rPrChange w:id="887" w:author="可乐来一杯" w:date="2026-04-21T23:42:43Z">
            <w:rPr>
              <w:ins w:id="888" w:author="可乐来一杯" w:date="2026-04-21T23:28:00Z"/>
              <w:rFonts w:hint="eastAsia"/>
              <w:lang w:val="en-US" w:eastAsia="zh-CN"/>
            </w:rPr>
          </w:rPrChange>
        </w:rPr>
        <w:pPrChange w:id="885" w:author="可乐来一杯" w:date="2026-04-21T23:42:43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889" w:author="可乐来一杯" w:date="2026-04-21T23:18:52Z">
        <w:r>
          <w:rPr>
            <w:rFonts w:hint="eastAsia" w:ascii="宋体" w:hAnsi="宋体" w:eastAsia="宋体" w:cs="Times New Roman"/>
            <w:sz w:val="21"/>
            <w:szCs w:val="21"/>
            <w:lang w:val="en-US" w:eastAsia="zh-CN"/>
            <w:rPrChange w:id="890" w:author="可乐来一杯" w:date="2026-04-21T23:42:43Z">
              <w:rPr>
                <w:rFonts w:hint="eastAsia" w:ascii="宋体" w:hAnsi="宋体" w:eastAsia="宋体" w:cs="宋体"/>
                <w:sz w:val="24"/>
                <w:szCs w:val="24"/>
                <w:lang w:val="en-US" w:eastAsia="zh-CN"/>
              </w:rPr>
            </w:rPrChange>
          </w:rPr>
          <w:t>我国引入独立董事制度这一“舶来品”，本意是针对我国股份公司股权高度集中，第一大股东平均持股比例超过30%，易产生“一股独大”的公司治理现象，对此，希冀独立董事能够发挥公正评价与监督作用，解决上市公司内部人控制，弥补监事会失效，加强对中小股东利益的保护。</w:t>
        </w:r>
      </w:ins>
      <w:ins w:id="891" w:author="可乐来一杯" w:date="2026-04-21T23:18:52Z">
        <w:r>
          <w:rPr>
            <w:rFonts w:hint="eastAsia" w:ascii="宋体" w:hAnsi="宋体" w:eastAsia="宋体"/>
            <w:sz w:val="21"/>
            <w:szCs w:val="21"/>
            <w:lang w:val="en-US" w:eastAsia="zh-CN"/>
            <w:rPrChange w:id="892" w:author="可乐来一杯" w:date="2026-04-21T23:42:43Z">
              <w:rPr>
                <w:rFonts w:hint="eastAsia"/>
                <w:lang w:val="en-US" w:eastAsia="zh-CN"/>
              </w:rPr>
            </w:rPrChange>
          </w:rPr>
          <w:t>但在前文AI董事应用技术前提与法律适格性均具备的情形下，是否仍需沿袭这一制度，并试图竭力克服现实中独立董事“不独立、难独立”的窘境，则有待考量。为此，本节从</w:t>
        </w:r>
      </w:ins>
      <w:ins w:id="893" w:author="可乐来一杯" w:date="2026-04-21T23:26:13Z">
        <w:r>
          <w:rPr>
            <w:rFonts w:hint="eastAsia" w:ascii="宋体" w:hAnsi="宋体" w:eastAsia="宋体"/>
            <w:sz w:val="21"/>
            <w:szCs w:val="21"/>
            <w:lang w:val="en-US" w:eastAsia="zh-CN"/>
            <w:rPrChange w:id="894" w:author="可乐来一杯" w:date="2026-04-21T23:42:43Z">
              <w:rPr>
                <w:rFonts w:hint="eastAsia"/>
                <w:lang w:val="en-US" w:eastAsia="zh-CN"/>
              </w:rPr>
            </w:rPrChange>
          </w:rPr>
          <w:t>前述</w:t>
        </w:r>
      </w:ins>
      <w:ins w:id="895" w:author="可乐来一杯" w:date="2026-04-21T23:26:18Z">
        <w:r>
          <w:rPr>
            <w:rFonts w:hint="eastAsia" w:ascii="宋体" w:hAnsi="宋体" w:eastAsia="宋体"/>
            <w:sz w:val="21"/>
            <w:szCs w:val="21"/>
            <w:lang w:val="en-US" w:eastAsia="zh-CN"/>
            <w:rPrChange w:id="896" w:author="可乐来一杯" w:date="2026-04-21T23:42:43Z">
              <w:rPr>
                <w:rFonts w:hint="eastAsia"/>
                <w:lang w:val="en-US" w:eastAsia="zh-CN"/>
              </w:rPr>
            </w:rPrChange>
          </w:rPr>
          <w:t>技术可行性</w:t>
        </w:r>
      </w:ins>
      <w:ins w:id="897" w:author="可乐来一杯" w:date="2026-04-21T23:26:19Z">
        <w:r>
          <w:rPr>
            <w:rFonts w:hint="eastAsia" w:ascii="宋体" w:hAnsi="宋体" w:eastAsia="宋体"/>
            <w:sz w:val="21"/>
            <w:szCs w:val="21"/>
            <w:lang w:val="en-US" w:eastAsia="zh-CN"/>
            <w:rPrChange w:id="898" w:author="可乐来一杯" w:date="2026-04-21T23:42:43Z">
              <w:rPr>
                <w:rFonts w:hint="eastAsia"/>
                <w:lang w:val="en-US" w:eastAsia="zh-CN"/>
              </w:rPr>
            </w:rPrChange>
          </w:rPr>
          <w:t>和</w:t>
        </w:r>
      </w:ins>
      <w:ins w:id="899" w:author="可乐来一杯" w:date="2026-04-21T23:26:23Z">
        <w:r>
          <w:rPr>
            <w:rFonts w:hint="eastAsia" w:ascii="宋体" w:hAnsi="宋体" w:eastAsia="宋体"/>
            <w:sz w:val="21"/>
            <w:szCs w:val="21"/>
            <w:lang w:val="en-US" w:eastAsia="zh-CN"/>
            <w:rPrChange w:id="900" w:author="可乐来一杯" w:date="2026-04-21T23:42:43Z">
              <w:rPr>
                <w:rFonts w:hint="eastAsia"/>
                <w:lang w:val="en-US" w:eastAsia="zh-CN"/>
              </w:rPr>
            </w:rPrChange>
          </w:rPr>
          <w:t>适</w:t>
        </w:r>
      </w:ins>
      <w:ins w:id="901" w:author="可乐来一杯" w:date="2026-04-21T23:26:24Z">
        <w:r>
          <w:rPr>
            <w:rFonts w:hint="eastAsia" w:ascii="宋体" w:hAnsi="宋体" w:eastAsia="宋体"/>
            <w:sz w:val="21"/>
            <w:szCs w:val="21"/>
            <w:lang w:val="en-US" w:eastAsia="zh-CN"/>
            <w:rPrChange w:id="902" w:author="可乐来一杯" w:date="2026-04-21T23:42:43Z">
              <w:rPr>
                <w:rFonts w:hint="eastAsia"/>
                <w:lang w:val="en-US" w:eastAsia="zh-CN"/>
              </w:rPr>
            </w:rPrChange>
          </w:rPr>
          <w:t>法</w:t>
        </w:r>
      </w:ins>
      <w:ins w:id="903" w:author="可乐来一杯" w:date="2026-04-21T23:26:25Z">
        <w:r>
          <w:rPr>
            <w:rFonts w:hint="eastAsia" w:ascii="宋体" w:hAnsi="宋体" w:eastAsia="宋体"/>
            <w:sz w:val="21"/>
            <w:szCs w:val="21"/>
            <w:lang w:val="en-US" w:eastAsia="zh-CN"/>
            <w:rPrChange w:id="904" w:author="可乐来一杯" w:date="2026-04-21T23:42:43Z">
              <w:rPr>
                <w:rFonts w:hint="eastAsia"/>
                <w:lang w:val="en-US" w:eastAsia="zh-CN"/>
              </w:rPr>
            </w:rPrChange>
          </w:rPr>
          <w:t>行的</w:t>
        </w:r>
      </w:ins>
      <w:ins w:id="905" w:author="可乐来一杯" w:date="2026-04-21T23:26:26Z">
        <w:r>
          <w:rPr>
            <w:rFonts w:hint="eastAsia" w:ascii="宋体" w:hAnsi="宋体" w:eastAsia="宋体"/>
            <w:sz w:val="21"/>
            <w:szCs w:val="21"/>
            <w:lang w:val="en-US" w:eastAsia="zh-CN"/>
            <w:rPrChange w:id="906" w:author="可乐来一杯" w:date="2026-04-21T23:42:43Z">
              <w:rPr>
                <w:rFonts w:hint="eastAsia"/>
                <w:lang w:val="en-US" w:eastAsia="zh-CN"/>
              </w:rPr>
            </w:rPrChange>
          </w:rPr>
          <w:t>基础上，</w:t>
        </w:r>
      </w:ins>
      <w:ins w:id="907" w:author="可乐来一杯" w:date="2026-04-21T23:26:27Z">
        <w:r>
          <w:rPr>
            <w:rFonts w:hint="eastAsia" w:ascii="宋体" w:hAnsi="宋体" w:eastAsia="宋体"/>
            <w:sz w:val="21"/>
            <w:szCs w:val="21"/>
            <w:lang w:val="en-US" w:eastAsia="zh-CN"/>
            <w:rPrChange w:id="908" w:author="可乐来一杯" w:date="2026-04-21T23:42:43Z">
              <w:rPr>
                <w:rFonts w:hint="eastAsia"/>
                <w:lang w:val="en-US" w:eastAsia="zh-CN"/>
              </w:rPr>
            </w:rPrChange>
          </w:rPr>
          <w:t>结合</w:t>
        </w:r>
      </w:ins>
      <w:ins w:id="909" w:author="可乐来一杯" w:date="2026-04-21T23:26:30Z">
        <w:r>
          <w:rPr>
            <w:rFonts w:hint="eastAsia" w:ascii="宋体" w:hAnsi="宋体" w:eastAsia="宋体"/>
            <w:sz w:val="21"/>
            <w:szCs w:val="21"/>
            <w:lang w:val="en-US" w:eastAsia="zh-CN"/>
            <w:rPrChange w:id="910" w:author="可乐来一杯" w:date="2026-04-21T23:42:43Z">
              <w:rPr>
                <w:rFonts w:hint="eastAsia"/>
                <w:lang w:val="en-US" w:eastAsia="zh-CN"/>
              </w:rPr>
            </w:rPrChange>
          </w:rPr>
          <w:t>独立董事</w:t>
        </w:r>
      </w:ins>
      <w:ins w:id="911" w:author="可乐来一杯" w:date="2026-04-21T23:27:14Z">
        <w:r>
          <w:rPr>
            <w:rFonts w:hint="eastAsia" w:ascii="宋体" w:hAnsi="宋体" w:eastAsia="宋体"/>
            <w:sz w:val="21"/>
            <w:szCs w:val="21"/>
            <w:lang w:val="en-US" w:eastAsia="zh-CN"/>
            <w:rPrChange w:id="912" w:author="可乐来一杯" w:date="2026-04-21T23:42:43Z">
              <w:rPr>
                <w:rFonts w:hint="eastAsia"/>
                <w:lang w:val="en-US" w:eastAsia="zh-CN"/>
              </w:rPr>
            </w:rPrChange>
          </w:rPr>
          <w:t>在</w:t>
        </w:r>
      </w:ins>
      <w:ins w:id="913" w:author="可乐来一杯" w:date="2026-04-21T23:27:15Z">
        <w:r>
          <w:rPr>
            <w:rFonts w:hint="eastAsia" w:ascii="宋体" w:hAnsi="宋体" w:eastAsia="宋体"/>
            <w:sz w:val="21"/>
            <w:szCs w:val="21"/>
            <w:lang w:val="en-US" w:eastAsia="zh-CN"/>
            <w:rPrChange w:id="914" w:author="可乐来一杯" w:date="2026-04-21T23:42:43Z">
              <w:rPr>
                <w:rFonts w:hint="eastAsia"/>
                <w:lang w:val="en-US" w:eastAsia="zh-CN"/>
              </w:rPr>
            </w:rPrChange>
          </w:rPr>
          <w:t>法律</w:t>
        </w:r>
      </w:ins>
      <w:ins w:id="915" w:author="可乐来一杯" w:date="2026-04-21T23:27:20Z">
        <w:r>
          <w:rPr>
            <w:rFonts w:hint="eastAsia" w:ascii="宋体" w:hAnsi="宋体" w:eastAsia="宋体"/>
            <w:sz w:val="21"/>
            <w:szCs w:val="21"/>
            <w:lang w:val="en-US" w:eastAsia="zh-CN"/>
            <w:rPrChange w:id="916" w:author="可乐来一杯" w:date="2026-04-21T23:42:43Z">
              <w:rPr>
                <w:rFonts w:hint="eastAsia"/>
                <w:lang w:val="en-US" w:eastAsia="zh-CN"/>
              </w:rPr>
            </w:rPrChange>
          </w:rPr>
          <w:t>以及</w:t>
        </w:r>
      </w:ins>
      <w:ins w:id="917" w:author="可乐来一杯" w:date="2026-04-21T23:27:21Z">
        <w:r>
          <w:rPr>
            <w:rFonts w:hint="eastAsia" w:ascii="宋体" w:hAnsi="宋体" w:eastAsia="宋体"/>
            <w:sz w:val="21"/>
            <w:szCs w:val="21"/>
            <w:lang w:val="en-US" w:eastAsia="zh-CN"/>
            <w:rPrChange w:id="918" w:author="可乐来一杯" w:date="2026-04-21T23:42:43Z">
              <w:rPr>
                <w:rFonts w:hint="eastAsia"/>
                <w:lang w:val="en-US" w:eastAsia="zh-CN"/>
              </w:rPr>
            </w:rPrChange>
          </w:rPr>
          <w:t>实务中的</w:t>
        </w:r>
      </w:ins>
      <w:ins w:id="919" w:author="可乐来一杯" w:date="2026-04-21T23:27:23Z">
        <w:r>
          <w:rPr>
            <w:rFonts w:hint="eastAsia" w:ascii="宋体" w:hAnsi="宋体" w:eastAsia="宋体"/>
            <w:sz w:val="21"/>
            <w:szCs w:val="21"/>
            <w:lang w:val="en-US" w:eastAsia="zh-CN"/>
            <w:rPrChange w:id="920" w:author="可乐来一杯" w:date="2026-04-21T23:42:43Z">
              <w:rPr>
                <w:rFonts w:hint="eastAsia"/>
                <w:lang w:val="en-US" w:eastAsia="zh-CN"/>
              </w:rPr>
            </w:rPrChange>
          </w:rPr>
          <w:t>核心</w:t>
        </w:r>
      </w:ins>
      <w:ins w:id="921" w:author="可乐来一杯" w:date="2026-04-21T23:27:24Z">
        <w:r>
          <w:rPr>
            <w:rFonts w:hint="eastAsia" w:ascii="宋体" w:hAnsi="宋体" w:eastAsia="宋体"/>
            <w:sz w:val="21"/>
            <w:szCs w:val="21"/>
            <w:lang w:val="en-US" w:eastAsia="zh-CN"/>
            <w:rPrChange w:id="922" w:author="可乐来一杯" w:date="2026-04-21T23:42:43Z">
              <w:rPr>
                <w:rFonts w:hint="eastAsia"/>
                <w:lang w:val="en-US" w:eastAsia="zh-CN"/>
              </w:rPr>
            </w:rPrChange>
          </w:rPr>
          <w:t>职能</w:t>
        </w:r>
      </w:ins>
      <w:ins w:id="923" w:author="可乐来一杯" w:date="2026-04-21T23:27:25Z">
        <w:r>
          <w:rPr>
            <w:rFonts w:hint="eastAsia" w:ascii="宋体" w:hAnsi="宋体" w:eastAsia="宋体"/>
            <w:sz w:val="21"/>
            <w:szCs w:val="21"/>
            <w:lang w:val="en-US" w:eastAsia="zh-CN"/>
            <w:rPrChange w:id="924" w:author="可乐来一杯" w:date="2026-04-21T23:42:43Z">
              <w:rPr>
                <w:rFonts w:hint="eastAsia"/>
                <w:lang w:val="en-US" w:eastAsia="zh-CN"/>
              </w:rPr>
            </w:rPrChange>
          </w:rPr>
          <w:t>发挥，</w:t>
        </w:r>
      </w:ins>
      <w:ins w:id="925" w:author="可乐来一杯" w:date="2026-04-21T23:27:33Z">
        <w:r>
          <w:rPr>
            <w:rFonts w:hint="eastAsia" w:ascii="宋体" w:hAnsi="宋体" w:eastAsia="宋体"/>
            <w:sz w:val="21"/>
            <w:szCs w:val="21"/>
            <w:lang w:val="en-US" w:eastAsia="zh-CN"/>
            <w:rPrChange w:id="926" w:author="可乐来一杯" w:date="2026-04-21T23:42:43Z">
              <w:rPr>
                <w:rFonts w:hint="eastAsia"/>
                <w:lang w:val="en-US" w:eastAsia="zh-CN"/>
              </w:rPr>
            </w:rPrChange>
          </w:rPr>
          <w:t>释明</w:t>
        </w:r>
      </w:ins>
      <w:ins w:id="927" w:author="可乐来一杯" w:date="2026-04-21T23:27:35Z">
        <w:r>
          <w:rPr>
            <w:rFonts w:hint="eastAsia" w:ascii="宋体" w:hAnsi="宋体" w:eastAsia="宋体"/>
            <w:sz w:val="21"/>
            <w:szCs w:val="21"/>
            <w:lang w:val="en-US" w:eastAsia="zh-CN"/>
            <w:rPrChange w:id="928" w:author="可乐来一杯" w:date="2026-04-21T23:42:43Z">
              <w:rPr>
                <w:rFonts w:hint="eastAsia"/>
                <w:lang w:val="en-US" w:eastAsia="zh-CN"/>
              </w:rPr>
            </w:rPrChange>
          </w:rPr>
          <w:t>AI</w:t>
        </w:r>
      </w:ins>
      <w:ins w:id="929" w:author="可乐来一杯" w:date="2026-04-21T23:27:36Z">
        <w:r>
          <w:rPr>
            <w:rFonts w:hint="eastAsia" w:ascii="宋体" w:hAnsi="宋体" w:eastAsia="宋体"/>
            <w:sz w:val="21"/>
            <w:szCs w:val="21"/>
            <w:lang w:val="en-US" w:eastAsia="zh-CN"/>
            <w:rPrChange w:id="930" w:author="可乐来一杯" w:date="2026-04-21T23:42:43Z">
              <w:rPr>
                <w:rFonts w:hint="eastAsia"/>
                <w:lang w:val="en-US" w:eastAsia="zh-CN"/>
              </w:rPr>
            </w:rPrChange>
          </w:rPr>
          <w:t>董事</w:t>
        </w:r>
      </w:ins>
      <w:ins w:id="931" w:author="可乐来一杯" w:date="2026-04-21T23:27:37Z">
        <w:r>
          <w:rPr>
            <w:rFonts w:hint="eastAsia" w:ascii="宋体" w:hAnsi="宋体" w:eastAsia="宋体"/>
            <w:sz w:val="21"/>
            <w:szCs w:val="21"/>
            <w:lang w:val="en-US" w:eastAsia="zh-CN"/>
            <w:rPrChange w:id="932" w:author="可乐来一杯" w:date="2026-04-21T23:42:43Z">
              <w:rPr>
                <w:rFonts w:hint="eastAsia"/>
                <w:lang w:val="en-US" w:eastAsia="zh-CN"/>
              </w:rPr>
            </w:rPrChange>
          </w:rPr>
          <w:t>对其</w:t>
        </w:r>
      </w:ins>
      <w:ins w:id="933" w:author="可乐来一杯" w:date="2026-04-21T23:27:41Z">
        <w:r>
          <w:rPr>
            <w:rFonts w:hint="eastAsia" w:ascii="宋体" w:hAnsi="宋体" w:eastAsia="宋体"/>
            <w:sz w:val="21"/>
            <w:szCs w:val="21"/>
            <w:lang w:val="en-US" w:eastAsia="zh-CN"/>
            <w:rPrChange w:id="934" w:author="可乐来一杯" w:date="2026-04-21T23:42:43Z">
              <w:rPr>
                <w:rFonts w:hint="eastAsia"/>
                <w:lang w:val="en-US" w:eastAsia="zh-CN"/>
              </w:rPr>
            </w:rPrChange>
          </w:rPr>
          <w:t>核心</w:t>
        </w:r>
      </w:ins>
      <w:ins w:id="935" w:author="可乐来一杯" w:date="2026-04-21T23:27:42Z">
        <w:r>
          <w:rPr>
            <w:rFonts w:hint="eastAsia" w:ascii="宋体" w:hAnsi="宋体" w:eastAsia="宋体"/>
            <w:sz w:val="21"/>
            <w:szCs w:val="21"/>
            <w:lang w:val="en-US" w:eastAsia="zh-CN"/>
            <w:rPrChange w:id="936" w:author="可乐来一杯" w:date="2026-04-21T23:42:43Z">
              <w:rPr>
                <w:rFonts w:hint="eastAsia"/>
                <w:lang w:val="en-US" w:eastAsia="zh-CN"/>
              </w:rPr>
            </w:rPrChange>
          </w:rPr>
          <w:t>职能</w:t>
        </w:r>
      </w:ins>
      <w:ins w:id="937" w:author="可乐来一杯" w:date="2026-04-21T23:27:43Z">
        <w:r>
          <w:rPr>
            <w:rFonts w:hint="eastAsia" w:ascii="宋体" w:hAnsi="宋体" w:eastAsia="宋体"/>
            <w:sz w:val="21"/>
            <w:szCs w:val="21"/>
            <w:lang w:val="en-US" w:eastAsia="zh-CN"/>
            <w:rPrChange w:id="938" w:author="可乐来一杯" w:date="2026-04-21T23:42:43Z">
              <w:rPr>
                <w:rFonts w:hint="eastAsia"/>
                <w:lang w:val="en-US" w:eastAsia="zh-CN"/>
              </w:rPr>
            </w:rPrChange>
          </w:rPr>
          <w:t>的</w:t>
        </w:r>
      </w:ins>
      <w:ins w:id="939" w:author="可乐来一杯" w:date="2026-04-21T23:27:57Z">
        <w:r>
          <w:rPr>
            <w:rFonts w:hint="eastAsia" w:ascii="宋体" w:hAnsi="宋体" w:eastAsia="宋体"/>
            <w:sz w:val="21"/>
            <w:szCs w:val="21"/>
            <w:lang w:val="en-US" w:eastAsia="zh-CN"/>
            <w:rPrChange w:id="940" w:author="可乐来一杯" w:date="2026-04-21T23:42:43Z">
              <w:rPr>
                <w:rFonts w:hint="eastAsia"/>
                <w:lang w:val="en-US" w:eastAsia="zh-CN"/>
              </w:rPr>
            </w:rPrChange>
          </w:rPr>
          <w:t>耦合</w:t>
        </w:r>
      </w:ins>
      <w:ins w:id="941" w:author="可乐来一杯" w:date="2026-04-21T23:27:58Z">
        <w:r>
          <w:rPr>
            <w:rFonts w:hint="eastAsia" w:ascii="宋体" w:hAnsi="宋体" w:eastAsia="宋体"/>
            <w:sz w:val="21"/>
            <w:szCs w:val="21"/>
            <w:lang w:val="en-US" w:eastAsia="zh-CN"/>
            <w:rPrChange w:id="942" w:author="可乐来一杯" w:date="2026-04-21T23:42:43Z">
              <w:rPr>
                <w:rFonts w:hint="eastAsia"/>
                <w:lang w:val="en-US" w:eastAsia="zh-CN"/>
              </w:rPr>
            </w:rPrChange>
          </w:rPr>
          <w:t>与</w:t>
        </w:r>
      </w:ins>
      <w:ins w:id="943" w:author="可乐来一杯" w:date="2026-04-21T23:27:59Z">
        <w:r>
          <w:rPr>
            <w:rFonts w:hint="eastAsia" w:ascii="宋体" w:hAnsi="宋体" w:eastAsia="宋体"/>
            <w:sz w:val="21"/>
            <w:szCs w:val="21"/>
            <w:lang w:val="en-US" w:eastAsia="zh-CN"/>
            <w:rPrChange w:id="944" w:author="可乐来一杯" w:date="2026-04-21T23:42:43Z">
              <w:rPr>
                <w:rFonts w:hint="eastAsia"/>
                <w:lang w:val="en-US" w:eastAsia="zh-CN"/>
              </w:rPr>
            </w:rPrChange>
          </w:rPr>
          <w:t>替代。</w:t>
        </w:r>
      </w:ins>
    </w:p>
    <w:p w14:paraId="4CFE1C0E">
      <w:pPr>
        <w:keepNext w:val="0"/>
        <w:keepLines w:val="0"/>
        <w:pageBreakBefore w:val="0"/>
        <w:widowControl w:val="0"/>
        <w:numPr>
          <w:ilvl w:val="0"/>
          <w:numId w:val="5"/>
          <w:ins w:id="946" w:author="可乐来一杯" w:date="2026-04-22T22:06:05Z"/>
        </w:numPr>
        <w:kinsoku/>
        <w:wordWrap/>
        <w:overflowPunct/>
        <w:topLinePunct w:val="0"/>
        <w:autoSpaceDE/>
        <w:autoSpaceDN/>
        <w:bidi w:val="0"/>
        <w:adjustRightInd/>
        <w:snapToGrid/>
        <w:spacing w:line="360" w:lineRule="auto"/>
        <w:ind w:firstLine="480" w:firstLineChars="200"/>
        <w:textAlignment w:val="auto"/>
        <w:outlineLvl w:val="0"/>
        <w:rPr>
          <w:ins w:id="947" w:author="可乐来一杯" w:date="2026-04-21T23:32:14Z"/>
          <w:rFonts w:hint="eastAsia" w:ascii="华文楷体" w:hAnsi="华文楷体" w:eastAsia="华文楷体" w:cstheme="minorBidi"/>
          <w:lang w:val="en-US" w:eastAsia="zh-CN"/>
          <w:rPrChange w:id="948" w:author="可乐来一杯" w:date="2026-04-21T23:44:31Z">
            <w:rPr>
              <w:ins w:id="949" w:author="可乐来一杯" w:date="2026-04-21T23:32:14Z"/>
              <w:rFonts w:hint="default"/>
              <w:lang w:val="en-US" w:eastAsia="zh-CN"/>
            </w:rPr>
          </w:rPrChange>
        </w:rPr>
        <w:pPrChange w:id="945" w:author="可乐来一杯" w:date="2026-04-22T22:06:0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950" w:author="可乐来一杯" w:date="2026-04-21T23:32:14Z">
        <w:r>
          <w:rPr>
            <w:rFonts w:hint="eastAsia" w:ascii="华文楷体" w:hAnsi="华文楷体" w:eastAsia="华文楷体" w:cstheme="minorBidi"/>
            <w:lang w:val="en-US" w:eastAsia="zh-CN"/>
            <w:rPrChange w:id="951" w:author="可乐来一杯" w:date="2026-04-21T23:44:31Z">
              <w:rPr>
                <w:rFonts w:hint="default"/>
                <w:lang w:val="en-US" w:eastAsia="zh-CN"/>
              </w:rPr>
            </w:rPrChange>
          </w:rPr>
          <w:t>参与决策职能：价值对齐下的多目标权衡</w:t>
        </w:r>
      </w:ins>
    </w:p>
    <w:p w14:paraId="4849B99F">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ins w:id="953" w:author="可乐来一杯" w:date="2026-04-21T23:32:14Z"/>
          <w:rFonts w:hint="eastAsia" w:ascii="宋体" w:hAnsi="宋体" w:eastAsia="宋体"/>
          <w:sz w:val="21"/>
          <w:szCs w:val="21"/>
          <w:lang w:val="en-US" w:eastAsia="zh-CN"/>
          <w:rPrChange w:id="954" w:author="可乐来一杯" w:date="2026-04-21T23:42:47Z">
            <w:rPr>
              <w:ins w:id="955" w:author="可乐来一杯" w:date="2026-04-21T23:32:14Z"/>
              <w:rFonts w:hint="default"/>
              <w:lang w:val="en-US" w:eastAsia="zh-CN"/>
            </w:rPr>
          </w:rPrChange>
        </w:rPr>
        <w:pPrChange w:id="952" w:author="可乐来一杯" w:date="2026-04-21T23:42:4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956" w:author="可乐来一杯" w:date="2026-04-21T23:32:14Z">
        <w:r>
          <w:rPr>
            <w:rFonts w:hint="eastAsia" w:ascii="宋体" w:hAnsi="宋体" w:eastAsia="宋体"/>
            <w:sz w:val="21"/>
            <w:szCs w:val="21"/>
            <w:lang w:val="en-US" w:eastAsia="zh-CN"/>
            <w:rPrChange w:id="957" w:author="可乐来一杯" w:date="2026-04-21T23:42:47Z">
              <w:rPr>
                <w:rFonts w:hint="default"/>
                <w:lang w:val="en-US" w:eastAsia="zh-CN"/>
              </w:rPr>
            </w:rPrChange>
          </w:rPr>
          <w:t>独立董事参与决策的核心，不在于替代经营层作商业判断，而在于把公司利益、中小股东利益与长期治理目标放入同一框架中加以</w:t>
        </w:r>
      </w:ins>
      <w:ins w:id="958" w:author="可乐来一杯" w:date="2026-04-21T23:32:32Z">
        <w:r>
          <w:rPr>
            <w:rFonts w:hint="eastAsia" w:ascii="宋体" w:hAnsi="宋体" w:eastAsia="宋体"/>
            <w:sz w:val="21"/>
            <w:szCs w:val="21"/>
            <w:lang w:val="en-US" w:eastAsia="zh-CN"/>
            <w:rPrChange w:id="959" w:author="可乐来一杯" w:date="2026-04-21T23:42:47Z">
              <w:rPr>
                <w:rFonts w:hint="eastAsia"/>
                <w:lang w:val="en-US" w:eastAsia="zh-CN"/>
              </w:rPr>
            </w:rPrChange>
          </w:rPr>
          <w:t>考量</w:t>
        </w:r>
      </w:ins>
      <w:ins w:id="960" w:author="可乐来一杯" w:date="2026-04-21T23:32:14Z">
        <w:r>
          <w:rPr>
            <w:rFonts w:hint="eastAsia" w:ascii="宋体" w:hAnsi="宋体" w:eastAsia="宋体"/>
            <w:sz w:val="21"/>
            <w:szCs w:val="21"/>
            <w:lang w:val="en-US" w:eastAsia="zh-CN"/>
            <w:rPrChange w:id="961" w:author="可乐来一杯" w:date="2026-04-21T23:42:47Z">
              <w:rPr>
                <w:rFonts w:hint="default"/>
                <w:lang w:val="en-US" w:eastAsia="zh-CN"/>
              </w:rPr>
            </w:rPrChange>
          </w:rPr>
          <w:t>，这本质上不是单一效率选择，而是持续性的利益权衡。AI</w:t>
        </w:r>
      </w:ins>
      <w:ins w:id="962" w:author="可乐来一杯" w:date="2026-04-21T23:32:37Z">
        <w:r>
          <w:rPr>
            <w:rFonts w:hint="eastAsia" w:ascii="宋体" w:hAnsi="宋体" w:eastAsia="宋体"/>
            <w:sz w:val="21"/>
            <w:szCs w:val="21"/>
            <w:lang w:val="en-US" w:eastAsia="zh-CN"/>
            <w:rPrChange w:id="963" w:author="可乐来一杯" w:date="2026-04-21T23:42:47Z">
              <w:rPr>
                <w:rFonts w:hint="eastAsia"/>
                <w:lang w:val="en-US" w:eastAsia="zh-CN"/>
              </w:rPr>
            </w:rPrChange>
          </w:rPr>
          <w:t>董事的</w:t>
        </w:r>
      </w:ins>
      <w:ins w:id="964" w:author="可乐来一杯" w:date="2026-04-21T23:32:14Z">
        <w:r>
          <w:rPr>
            <w:rFonts w:hint="eastAsia" w:ascii="宋体" w:hAnsi="宋体" w:eastAsia="宋体"/>
            <w:sz w:val="21"/>
            <w:szCs w:val="21"/>
            <w:lang w:val="en-US" w:eastAsia="zh-CN"/>
            <w:rPrChange w:id="965" w:author="可乐来一杯" w:date="2026-04-21T23:42:47Z">
              <w:rPr>
                <w:rFonts w:hint="default"/>
                <w:lang w:val="en-US" w:eastAsia="zh-CN"/>
              </w:rPr>
            </w:rPrChange>
          </w:rPr>
          <w:t>介入，</w:t>
        </w:r>
      </w:ins>
      <w:ins w:id="966" w:author="可乐来一杯" w:date="2026-04-21T23:32:46Z">
        <w:r>
          <w:rPr>
            <w:rFonts w:hint="eastAsia" w:ascii="宋体" w:hAnsi="宋体" w:eastAsia="宋体"/>
            <w:sz w:val="21"/>
            <w:szCs w:val="21"/>
            <w:lang w:val="en-US" w:eastAsia="zh-CN"/>
            <w:rPrChange w:id="967" w:author="可乐来一杯" w:date="2026-04-21T23:42:47Z">
              <w:rPr>
                <w:rFonts w:hint="eastAsia"/>
                <w:lang w:val="en-US" w:eastAsia="zh-CN"/>
              </w:rPr>
            </w:rPrChange>
          </w:rPr>
          <w:t>侧重于</w:t>
        </w:r>
      </w:ins>
      <w:ins w:id="968" w:author="可乐来一杯" w:date="2026-04-21T23:32:14Z">
        <w:r>
          <w:rPr>
            <w:rFonts w:hint="eastAsia" w:ascii="宋体" w:hAnsi="宋体" w:eastAsia="宋体"/>
            <w:sz w:val="21"/>
            <w:szCs w:val="21"/>
            <w:lang w:val="en-US" w:eastAsia="zh-CN"/>
            <w:rPrChange w:id="969" w:author="可乐来一杯" w:date="2026-04-21T23:42:47Z">
              <w:rPr>
                <w:rFonts w:hint="default"/>
                <w:lang w:val="en-US" w:eastAsia="zh-CN"/>
              </w:rPr>
            </w:rPrChange>
          </w:rPr>
          <w:t>把原本依赖个人经验的模糊判断转化为可验证的多目标优化过程。公司章程、治理目标、风险偏好、ESG约束及中小股东保护要求，都可被设定为决策边界，AI据此对投资、并购、融资等方案进行情景推演和压力测试，识别短期收益与长期风险之间的真实张力。也正因此，所谓</w:t>
        </w:r>
      </w:ins>
      <w:ins w:id="970" w:author="可乐来一杯" w:date="2026-04-21T23:32:54Z">
        <w:r>
          <w:rPr>
            <w:rFonts w:hint="eastAsia" w:ascii="宋体" w:hAnsi="宋体" w:eastAsia="宋体"/>
            <w:sz w:val="21"/>
            <w:szCs w:val="21"/>
            <w:lang w:val="en-US" w:eastAsia="zh-CN"/>
            <w:rPrChange w:id="971" w:author="可乐来一杯" w:date="2026-04-21T23:42:47Z">
              <w:rPr>
                <w:rFonts w:hint="eastAsia"/>
                <w:lang w:val="en-US" w:eastAsia="zh-CN"/>
              </w:rPr>
            </w:rPrChange>
          </w:rPr>
          <w:t>“</w:t>
        </w:r>
      </w:ins>
      <w:ins w:id="972" w:author="可乐来一杯" w:date="2026-04-21T23:32:57Z">
        <w:r>
          <w:rPr>
            <w:rFonts w:hint="eastAsia" w:ascii="宋体" w:hAnsi="宋体" w:eastAsia="宋体"/>
            <w:sz w:val="21"/>
            <w:szCs w:val="21"/>
            <w:lang w:val="en-US" w:eastAsia="zh-CN"/>
            <w:rPrChange w:id="973" w:author="可乐来一杯" w:date="2026-04-21T23:42:47Z">
              <w:rPr>
                <w:rFonts w:hint="default"/>
                <w:lang w:val="en-US" w:eastAsia="zh-CN"/>
              </w:rPr>
            </w:rPrChange>
          </w:rPr>
          <w:t>德商</w:t>
        </w:r>
      </w:ins>
      <w:ins w:id="974" w:author="可乐来一杯" w:date="2026-04-21T23:32:54Z">
        <w:r>
          <w:rPr>
            <w:rFonts w:hint="eastAsia" w:ascii="宋体" w:hAnsi="宋体" w:eastAsia="宋体"/>
            <w:sz w:val="21"/>
            <w:szCs w:val="21"/>
            <w:lang w:val="en-US" w:eastAsia="zh-CN"/>
            <w:rPrChange w:id="975" w:author="可乐来一杯" w:date="2026-04-21T23:42:47Z">
              <w:rPr>
                <w:rFonts w:hint="eastAsia"/>
                <w:lang w:val="en-US" w:eastAsia="zh-CN"/>
              </w:rPr>
            </w:rPrChange>
          </w:rPr>
          <w:t>”</w:t>
        </w:r>
      </w:ins>
      <w:ins w:id="976" w:author="可乐来一杯" w:date="2026-04-21T23:32:14Z">
        <w:r>
          <w:rPr>
            <w:rFonts w:hint="eastAsia" w:ascii="宋体" w:hAnsi="宋体" w:eastAsia="宋体"/>
            <w:sz w:val="21"/>
            <w:szCs w:val="21"/>
            <w:lang w:val="en-US" w:eastAsia="zh-CN"/>
            <w:rPrChange w:id="977" w:author="可乐来一杯" w:date="2026-04-21T23:42:47Z">
              <w:rPr>
                <w:rFonts w:hint="default"/>
                <w:lang w:val="en-US" w:eastAsia="zh-CN"/>
              </w:rPr>
            </w:rPrChange>
          </w:rPr>
          <w:t>并不必然体现为情感道德，而更体现为对基本治理价值的稳定执行，它能减少管理层逐利冲动对董事会判断的牵引，使决策更接近制度初衷而非关系结构。</w:t>
        </w:r>
      </w:ins>
    </w:p>
    <w:p w14:paraId="5BB0B7F1">
      <w:pPr>
        <w:keepNext w:val="0"/>
        <w:keepLines w:val="0"/>
        <w:pageBreakBefore w:val="0"/>
        <w:widowControl w:val="0"/>
        <w:numPr>
          <w:ilvl w:val="0"/>
          <w:numId w:val="6"/>
          <w:ins w:id="979" w:author="可乐来一杯" w:date="2026-04-21T23:44:49Z"/>
        </w:numPr>
        <w:kinsoku/>
        <w:wordWrap/>
        <w:overflowPunct/>
        <w:topLinePunct w:val="0"/>
        <w:autoSpaceDE/>
        <w:autoSpaceDN/>
        <w:bidi w:val="0"/>
        <w:adjustRightInd/>
        <w:snapToGrid/>
        <w:spacing w:line="360" w:lineRule="auto"/>
        <w:ind w:firstLine="480" w:firstLineChars="200"/>
        <w:textAlignment w:val="auto"/>
        <w:outlineLvl w:val="0"/>
        <w:rPr>
          <w:ins w:id="980" w:author="可乐来一杯" w:date="2026-04-21T23:32:14Z"/>
          <w:rFonts w:hint="eastAsia" w:ascii="华文楷体" w:hAnsi="华文楷体" w:eastAsia="华文楷体" w:cstheme="minorBidi"/>
          <w:lang w:val="en-US" w:eastAsia="zh-CN"/>
          <w:rPrChange w:id="981" w:author="可乐来一杯" w:date="2026-04-21T23:44:34Z">
            <w:rPr>
              <w:ins w:id="982" w:author="可乐来一杯" w:date="2026-04-21T23:32:14Z"/>
              <w:rFonts w:hint="default"/>
              <w:lang w:val="en-US" w:eastAsia="zh-CN"/>
            </w:rPr>
          </w:rPrChange>
        </w:rPr>
        <w:pPrChange w:id="978" w:author="可乐来一杯" w:date="2026-04-21T23:44:49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983" w:author="可乐来一杯" w:date="2026-04-21T23:32:14Z">
        <w:r>
          <w:rPr>
            <w:rFonts w:hint="eastAsia" w:ascii="华文楷体" w:hAnsi="华文楷体" w:eastAsia="华文楷体" w:cstheme="minorBidi"/>
            <w:lang w:val="en-US" w:eastAsia="zh-CN"/>
            <w:rPrChange w:id="984" w:author="可乐来一杯" w:date="2026-04-21T23:44:34Z">
              <w:rPr>
                <w:rFonts w:hint="default"/>
                <w:lang w:val="en-US" w:eastAsia="zh-CN"/>
              </w:rPr>
            </w:rPrChange>
          </w:rPr>
          <w:t>监督制衡职能：“硬性他</w:t>
        </w:r>
      </w:ins>
      <w:ins w:id="985" w:author="可乐来一杯" w:date="2026-04-21T23:32:14Z">
        <w:r>
          <w:rPr>
            <w:rFonts w:hint="eastAsia" w:ascii="华文楷体" w:hAnsi="华文楷体" w:eastAsia="华文楷体" w:cstheme="minorBidi"/>
            <w:lang w:val="en-US" w:eastAsia="zh-CN"/>
            <w:rPrChange w:id="986" w:author="可乐来一杯" w:date="2026-04-21T23:44:34Z">
              <w:rPr>
                <w:rFonts w:hint="default"/>
                <w:lang w:val="en-US" w:eastAsia="zh-CN"/>
              </w:rPr>
            </w:rPrChange>
          </w:rPr>
          <w:t>律”的算法归鉴</w:t>
        </w:r>
      </w:ins>
    </w:p>
    <w:p w14:paraId="33F132A6">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ins w:id="988" w:author="可乐来一杯" w:date="2026-04-21T23:32:14Z"/>
          <w:rFonts w:hint="eastAsia" w:ascii="宋体" w:hAnsi="宋体" w:eastAsia="宋体"/>
          <w:sz w:val="21"/>
          <w:szCs w:val="21"/>
          <w:lang w:val="en-US" w:eastAsia="zh-CN"/>
          <w:rPrChange w:id="989" w:author="可乐来一杯" w:date="2026-04-21T23:42:47Z">
            <w:rPr>
              <w:ins w:id="990" w:author="可乐来一杯" w:date="2026-04-21T23:32:14Z"/>
              <w:rFonts w:hint="default"/>
              <w:lang w:val="en-US" w:eastAsia="zh-CN"/>
            </w:rPr>
          </w:rPrChange>
        </w:rPr>
        <w:pPrChange w:id="987" w:author="可乐来一杯" w:date="2026-04-21T23:42:4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991" w:author="可乐来一杯" w:date="2026-04-21T23:32:14Z">
        <w:r>
          <w:rPr>
            <w:rFonts w:hint="eastAsia" w:ascii="宋体" w:hAnsi="宋体" w:eastAsia="宋体"/>
            <w:sz w:val="21"/>
            <w:szCs w:val="21"/>
            <w:lang w:val="en-US" w:eastAsia="zh-CN"/>
            <w:rPrChange w:id="992" w:author="可乐来一杯" w:date="2026-04-21T23:42:47Z">
              <w:rPr>
                <w:rFonts w:hint="default"/>
                <w:lang w:val="en-US" w:eastAsia="zh-CN"/>
              </w:rPr>
            </w:rPrChange>
          </w:rPr>
          <w:t>如果说参与决策强调价值平衡，那么监督制衡更强调对偏离的及时纠正。独立董事制度在实践中的主要障碍，往往不是能力不足，而是在人情压力、信息遮蔽与身份依附中失去真正独立性。AI的制度意义恰恰在于，它不参与熟人网络，也不因管理层权威、董事会氛围或利益交换而放松警觉。在监督场景中，可将关联交易、异常资金流、违规担保、信息披露前后矛盾等风险信号纳入连续监测，通过规则识别与模式比对形成穿透式审查。进一步看，AI并非完全排斥“情商”，而是以数据化方式重构情绪与冲突识别能力，通过员工反馈、客户投诉、舆情波动等非结构化信息发现治理失衡的前兆，并将其转化为可追溯的预警依据，从而把原本依赖个人直觉的监督，转化为更稳定、更可问责的治理支持。</w:t>
        </w:r>
      </w:ins>
    </w:p>
    <w:p w14:paraId="4A1BD208">
      <w:pPr>
        <w:keepNext w:val="0"/>
        <w:keepLines w:val="0"/>
        <w:pageBreakBefore w:val="0"/>
        <w:widowControl w:val="0"/>
        <w:numPr>
          <w:ilvl w:val="0"/>
          <w:numId w:val="6"/>
          <w:ins w:id="994" w:author="可乐来一杯" w:date="2026-04-21T23:44:36Z"/>
        </w:numPr>
        <w:kinsoku/>
        <w:wordWrap/>
        <w:overflowPunct/>
        <w:topLinePunct w:val="0"/>
        <w:autoSpaceDE/>
        <w:autoSpaceDN/>
        <w:bidi w:val="0"/>
        <w:adjustRightInd/>
        <w:snapToGrid/>
        <w:spacing w:line="360" w:lineRule="auto"/>
        <w:ind w:firstLine="480" w:firstLineChars="200"/>
        <w:textAlignment w:val="auto"/>
        <w:outlineLvl w:val="0"/>
        <w:rPr>
          <w:ins w:id="995" w:author="可乐来一杯" w:date="2026-04-21T23:32:14Z"/>
          <w:rFonts w:hint="eastAsia" w:ascii="华文楷体" w:hAnsi="华文楷体" w:eastAsia="华文楷体" w:cstheme="minorBidi"/>
          <w:lang w:val="en-US" w:eastAsia="zh-CN"/>
          <w:rPrChange w:id="996" w:author="可乐来一杯" w:date="2026-04-21T23:44:36Z">
            <w:rPr>
              <w:ins w:id="997" w:author="可乐来一杯" w:date="2026-04-21T23:32:14Z"/>
              <w:rFonts w:hint="default"/>
              <w:lang w:val="en-US" w:eastAsia="zh-CN"/>
            </w:rPr>
          </w:rPrChange>
        </w:rPr>
        <w:pPrChange w:id="993" w:author="可乐来一杯" w:date="2026-04-21T23:44:41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998" w:author="可乐来一杯" w:date="2026-04-21T23:32:14Z">
        <w:r>
          <w:rPr>
            <w:rFonts w:hint="eastAsia" w:ascii="华文楷体" w:hAnsi="华文楷体" w:eastAsia="华文楷体" w:cstheme="minorBidi"/>
            <w:lang w:val="en-US" w:eastAsia="zh-CN"/>
            <w:rPrChange w:id="999" w:author="可乐来一杯" w:date="2026-04-21T23:44:36Z">
              <w:rPr>
                <w:rFonts w:hint="default"/>
                <w:lang w:val="en-US" w:eastAsia="zh-CN"/>
              </w:rPr>
            </w:rPrChange>
          </w:rPr>
          <w:t>专业咨询职能：实时检索增强的智能顾问</w:t>
        </w:r>
      </w:ins>
    </w:p>
    <w:p w14:paraId="5CDC2F89">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ins w:id="1001" w:author="可乐来一杯" w:date="2026-04-21T23:32:14Z"/>
          <w:rFonts w:hint="eastAsia" w:ascii="宋体" w:hAnsi="宋体" w:eastAsia="宋体"/>
          <w:sz w:val="21"/>
          <w:szCs w:val="21"/>
          <w:lang w:val="en-US" w:eastAsia="zh-CN"/>
          <w:rPrChange w:id="1002" w:author="可乐来一杯" w:date="2026-04-21T23:42:47Z">
            <w:rPr>
              <w:ins w:id="1003" w:author="可乐来一杯" w:date="2026-04-21T23:32:14Z"/>
              <w:rFonts w:hint="default"/>
              <w:lang w:val="en-US" w:eastAsia="zh-CN"/>
            </w:rPr>
          </w:rPrChange>
        </w:rPr>
        <w:pPrChange w:id="1000" w:author="可乐来一杯" w:date="2026-04-21T23:42:4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ins w:id="1004" w:author="可乐来一杯" w:date="2026-04-21T23:32:14Z">
        <w:r>
          <w:rPr>
            <w:rFonts w:hint="eastAsia" w:ascii="宋体" w:hAnsi="宋体" w:eastAsia="宋体"/>
            <w:sz w:val="21"/>
            <w:szCs w:val="21"/>
            <w:lang w:val="en-US" w:eastAsia="zh-CN"/>
            <w:rPrChange w:id="1005" w:author="可乐来一杯" w:date="2026-04-21T23:42:47Z">
              <w:rPr>
                <w:rFonts w:hint="default"/>
                <w:lang w:val="en-US" w:eastAsia="zh-CN"/>
              </w:rPr>
            </w:rPrChange>
          </w:rPr>
          <w:t>在决策与监督之外，独立董事还承担专业咨询功能，但现实中的问题在于，自然人独董的知识更新速度、时间投入和信息处理能力往往难以匹配复杂公司治理的需求。AI的优势不只是知识储备更大，而在于它能够把法律政策、监管动向、行业数据、公司经营信息与历史案例进行同步整合，形成面向具体议题的即时分析能力。借助检索增强与知识图谱机制，AI能</w:t>
        </w:r>
      </w:ins>
      <w:ins w:id="1006" w:author="可乐来一杯" w:date="2026-04-22T22:06:32Z">
        <w:r>
          <w:rPr>
            <w:rFonts w:hint="eastAsia" w:ascii="宋体" w:hAnsi="宋体" w:eastAsia="宋体"/>
            <w:sz w:val="21"/>
            <w:szCs w:val="21"/>
            <w:lang w:val="en-US" w:eastAsia="zh-CN"/>
          </w:rPr>
          <w:t>在</w:t>
        </w:r>
      </w:ins>
      <w:ins w:id="1007" w:author="可乐来一杯" w:date="2026-04-21T23:32:14Z">
        <w:r>
          <w:rPr>
            <w:rFonts w:hint="eastAsia" w:ascii="宋体" w:hAnsi="宋体" w:eastAsia="宋体"/>
            <w:sz w:val="21"/>
            <w:szCs w:val="21"/>
            <w:lang w:val="en-US" w:eastAsia="zh-CN"/>
            <w:rPrChange w:id="1008" w:author="可乐来一杯" w:date="2026-04-21T23:42:47Z">
              <w:rPr>
                <w:rFonts w:hint="default"/>
                <w:lang w:val="en-US" w:eastAsia="zh-CN"/>
              </w:rPr>
            </w:rPrChange>
          </w:rPr>
          <w:t>解释既有规则</w:t>
        </w:r>
      </w:ins>
      <w:ins w:id="1009" w:author="可乐来一杯" w:date="2026-04-22T22:06:34Z">
        <w:r>
          <w:rPr>
            <w:rFonts w:hint="eastAsia" w:ascii="宋体" w:hAnsi="宋体" w:eastAsia="宋体"/>
            <w:sz w:val="21"/>
            <w:szCs w:val="21"/>
            <w:lang w:val="en-US" w:eastAsia="zh-CN"/>
          </w:rPr>
          <w:t>的</w:t>
        </w:r>
      </w:ins>
      <w:ins w:id="1010" w:author="可乐来一杯" w:date="2026-04-22T22:06:35Z">
        <w:r>
          <w:rPr>
            <w:rFonts w:hint="eastAsia" w:ascii="宋体" w:hAnsi="宋体" w:eastAsia="宋体"/>
            <w:sz w:val="21"/>
            <w:szCs w:val="21"/>
            <w:lang w:val="en-US" w:eastAsia="zh-CN"/>
          </w:rPr>
          <w:t>基础上</w:t>
        </w:r>
      </w:ins>
      <w:ins w:id="1011" w:author="可乐来一杯" w:date="2026-04-21T23:32:14Z">
        <w:r>
          <w:rPr>
            <w:rFonts w:hint="eastAsia" w:ascii="宋体" w:hAnsi="宋体" w:eastAsia="宋体"/>
            <w:sz w:val="21"/>
            <w:szCs w:val="21"/>
            <w:lang w:val="en-US" w:eastAsia="zh-CN"/>
            <w:rPrChange w:id="1012" w:author="可乐来一杯" w:date="2026-04-21T23:42:47Z">
              <w:rPr>
                <w:rFonts w:hint="default"/>
                <w:lang w:val="en-US" w:eastAsia="zh-CN"/>
              </w:rPr>
            </w:rPrChange>
          </w:rPr>
          <w:t>，围绕新政策、新交易结构和新市场变化提出前瞻性影响测算，使咨询从一般性意见转向针对性论证。这样一来，独立董事的专业支持不再停留于会前阅读材料和会中附和表态，而能够嵌入董事会运行全过程，提升意见形成的深度、频率与可操作性，使专业咨询真正转化为治理能力的一部分。</w:t>
        </w:r>
      </w:ins>
    </w:p>
    <w:p w14:paraId="2A65D5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lang w:val="en-US" w:eastAsia="zh-CN"/>
        </w:rPr>
      </w:pPr>
    </w:p>
    <w:p w14:paraId="5DC234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sz w:val="28"/>
          <w:szCs w:val="36"/>
          <w:lang w:val="en-US" w:eastAsia="zh-CN"/>
        </w:rPr>
      </w:pPr>
      <w:r>
        <w:rPr>
          <w:rFonts w:hint="eastAsia" w:ascii="黑体" w:hAnsi="黑体" w:eastAsia="黑体" w:cs="黑体"/>
          <w:sz w:val="28"/>
          <w:szCs w:val="36"/>
          <w:lang w:val="en-US" w:eastAsia="zh-CN"/>
        </w:rPr>
        <w:t>AI董事对独立董事的角色职能的冲击</w:t>
      </w:r>
    </w:p>
    <w:p w14:paraId="042AB2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del w:id="1013" w:author="可乐来一杯" w:date="2026-04-21T23:18:44Z"/>
          <w:rFonts w:hint="default" w:ascii="宋体" w:hAnsi="宋体" w:eastAsia="宋体" w:cs="宋体"/>
          <w:sz w:val="24"/>
          <w:szCs w:val="24"/>
          <w:lang w:val="en-US" w:eastAsia="zh-CN"/>
        </w:rPr>
      </w:pPr>
      <w:del w:id="1014" w:author="可乐来一杯" w:date="2026-04-21T23:18:44Z">
        <w:r>
          <w:rPr>
            <w:rFonts w:hint="eastAsia" w:ascii="宋体" w:hAnsi="宋体" w:eastAsia="宋体" w:cs="宋体"/>
            <w:sz w:val="24"/>
            <w:szCs w:val="24"/>
            <w:lang w:val="en-US" w:eastAsia="zh-CN"/>
          </w:rPr>
          <w:delText>我国引入独立董事制度这一“舶来品”，本意是针对我国股份公司股权高度集中，第一大股东平均持股比例超过30%，易产生“一股独大”的公司治理现象，对此，希冀独立董事能够发挥公正评价与监督作用，解决上市公司内部人控制，弥补监事会失效，加强对中小股东利益的保护。究其本质，“独立性”作为独立董事的“灵魂”所在，是该制度发挥应有功能的关键。因此，亦有学者主张，独立董事的独立性可分为“身份独立”与“功能独立</w:delText>
        </w:r>
      </w:del>
      <w:del w:id="1015" w:author="可乐来一杯" w:date="2026-04-21T23:18:44Z">
        <w:r>
          <w:rPr>
            <w:rStyle w:val="17"/>
            <w:rFonts w:hint="eastAsia" w:ascii="宋体" w:hAnsi="宋体" w:eastAsia="宋体" w:cs="宋体"/>
            <w:sz w:val="24"/>
            <w:szCs w:val="24"/>
            <w:lang w:val="en-US" w:eastAsia="zh-CN"/>
          </w:rPr>
          <w:footnoteReference w:id="38"/>
        </w:r>
      </w:del>
      <w:del w:id="1016" w:author="可乐来一杯" w:date="2026-04-21T23:18:44Z">
        <w:r>
          <w:rPr>
            <w:rFonts w:hint="eastAsia" w:ascii="宋体" w:hAnsi="宋体" w:eastAsia="宋体" w:cs="宋体"/>
            <w:sz w:val="24"/>
            <w:szCs w:val="24"/>
            <w:lang w:val="en-US" w:eastAsia="zh-CN"/>
          </w:rPr>
          <w:delText>”</w:delText>
        </w:r>
      </w:del>
      <w:del w:id="1017" w:author="可乐来一杯" w:date="2026-04-21T23:18:44Z">
        <w:r>
          <w:rPr>
            <w:rFonts w:hint="default" w:ascii="宋体" w:hAnsi="宋体" w:eastAsia="宋体" w:cs="宋体"/>
            <w:sz w:val="24"/>
            <w:szCs w:val="24"/>
            <w:vertAlign w:val="superscript"/>
            <w:lang w:val="en-US" w:eastAsia="zh-CN"/>
          </w:rPr>
          <w:fldChar w:fldCharType="begin"/>
        </w:r>
      </w:del>
      <w:del w:id="1018" w:author="可乐来一杯" w:date="2026-04-21T23:18:44Z">
        <w:r>
          <w:rPr>
            <w:rFonts w:hint="default" w:ascii="宋体" w:hAnsi="宋体" w:eastAsia="宋体" w:cs="宋体"/>
            <w:sz w:val="24"/>
            <w:szCs w:val="24"/>
            <w:vertAlign w:val="superscript"/>
            <w:lang w:val="en-US" w:eastAsia="zh-CN"/>
          </w:rPr>
          <w:delInstrText xml:space="preserve"> REF _Ref30815 \r \h </w:delInstrText>
        </w:r>
      </w:del>
      <w:del w:id="1019" w:author="可乐来一杯" w:date="2026-04-21T23:18:44Z">
        <w:r>
          <w:rPr>
            <w:rFonts w:hint="default" w:ascii="宋体" w:hAnsi="宋体" w:eastAsia="宋体" w:cs="宋体"/>
            <w:sz w:val="24"/>
            <w:szCs w:val="24"/>
            <w:vertAlign w:val="superscript"/>
            <w:lang w:val="en-US" w:eastAsia="zh-CN"/>
          </w:rPr>
          <w:fldChar w:fldCharType="separate"/>
        </w:r>
      </w:del>
      <w:del w:id="1020" w:author="可乐来一杯" w:date="2026-04-21T23:29:04Z">
        <w:r>
          <w:rPr>
            <w:rFonts w:hint="default" w:ascii="宋体" w:hAnsi="宋体" w:eastAsia="宋体" w:cs="宋体"/>
            <w:sz w:val="24"/>
            <w:szCs w:val="24"/>
            <w:vertAlign w:val="superscript"/>
            <w:lang w:val="en-US" w:eastAsia="zh-CN"/>
          </w:rPr>
          <w:delText>[31]</w:delText>
        </w:r>
      </w:del>
      <w:del w:id="1021" w:author="可乐来一杯" w:date="2026-04-21T23:18:44Z">
        <w:r>
          <w:rPr>
            <w:rFonts w:hint="default" w:ascii="宋体" w:hAnsi="宋体" w:eastAsia="宋体" w:cs="宋体"/>
            <w:sz w:val="24"/>
            <w:szCs w:val="24"/>
            <w:vertAlign w:val="superscript"/>
            <w:lang w:val="en-US" w:eastAsia="zh-CN"/>
          </w:rPr>
          <w:fldChar w:fldCharType="end"/>
        </w:r>
      </w:del>
      <w:del w:id="1022" w:author="可乐来一杯" w:date="2026-04-21T23:18:44Z">
        <w:r>
          <w:rPr>
            <w:rFonts w:hint="eastAsia"/>
            <w:lang w:eastAsia="zh-CN"/>
          </w:rPr>
          <w:delText>；</w:delText>
        </w:r>
      </w:del>
      <w:del w:id="1023" w:author="可乐来一杯" w:date="2026-04-21T23:18:44Z">
        <w:r>
          <w:rPr>
            <w:rFonts w:hint="eastAsia"/>
            <w:lang w:val="en-US" w:eastAsia="zh-CN"/>
          </w:rPr>
          <w:delText>亦有学者从利害关系、角色定位、代表立场、意见表达四方面的独立性角度分析。</w:delText>
        </w:r>
      </w:del>
      <w:del w:id="1024" w:author="可乐来一杯" w:date="2026-04-21T23:18:44Z">
        <w:r>
          <w:rPr>
            <w:rFonts w:hint="eastAsia" w:ascii="宋体" w:hAnsi="宋体" w:eastAsia="宋体" w:cs="宋体"/>
            <w:sz w:val="24"/>
            <w:szCs w:val="24"/>
            <w:vertAlign w:val="superscript"/>
            <w:lang w:val="en-US" w:eastAsia="zh-CN"/>
          </w:rPr>
          <w:fldChar w:fldCharType="begin"/>
        </w:r>
      </w:del>
      <w:del w:id="1025" w:author="可乐来一杯" w:date="2026-04-21T23:18:44Z">
        <w:r>
          <w:rPr>
            <w:rFonts w:hint="eastAsia" w:ascii="宋体" w:hAnsi="宋体" w:eastAsia="宋体" w:cs="宋体"/>
            <w:sz w:val="24"/>
            <w:szCs w:val="24"/>
            <w:vertAlign w:val="superscript"/>
            <w:lang w:val="en-US" w:eastAsia="zh-CN"/>
          </w:rPr>
          <w:delInstrText xml:space="preserve"> REF _Ref30835 \r \h </w:delInstrText>
        </w:r>
      </w:del>
      <w:del w:id="1026" w:author="可乐来一杯" w:date="2026-04-21T23:18:44Z">
        <w:r>
          <w:rPr>
            <w:rFonts w:hint="eastAsia" w:ascii="宋体" w:hAnsi="宋体" w:eastAsia="宋体" w:cs="宋体"/>
            <w:sz w:val="24"/>
            <w:szCs w:val="24"/>
            <w:vertAlign w:val="superscript"/>
            <w:lang w:val="en-US" w:eastAsia="zh-CN"/>
          </w:rPr>
          <w:fldChar w:fldCharType="separate"/>
        </w:r>
      </w:del>
      <w:del w:id="1027" w:author="可乐来一杯" w:date="2026-04-21T23:29:04Z">
        <w:r>
          <w:rPr>
            <w:rFonts w:hint="eastAsia" w:ascii="宋体" w:hAnsi="宋体" w:eastAsia="宋体" w:cs="宋体"/>
            <w:sz w:val="24"/>
            <w:szCs w:val="24"/>
            <w:vertAlign w:val="superscript"/>
            <w:lang w:val="en-US" w:eastAsia="zh-CN"/>
          </w:rPr>
          <w:delText>[32]</w:delText>
        </w:r>
      </w:del>
      <w:del w:id="1028" w:author="可乐来一杯" w:date="2026-04-21T23:18:44Z">
        <w:r>
          <w:rPr>
            <w:rFonts w:hint="eastAsia" w:ascii="宋体" w:hAnsi="宋体" w:eastAsia="宋体" w:cs="宋体"/>
            <w:sz w:val="24"/>
            <w:szCs w:val="24"/>
            <w:vertAlign w:val="superscript"/>
            <w:lang w:val="en-US" w:eastAsia="zh-CN"/>
          </w:rPr>
          <w:fldChar w:fldCharType="end"/>
        </w:r>
      </w:del>
      <w:del w:id="1029" w:author="可乐来一杯" w:date="2026-04-21T23:18:44Z">
        <w:r>
          <w:rPr>
            <w:rFonts w:hint="eastAsia"/>
            <w:lang w:val="en-US" w:eastAsia="zh-CN"/>
          </w:rPr>
          <w:delText>其不约而同的均将目光置于独立董事的任免、行权、薪酬、责任与救济等微观方面。但在前文AI董事应用技术前提与法律适格性均具备的情形下，是否仍需沿袭这一制度，并试图竭力克服现实中独立董事“不独立、难独立”的窘境，则有待考量。为此，本节从独立董事的“身份——权利——责任”三个维度展开，论证AI董事所能够实现节约制度成本、提升监管效能的问题。</w:delText>
        </w:r>
      </w:del>
    </w:p>
    <w:p w14:paraId="1C41A2B8">
      <w:pPr>
        <w:keepNext w:val="0"/>
        <w:keepLines w:val="0"/>
        <w:pageBreakBefore w:val="0"/>
        <w:widowControl w:val="0"/>
        <w:numPr>
          <w:ilvl w:val="0"/>
          <w:numId w:val="8"/>
          <w:ins w:id="1031" w:author="可乐来一杯" w:date="2026-04-21T23:45:13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1032" w:author="可乐来一杯" w:date="2026-04-21T23:45:13Z">
            <w:rPr>
              <w:rFonts w:hint="default" w:ascii="黑体" w:hAnsi="黑体" w:eastAsia="黑体" w:cs="黑体"/>
              <w:b w:val="0"/>
              <w:bCs w:val="0"/>
              <w:lang w:val="en-US" w:eastAsia="zh-CN"/>
            </w:rPr>
          </w:rPrChange>
        </w:rPr>
        <w:pPrChange w:id="1030" w:author="可乐来一杯" w:date="2026-04-21T23:45:40Z">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1033" w:author="可乐来一杯" w:date="2026-04-21T23:45:13Z">
            <w:rPr>
              <w:rFonts w:hint="eastAsia" w:ascii="黑体" w:hAnsi="黑体" w:eastAsia="黑体" w:cs="黑体"/>
              <w:b w:val="0"/>
              <w:bCs w:val="0"/>
              <w:lang w:val="en-US" w:eastAsia="zh-CN"/>
            </w:rPr>
          </w:rPrChange>
        </w:rPr>
        <w:t>AI董事对独立董事“身份独立”的冲击</w:t>
      </w:r>
    </w:p>
    <w:p w14:paraId="63621D5D">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1035" w:author="可乐来一杯" w:date="2026-04-21T23:42:50Z">
            <w:rPr>
              <w:rFonts w:hint="eastAsia" w:ascii="宋体" w:hAnsi="宋体" w:eastAsia="宋体" w:cs="宋体"/>
              <w:sz w:val="24"/>
              <w:szCs w:val="24"/>
              <w:lang w:val="en-US" w:eastAsia="zh-CN"/>
            </w:rPr>
          </w:rPrChange>
        </w:rPr>
        <w:pPrChange w:id="1034" w:author="可乐来一杯" w:date="2026-04-21T23:42:50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1036" w:author="可乐来一杯" w:date="2026-04-21T23:42:50Z">
            <w:rPr>
              <w:rFonts w:hint="eastAsia" w:ascii="宋体" w:hAnsi="宋体" w:eastAsia="宋体" w:cs="宋体"/>
              <w:sz w:val="24"/>
              <w:szCs w:val="24"/>
              <w:lang w:val="en-US" w:eastAsia="zh-CN"/>
            </w:rPr>
          </w:rPrChange>
        </w:rPr>
        <w:t>独立董事的身份独立共包含两层期待：一方面，是独立董事的选任与产生上，其</w:t>
      </w:r>
      <w:r>
        <w:rPr>
          <w:rFonts w:hint="eastAsia" w:ascii="宋体" w:hAnsi="宋体" w:eastAsia="宋体" w:cs="Times New Roman"/>
          <w:sz w:val="21"/>
          <w:szCs w:val="21"/>
          <w:rPrChange w:id="1037" w:author="可乐来一杯" w:date="2026-04-21T23:42:50Z">
            <w:rPr>
              <w:rFonts w:ascii="宋体" w:hAnsi="宋体" w:eastAsia="宋体" w:cs="宋体"/>
              <w:sz w:val="24"/>
              <w:szCs w:val="24"/>
            </w:rPr>
          </w:rPrChange>
        </w:rPr>
        <w:t>不在公司兼任任何高管职务,且不与公司</w:t>
      </w:r>
      <w:r>
        <w:rPr>
          <w:rFonts w:hint="eastAsia" w:ascii="宋体" w:hAnsi="宋体" w:eastAsia="宋体"/>
          <w:sz w:val="21"/>
          <w:szCs w:val="21"/>
          <w:lang w:eastAsia="zh-CN"/>
          <w:rPrChange w:id="1038" w:author="可乐来一杯" w:date="2026-04-21T23:42:50Z">
            <w:rPr>
              <w:rFonts w:hint="eastAsia"/>
              <w:lang w:eastAsia="zh-CN"/>
            </w:rPr>
          </w:rPrChange>
        </w:rPr>
        <w:t>及其主要股东</w:t>
      </w:r>
      <w:r>
        <w:rPr>
          <w:rFonts w:hint="eastAsia" w:ascii="宋体" w:hAnsi="宋体" w:eastAsia="宋体" w:cs="Times New Roman"/>
          <w:sz w:val="21"/>
          <w:szCs w:val="21"/>
          <w:rPrChange w:id="1039" w:author="可乐来一杯" w:date="2026-04-21T23:42:50Z">
            <w:rPr>
              <w:rFonts w:ascii="宋体" w:hAnsi="宋体" w:eastAsia="宋体" w:cs="宋体"/>
              <w:sz w:val="24"/>
              <w:szCs w:val="24"/>
            </w:rPr>
          </w:rPrChange>
        </w:rPr>
        <w:t>存在任何</w:t>
      </w:r>
      <w:r>
        <w:rPr>
          <w:rFonts w:hint="eastAsia" w:ascii="宋体" w:hAnsi="宋体" w:eastAsia="宋体" w:cs="Times New Roman"/>
          <w:sz w:val="21"/>
          <w:szCs w:val="21"/>
          <w:lang w:val="en-US" w:eastAsia="zh-CN"/>
          <w:rPrChange w:id="1040" w:author="可乐来一杯" w:date="2026-04-21T23:42:50Z">
            <w:rPr>
              <w:rFonts w:hint="eastAsia" w:ascii="宋体" w:hAnsi="宋体" w:eastAsia="宋体" w:cs="宋体"/>
              <w:sz w:val="24"/>
              <w:szCs w:val="24"/>
              <w:lang w:val="en-US" w:eastAsia="zh-CN"/>
            </w:rPr>
          </w:rPrChange>
        </w:rPr>
        <w:t>妨碍其独立客观判断的</w:t>
      </w:r>
      <w:r>
        <w:rPr>
          <w:rFonts w:hint="eastAsia" w:ascii="宋体" w:hAnsi="宋体" w:eastAsia="宋体" w:cs="Times New Roman"/>
          <w:sz w:val="21"/>
          <w:szCs w:val="21"/>
          <w:rPrChange w:id="1041" w:author="可乐来一杯" w:date="2026-04-21T23:42:50Z">
            <w:rPr>
              <w:rFonts w:ascii="宋体" w:hAnsi="宋体" w:eastAsia="宋体" w:cs="宋体"/>
              <w:sz w:val="24"/>
              <w:szCs w:val="24"/>
            </w:rPr>
          </w:rPrChange>
        </w:rPr>
        <w:t>实质性利害关系外部董事</w:t>
      </w:r>
      <w:r>
        <w:rPr>
          <w:rStyle w:val="12"/>
          <w:rFonts w:hint="eastAsia" w:ascii="宋体" w:hAnsi="宋体" w:eastAsia="宋体" w:cs="Times New Roman"/>
          <w:sz w:val="21"/>
          <w:szCs w:val="21"/>
          <w:rPrChange w:id="1042" w:author="可乐来一杯" w:date="2026-04-21T23:42:50Z">
            <w:rPr>
              <w:rStyle w:val="17"/>
              <w:rFonts w:ascii="宋体" w:hAnsi="宋体" w:eastAsia="宋体" w:cs="宋体"/>
              <w:sz w:val="24"/>
              <w:szCs w:val="24"/>
            </w:rPr>
          </w:rPrChange>
        </w:rPr>
        <w:footnoteReference w:id="39"/>
      </w:r>
      <w:r>
        <w:rPr>
          <w:rFonts w:hint="eastAsia" w:ascii="宋体" w:hAnsi="宋体" w:eastAsia="宋体" w:cs="Times New Roman"/>
          <w:sz w:val="21"/>
          <w:szCs w:val="21"/>
          <w:lang w:eastAsia="zh-CN"/>
          <w:rPrChange w:id="1043"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044" w:author="可乐来一杯" w:date="2026-04-21T23:42:50Z">
            <w:rPr>
              <w:rFonts w:hint="eastAsia" w:ascii="宋体" w:hAnsi="宋体" w:eastAsia="宋体" w:cs="宋体"/>
              <w:sz w:val="24"/>
              <w:szCs w:val="24"/>
              <w:lang w:val="en-US" w:eastAsia="zh-CN"/>
            </w:rPr>
          </w:rPrChange>
        </w:rPr>
        <w:t>另一方面，是独立董事在公司治理中扮演的“角色”定位，即独立董事履行的职能是单一的监督制衡者，亦或者是咨询专家（决策支持者）、亦或者是公司经理人身份。其考量在于，单一或多角色定位的不同意味着须给独立董事进行不同的职权配置，而</w:t>
      </w:r>
      <w:r>
        <w:rPr>
          <w:rFonts w:hint="eastAsia" w:ascii="宋体" w:hAnsi="宋体" w:eastAsia="宋体" w:cs="Times New Roman"/>
          <w:sz w:val="21"/>
          <w:szCs w:val="21"/>
          <w:rPrChange w:id="1045" w:author="可乐来一杯" w:date="2026-04-21T23:42:50Z">
            <w:rPr>
              <w:rFonts w:ascii="宋体" w:hAnsi="宋体" w:eastAsia="宋体" w:cs="宋体"/>
              <w:sz w:val="24"/>
              <w:szCs w:val="24"/>
            </w:rPr>
          </w:rPrChange>
        </w:rPr>
        <w:t>多重角色定位容易引起角色间的利益冲突</w:t>
      </w:r>
      <w:r>
        <w:rPr>
          <w:rFonts w:hint="eastAsia" w:ascii="宋体" w:hAnsi="宋体" w:eastAsia="宋体" w:cs="Times New Roman"/>
          <w:sz w:val="21"/>
          <w:szCs w:val="21"/>
          <w:lang w:eastAsia="zh-CN"/>
          <w:rPrChange w:id="1046"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047" w:author="可乐来一杯" w:date="2026-04-21T23:42:50Z">
            <w:rPr>
              <w:rFonts w:hint="eastAsia" w:ascii="宋体" w:hAnsi="宋体" w:eastAsia="宋体" w:cs="宋体"/>
              <w:sz w:val="24"/>
              <w:szCs w:val="24"/>
              <w:lang w:val="en-US" w:eastAsia="zh-CN"/>
            </w:rPr>
          </w:rPrChange>
        </w:rPr>
        <w:t>其本质上是现实中，</w:t>
      </w:r>
      <w:r>
        <w:rPr>
          <w:rFonts w:hint="eastAsia" w:ascii="宋体" w:hAnsi="宋体" w:eastAsia="宋体" w:cs="Times New Roman"/>
          <w:sz w:val="21"/>
          <w:szCs w:val="21"/>
          <w:rPrChange w:id="1048" w:author="可乐来一杯" w:date="2026-04-21T23:42:50Z">
            <w:rPr>
              <w:rFonts w:ascii="宋体" w:hAnsi="宋体" w:eastAsia="宋体" w:cs="宋体"/>
              <w:sz w:val="24"/>
              <w:szCs w:val="24"/>
            </w:rPr>
          </w:rPrChange>
        </w:rPr>
        <w:t>独立董事的提名和任免实际上由公司大股东</w:t>
      </w:r>
      <w:r>
        <w:rPr>
          <w:rFonts w:hint="eastAsia" w:ascii="宋体" w:hAnsi="宋体" w:eastAsia="宋体" w:cs="Times New Roman"/>
          <w:sz w:val="21"/>
          <w:szCs w:val="21"/>
          <w:lang w:val="en-US" w:eastAsia="zh-CN"/>
          <w:rPrChange w:id="1049" w:author="可乐来一杯" w:date="2026-04-21T23:42:50Z">
            <w:rPr>
              <w:rFonts w:hint="eastAsia" w:ascii="宋体" w:hAnsi="宋体" w:eastAsia="宋体" w:cs="宋体"/>
              <w:sz w:val="24"/>
              <w:szCs w:val="24"/>
              <w:lang w:val="en-US" w:eastAsia="zh-CN"/>
            </w:rPr>
          </w:rPrChange>
        </w:rPr>
        <w:t>选任决定的，也即存在“人缘同构性”——董事会内部成员（包含独立董事）在制度安排的表面形式上都是不同机构、不同职责的主体，但实际上，这些主体在公司内部的人际关系是同构的，是由基本相同的主体选择的。</w:t>
      </w:r>
      <w:r>
        <w:rPr>
          <w:rFonts w:hint="eastAsia" w:ascii="宋体" w:hAnsi="宋体" w:eastAsia="宋体" w:cs="Times New Roman"/>
          <w:sz w:val="21"/>
          <w:szCs w:val="21"/>
          <w:vertAlign w:val="baseline"/>
          <w:lang w:val="en-US" w:eastAsia="zh-CN"/>
          <w:rPrChange w:id="1050" w:author="可乐来一杯" w:date="2026-04-21T23:42:50Z">
            <w:rPr>
              <w:rFonts w:hint="default" w:ascii="宋体" w:hAnsi="宋体" w:eastAsia="宋体" w:cs="宋体"/>
              <w:sz w:val="24"/>
              <w:szCs w:val="24"/>
              <w:vertAlign w:val="superscript"/>
              <w:lang w:val="en-US" w:eastAsia="zh-CN"/>
            </w:rPr>
          </w:rPrChange>
        </w:rPr>
        <w:fldChar w:fldCharType="begin"/>
      </w:r>
      <w:ins w:id="1051" w:author="可乐来一杯" w:date="2026-04-21T23:42:50Z">
        <w:r>
          <w:rPr/>
          <w:instrText xml:space="preserve"> REF _Ref30861 \r \h  \* MERGEFORMAT</w:instrText>
        </w:r>
      </w:ins>
      <w:del w:id="1052" w:author="可乐来一杯" w:date="2026-04-21T23:42:50Z">
        <w:r>
          <w:rPr>
            <w:rFonts w:hint="eastAsia" w:ascii="宋体" w:hAnsi="宋体" w:eastAsia="宋体" w:cs="Times New Roman"/>
            <w:sz w:val="21"/>
            <w:szCs w:val="21"/>
            <w:vertAlign w:val="baseline"/>
            <w:lang w:val="en-US" w:eastAsia="zh-CN"/>
            <w:rPrChange w:id="1053" w:author="可乐来一杯" w:date="2026-04-21T23:42:50Z">
              <w:rPr>
                <w:rFonts w:hint="default" w:ascii="宋体" w:hAnsi="宋体" w:eastAsia="宋体" w:cs="宋体"/>
                <w:sz w:val="24"/>
                <w:szCs w:val="24"/>
                <w:vertAlign w:val="superscript"/>
                <w:lang w:val="en-US" w:eastAsia="zh-CN"/>
              </w:rPr>
            </w:rPrChange>
          </w:rPr>
          <w:delInstrText xml:space="preserve"> REF _Ref30861 \r \h </w:delInstrText>
        </w:r>
      </w:del>
      <w:r>
        <w:rPr>
          <w:rFonts w:hint="eastAsia" w:ascii="宋体" w:hAnsi="宋体" w:eastAsia="宋体" w:cs="Times New Roman"/>
          <w:sz w:val="21"/>
          <w:szCs w:val="21"/>
          <w:vertAlign w:val="baseline"/>
          <w:lang w:val="en-US" w:eastAsia="zh-CN"/>
          <w:rPrChange w:id="1054" w:author="可乐来一杯" w:date="2026-04-21T23:42:50Z">
            <w:rPr>
              <w:rFonts w:hint="default" w:ascii="宋体" w:hAnsi="宋体" w:eastAsia="宋体" w:cs="宋体"/>
              <w:sz w:val="24"/>
              <w:szCs w:val="24"/>
              <w:vertAlign w:val="superscript"/>
              <w:lang w:val="en-US" w:eastAsia="zh-CN"/>
            </w:rPr>
          </w:rPrChange>
        </w:rPr>
        <w:fldChar w:fldCharType="separate"/>
      </w:r>
      <w:ins w:id="1055" w:author="可乐来一杯" w:date="2026-04-22T22:03:10Z">
        <w:r>
          <w:rPr>
            <w:rStyle w:val="17"/>
            <w:rFonts w:hint="eastAsia" w:ascii="宋体" w:hAnsi="宋体" w:eastAsia="宋体" w:cs="Times New Roman"/>
            <w:sz w:val="21"/>
            <w:szCs w:val="21"/>
            <w:lang w:val="en-US" w:eastAsia="zh-CN"/>
          </w:rPr>
          <w:footnoteReference w:id="40"/>
        </w:r>
      </w:ins>
      <w:del w:id="1056" w:author="可乐来一杯" w:date="2026-04-21T23:29:04Z">
        <w:r>
          <w:rPr>
            <w:rFonts w:hint="eastAsia" w:ascii="宋体" w:hAnsi="宋体" w:eastAsia="宋体" w:cs="Times New Roman"/>
            <w:sz w:val="21"/>
            <w:szCs w:val="21"/>
            <w:vertAlign w:val="baseline"/>
            <w:lang w:val="en-US" w:eastAsia="zh-CN"/>
            <w:rPrChange w:id="1057" w:author="可乐来一杯" w:date="2026-04-21T23:42:50Z">
              <w:rPr>
                <w:rFonts w:hint="default" w:ascii="宋体" w:hAnsi="宋体" w:eastAsia="宋体" w:cs="宋体"/>
                <w:sz w:val="24"/>
                <w:szCs w:val="24"/>
                <w:vertAlign w:val="superscript"/>
                <w:lang w:val="en-US" w:eastAsia="zh-CN"/>
              </w:rPr>
            </w:rPrChange>
          </w:rPr>
          <w:delText>[33]</w:delText>
        </w:r>
      </w:del>
      <w:r>
        <w:rPr>
          <w:rFonts w:hint="eastAsia" w:ascii="宋体" w:hAnsi="宋体" w:eastAsia="宋体" w:cs="Times New Roman"/>
          <w:sz w:val="21"/>
          <w:szCs w:val="21"/>
          <w:vertAlign w:val="baseline"/>
          <w:lang w:val="en-US" w:eastAsia="zh-CN"/>
          <w:rPrChange w:id="1058" w:author="可乐来一杯" w:date="2026-04-21T23:42:50Z">
            <w:rPr>
              <w:rFonts w:hint="default" w:ascii="宋体" w:hAnsi="宋体" w:eastAsia="宋体" w:cs="宋体"/>
              <w:sz w:val="24"/>
              <w:szCs w:val="24"/>
              <w:vertAlign w:val="superscript"/>
              <w:lang w:val="en-US" w:eastAsia="zh-CN"/>
            </w:rPr>
          </w:rPrChange>
        </w:rPr>
        <w:fldChar w:fldCharType="end"/>
      </w:r>
      <w:r>
        <w:rPr>
          <w:rFonts w:hint="eastAsia" w:ascii="宋体" w:hAnsi="宋体" w:eastAsia="宋体" w:cs="Times New Roman"/>
          <w:sz w:val="21"/>
          <w:szCs w:val="21"/>
          <w:lang w:val="en-US" w:eastAsia="zh-CN"/>
          <w:rPrChange w:id="1059" w:author="可乐来一杯" w:date="2026-04-21T23:42:50Z">
            <w:rPr>
              <w:rFonts w:hint="eastAsia" w:ascii="宋体" w:hAnsi="宋体" w:eastAsia="宋体" w:cs="宋体"/>
              <w:sz w:val="24"/>
              <w:szCs w:val="24"/>
              <w:lang w:val="en-US" w:eastAsia="zh-CN"/>
            </w:rPr>
          </w:rPrChange>
        </w:rPr>
        <w:t>这就引发了独立董事在履职的过程中</w:t>
      </w:r>
      <w:r>
        <w:rPr>
          <w:rFonts w:hint="eastAsia" w:ascii="宋体" w:hAnsi="宋体" w:eastAsia="宋体" w:cs="Times New Roman"/>
          <w:sz w:val="21"/>
          <w:szCs w:val="21"/>
          <w:lang w:val="en-US" w:eastAsia="zh-CN"/>
          <w:rPrChange w:id="1060" w:author="可乐来一杯" w:date="2026-04-21T23:42:50Z">
            <w:rPr>
              <w:rFonts w:hint="default" w:ascii="宋体" w:hAnsi="宋体" w:eastAsia="宋体" w:cs="宋体"/>
              <w:sz w:val="24"/>
              <w:szCs w:val="24"/>
              <w:lang w:val="en-US" w:eastAsia="zh-CN"/>
            </w:rPr>
          </w:rPrChange>
        </w:rPr>
        <w:t>存在“自己人监督自己人”现象以及独立董事“花瓶化”的根本缘由</w:t>
      </w:r>
      <w:r>
        <w:rPr>
          <w:rFonts w:hint="eastAsia" w:ascii="宋体" w:hAnsi="宋体" w:eastAsia="宋体" w:cs="Times New Roman"/>
          <w:sz w:val="21"/>
          <w:szCs w:val="21"/>
          <w:lang w:val="en-US" w:eastAsia="zh-CN"/>
          <w:rPrChange w:id="1061" w:author="可乐来一杯" w:date="2026-04-21T23:42:50Z">
            <w:rPr>
              <w:rFonts w:hint="eastAsia" w:ascii="宋体" w:hAnsi="宋体" w:eastAsia="宋体" w:cs="宋体"/>
              <w:sz w:val="24"/>
              <w:szCs w:val="24"/>
              <w:lang w:val="en-US" w:eastAsia="zh-CN"/>
            </w:rPr>
          </w:rPrChange>
        </w:rPr>
        <w:t>。</w:t>
      </w:r>
    </w:p>
    <w:p w14:paraId="24B9B7C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1063" w:author="可乐来一杯" w:date="2026-04-21T23:42:50Z">
            <w:rPr>
              <w:rFonts w:hint="eastAsia" w:ascii="宋体" w:hAnsi="宋体" w:eastAsia="宋体" w:cs="宋体"/>
              <w:sz w:val="24"/>
              <w:szCs w:val="24"/>
              <w:lang w:val="en-US" w:eastAsia="zh-CN"/>
            </w:rPr>
          </w:rPrChange>
        </w:rPr>
        <w:pPrChange w:id="1062" w:author="可乐来一杯" w:date="2026-04-21T23:42:50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1064" w:author="可乐来一杯" w:date="2026-04-21T23:42:50Z">
            <w:rPr>
              <w:rFonts w:hint="eastAsia" w:ascii="宋体" w:hAnsi="宋体" w:eastAsia="宋体" w:cs="宋体"/>
              <w:sz w:val="24"/>
              <w:szCs w:val="24"/>
              <w:lang w:val="en-US" w:eastAsia="zh-CN"/>
            </w:rPr>
          </w:rPrChange>
        </w:rPr>
        <w:t>循此逻辑，</w:t>
      </w:r>
      <w:r>
        <w:rPr>
          <w:rFonts w:hint="eastAsia" w:ascii="宋体" w:hAnsi="宋体" w:eastAsia="宋体" w:cs="Times New Roman"/>
          <w:sz w:val="21"/>
          <w:szCs w:val="21"/>
          <w:rPrChange w:id="1065" w:author="可乐来一杯" w:date="2026-04-21T23:42:50Z">
            <w:rPr>
              <w:rFonts w:ascii="宋体" w:hAnsi="宋体" w:eastAsia="宋体" w:cs="宋体"/>
              <w:sz w:val="24"/>
              <w:szCs w:val="24"/>
            </w:rPr>
          </w:rPrChange>
        </w:rPr>
        <w:t>当身份独立沦为纸面文章，角色独立也便无从谈起，独立董事</w:t>
      </w:r>
      <w:r>
        <w:rPr>
          <w:rFonts w:hint="eastAsia" w:ascii="宋体" w:hAnsi="宋体" w:eastAsia="宋体" w:cs="Times New Roman"/>
          <w:sz w:val="21"/>
          <w:szCs w:val="21"/>
          <w:lang w:val="en-US" w:eastAsia="zh-CN"/>
          <w:rPrChange w:id="1066" w:author="可乐来一杯" w:date="2026-04-21T23:42:50Z">
            <w:rPr>
              <w:rFonts w:hint="eastAsia" w:ascii="宋体" w:hAnsi="宋体" w:eastAsia="宋体" w:cs="宋体"/>
              <w:sz w:val="24"/>
              <w:szCs w:val="24"/>
              <w:lang w:val="en-US" w:eastAsia="zh-CN"/>
            </w:rPr>
          </w:rPrChange>
        </w:rPr>
        <w:t>也不得不被迫</w:t>
      </w:r>
      <w:r>
        <w:rPr>
          <w:rFonts w:hint="eastAsia" w:ascii="宋体" w:hAnsi="宋体" w:eastAsia="宋体" w:cs="Times New Roman"/>
          <w:sz w:val="21"/>
          <w:szCs w:val="21"/>
          <w:rPrChange w:id="1067" w:author="可乐来一杯" w:date="2026-04-21T23:42:50Z">
            <w:rPr>
              <w:rFonts w:ascii="宋体" w:hAnsi="宋体" w:eastAsia="宋体" w:cs="宋体"/>
              <w:sz w:val="24"/>
              <w:szCs w:val="24"/>
            </w:rPr>
          </w:rPrChange>
        </w:rPr>
        <w:t>滑向“花瓶化”乃至“背书人”的境地。</w:t>
      </w:r>
      <w:r>
        <w:rPr>
          <w:rFonts w:hint="eastAsia" w:ascii="宋体" w:hAnsi="宋体" w:eastAsia="宋体" w:cs="Times New Roman"/>
          <w:sz w:val="21"/>
          <w:szCs w:val="21"/>
          <w:lang w:val="en-US" w:eastAsia="zh-CN"/>
          <w:rPrChange w:id="1068" w:author="可乐来一杯" w:date="2026-04-21T23:42:50Z">
            <w:rPr>
              <w:rFonts w:hint="eastAsia" w:ascii="宋体" w:hAnsi="宋体" w:eastAsia="宋体" w:cs="宋体"/>
              <w:sz w:val="24"/>
              <w:szCs w:val="24"/>
              <w:lang w:val="en-US" w:eastAsia="zh-CN"/>
            </w:rPr>
          </w:rPrChange>
        </w:rPr>
        <w:t>而</w:t>
      </w:r>
      <w:r>
        <w:rPr>
          <w:rFonts w:hint="eastAsia" w:ascii="宋体" w:hAnsi="宋体" w:eastAsia="宋体" w:cs="Times New Roman"/>
          <w:sz w:val="21"/>
          <w:szCs w:val="21"/>
          <w:rPrChange w:id="1069" w:author="可乐来一杯" w:date="2026-04-21T23:42:50Z">
            <w:rPr>
              <w:rFonts w:ascii="宋体" w:hAnsi="宋体" w:eastAsia="宋体" w:cs="宋体"/>
              <w:sz w:val="24"/>
              <w:szCs w:val="24"/>
            </w:rPr>
          </w:rPrChange>
        </w:rPr>
        <w:t>AI 董事的介入</w:t>
      </w:r>
      <w:r>
        <w:rPr>
          <w:rFonts w:hint="eastAsia" w:ascii="宋体" w:hAnsi="宋体" w:eastAsia="宋体" w:cs="Times New Roman"/>
          <w:sz w:val="21"/>
          <w:szCs w:val="21"/>
          <w:lang w:val="en-US" w:eastAsia="zh-CN"/>
          <w:rPrChange w:id="1070" w:author="可乐来一杯" w:date="2026-04-21T23:42:50Z">
            <w:rPr>
              <w:rFonts w:hint="eastAsia" w:ascii="宋体" w:hAnsi="宋体" w:eastAsia="宋体" w:cs="宋体"/>
              <w:sz w:val="24"/>
              <w:szCs w:val="24"/>
              <w:lang w:val="en-US" w:eastAsia="zh-CN"/>
            </w:rPr>
          </w:rPrChange>
        </w:rPr>
        <w:t>则</w:t>
      </w:r>
      <w:r>
        <w:rPr>
          <w:rFonts w:hint="eastAsia" w:ascii="宋体" w:hAnsi="宋体" w:eastAsia="宋体" w:cs="Times New Roman"/>
          <w:sz w:val="21"/>
          <w:szCs w:val="21"/>
          <w:rPrChange w:id="1071" w:author="可乐来一杯" w:date="2026-04-21T23:42:50Z">
            <w:rPr>
              <w:rFonts w:ascii="宋体" w:hAnsi="宋体" w:eastAsia="宋体" w:cs="宋体"/>
              <w:sz w:val="24"/>
              <w:szCs w:val="24"/>
            </w:rPr>
          </w:rPrChange>
        </w:rPr>
        <w:t>为</w:t>
      </w:r>
      <w:r>
        <w:rPr>
          <w:rFonts w:hint="eastAsia" w:ascii="宋体" w:hAnsi="宋体" w:eastAsia="宋体" w:cs="Times New Roman"/>
          <w:sz w:val="21"/>
          <w:szCs w:val="21"/>
          <w:lang w:val="en-US" w:eastAsia="zh-CN"/>
          <w:rPrChange w:id="1072" w:author="可乐来一杯" w:date="2026-04-21T23:42:50Z">
            <w:rPr>
              <w:rFonts w:hint="eastAsia" w:ascii="宋体" w:hAnsi="宋体" w:eastAsia="宋体" w:cs="宋体"/>
              <w:sz w:val="24"/>
              <w:szCs w:val="24"/>
              <w:lang w:val="en-US" w:eastAsia="zh-CN"/>
            </w:rPr>
          </w:rPrChange>
        </w:rPr>
        <w:t>击破</w:t>
      </w:r>
      <w:r>
        <w:rPr>
          <w:rFonts w:hint="eastAsia" w:ascii="宋体" w:hAnsi="宋体" w:eastAsia="宋体" w:cs="Times New Roman"/>
          <w:sz w:val="21"/>
          <w:szCs w:val="21"/>
          <w:rPrChange w:id="1073" w:author="可乐来一杯" w:date="2026-04-21T23:42:50Z">
            <w:rPr>
              <w:rFonts w:ascii="宋体" w:hAnsi="宋体" w:eastAsia="宋体" w:cs="宋体"/>
              <w:sz w:val="24"/>
              <w:szCs w:val="24"/>
            </w:rPr>
          </w:rPrChange>
        </w:rPr>
        <w:t>这一宿命式悖论提供了技术维度的降维打击</w:t>
      </w:r>
      <w:r>
        <w:rPr>
          <w:rFonts w:hint="eastAsia" w:ascii="宋体" w:hAnsi="宋体" w:eastAsia="宋体" w:cs="Times New Roman"/>
          <w:sz w:val="21"/>
          <w:szCs w:val="21"/>
          <w:lang w:eastAsia="zh-CN"/>
          <w:rPrChange w:id="1074"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075" w:author="可乐来一杯" w:date="2026-04-21T23:42:50Z">
            <w:rPr>
              <w:rFonts w:hint="eastAsia" w:ascii="宋体" w:hAnsi="宋体" w:eastAsia="宋体" w:cs="宋体"/>
              <w:sz w:val="24"/>
              <w:szCs w:val="24"/>
              <w:lang w:val="en-US" w:eastAsia="zh-CN"/>
            </w:rPr>
          </w:rPrChange>
        </w:rPr>
        <w:t>具体而言，AI董事</w:t>
      </w:r>
      <w:r>
        <w:rPr>
          <w:rFonts w:hint="eastAsia" w:ascii="宋体" w:hAnsi="宋体" w:eastAsia="宋体" w:cs="Times New Roman"/>
          <w:sz w:val="21"/>
          <w:szCs w:val="21"/>
          <w:rPrChange w:id="1076" w:author="可乐来一杯" w:date="2026-04-21T23:42:50Z">
            <w:rPr>
              <w:rFonts w:ascii="宋体" w:hAnsi="宋体" w:eastAsia="宋体" w:cs="宋体"/>
              <w:sz w:val="24"/>
              <w:szCs w:val="24"/>
            </w:rPr>
          </w:rPrChange>
        </w:rPr>
        <w:t>天然缺失人情脉络与物质激励需求，不会因职位升迁、顾问合同或圈层人脉而改变判断，它对控股股东的好感</w:t>
      </w:r>
      <w:r>
        <w:rPr>
          <w:rFonts w:hint="eastAsia" w:ascii="宋体" w:hAnsi="宋体" w:eastAsia="宋体" w:cs="Times New Roman"/>
          <w:sz w:val="21"/>
          <w:szCs w:val="21"/>
          <w:lang w:val="en-US" w:eastAsia="zh-CN"/>
          <w:rPrChange w:id="1077" w:author="可乐来一杯" w:date="2026-04-21T23:42:50Z">
            <w:rPr>
              <w:rFonts w:hint="eastAsia" w:ascii="宋体" w:hAnsi="宋体" w:eastAsia="宋体" w:cs="宋体"/>
              <w:sz w:val="24"/>
              <w:szCs w:val="24"/>
              <w:lang w:val="en-US" w:eastAsia="zh-CN"/>
            </w:rPr>
          </w:rPrChange>
        </w:rPr>
        <w:t>也</w:t>
      </w:r>
      <w:r>
        <w:rPr>
          <w:rFonts w:hint="eastAsia" w:ascii="宋体" w:hAnsi="宋体" w:eastAsia="宋体" w:cs="Times New Roman"/>
          <w:sz w:val="21"/>
          <w:szCs w:val="21"/>
          <w:rPrChange w:id="1078" w:author="可乐来一杯" w:date="2026-04-21T23:42:50Z">
            <w:rPr>
              <w:rFonts w:ascii="宋体" w:hAnsi="宋体" w:eastAsia="宋体" w:cs="宋体"/>
              <w:sz w:val="24"/>
              <w:szCs w:val="24"/>
            </w:rPr>
          </w:rPrChange>
        </w:rPr>
        <w:t>无从生成</w:t>
      </w:r>
      <w:r>
        <w:rPr>
          <w:rFonts w:hint="eastAsia" w:ascii="宋体" w:hAnsi="宋体" w:eastAsia="宋体" w:cs="Times New Roman"/>
          <w:sz w:val="21"/>
          <w:szCs w:val="21"/>
          <w:lang w:eastAsia="zh-CN"/>
          <w:rPrChange w:id="1079"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080" w:author="可乐来一杯" w:date="2026-04-21T23:42:50Z">
            <w:rPr>
              <w:rFonts w:hint="eastAsia" w:ascii="宋体" w:hAnsi="宋体" w:eastAsia="宋体" w:cs="宋体"/>
              <w:sz w:val="24"/>
              <w:szCs w:val="24"/>
              <w:lang w:val="en-US" w:eastAsia="zh-CN"/>
            </w:rPr>
          </w:rPrChange>
        </w:rPr>
        <w:t>即</w:t>
      </w:r>
      <w:r>
        <w:rPr>
          <w:rFonts w:hint="eastAsia" w:ascii="宋体" w:hAnsi="宋体" w:eastAsia="宋体" w:cs="Times New Roman"/>
          <w:sz w:val="21"/>
          <w:szCs w:val="21"/>
          <w:rPrChange w:id="1081" w:author="可乐来一杯" w:date="2026-04-21T23:42:50Z">
            <w:rPr>
              <w:rFonts w:ascii="宋体" w:hAnsi="宋体" w:eastAsia="宋体" w:cs="宋体"/>
              <w:sz w:val="24"/>
              <w:szCs w:val="24"/>
            </w:rPr>
          </w:rPrChange>
        </w:rPr>
        <w:t>在源头上摆脱“人缘同构性”，进而消弭“自己人监督自己人”的魔咒</w:t>
      </w:r>
      <w:r>
        <w:rPr>
          <w:rFonts w:hint="eastAsia" w:ascii="宋体" w:hAnsi="宋体" w:eastAsia="宋体" w:cs="Times New Roman"/>
          <w:sz w:val="21"/>
          <w:szCs w:val="21"/>
          <w:lang w:eastAsia="zh-CN"/>
          <w:rPrChange w:id="1082"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083" w:author="可乐来一杯" w:date="2026-04-21T23:42:50Z">
            <w:rPr>
              <w:rFonts w:hint="eastAsia" w:ascii="宋体" w:hAnsi="宋体" w:eastAsia="宋体" w:cs="宋体"/>
              <w:sz w:val="24"/>
              <w:szCs w:val="24"/>
              <w:lang w:val="en-US" w:eastAsia="zh-CN"/>
            </w:rPr>
          </w:rPrChange>
        </w:rPr>
        <w:t>对于独立董事自身，也</w:t>
      </w:r>
      <w:r>
        <w:rPr>
          <w:rFonts w:hint="eastAsia" w:ascii="宋体" w:hAnsi="宋体" w:eastAsia="宋体" w:cs="Times New Roman"/>
          <w:sz w:val="21"/>
          <w:szCs w:val="21"/>
          <w:rPrChange w:id="1084" w:author="可乐来一杯" w:date="2026-04-21T23:42:50Z">
            <w:rPr>
              <w:rFonts w:ascii="宋体" w:hAnsi="宋体" w:eastAsia="宋体" w:cs="宋体"/>
              <w:sz w:val="24"/>
              <w:szCs w:val="24"/>
            </w:rPr>
          </w:rPrChange>
        </w:rPr>
        <w:t>不再诉诸于个体品质的</w:t>
      </w:r>
      <w:r>
        <w:rPr>
          <w:rFonts w:hint="eastAsia" w:ascii="宋体" w:hAnsi="宋体" w:eastAsia="宋体" w:cs="Times New Roman"/>
          <w:sz w:val="21"/>
          <w:szCs w:val="21"/>
          <w:lang w:eastAsia="zh-CN"/>
          <w:rPrChange w:id="1085"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086" w:author="可乐来一杯" w:date="2026-04-21T23:42:50Z">
            <w:rPr>
              <w:rFonts w:ascii="宋体" w:hAnsi="宋体" w:eastAsia="宋体" w:cs="宋体"/>
              <w:sz w:val="24"/>
              <w:szCs w:val="24"/>
            </w:rPr>
          </w:rPrChange>
        </w:rPr>
        <w:t>自律</w:t>
      </w:r>
      <w:r>
        <w:rPr>
          <w:rFonts w:hint="eastAsia" w:ascii="宋体" w:hAnsi="宋体" w:eastAsia="宋体" w:cs="Times New Roman"/>
          <w:sz w:val="21"/>
          <w:szCs w:val="21"/>
          <w:lang w:eastAsia="zh-CN"/>
          <w:rPrChange w:id="1087"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088" w:author="可乐来一杯" w:date="2026-04-21T23:42:50Z">
            <w:rPr>
              <w:rFonts w:ascii="宋体" w:hAnsi="宋体" w:eastAsia="宋体" w:cs="宋体"/>
              <w:sz w:val="24"/>
              <w:szCs w:val="24"/>
            </w:rPr>
          </w:rPrChange>
        </w:rPr>
        <w:t>，而是依托技术架构的</w:t>
      </w:r>
      <w:r>
        <w:rPr>
          <w:rFonts w:hint="eastAsia" w:ascii="宋体" w:hAnsi="宋体" w:eastAsia="宋体" w:cs="Times New Roman"/>
          <w:sz w:val="21"/>
          <w:szCs w:val="21"/>
          <w:lang w:eastAsia="zh-CN"/>
          <w:rPrChange w:id="1089"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090" w:author="可乐来一杯" w:date="2026-04-21T23:42:50Z">
            <w:rPr>
              <w:rFonts w:ascii="宋体" w:hAnsi="宋体" w:eastAsia="宋体" w:cs="宋体"/>
              <w:sz w:val="24"/>
              <w:szCs w:val="24"/>
            </w:rPr>
          </w:rPrChange>
        </w:rPr>
        <w:t>他律</w:t>
      </w:r>
      <w:r>
        <w:rPr>
          <w:rFonts w:hint="eastAsia" w:ascii="宋体" w:hAnsi="宋体" w:eastAsia="宋体" w:cs="Times New Roman"/>
          <w:sz w:val="21"/>
          <w:szCs w:val="21"/>
          <w:lang w:eastAsia="zh-CN"/>
          <w:rPrChange w:id="1091"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092" w:author="可乐来一杯" w:date="2026-04-21T23:42:50Z">
            <w:rPr>
              <w:rFonts w:ascii="宋体" w:hAnsi="宋体" w:eastAsia="宋体" w:cs="宋体"/>
              <w:sz w:val="24"/>
              <w:szCs w:val="24"/>
            </w:rPr>
          </w:rPrChange>
        </w:rPr>
        <w:t>来确保独立</w:t>
      </w:r>
      <w:r>
        <w:rPr>
          <w:rFonts w:hint="eastAsia" w:ascii="宋体" w:hAnsi="宋体" w:eastAsia="宋体" w:cs="Times New Roman"/>
          <w:sz w:val="21"/>
          <w:szCs w:val="21"/>
          <w:lang w:eastAsia="zh-CN"/>
          <w:rPrChange w:id="1093"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094" w:author="可乐来一杯" w:date="2026-04-21T23:42:50Z">
            <w:rPr>
              <w:rFonts w:hint="eastAsia" w:ascii="宋体" w:hAnsi="宋体" w:eastAsia="宋体" w:cs="宋体"/>
              <w:sz w:val="24"/>
              <w:szCs w:val="24"/>
              <w:lang w:val="en-US" w:eastAsia="zh-CN"/>
            </w:rPr>
          </w:rPrChange>
        </w:rPr>
        <w:t>AI董事无须</w:t>
      </w:r>
      <w:r>
        <w:rPr>
          <w:rFonts w:hint="eastAsia" w:ascii="宋体" w:hAnsi="宋体" w:eastAsia="宋体" w:cs="Times New Roman"/>
          <w:sz w:val="21"/>
          <w:szCs w:val="21"/>
          <w:rPrChange w:id="1095" w:author="可乐来一杯" w:date="2026-04-21T23:42:50Z">
            <w:rPr>
              <w:rFonts w:ascii="宋体" w:hAnsi="宋体" w:eastAsia="宋体" w:cs="宋体"/>
              <w:sz w:val="24"/>
              <w:szCs w:val="24"/>
            </w:rPr>
          </w:rPrChange>
        </w:rPr>
        <w:t>在监督、咨询、经营</w:t>
      </w:r>
      <w:r>
        <w:rPr>
          <w:rFonts w:hint="eastAsia" w:ascii="宋体" w:hAnsi="宋体" w:eastAsia="宋体" w:cs="Times New Roman"/>
          <w:sz w:val="21"/>
          <w:szCs w:val="21"/>
          <w:lang w:val="en-US" w:eastAsia="zh-CN"/>
          <w:rPrChange w:id="1096" w:author="可乐来一杯" w:date="2026-04-21T23:42:50Z">
            <w:rPr>
              <w:rFonts w:hint="eastAsia" w:ascii="宋体" w:hAnsi="宋体" w:eastAsia="宋体" w:cs="宋体"/>
              <w:sz w:val="24"/>
              <w:szCs w:val="24"/>
              <w:lang w:val="en-US" w:eastAsia="zh-CN"/>
            </w:rPr>
          </w:rPrChange>
        </w:rPr>
        <w:t>三种角色定位</w:t>
      </w:r>
      <w:r>
        <w:rPr>
          <w:rFonts w:hint="eastAsia" w:ascii="宋体" w:hAnsi="宋体" w:eastAsia="宋体" w:cs="Times New Roman"/>
          <w:sz w:val="21"/>
          <w:szCs w:val="21"/>
          <w:rPrChange w:id="1097" w:author="可乐来一杯" w:date="2026-04-21T23:42:50Z">
            <w:rPr>
              <w:rFonts w:ascii="宋体" w:hAnsi="宋体" w:eastAsia="宋体" w:cs="宋体"/>
              <w:sz w:val="24"/>
              <w:szCs w:val="24"/>
            </w:rPr>
          </w:rPrChange>
        </w:rPr>
        <w:t>中摇摆，而</w:t>
      </w:r>
      <w:r>
        <w:rPr>
          <w:rFonts w:hint="eastAsia" w:ascii="宋体" w:hAnsi="宋体" w:eastAsia="宋体" w:cs="Times New Roman"/>
          <w:sz w:val="21"/>
          <w:szCs w:val="21"/>
          <w:lang w:val="en-US" w:eastAsia="zh-CN"/>
          <w:rPrChange w:id="1098" w:author="可乐来一杯" w:date="2026-04-21T23:42:50Z">
            <w:rPr>
              <w:rFonts w:hint="eastAsia" w:ascii="宋体" w:hAnsi="宋体" w:eastAsia="宋体" w:cs="宋体"/>
              <w:sz w:val="24"/>
              <w:szCs w:val="24"/>
              <w:lang w:val="en-US" w:eastAsia="zh-CN"/>
            </w:rPr>
          </w:rPrChange>
        </w:rPr>
        <w:t>最大化的</w:t>
      </w:r>
      <w:r>
        <w:rPr>
          <w:rFonts w:hint="eastAsia" w:ascii="宋体" w:hAnsi="宋体" w:eastAsia="宋体" w:cs="Times New Roman"/>
          <w:sz w:val="21"/>
          <w:szCs w:val="21"/>
          <w:rPrChange w:id="1099" w:author="可乐来一杯" w:date="2026-04-21T23:42:50Z">
            <w:rPr>
              <w:rFonts w:ascii="宋体" w:hAnsi="宋体" w:eastAsia="宋体" w:cs="宋体"/>
              <w:sz w:val="24"/>
              <w:szCs w:val="24"/>
            </w:rPr>
          </w:rPrChange>
        </w:rPr>
        <w:t>通过实时数据分析专注于监督本位</w:t>
      </w:r>
      <w:r>
        <w:rPr>
          <w:rFonts w:hint="eastAsia" w:ascii="宋体" w:hAnsi="宋体" w:eastAsia="宋体" w:cs="Times New Roman"/>
          <w:sz w:val="21"/>
          <w:szCs w:val="21"/>
          <w:lang w:eastAsia="zh-CN"/>
          <w:rPrChange w:id="1100" w:author="可乐来一杯" w:date="2026-04-21T23:42:50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101" w:author="可乐来一杯" w:date="2026-04-21T23:42:50Z">
            <w:rPr>
              <w:rFonts w:ascii="宋体" w:hAnsi="宋体" w:eastAsia="宋体" w:cs="宋体"/>
              <w:sz w:val="24"/>
              <w:szCs w:val="24"/>
            </w:rPr>
          </w:rPrChange>
        </w:rPr>
        <w:t>让“独立”成为可以被编译、被验证、被迭代的技术事实。</w:t>
      </w:r>
    </w:p>
    <w:p w14:paraId="7EA5B99D">
      <w:pPr>
        <w:keepNext w:val="0"/>
        <w:keepLines w:val="0"/>
        <w:pageBreakBefore w:val="0"/>
        <w:widowControl w:val="0"/>
        <w:numPr>
          <w:ilvl w:val="0"/>
          <w:numId w:val="8"/>
          <w:ins w:id="1103" w:author="可乐来一杯" w:date="2026-04-21T23:45:16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1104" w:author="可乐来一杯" w:date="2026-04-21T23:45:16Z">
            <w:rPr>
              <w:rFonts w:hint="default" w:ascii="黑体" w:hAnsi="黑体" w:eastAsia="黑体" w:cs="黑体"/>
              <w:b w:val="0"/>
              <w:bCs w:val="0"/>
              <w:lang w:val="en-US" w:eastAsia="zh-CN"/>
            </w:rPr>
          </w:rPrChange>
        </w:rPr>
        <w:pPrChange w:id="1102" w:author="可乐来一杯" w:date="2026-04-21T23:45:40Z">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1105" w:author="可乐来一杯" w:date="2026-04-21T23:45:16Z">
            <w:rPr>
              <w:rFonts w:hint="eastAsia" w:ascii="黑体" w:hAnsi="黑体" w:eastAsia="黑体" w:cs="黑体"/>
              <w:b w:val="0"/>
              <w:bCs w:val="0"/>
              <w:lang w:val="en-US" w:eastAsia="zh-CN"/>
            </w:rPr>
          </w:rPrChange>
        </w:rPr>
        <w:t>AI董事对独立董事“薪酬独立”的冲击</w:t>
      </w:r>
    </w:p>
    <w:p w14:paraId="32C35BA3">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1107" w:author="可乐来一杯" w:date="2026-04-21T23:42:54Z">
            <w:rPr>
              <w:rFonts w:hint="eastAsia" w:ascii="宋体" w:hAnsi="宋体" w:eastAsia="宋体" w:cs="宋体"/>
              <w:sz w:val="24"/>
              <w:szCs w:val="24"/>
              <w:lang w:val="en-US" w:eastAsia="zh-CN"/>
            </w:rPr>
          </w:rPrChange>
        </w:rPr>
        <w:pPrChange w:id="1106" w:author="可乐来一杯" w:date="2026-04-21T23:42:54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1108" w:author="可乐来一杯" w:date="2026-04-21T23:42:54Z">
            <w:rPr>
              <w:rFonts w:hint="eastAsia" w:ascii="宋体" w:hAnsi="宋体" w:eastAsia="宋体" w:cs="宋体"/>
              <w:sz w:val="24"/>
              <w:szCs w:val="24"/>
              <w:lang w:val="en-US" w:eastAsia="zh-CN"/>
            </w:rPr>
          </w:rPrChange>
        </w:rPr>
        <w:t>独立董事的薪酬设定及衍生的相关问题历来备受关注。如前文所述，独立董事须保证身份上的独立性，这意味着其在经济关系上不能与公司产生重大依赖关系。但独立董事履职也并非纯粹的“为爱发电”，学界对于支付独立董事基本薪酬以保障其实现预期工作目标、正常履职早已达成多数意见，</w:t>
      </w:r>
      <w:r>
        <w:rPr>
          <w:rFonts w:hint="eastAsia" w:ascii="宋体" w:hAnsi="宋体" w:eastAsia="宋体" w:cs="Times New Roman"/>
          <w:sz w:val="21"/>
          <w:szCs w:val="21"/>
          <w:vertAlign w:val="baseline"/>
          <w:lang w:val="en-US" w:eastAsia="zh-CN"/>
          <w:rPrChange w:id="1109" w:author="可乐来一杯" w:date="2026-04-21T23:42:54Z">
            <w:rPr>
              <w:rFonts w:hint="eastAsia" w:ascii="宋体" w:hAnsi="宋体" w:eastAsia="宋体" w:cs="宋体"/>
              <w:sz w:val="24"/>
              <w:szCs w:val="24"/>
              <w:vertAlign w:val="superscript"/>
              <w:lang w:val="en-US" w:eastAsia="zh-CN"/>
            </w:rPr>
          </w:rPrChange>
        </w:rPr>
        <w:fldChar w:fldCharType="begin"/>
      </w:r>
      <w:ins w:id="1110" w:author="可乐来一杯" w:date="2026-04-21T23:42:54Z">
        <w:r>
          <w:rPr/>
          <w:instrText xml:space="preserve"> REF _Ref30880 \r \h  \* MERGEFORMAT</w:instrText>
        </w:r>
      </w:ins>
      <w:del w:id="1111" w:author="可乐来一杯" w:date="2026-04-21T23:42:54Z">
        <w:r>
          <w:rPr>
            <w:rFonts w:hint="eastAsia" w:ascii="宋体" w:hAnsi="宋体" w:eastAsia="宋体" w:cs="Times New Roman"/>
            <w:sz w:val="21"/>
            <w:szCs w:val="21"/>
            <w:vertAlign w:val="baseline"/>
            <w:lang w:val="en-US" w:eastAsia="zh-CN"/>
            <w:rPrChange w:id="1112" w:author="可乐来一杯" w:date="2026-04-21T23:42:54Z">
              <w:rPr>
                <w:rFonts w:hint="eastAsia" w:ascii="宋体" w:hAnsi="宋体" w:eastAsia="宋体" w:cs="宋体"/>
                <w:sz w:val="24"/>
                <w:szCs w:val="24"/>
                <w:vertAlign w:val="superscript"/>
                <w:lang w:val="en-US" w:eastAsia="zh-CN"/>
              </w:rPr>
            </w:rPrChange>
          </w:rPr>
          <w:delInstrText xml:space="preserve"> REF _Ref30880 \r \h </w:delInstrText>
        </w:r>
      </w:del>
      <w:r>
        <w:rPr>
          <w:rFonts w:hint="eastAsia" w:ascii="宋体" w:hAnsi="宋体" w:eastAsia="宋体" w:cs="Times New Roman"/>
          <w:sz w:val="21"/>
          <w:szCs w:val="21"/>
          <w:vertAlign w:val="baseline"/>
          <w:lang w:val="en-US" w:eastAsia="zh-CN"/>
          <w:rPrChange w:id="1113" w:author="可乐来一杯" w:date="2026-04-21T23:42:54Z">
            <w:rPr>
              <w:rFonts w:hint="eastAsia" w:ascii="宋体" w:hAnsi="宋体" w:eastAsia="宋体" w:cs="宋体"/>
              <w:sz w:val="24"/>
              <w:szCs w:val="24"/>
              <w:vertAlign w:val="superscript"/>
              <w:lang w:val="en-US" w:eastAsia="zh-CN"/>
            </w:rPr>
          </w:rPrChange>
        </w:rPr>
        <w:fldChar w:fldCharType="separate"/>
      </w:r>
      <w:ins w:id="1114" w:author="可乐来一杯" w:date="2026-04-22T22:03:19Z">
        <w:r>
          <w:rPr>
            <w:rStyle w:val="17"/>
            <w:rFonts w:hint="eastAsia" w:ascii="宋体" w:hAnsi="宋体" w:eastAsia="宋体" w:cs="Times New Roman"/>
            <w:sz w:val="21"/>
            <w:szCs w:val="21"/>
            <w:lang w:val="en-US" w:eastAsia="zh-CN"/>
          </w:rPr>
          <w:footnoteReference w:id="41"/>
        </w:r>
      </w:ins>
      <w:del w:id="1115" w:author="可乐来一杯" w:date="2026-04-21T23:29:04Z">
        <w:r>
          <w:rPr>
            <w:rFonts w:hint="eastAsia" w:ascii="宋体" w:hAnsi="宋体" w:eastAsia="宋体" w:cs="Times New Roman"/>
            <w:sz w:val="21"/>
            <w:szCs w:val="21"/>
            <w:vertAlign w:val="baseline"/>
            <w:lang w:val="en-US" w:eastAsia="zh-CN"/>
            <w:rPrChange w:id="1116" w:author="可乐来一杯" w:date="2026-04-21T23:42:54Z">
              <w:rPr>
                <w:rFonts w:hint="eastAsia" w:ascii="宋体" w:hAnsi="宋体" w:eastAsia="宋体" w:cs="宋体"/>
                <w:sz w:val="24"/>
                <w:szCs w:val="24"/>
                <w:vertAlign w:val="superscript"/>
                <w:lang w:val="en-US" w:eastAsia="zh-CN"/>
              </w:rPr>
            </w:rPrChange>
          </w:rPr>
          <w:delText>[34]</w:delText>
        </w:r>
      </w:del>
      <w:r>
        <w:rPr>
          <w:rFonts w:hint="eastAsia" w:ascii="宋体" w:hAnsi="宋体" w:eastAsia="宋体" w:cs="Times New Roman"/>
          <w:sz w:val="21"/>
          <w:szCs w:val="21"/>
          <w:vertAlign w:val="baseline"/>
          <w:lang w:val="en-US" w:eastAsia="zh-CN"/>
          <w:rPrChange w:id="1117" w:author="可乐来一杯" w:date="2026-04-21T23:42:54Z">
            <w:rPr>
              <w:rFonts w:hint="eastAsia" w:ascii="宋体" w:hAnsi="宋体" w:eastAsia="宋体" w:cs="宋体"/>
              <w:sz w:val="24"/>
              <w:szCs w:val="24"/>
              <w:vertAlign w:val="superscript"/>
              <w:lang w:val="en-US" w:eastAsia="zh-CN"/>
            </w:rPr>
          </w:rPrChange>
        </w:rPr>
        <w:fldChar w:fldCharType="end"/>
      </w:r>
      <w:r>
        <w:rPr>
          <w:rFonts w:hint="eastAsia" w:ascii="宋体" w:hAnsi="宋体" w:eastAsia="宋体" w:cs="Times New Roman"/>
          <w:sz w:val="21"/>
          <w:szCs w:val="21"/>
          <w:lang w:val="en-US" w:eastAsia="zh-CN"/>
          <w:rPrChange w:id="1118" w:author="可乐来一杯" w:date="2026-04-21T23:42:54Z">
            <w:rPr>
              <w:rFonts w:hint="eastAsia" w:ascii="宋体" w:hAnsi="宋体" w:eastAsia="宋体" w:cs="宋体"/>
              <w:sz w:val="24"/>
              <w:szCs w:val="24"/>
              <w:lang w:val="en-US" w:eastAsia="zh-CN"/>
            </w:rPr>
          </w:rPrChange>
        </w:rPr>
        <w:t>而争议较为受瞩目的仍属“激励性薪酬”的设定。</w:t>
      </w:r>
    </w:p>
    <w:p w14:paraId="2C43830E">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1120" w:author="可乐来一杯" w:date="2026-04-21T23:42:54Z">
            <w:rPr>
              <w:rFonts w:hint="default"/>
              <w:lang w:val="en-US" w:eastAsia="zh-CN"/>
            </w:rPr>
          </w:rPrChange>
        </w:rPr>
        <w:pPrChange w:id="1119" w:author="可乐来一杯" w:date="2026-04-21T23:42:54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1121" w:author="可乐来一杯" w:date="2026-04-21T23:42:54Z">
            <w:rPr>
              <w:rFonts w:hint="eastAsia" w:ascii="宋体" w:hAnsi="宋体" w:eastAsia="宋体" w:cs="宋体"/>
              <w:sz w:val="24"/>
              <w:szCs w:val="24"/>
              <w:lang w:val="en-US" w:eastAsia="zh-CN"/>
            </w:rPr>
          </w:rPrChange>
        </w:rPr>
        <w:t>独立董事作为公司这一类商事组织的内部成员，本自带有“经济人”的属性。恰如有研究所指出的，当独立董事的薪酬过低时, 存在激励不足问题, 不利于调动独立董事履职的积极性, 由此造成公司高管变更与经营业绩间敏感性的降低及公司盈余管理程度的提高。当独立董事的薪酬过高时, 存在激励过度问题, 削弱了独立董事的独立性, 也将导致较低的高管变更与经营业绩的敏感性及更高程度的公司盈余管理。</w:t>
      </w:r>
      <w:r>
        <w:rPr>
          <w:rFonts w:hint="eastAsia" w:ascii="宋体" w:hAnsi="宋体" w:eastAsia="宋体"/>
          <w:sz w:val="21"/>
          <w:szCs w:val="21"/>
          <w:vertAlign w:val="baseline"/>
          <w:lang w:val="en-US" w:eastAsia="zh-CN"/>
          <w:rPrChange w:id="1122" w:author="可乐来一杯" w:date="2026-04-21T23:42:54Z">
            <w:rPr>
              <w:rFonts w:hint="default"/>
              <w:vertAlign w:val="superscript"/>
              <w:lang w:val="en-US" w:eastAsia="zh-CN"/>
            </w:rPr>
          </w:rPrChange>
        </w:rPr>
        <w:fldChar w:fldCharType="begin"/>
      </w:r>
      <w:ins w:id="1123" w:author="可乐来一杯" w:date="2026-04-21T23:42:54Z">
        <w:r>
          <w:rPr/>
          <w:instrText xml:space="preserve"> REF _Ref30900 \r \h  \* MERGEFORMAT</w:instrText>
        </w:r>
      </w:ins>
      <w:del w:id="1124" w:author="可乐来一杯" w:date="2026-04-21T23:42:54Z">
        <w:r>
          <w:rPr>
            <w:rFonts w:hint="eastAsia" w:ascii="宋体" w:hAnsi="宋体" w:eastAsia="宋体"/>
            <w:sz w:val="21"/>
            <w:szCs w:val="21"/>
            <w:vertAlign w:val="baseline"/>
            <w:lang w:val="en-US" w:eastAsia="zh-CN"/>
            <w:rPrChange w:id="1125" w:author="可乐来一杯" w:date="2026-04-21T23:42:54Z">
              <w:rPr>
                <w:rFonts w:hint="default"/>
                <w:vertAlign w:val="superscript"/>
                <w:lang w:val="en-US" w:eastAsia="zh-CN"/>
              </w:rPr>
            </w:rPrChange>
          </w:rPr>
          <w:delInstrText xml:space="preserve"> REF _Ref30900 \r \h </w:delInstrText>
        </w:r>
      </w:del>
      <w:r>
        <w:rPr>
          <w:rFonts w:hint="eastAsia" w:ascii="宋体" w:hAnsi="宋体" w:eastAsia="宋体"/>
          <w:sz w:val="21"/>
          <w:szCs w:val="21"/>
          <w:vertAlign w:val="baseline"/>
          <w:lang w:val="en-US" w:eastAsia="zh-CN"/>
          <w:rPrChange w:id="1126" w:author="可乐来一杯" w:date="2026-04-21T23:42:54Z">
            <w:rPr>
              <w:rFonts w:hint="default"/>
              <w:vertAlign w:val="superscript"/>
              <w:lang w:val="en-US" w:eastAsia="zh-CN"/>
            </w:rPr>
          </w:rPrChange>
        </w:rPr>
        <w:fldChar w:fldCharType="separate"/>
      </w:r>
      <w:ins w:id="1127" w:author="可乐来一杯" w:date="2026-04-22T22:03:22Z">
        <w:r>
          <w:rPr>
            <w:rStyle w:val="17"/>
            <w:rFonts w:hint="eastAsia" w:ascii="宋体" w:hAnsi="宋体" w:eastAsia="宋体"/>
            <w:sz w:val="21"/>
            <w:szCs w:val="21"/>
            <w:lang w:val="en-US" w:eastAsia="zh-CN"/>
          </w:rPr>
          <w:footnoteReference w:id="42"/>
        </w:r>
      </w:ins>
      <w:del w:id="1128" w:author="可乐来一杯" w:date="2026-04-21T23:29:04Z">
        <w:r>
          <w:rPr>
            <w:rFonts w:hint="eastAsia" w:ascii="宋体" w:hAnsi="宋体" w:eastAsia="宋体"/>
            <w:sz w:val="21"/>
            <w:szCs w:val="21"/>
            <w:vertAlign w:val="baseline"/>
            <w:lang w:val="en-US" w:eastAsia="zh-CN"/>
            <w:rPrChange w:id="1129" w:author="可乐来一杯" w:date="2026-04-21T23:42:54Z">
              <w:rPr>
                <w:rFonts w:hint="default"/>
                <w:vertAlign w:val="superscript"/>
                <w:lang w:val="en-US" w:eastAsia="zh-CN"/>
              </w:rPr>
            </w:rPrChange>
          </w:rPr>
          <w:delText>[35]</w:delText>
        </w:r>
      </w:del>
      <w:r>
        <w:rPr>
          <w:rFonts w:hint="eastAsia" w:ascii="宋体" w:hAnsi="宋体" w:eastAsia="宋体"/>
          <w:sz w:val="21"/>
          <w:szCs w:val="21"/>
          <w:vertAlign w:val="baseline"/>
          <w:lang w:val="en-US" w:eastAsia="zh-CN"/>
          <w:rPrChange w:id="1130" w:author="可乐来一杯" w:date="2026-04-21T23:42:54Z">
            <w:rPr>
              <w:rFonts w:hint="default"/>
              <w:vertAlign w:val="superscript"/>
              <w:lang w:val="en-US" w:eastAsia="zh-CN"/>
            </w:rPr>
          </w:rPrChange>
        </w:rPr>
        <w:fldChar w:fldCharType="end"/>
      </w:r>
      <w:r>
        <w:rPr>
          <w:rFonts w:hint="eastAsia" w:ascii="宋体" w:hAnsi="宋体" w:eastAsia="宋体"/>
          <w:sz w:val="21"/>
          <w:szCs w:val="21"/>
          <w:lang w:val="en-US" w:eastAsia="zh-CN"/>
          <w:rPrChange w:id="1131" w:author="可乐来一杯" w:date="2026-04-21T23:42:54Z">
            <w:rPr>
              <w:rFonts w:hint="eastAsia"/>
              <w:lang w:val="en-US" w:eastAsia="zh-CN"/>
            </w:rPr>
          </w:rPrChange>
        </w:rPr>
        <w:t>因此，独立董事薪酬过高亦或者过低的问题均在不同程度上影响其“独立性”履职。与之相伴生的问题在于，我国对独立董事的薪酬披露重视不足。2001年的《指导意见》首次明确了应在公司年报中披露独立董事的津贴标准，即津贴的标准应当由董事会制订预案，股东大会审议通过，并在公司年报中进行披露。但时至今日，独立董事薪酬披露的关于考核基准、发放节奏、附加协议等关键信息缺位，并未在后续的文件中得到体现。</w:t>
      </w:r>
      <w:r>
        <w:rPr>
          <w:rFonts w:hint="eastAsia" w:ascii="宋体" w:hAnsi="宋体" w:eastAsia="宋体"/>
          <w:sz w:val="21"/>
          <w:szCs w:val="21"/>
          <w:vertAlign w:val="baseline"/>
          <w:lang w:val="en-US" w:eastAsia="zh-CN"/>
          <w:rPrChange w:id="1132" w:author="可乐来一杯" w:date="2026-04-21T23:42:54Z">
            <w:rPr>
              <w:rFonts w:hint="default"/>
              <w:vertAlign w:val="superscript"/>
              <w:lang w:val="en-US" w:eastAsia="zh-CN"/>
            </w:rPr>
          </w:rPrChange>
        </w:rPr>
        <w:fldChar w:fldCharType="begin"/>
      </w:r>
      <w:ins w:id="1133" w:author="可乐来一杯" w:date="2026-04-21T23:42:54Z">
        <w:r>
          <w:rPr/>
          <w:instrText xml:space="preserve"> REF _Ref30920 \r \h  \* MERGEFORMAT</w:instrText>
        </w:r>
      </w:ins>
      <w:del w:id="1134" w:author="可乐来一杯" w:date="2026-04-21T23:42:54Z">
        <w:r>
          <w:rPr>
            <w:rFonts w:hint="eastAsia" w:ascii="宋体" w:hAnsi="宋体" w:eastAsia="宋体"/>
            <w:sz w:val="21"/>
            <w:szCs w:val="21"/>
            <w:vertAlign w:val="baseline"/>
            <w:lang w:val="en-US" w:eastAsia="zh-CN"/>
            <w:rPrChange w:id="1135" w:author="可乐来一杯" w:date="2026-04-21T23:42:54Z">
              <w:rPr>
                <w:rFonts w:hint="default"/>
                <w:vertAlign w:val="superscript"/>
                <w:lang w:val="en-US" w:eastAsia="zh-CN"/>
              </w:rPr>
            </w:rPrChange>
          </w:rPr>
          <w:delInstrText xml:space="preserve"> REF _Ref30920 \r \h </w:delInstrText>
        </w:r>
      </w:del>
      <w:r>
        <w:rPr>
          <w:rFonts w:hint="eastAsia" w:ascii="宋体" w:hAnsi="宋体" w:eastAsia="宋体"/>
          <w:sz w:val="21"/>
          <w:szCs w:val="21"/>
          <w:vertAlign w:val="baseline"/>
          <w:lang w:val="en-US" w:eastAsia="zh-CN"/>
          <w:rPrChange w:id="1136" w:author="可乐来一杯" w:date="2026-04-21T23:42:54Z">
            <w:rPr>
              <w:rFonts w:hint="default"/>
              <w:vertAlign w:val="superscript"/>
              <w:lang w:val="en-US" w:eastAsia="zh-CN"/>
            </w:rPr>
          </w:rPrChange>
        </w:rPr>
        <w:fldChar w:fldCharType="separate"/>
      </w:r>
      <w:ins w:id="1137" w:author="可乐来一杯" w:date="2026-04-22T22:03:26Z">
        <w:r>
          <w:rPr>
            <w:rStyle w:val="17"/>
            <w:rFonts w:hint="eastAsia" w:ascii="宋体" w:hAnsi="宋体" w:eastAsia="宋体"/>
            <w:sz w:val="21"/>
            <w:szCs w:val="21"/>
            <w:lang w:val="en-US" w:eastAsia="zh-CN"/>
          </w:rPr>
          <w:footnoteReference w:id="43"/>
        </w:r>
      </w:ins>
      <w:del w:id="1138" w:author="可乐来一杯" w:date="2026-04-21T23:29:04Z">
        <w:r>
          <w:rPr>
            <w:rFonts w:hint="eastAsia" w:ascii="宋体" w:hAnsi="宋体" w:eastAsia="宋体"/>
            <w:sz w:val="21"/>
            <w:szCs w:val="21"/>
            <w:vertAlign w:val="baseline"/>
            <w:lang w:val="en-US" w:eastAsia="zh-CN"/>
            <w:rPrChange w:id="1139" w:author="可乐来一杯" w:date="2026-04-21T23:42:54Z">
              <w:rPr>
                <w:rFonts w:hint="default"/>
                <w:vertAlign w:val="superscript"/>
                <w:lang w:val="en-US" w:eastAsia="zh-CN"/>
              </w:rPr>
            </w:rPrChange>
          </w:rPr>
          <w:delText>[36]</w:delText>
        </w:r>
      </w:del>
      <w:r>
        <w:rPr>
          <w:rFonts w:hint="eastAsia" w:ascii="宋体" w:hAnsi="宋体" w:eastAsia="宋体"/>
          <w:sz w:val="21"/>
          <w:szCs w:val="21"/>
          <w:vertAlign w:val="baseline"/>
          <w:lang w:val="en-US" w:eastAsia="zh-CN"/>
          <w:rPrChange w:id="1140" w:author="可乐来一杯" w:date="2026-04-21T23:42:54Z">
            <w:rPr>
              <w:rFonts w:hint="default"/>
              <w:vertAlign w:val="superscript"/>
              <w:lang w:val="en-US" w:eastAsia="zh-CN"/>
            </w:rPr>
          </w:rPrChange>
        </w:rPr>
        <w:fldChar w:fldCharType="end"/>
      </w:r>
      <w:r>
        <w:rPr>
          <w:rFonts w:hint="eastAsia" w:ascii="宋体" w:hAnsi="宋体" w:eastAsia="宋体"/>
          <w:sz w:val="21"/>
          <w:szCs w:val="21"/>
          <w:lang w:val="en-US" w:eastAsia="zh-CN"/>
          <w:rPrChange w:id="1141" w:author="可乐来一杯" w:date="2026-04-21T23:42:54Z">
            <w:rPr>
              <w:rFonts w:hint="eastAsia"/>
              <w:lang w:val="en-US" w:eastAsia="zh-CN"/>
            </w:rPr>
          </w:rPrChange>
        </w:rPr>
        <w:t>以上种种，也为股东（董事）以“利”贿赂左右独立董事立场（独立董事暗中套利）留下操作空间，让独立董事</w:t>
      </w:r>
      <w:r>
        <w:rPr>
          <w:rFonts w:hint="eastAsia" w:ascii="宋体" w:hAnsi="宋体" w:eastAsia="宋体" w:cs="Times New Roman"/>
          <w:sz w:val="21"/>
          <w:szCs w:val="21"/>
          <w:rPrChange w:id="1142" w:author="可乐来一杯" w:date="2026-04-21T23:42:54Z">
            <w:rPr>
              <w:rFonts w:ascii="宋体" w:hAnsi="宋体" w:eastAsia="宋体" w:cs="宋体"/>
              <w:sz w:val="24"/>
              <w:szCs w:val="24"/>
            </w:rPr>
          </w:rPrChange>
        </w:rPr>
        <w:t>始终漂浮在“激励不足—激励过度”的钟摆之间，既动摇其职业动力，也腐蚀其价值立场。</w:t>
      </w:r>
    </w:p>
    <w:p w14:paraId="754F4088">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Change w:id="1144" w:author="可乐来一杯" w:date="2026-04-21T23:42:54Z">
            <w:rPr>
              <w:rFonts w:hint="eastAsia" w:eastAsia="宋体"/>
              <w:lang w:val="en-US" w:eastAsia="zh-CN"/>
            </w:rPr>
          </w:rPrChange>
        </w:rPr>
        <w:pPrChange w:id="1143" w:author="可乐来一杯" w:date="2026-04-21T23:42:54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sz w:val="21"/>
          <w:szCs w:val="21"/>
          <w:lang w:val="en-US" w:eastAsia="zh-CN"/>
          <w:rPrChange w:id="1145" w:author="可乐来一杯" w:date="2026-04-21T23:42:54Z">
            <w:rPr>
              <w:rFonts w:hint="eastAsia"/>
              <w:lang w:val="en-US" w:eastAsia="zh-CN"/>
            </w:rPr>
          </w:rPrChange>
        </w:rPr>
        <w:t>AI董事</w:t>
      </w:r>
      <w:r>
        <w:rPr>
          <w:rFonts w:hint="eastAsia" w:ascii="宋体" w:hAnsi="宋体" w:eastAsia="宋体" w:cs="Times New Roman"/>
          <w:sz w:val="21"/>
          <w:szCs w:val="21"/>
          <w:rPrChange w:id="1146" w:author="可乐来一杯" w:date="2026-04-21T23:42:54Z">
            <w:rPr>
              <w:rFonts w:ascii="宋体" w:hAnsi="宋体" w:eastAsia="宋体" w:cs="宋体"/>
              <w:sz w:val="24"/>
              <w:szCs w:val="24"/>
            </w:rPr>
          </w:rPrChange>
        </w:rPr>
        <w:t>实质上将薪酬问题转化为技术使用权与维护成本问题。AI 董事</w:t>
      </w:r>
      <w:r>
        <w:rPr>
          <w:rFonts w:hint="eastAsia" w:ascii="宋体" w:hAnsi="宋体" w:eastAsia="宋体" w:cs="Times New Roman"/>
          <w:sz w:val="21"/>
          <w:szCs w:val="21"/>
          <w:lang w:eastAsia="zh-CN"/>
          <w:rPrChange w:id="1147" w:author="可乐来一杯" w:date="2026-04-21T23:42:54Z">
            <w:rPr>
              <w:rFonts w:hint="eastAsia" w:ascii="宋体" w:hAnsi="宋体" w:eastAsia="宋体" w:cs="宋体"/>
              <w:sz w:val="24"/>
              <w:szCs w:val="24"/>
              <w:lang w:eastAsia="zh-CN"/>
            </w:rPr>
          </w:rPrChange>
        </w:rPr>
        <w:t>的</w:t>
      </w:r>
      <w:r>
        <w:rPr>
          <w:rFonts w:hint="eastAsia" w:ascii="宋体" w:hAnsi="宋体" w:eastAsia="宋体" w:cs="Times New Roman"/>
          <w:sz w:val="21"/>
          <w:szCs w:val="21"/>
          <w:rPrChange w:id="1148" w:author="可乐来一杯" w:date="2026-04-21T23:42:54Z">
            <w:rPr>
              <w:rFonts w:ascii="宋体" w:hAnsi="宋体" w:eastAsia="宋体" w:cs="宋体"/>
              <w:sz w:val="24"/>
              <w:szCs w:val="24"/>
            </w:rPr>
          </w:rPrChange>
        </w:rPr>
        <w:t>“报酬”的不再围绕数字金额与发放方式，而转向模型运维费用在公司外部还是内部承担、承担比例如何的治理工程学课题。对于公司而言，AI 董事成为一种具有强制性的“准公共产品”；对于算法本身而言，运维经费固定、透明、与公司治理结果脱钩，切断了可能的经济依赖链</w:t>
      </w:r>
      <w:r>
        <w:rPr>
          <w:rFonts w:hint="eastAsia" w:ascii="宋体" w:hAnsi="宋体" w:eastAsia="宋体" w:cs="Times New Roman"/>
          <w:sz w:val="21"/>
          <w:szCs w:val="21"/>
          <w:lang w:eastAsia="zh-CN"/>
          <w:rPrChange w:id="1149" w:author="可乐来一杯" w:date="2026-04-21T23:42:54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150" w:author="可乐来一杯" w:date="2026-04-21T23:42:54Z">
            <w:rPr>
              <w:rFonts w:ascii="宋体" w:hAnsi="宋体" w:eastAsia="宋体" w:cs="宋体"/>
              <w:sz w:val="24"/>
              <w:szCs w:val="24"/>
            </w:rPr>
          </w:rPrChange>
        </w:rPr>
        <w:t>监督者与被监督者之间的利益纽带被彻底抹平。</w:t>
      </w:r>
      <w:r>
        <w:rPr>
          <w:rFonts w:hint="eastAsia" w:ascii="宋体" w:hAnsi="宋体" w:eastAsia="宋体" w:cs="Times New Roman"/>
          <w:sz w:val="21"/>
          <w:szCs w:val="21"/>
          <w:lang w:val="en-US" w:eastAsia="zh-CN"/>
          <w:rPrChange w:id="1151" w:author="可乐来一杯" w:date="2026-04-21T23:42:54Z">
            <w:rPr>
              <w:rFonts w:hint="eastAsia" w:ascii="宋体" w:hAnsi="宋体" w:eastAsia="宋体" w:cs="宋体"/>
              <w:sz w:val="24"/>
              <w:szCs w:val="24"/>
              <w:lang w:val="en-US" w:eastAsia="zh-CN"/>
            </w:rPr>
          </w:rPrChange>
        </w:rPr>
        <w:t>况且，</w:t>
      </w:r>
      <w:r>
        <w:rPr>
          <w:rFonts w:hint="eastAsia" w:ascii="宋体" w:hAnsi="宋体" w:eastAsia="宋体" w:cs="Times New Roman"/>
          <w:sz w:val="21"/>
          <w:szCs w:val="21"/>
          <w:rPrChange w:id="1152" w:author="可乐来一杯" w:date="2026-04-21T23:42:54Z">
            <w:rPr>
              <w:rFonts w:ascii="宋体" w:hAnsi="宋体" w:eastAsia="宋体" w:cs="宋体"/>
              <w:sz w:val="24"/>
              <w:szCs w:val="24"/>
            </w:rPr>
          </w:rPrChange>
        </w:rPr>
        <w:t>模型运行本身不依赖心理激励。</w:t>
      </w:r>
      <w:r>
        <w:rPr>
          <w:rFonts w:hint="eastAsia" w:ascii="宋体" w:hAnsi="宋体" w:eastAsia="宋体" w:cs="Times New Roman"/>
          <w:sz w:val="21"/>
          <w:szCs w:val="21"/>
          <w:lang w:val="en-US" w:eastAsia="zh-CN"/>
          <w:rPrChange w:id="1153" w:author="可乐来一杯" w:date="2026-04-21T23:42:54Z">
            <w:rPr>
              <w:rFonts w:hint="eastAsia" w:ascii="宋体" w:hAnsi="宋体" w:eastAsia="宋体" w:cs="宋体"/>
              <w:sz w:val="24"/>
              <w:szCs w:val="24"/>
              <w:lang w:val="en-US" w:eastAsia="zh-CN"/>
            </w:rPr>
          </w:rPrChange>
        </w:rPr>
        <w:t>让“薪酬独立”</w:t>
      </w:r>
      <w:r>
        <w:rPr>
          <w:rFonts w:hint="eastAsia" w:ascii="宋体" w:hAnsi="宋体" w:eastAsia="宋体" w:cs="Times New Roman"/>
          <w:sz w:val="21"/>
          <w:szCs w:val="21"/>
          <w:rPrChange w:id="1154" w:author="可乐来一杯" w:date="2026-04-21T23:42:54Z">
            <w:rPr>
              <w:rFonts w:ascii="宋体" w:hAnsi="宋体" w:eastAsia="宋体" w:cs="宋体"/>
              <w:sz w:val="24"/>
              <w:szCs w:val="24"/>
            </w:rPr>
          </w:rPrChange>
        </w:rPr>
        <w:t>升格为一套以技术成本透明化、行业基金化、支付智能化为核心的系统工程，真正实现对大股东</w:t>
      </w:r>
      <w:r>
        <w:rPr>
          <w:rFonts w:hint="eastAsia" w:ascii="宋体" w:hAnsi="宋体" w:eastAsia="宋体" w:cs="Times New Roman"/>
          <w:sz w:val="21"/>
          <w:szCs w:val="21"/>
          <w:lang w:eastAsia="zh-CN"/>
          <w:rPrChange w:id="1155" w:author="可乐来一杯" w:date="2026-04-21T23:42:54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156" w:author="可乐来一杯" w:date="2026-04-21T23:42:54Z">
            <w:rPr>
              <w:rFonts w:hint="eastAsia" w:ascii="宋体" w:hAnsi="宋体" w:eastAsia="宋体" w:cs="宋体"/>
              <w:sz w:val="24"/>
              <w:szCs w:val="24"/>
              <w:lang w:val="en-US" w:eastAsia="zh-CN"/>
            </w:rPr>
          </w:rPrChange>
        </w:rPr>
        <w:t>公司</w:t>
      </w:r>
      <w:r>
        <w:rPr>
          <w:rFonts w:hint="eastAsia" w:ascii="宋体" w:hAnsi="宋体" w:eastAsia="宋体" w:cs="Times New Roman"/>
          <w:sz w:val="21"/>
          <w:szCs w:val="21"/>
          <w:rPrChange w:id="1157" w:author="可乐来一杯" w:date="2026-04-21T23:42:54Z">
            <w:rPr>
              <w:rFonts w:ascii="宋体" w:hAnsi="宋体" w:eastAsia="宋体" w:cs="宋体"/>
              <w:sz w:val="24"/>
              <w:szCs w:val="24"/>
            </w:rPr>
          </w:rPrChange>
        </w:rPr>
        <w:t>经济影响力的结构性切断</w:t>
      </w:r>
      <w:r>
        <w:rPr>
          <w:rFonts w:hint="eastAsia" w:ascii="宋体" w:hAnsi="宋体" w:eastAsia="宋体" w:cs="Times New Roman"/>
          <w:sz w:val="21"/>
          <w:szCs w:val="21"/>
          <w:lang w:eastAsia="zh-CN"/>
          <w:rPrChange w:id="1158" w:author="可乐来一杯" w:date="2026-04-21T23:42:54Z">
            <w:rPr>
              <w:rFonts w:hint="eastAsia" w:ascii="宋体" w:hAnsi="宋体" w:eastAsia="宋体" w:cs="宋体"/>
              <w:sz w:val="24"/>
              <w:szCs w:val="24"/>
              <w:lang w:eastAsia="zh-CN"/>
            </w:rPr>
          </w:rPrChange>
        </w:rPr>
        <w:t>。</w:t>
      </w:r>
    </w:p>
    <w:p w14:paraId="255CDDC1">
      <w:pPr>
        <w:keepNext w:val="0"/>
        <w:keepLines w:val="0"/>
        <w:pageBreakBefore w:val="0"/>
        <w:widowControl w:val="0"/>
        <w:numPr>
          <w:ilvl w:val="0"/>
          <w:numId w:val="8"/>
          <w:ins w:id="1160" w:author="可乐来一杯" w:date="2026-04-21T23:45:17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1161" w:author="可乐来一杯" w:date="2026-04-21T23:45:17Z">
            <w:rPr>
              <w:rFonts w:hint="default" w:ascii="黑体" w:hAnsi="黑体" w:eastAsia="黑体" w:cs="黑体"/>
              <w:b w:val="0"/>
              <w:bCs w:val="0"/>
              <w:lang w:val="en-US" w:eastAsia="zh-CN"/>
            </w:rPr>
          </w:rPrChange>
        </w:rPr>
        <w:pPrChange w:id="1159" w:author="可乐来一杯" w:date="2026-04-21T23:45:40Z">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1162" w:author="可乐来一杯" w:date="2026-04-21T23:45:17Z">
            <w:rPr>
              <w:rFonts w:hint="eastAsia" w:ascii="黑体" w:hAnsi="黑体" w:eastAsia="黑体" w:cs="黑体"/>
              <w:b w:val="0"/>
              <w:bCs w:val="0"/>
              <w:lang w:val="en-US" w:eastAsia="zh-CN"/>
            </w:rPr>
          </w:rPrChange>
        </w:rPr>
        <w:t>AI董事对独立董事“履职（行权）独立”的冲击</w:t>
      </w:r>
    </w:p>
    <w:p w14:paraId="7946FFE0">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1164" w:author="可乐来一杯" w:date="2026-04-21T23:42:57Z">
            <w:rPr>
              <w:rFonts w:hint="eastAsia" w:ascii="宋体" w:hAnsi="宋体" w:eastAsia="宋体" w:cs="宋体"/>
              <w:sz w:val="24"/>
              <w:szCs w:val="24"/>
              <w:lang w:val="en-US" w:eastAsia="zh-CN"/>
            </w:rPr>
          </w:rPrChange>
        </w:rPr>
        <w:pPrChange w:id="1163" w:author="可乐来一杯" w:date="2026-04-21T23:42:5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rPrChange w:id="1165" w:author="可乐来一杯" w:date="2026-04-21T23:42:57Z">
            <w:rPr>
              <w:rFonts w:ascii="宋体" w:hAnsi="宋体" w:eastAsia="宋体" w:cs="宋体"/>
              <w:sz w:val="24"/>
              <w:szCs w:val="24"/>
            </w:rPr>
          </w:rPrChange>
        </w:rPr>
        <w:t>中国上市公司协会</w:t>
      </w:r>
      <w:r>
        <w:rPr>
          <w:rFonts w:hint="eastAsia" w:ascii="宋体" w:hAnsi="宋体" w:eastAsia="宋体" w:cs="Times New Roman"/>
          <w:sz w:val="21"/>
          <w:szCs w:val="21"/>
          <w:lang w:val="en-US" w:eastAsia="zh-CN"/>
          <w:rPrChange w:id="1166" w:author="可乐来一杯" w:date="2026-04-21T23:42:57Z">
            <w:rPr>
              <w:rFonts w:hint="eastAsia" w:ascii="宋体" w:hAnsi="宋体" w:eastAsia="宋体" w:cs="宋体"/>
              <w:sz w:val="24"/>
              <w:szCs w:val="24"/>
              <w:lang w:val="en-US" w:eastAsia="zh-CN"/>
            </w:rPr>
          </w:rPrChange>
        </w:rPr>
        <w:t>发布关于《上市公司独立董事履职指引 （2024 年修订）》的通知</w:t>
      </w:r>
      <w:r>
        <w:rPr>
          <w:rStyle w:val="12"/>
          <w:rFonts w:hint="eastAsia" w:ascii="宋体" w:hAnsi="宋体" w:eastAsia="宋体" w:cs="Times New Roman"/>
          <w:sz w:val="21"/>
          <w:szCs w:val="21"/>
          <w:lang w:val="en-US" w:eastAsia="zh-CN"/>
          <w:rPrChange w:id="1167" w:author="可乐来一杯" w:date="2026-04-21T23:42:57Z">
            <w:rPr>
              <w:rStyle w:val="17"/>
              <w:rFonts w:hint="eastAsia" w:ascii="宋体" w:hAnsi="宋体" w:eastAsia="宋体" w:cs="宋体"/>
              <w:sz w:val="24"/>
              <w:szCs w:val="24"/>
              <w:lang w:val="en-US" w:eastAsia="zh-CN"/>
            </w:rPr>
          </w:rPrChange>
        </w:rPr>
        <w:footnoteReference w:id="44"/>
      </w:r>
      <w:r>
        <w:rPr>
          <w:rFonts w:hint="eastAsia" w:ascii="宋体" w:hAnsi="宋体" w:eastAsia="宋体" w:cs="Times New Roman"/>
          <w:sz w:val="21"/>
          <w:szCs w:val="21"/>
          <w:lang w:val="en-US" w:eastAsia="zh-CN"/>
          <w:rPrChange w:id="1168" w:author="可乐来一杯" w:date="2026-04-21T23:42:57Z">
            <w:rPr>
              <w:rFonts w:hint="eastAsia" w:ascii="宋体" w:hAnsi="宋体" w:eastAsia="宋体" w:cs="宋体"/>
              <w:sz w:val="24"/>
              <w:szCs w:val="24"/>
              <w:lang w:val="en-US" w:eastAsia="zh-CN"/>
            </w:rPr>
          </w:rPrChange>
        </w:rPr>
        <w:t xml:space="preserve"> ，其中，明确指出应以充分的任前准备</w:t>
      </w:r>
      <w:r>
        <w:rPr>
          <w:rStyle w:val="12"/>
          <w:rFonts w:hint="eastAsia" w:ascii="宋体" w:hAnsi="宋体" w:eastAsia="宋体" w:cs="Times New Roman"/>
          <w:sz w:val="21"/>
          <w:szCs w:val="21"/>
          <w:lang w:val="en-US" w:eastAsia="zh-CN"/>
          <w:rPrChange w:id="1169" w:author="可乐来一杯" w:date="2026-04-21T23:42:57Z">
            <w:rPr>
              <w:rStyle w:val="17"/>
              <w:rFonts w:hint="eastAsia" w:ascii="宋体" w:hAnsi="宋体" w:eastAsia="宋体" w:cs="宋体"/>
              <w:sz w:val="24"/>
              <w:szCs w:val="24"/>
              <w:lang w:val="en-US" w:eastAsia="zh-CN"/>
            </w:rPr>
          </w:rPrChange>
        </w:rPr>
        <w:footnoteReference w:id="45"/>
      </w:r>
      <w:r>
        <w:rPr>
          <w:rFonts w:hint="eastAsia" w:ascii="宋体" w:hAnsi="宋体" w:eastAsia="宋体" w:cs="Times New Roman"/>
          <w:sz w:val="21"/>
          <w:szCs w:val="21"/>
          <w:lang w:val="en-US" w:eastAsia="zh-CN"/>
          <w:rPrChange w:id="1170" w:author="可乐来一杯" w:date="2026-04-21T23:42:57Z">
            <w:rPr>
              <w:rFonts w:hint="eastAsia" w:ascii="宋体" w:hAnsi="宋体" w:eastAsia="宋体" w:cs="宋体"/>
              <w:sz w:val="24"/>
              <w:szCs w:val="24"/>
              <w:lang w:val="en-US" w:eastAsia="zh-CN"/>
            </w:rPr>
          </w:rPrChange>
        </w:rPr>
        <w:t>，</w:t>
      </w:r>
      <w:r>
        <w:rPr>
          <w:rFonts w:hint="eastAsia" w:ascii="宋体" w:hAnsi="宋体" w:eastAsia="宋体" w:cs="Times New Roman"/>
          <w:sz w:val="21"/>
          <w:szCs w:val="21"/>
          <w:rPrChange w:id="1171" w:author="可乐来一杯" w:date="2026-04-21T23:42:57Z">
            <w:rPr>
              <w:rFonts w:ascii="宋体" w:hAnsi="宋体" w:eastAsia="宋体" w:cs="宋体"/>
              <w:sz w:val="24"/>
              <w:szCs w:val="24"/>
            </w:rPr>
          </w:rPrChange>
        </w:rPr>
        <w:t>按规定出席股东会、董事会及专门委员会、独立董事专门会议</w:t>
      </w:r>
      <w:r>
        <w:rPr>
          <w:rFonts w:hint="eastAsia" w:ascii="宋体" w:hAnsi="宋体" w:eastAsia="宋体" w:cs="Times New Roman"/>
          <w:sz w:val="21"/>
          <w:szCs w:val="21"/>
          <w:lang w:eastAsia="zh-CN"/>
          <w:rPrChange w:id="1172" w:author="可乐来一杯" w:date="2026-04-21T23:42:57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173" w:author="可乐来一杯" w:date="2026-04-21T23:42:57Z">
            <w:rPr>
              <w:rFonts w:hint="eastAsia" w:ascii="宋体" w:hAnsi="宋体" w:eastAsia="宋体" w:cs="宋体"/>
              <w:sz w:val="24"/>
              <w:szCs w:val="24"/>
              <w:lang w:val="en-US" w:eastAsia="zh-CN"/>
            </w:rPr>
          </w:rPrChange>
        </w:rPr>
        <w:t>并</w:t>
      </w:r>
      <w:r>
        <w:rPr>
          <w:rFonts w:hint="eastAsia" w:ascii="宋体" w:hAnsi="宋体" w:eastAsia="宋体" w:cs="Times New Roman"/>
          <w:sz w:val="21"/>
          <w:szCs w:val="21"/>
          <w:rPrChange w:id="1174" w:author="可乐来一杯" w:date="2026-04-21T23:42:57Z">
            <w:rPr>
              <w:rFonts w:ascii="宋体" w:hAnsi="宋体" w:eastAsia="宋体" w:cs="宋体"/>
              <w:sz w:val="24"/>
              <w:szCs w:val="24"/>
            </w:rPr>
          </w:rPrChange>
        </w:rPr>
        <w:t>通过定期获取上市公司运营情况等资料、听取管理层汇报、与内审部门负责人和外部审计机构等中介机构沟通、实地考察、与中小股东沟通等多种方式履行职责</w:t>
      </w:r>
      <w:r>
        <w:rPr>
          <w:rFonts w:hint="eastAsia" w:ascii="宋体" w:hAnsi="宋体" w:eastAsia="宋体" w:cs="Times New Roman"/>
          <w:sz w:val="21"/>
          <w:szCs w:val="21"/>
          <w:lang w:eastAsia="zh-CN"/>
          <w:rPrChange w:id="1175" w:author="可乐来一杯" w:date="2026-04-21T23:42:57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176" w:author="可乐来一杯" w:date="2026-04-21T23:42:57Z">
            <w:rPr>
              <w:rFonts w:hint="eastAsia" w:ascii="宋体" w:hAnsi="宋体" w:eastAsia="宋体" w:cs="宋体"/>
              <w:sz w:val="24"/>
              <w:szCs w:val="24"/>
              <w:lang w:val="en-US" w:eastAsia="zh-CN"/>
            </w:rPr>
          </w:rPrChange>
        </w:rPr>
        <w:t>且每年度</w:t>
      </w:r>
      <w:r>
        <w:rPr>
          <w:rFonts w:hint="eastAsia" w:ascii="宋体" w:hAnsi="宋体" w:eastAsia="宋体" w:cs="Times New Roman"/>
          <w:sz w:val="21"/>
          <w:szCs w:val="21"/>
          <w:rPrChange w:id="1177" w:author="可乐来一杯" w:date="2026-04-21T23:42:57Z">
            <w:rPr>
              <w:rFonts w:ascii="宋体" w:hAnsi="宋体" w:eastAsia="宋体" w:cs="宋体"/>
              <w:sz w:val="24"/>
              <w:szCs w:val="24"/>
            </w:rPr>
          </w:rPrChange>
        </w:rPr>
        <w:t>在每家上市公司的现场工作时间应当不少于十五日。</w:t>
      </w:r>
      <w:r>
        <w:rPr>
          <w:rFonts w:hint="eastAsia" w:ascii="宋体" w:hAnsi="宋体" w:eastAsia="宋体" w:cs="Times New Roman"/>
          <w:sz w:val="21"/>
          <w:szCs w:val="21"/>
          <w:lang w:val="en-US" w:eastAsia="zh-CN"/>
          <w:rPrChange w:id="1178" w:author="可乐来一杯" w:date="2026-04-21T23:42:57Z">
            <w:rPr>
              <w:rFonts w:hint="eastAsia" w:ascii="宋体" w:hAnsi="宋体" w:eastAsia="宋体" w:cs="宋体"/>
              <w:sz w:val="24"/>
              <w:szCs w:val="24"/>
              <w:lang w:val="en-US" w:eastAsia="zh-CN"/>
            </w:rPr>
          </w:rPrChange>
        </w:rPr>
        <w:t>并对于其履职范围内的职责事项进行客观审慎的判断，并监督会议达成的决议执行情况。相对应的，</w:t>
      </w:r>
      <w:r>
        <w:rPr>
          <w:rFonts w:hint="eastAsia" w:ascii="宋体" w:hAnsi="宋体" w:eastAsia="宋体" w:cs="Times New Roman"/>
          <w:sz w:val="21"/>
          <w:szCs w:val="21"/>
          <w:rPrChange w:id="1179" w:author="可乐来一杯" w:date="2026-04-21T23:42:57Z">
            <w:rPr>
              <w:rFonts w:ascii="宋体" w:hAnsi="宋体" w:eastAsia="宋体" w:cs="宋体"/>
              <w:sz w:val="24"/>
              <w:szCs w:val="24"/>
            </w:rPr>
          </w:rPrChange>
        </w:rPr>
        <w:t>独立董事原则上应当亲自出席上市公司年度股东会，并提交年度述职报告</w:t>
      </w:r>
      <w:r>
        <w:rPr>
          <w:rFonts w:hint="eastAsia" w:ascii="宋体" w:hAnsi="宋体" w:eastAsia="宋体" w:cs="Times New Roman"/>
          <w:sz w:val="21"/>
          <w:szCs w:val="21"/>
          <w:lang w:eastAsia="zh-CN"/>
          <w:rPrChange w:id="1180" w:author="可乐来一杯" w:date="2026-04-21T23:42:57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181" w:author="可乐来一杯" w:date="2026-04-21T23:42:57Z">
            <w:rPr>
              <w:rFonts w:ascii="宋体" w:hAnsi="宋体" w:eastAsia="宋体" w:cs="宋体"/>
              <w:sz w:val="24"/>
              <w:szCs w:val="24"/>
            </w:rPr>
          </w:rPrChange>
        </w:rPr>
        <w:t>向全体股东如实传递其在董事会中发挥参与决策、监督制衡、专业咨询等作用的情况</w:t>
      </w:r>
      <w:r>
        <w:rPr>
          <w:rStyle w:val="12"/>
          <w:rFonts w:hint="eastAsia" w:ascii="宋体" w:hAnsi="宋体" w:eastAsia="宋体" w:cs="Times New Roman"/>
          <w:sz w:val="21"/>
          <w:szCs w:val="21"/>
          <w:lang w:val="en-US" w:eastAsia="zh-CN"/>
          <w:rPrChange w:id="1182" w:author="可乐来一杯" w:date="2026-04-21T23:42:57Z">
            <w:rPr>
              <w:rStyle w:val="17"/>
              <w:rFonts w:hint="eastAsia" w:ascii="宋体" w:hAnsi="宋体" w:eastAsia="宋体" w:cs="宋体"/>
              <w:sz w:val="24"/>
              <w:szCs w:val="24"/>
              <w:lang w:val="en-US" w:eastAsia="zh-CN"/>
            </w:rPr>
          </w:rPrChange>
        </w:rPr>
        <w:footnoteReference w:id="46"/>
      </w:r>
      <w:r>
        <w:rPr>
          <w:rFonts w:hint="eastAsia" w:ascii="宋体" w:hAnsi="宋体" w:eastAsia="宋体" w:cs="Times New Roman"/>
          <w:sz w:val="21"/>
          <w:szCs w:val="21"/>
          <w:lang w:val="en-US" w:eastAsia="zh-CN"/>
          <w:rPrChange w:id="1183" w:author="可乐来一杯" w:date="2026-04-21T23:42:57Z">
            <w:rPr>
              <w:rFonts w:hint="eastAsia" w:ascii="宋体" w:hAnsi="宋体" w:eastAsia="宋体" w:cs="宋体"/>
              <w:sz w:val="24"/>
              <w:szCs w:val="24"/>
              <w:lang w:val="en-US" w:eastAsia="zh-CN"/>
            </w:rPr>
          </w:rPrChange>
        </w:rPr>
        <w:t>。同时，独立董事</w:t>
      </w:r>
      <w:r>
        <w:rPr>
          <w:rFonts w:hint="eastAsia" w:ascii="宋体" w:hAnsi="宋体" w:eastAsia="宋体" w:cs="Times New Roman"/>
          <w:sz w:val="21"/>
          <w:szCs w:val="21"/>
          <w:rPrChange w:id="1184" w:author="可乐来一杯" w:date="2026-04-21T23:42:57Z">
            <w:rPr>
              <w:rFonts w:ascii="宋体" w:hAnsi="宋体" w:eastAsia="宋体" w:cs="宋体"/>
              <w:sz w:val="24"/>
              <w:szCs w:val="24"/>
            </w:rPr>
          </w:rPrChange>
        </w:rPr>
        <w:t>应当每年对独立性情况进行自查，并将自查情况提交董事会。董事会应当每年 对在任独立董事独立性情况进行评估并出具专项意见，与年度报告同时披露</w:t>
      </w:r>
      <w:r>
        <w:rPr>
          <w:rFonts w:hint="eastAsia" w:ascii="宋体" w:hAnsi="宋体" w:eastAsia="宋体" w:cs="Times New Roman"/>
          <w:sz w:val="21"/>
          <w:szCs w:val="21"/>
          <w:lang w:eastAsia="zh-CN"/>
          <w:rPrChange w:id="1185" w:author="可乐来一杯" w:date="2026-04-21T23:42:57Z">
            <w:rPr>
              <w:rFonts w:hint="eastAsia" w:ascii="宋体" w:hAnsi="宋体" w:eastAsia="宋体" w:cs="宋体"/>
              <w:sz w:val="24"/>
              <w:szCs w:val="24"/>
              <w:lang w:eastAsia="zh-CN"/>
            </w:rPr>
          </w:rPrChange>
        </w:rPr>
        <w:t>。</w:t>
      </w:r>
      <w:r>
        <w:rPr>
          <w:rStyle w:val="12"/>
          <w:rFonts w:hint="eastAsia" w:ascii="宋体" w:hAnsi="宋体" w:eastAsia="宋体" w:cs="Times New Roman"/>
          <w:sz w:val="21"/>
          <w:szCs w:val="21"/>
          <w:lang w:eastAsia="zh-CN"/>
          <w:rPrChange w:id="1186" w:author="可乐来一杯" w:date="2026-04-21T23:42:57Z">
            <w:rPr>
              <w:rStyle w:val="17"/>
              <w:rFonts w:hint="eastAsia" w:ascii="宋体" w:hAnsi="宋体" w:eastAsia="宋体" w:cs="宋体"/>
              <w:sz w:val="24"/>
              <w:szCs w:val="24"/>
              <w:lang w:eastAsia="zh-CN"/>
            </w:rPr>
          </w:rPrChange>
        </w:rPr>
        <w:footnoteReference w:id="47"/>
      </w:r>
      <w:r>
        <w:rPr>
          <w:rFonts w:hint="eastAsia" w:ascii="宋体" w:hAnsi="宋体" w:eastAsia="宋体" w:cs="Times New Roman"/>
          <w:sz w:val="21"/>
          <w:szCs w:val="21"/>
          <w:lang w:val="en-US" w:eastAsia="zh-CN"/>
          <w:rPrChange w:id="1187" w:author="可乐来一杯" w:date="2026-04-21T23:42:57Z">
            <w:rPr>
              <w:rFonts w:hint="eastAsia" w:ascii="宋体" w:hAnsi="宋体" w:eastAsia="宋体" w:cs="宋体"/>
              <w:sz w:val="24"/>
              <w:szCs w:val="24"/>
              <w:lang w:val="en-US" w:eastAsia="zh-CN"/>
            </w:rPr>
          </w:rPrChange>
        </w:rPr>
        <w:t>由此可见，独立董事履职存在通过参与公司会议决议与日常专项监督审查两类型工作方式，并同时接受股东会、董事会的监督审查。</w:t>
      </w:r>
    </w:p>
    <w:p w14:paraId="319FFD10">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rPrChange w:id="1189" w:author="可乐来一杯" w:date="2026-04-21T23:42:57Z">
            <w:rPr>
              <w:rFonts w:ascii="宋体" w:hAnsi="宋体" w:eastAsia="宋体" w:cs="宋体"/>
              <w:sz w:val="24"/>
              <w:szCs w:val="24"/>
            </w:rPr>
          </w:rPrChange>
        </w:rPr>
        <w:pPrChange w:id="1188" w:author="可乐来一杯" w:date="2026-04-21T23:42:5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1190" w:author="可乐来一杯" w:date="2026-04-21T23:42:57Z">
            <w:rPr>
              <w:rFonts w:hint="eastAsia" w:ascii="宋体" w:hAnsi="宋体" w:eastAsia="宋体" w:cs="宋体"/>
              <w:sz w:val="24"/>
              <w:szCs w:val="24"/>
              <w:lang w:val="en-US" w:eastAsia="zh-CN"/>
            </w:rPr>
          </w:rPrChange>
        </w:rPr>
        <w:t>但制度的应然性无法代表现实的实然性。以</w:t>
      </w:r>
      <w:r>
        <w:rPr>
          <w:rFonts w:hint="eastAsia" w:ascii="宋体" w:hAnsi="宋体" w:eastAsia="宋体" w:cs="Times New Roman"/>
          <w:sz w:val="21"/>
          <w:szCs w:val="21"/>
          <w:rPrChange w:id="1191" w:author="可乐来一杯" w:date="2026-04-21T23:42:57Z">
            <w:rPr>
              <w:rFonts w:ascii="宋体" w:hAnsi="宋体" w:eastAsia="宋体" w:cs="宋体"/>
              <w:sz w:val="24"/>
              <w:szCs w:val="24"/>
            </w:rPr>
          </w:rPrChange>
        </w:rPr>
        <w:t>独立董事在审议财务报告和定期报告中的财务信息及其披露</w:t>
      </w:r>
      <w:r>
        <w:rPr>
          <w:rFonts w:hint="eastAsia" w:ascii="宋体" w:hAnsi="宋体" w:eastAsia="宋体" w:cs="Times New Roman"/>
          <w:sz w:val="21"/>
          <w:szCs w:val="21"/>
          <w:lang w:val="en-US" w:eastAsia="zh-CN"/>
          <w:rPrChange w:id="1192" w:author="可乐来一杯" w:date="2026-04-21T23:42:57Z">
            <w:rPr>
              <w:rFonts w:hint="eastAsia" w:ascii="宋体" w:hAnsi="宋体" w:eastAsia="宋体" w:cs="宋体"/>
              <w:sz w:val="24"/>
              <w:szCs w:val="24"/>
              <w:lang w:val="en-US" w:eastAsia="zh-CN"/>
            </w:rPr>
          </w:rPrChange>
        </w:rPr>
        <w:t>义务为例，此项义务亦是独立董事的核心义务之一。但有研究指出，独立董事连锁网络</w:t>
      </w:r>
      <w:r>
        <w:rPr>
          <w:rStyle w:val="12"/>
          <w:rFonts w:hint="eastAsia" w:ascii="宋体" w:hAnsi="宋体" w:eastAsia="宋体" w:cs="Times New Roman"/>
          <w:sz w:val="21"/>
          <w:szCs w:val="21"/>
          <w:lang w:val="en-US" w:eastAsia="zh-CN"/>
          <w:rPrChange w:id="1193" w:author="可乐来一杯" w:date="2026-04-21T23:42:57Z">
            <w:rPr>
              <w:rStyle w:val="17"/>
              <w:rFonts w:hint="eastAsia" w:ascii="宋体" w:hAnsi="宋体" w:eastAsia="宋体" w:cs="宋体"/>
              <w:sz w:val="24"/>
              <w:szCs w:val="24"/>
              <w:lang w:val="en-US" w:eastAsia="zh-CN"/>
            </w:rPr>
          </w:rPrChange>
        </w:rPr>
        <w:footnoteReference w:id="48"/>
      </w:r>
      <w:r>
        <w:rPr>
          <w:rFonts w:hint="eastAsia" w:ascii="宋体" w:hAnsi="宋体" w:eastAsia="宋体" w:cs="Times New Roman"/>
          <w:sz w:val="21"/>
          <w:szCs w:val="21"/>
          <w:lang w:val="en-US" w:eastAsia="zh-CN"/>
          <w:rPrChange w:id="1194" w:author="可乐来一杯" w:date="2026-04-21T23:42:57Z">
            <w:rPr>
              <w:rFonts w:hint="eastAsia" w:ascii="宋体" w:hAnsi="宋体" w:eastAsia="宋体" w:cs="宋体"/>
              <w:sz w:val="24"/>
              <w:szCs w:val="24"/>
              <w:lang w:val="en-US" w:eastAsia="zh-CN"/>
            </w:rPr>
          </w:rPrChange>
        </w:rPr>
        <w:t>可通过传播财务违规经验，使公司管理层产生机会主义思想、降低财务违规道德感知、获得财务违规操作方法，进而增加公司财务违规的可能性，且连锁网络中发生财务违规的公司数量越多，财务违规传染效应越强。</w:t>
      </w:r>
      <w:r>
        <w:rPr>
          <w:rFonts w:hint="eastAsia" w:ascii="宋体" w:hAnsi="宋体" w:eastAsia="宋体"/>
          <w:sz w:val="21"/>
          <w:szCs w:val="21"/>
          <w:vertAlign w:val="baseline"/>
          <w:lang w:val="en-US" w:eastAsia="zh-CN"/>
          <w:rPrChange w:id="1195" w:author="可乐来一杯" w:date="2026-04-21T23:42:57Z">
            <w:rPr>
              <w:rFonts w:hint="default"/>
              <w:vertAlign w:val="superscript"/>
              <w:lang w:val="en-US" w:eastAsia="zh-CN"/>
            </w:rPr>
          </w:rPrChange>
        </w:rPr>
        <w:fldChar w:fldCharType="begin"/>
      </w:r>
      <w:ins w:id="1196" w:author="可乐来一杯" w:date="2026-04-21T23:42:57Z">
        <w:r>
          <w:rPr/>
          <w:instrText xml:space="preserve"> REF _Ref30942 \r \h  \* MERGEFORMAT</w:instrText>
        </w:r>
      </w:ins>
      <w:del w:id="1197" w:author="可乐来一杯" w:date="2026-04-21T23:42:57Z">
        <w:r>
          <w:rPr>
            <w:rFonts w:hint="eastAsia" w:ascii="宋体" w:hAnsi="宋体" w:eastAsia="宋体"/>
            <w:sz w:val="21"/>
            <w:szCs w:val="21"/>
            <w:vertAlign w:val="baseline"/>
            <w:lang w:val="en-US" w:eastAsia="zh-CN"/>
            <w:rPrChange w:id="1198" w:author="可乐来一杯" w:date="2026-04-21T23:42:57Z">
              <w:rPr>
                <w:rFonts w:hint="default"/>
                <w:vertAlign w:val="superscript"/>
                <w:lang w:val="en-US" w:eastAsia="zh-CN"/>
              </w:rPr>
            </w:rPrChange>
          </w:rPr>
          <w:delInstrText xml:space="preserve"> REF _Ref30942 \r \h </w:delInstrText>
        </w:r>
      </w:del>
      <w:r>
        <w:rPr>
          <w:rFonts w:hint="eastAsia" w:ascii="宋体" w:hAnsi="宋体" w:eastAsia="宋体"/>
          <w:sz w:val="21"/>
          <w:szCs w:val="21"/>
          <w:vertAlign w:val="baseline"/>
          <w:lang w:val="en-US" w:eastAsia="zh-CN"/>
          <w:rPrChange w:id="1199" w:author="可乐来一杯" w:date="2026-04-21T23:42:57Z">
            <w:rPr>
              <w:rFonts w:hint="default"/>
              <w:vertAlign w:val="superscript"/>
              <w:lang w:val="en-US" w:eastAsia="zh-CN"/>
            </w:rPr>
          </w:rPrChange>
        </w:rPr>
        <w:fldChar w:fldCharType="separate"/>
      </w:r>
      <w:ins w:id="1200" w:author="可乐来一杯" w:date="2026-04-22T22:03:55Z">
        <w:r>
          <w:rPr>
            <w:rStyle w:val="17"/>
            <w:rFonts w:hint="eastAsia" w:ascii="宋体" w:hAnsi="宋体" w:eastAsia="宋体"/>
            <w:sz w:val="21"/>
            <w:szCs w:val="21"/>
            <w:lang w:val="en-US" w:eastAsia="zh-CN"/>
          </w:rPr>
          <w:footnoteReference w:id="49"/>
        </w:r>
      </w:ins>
      <w:del w:id="1201" w:author="可乐来一杯" w:date="2026-04-21T23:29:04Z">
        <w:r>
          <w:rPr>
            <w:rFonts w:hint="eastAsia" w:ascii="宋体" w:hAnsi="宋体" w:eastAsia="宋体"/>
            <w:sz w:val="21"/>
            <w:szCs w:val="21"/>
            <w:vertAlign w:val="baseline"/>
            <w:lang w:val="en-US" w:eastAsia="zh-CN"/>
            <w:rPrChange w:id="1202" w:author="可乐来一杯" w:date="2026-04-21T23:42:57Z">
              <w:rPr>
                <w:rFonts w:hint="default"/>
                <w:vertAlign w:val="superscript"/>
                <w:lang w:val="en-US" w:eastAsia="zh-CN"/>
              </w:rPr>
            </w:rPrChange>
          </w:rPr>
          <w:delText>[37]</w:delText>
        </w:r>
      </w:del>
      <w:r>
        <w:rPr>
          <w:rFonts w:hint="eastAsia" w:ascii="宋体" w:hAnsi="宋体" w:eastAsia="宋体"/>
          <w:sz w:val="21"/>
          <w:szCs w:val="21"/>
          <w:vertAlign w:val="baseline"/>
          <w:lang w:val="en-US" w:eastAsia="zh-CN"/>
          <w:rPrChange w:id="1203" w:author="可乐来一杯" w:date="2026-04-21T23:42:57Z">
            <w:rPr>
              <w:rFonts w:hint="default"/>
              <w:vertAlign w:val="superscript"/>
              <w:lang w:val="en-US" w:eastAsia="zh-CN"/>
            </w:rPr>
          </w:rPrChange>
        </w:rPr>
        <w:fldChar w:fldCharType="end"/>
      </w:r>
      <w:r>
        <w:rPr>
          <w:rFonts w:hint="eastAsia" w:ascii="宋体" w:hAnsi="宋体" w:eastAsia="宋体"/>
          <w:sz w:val="21"/>
          <w:szCs w:val="21"/>
          <w:lang w:val="en-US" w:eastAsia="zh-CN"/>
          <w:rPrChange w:id="1204" w:author="可乐来一杯" w:date="2026-04-21T23:42:57Z">
            <w:rPr>
              <w:rFonts w:hint="eastAsia"/>
              <w:lang w:val="en-US" w:eastAsia="zh-CN"/>
            </w:rPr>
          </w:rPrChange>
        </w:rPr>
        <w:t>其本质上反映了独立董事作为“理性经济人”的自利趋向，而其怀有的“机会主义”的心理倾向也无法在制度上得到完美的解决方案。相对应的，在康美药业案中，康美药业的五位独立董事被判决承担连带赔偿责任3.69亿元</w:t>
      </w:r>
      <w:r>
        <w:rPr>
          <w:rStyle w:val="12"/>
          <w:rFonts w:hint="eastAsia" w:ascii="宋体" w:hAnsi="宋体" w:eastAsia="宋体" w:cs="Times New Roman"/>
          <w:sz w:val="21"/>
          <w:szCs w:val="21"/>
          <w:lang w:val="en-US" w:eastAsia="zh-CN"/>
          <w:rPrChange w:id="1205" w:author="可乐来一杯" w:date="2026-04-21T23:42:57Z">
            <w:rPr>
              <w:rStyle w:val="17"/>
              <w:rFonts w:hint="eastAsia"/>
              <w:lang w:val="en-US" w:eastAsia="zh-CN"/>
            </w:rPr>
          </w:rPrChange>
        </w:rPr>
        <w:footnoteReference w:id="50"/>
      </w:r>
      <w:r>
        <w:rPr>
          <w:rFonts w:hint="eastAsia" w:ascii="宋体" w:hAnsi="宋体" w:eastAsia="宋体"/>
          <w:sz w:val="21"/>
          <w:szCs w:val="21"/>
          <w:lang w:val="en-US" w:eastAsia="zh-CN"/>
          <w:rPrChange w:id="1206" w:author="可乐来一杯" w:date="2026-04-21T23:42:57Z">
            <w:rPr>
              <w:rFonts w:hint="eastAsia"/>
              <w:lang w:val="en-US" w:eastAsia="zh-CN"/>
            </w:rPr>
          </w:rPrChange>
        </w:rPr>
        <w:t>，迅速在资本市场卷起一股“辞职潮”，其使得独立董事对履职风险的感知变得敏感，将更为审慎地考量任职公司存在的各方面风险因素并做出去留决定。与此形成鲜明对照的是，</w:t>
      </w:r>
      <w:r>
        <w:rPr>
          <w:rFonts w:hint="eastAsia" w:ascii="宋体" w:hAnsi="宋体" w:eastAsia="宋体" w:cs="Times New Roman"/>
          <w:sz w:val="21"/>
          <w:szCs w:val="21"/>
          <w:rPrChange w:id="1207" w:author="可乐来一杯" w:date="2026-04-21T23:42:57Z">
            <w:rPr>
              <w:rFonts w:ascii="宋体" w:hAnsi="宋体" w:eastAsia="宋体" w:cs="宋体"/>
              <w:sz w:val="24"/>
              <w:szCs w:val="24"/>
            </w:rPr>
          </w:rPrChange>
        </w:rPr>
        <w:t>AI董事不以获取个人报酬、拓展声誉或建立人脉为目标，不具备“理性经济人”式的趋利性与机会主义动机</w:t>
      </w:r>
      <w:r>
        <w:rPr>
          <w:rFonts w:hint="eastAsia" w:ascii="宋体" w:hAnsi="宋体" w:eastAsia="宋体" w:cs="Times New Roman"/>
          <w:sz w:val="21"/>
          <w:szCs w:val="21"/>
          <w:lang w:eastAsia="zh-CN"/>
          <w:rPrChange w:id="1208" w:author="可乐来一杯" w:date="2026-04-21T23:42:57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209" w:author="可乐来一杯" w:date="2026-04-21T23:42:57Z">
            <w:rPr>
              <w:rFonts w:hint="eastAsia" w:ascii="宋体" w:hAnsi="宋体" w:eastAsia="宋体" w:cs="宋体"/>
              <w:sz w:val="24"/>
              <w:szCs w:val="24"/>
              <w:lang w:val="en-US" w:eastAsia="zh-CN"/>
            </w:rPr>
          </w:rPrChange>
        </w:rPr>
        <w:t>其缘由在于AI董事</w:t>
      </w:r>
      <w:r>
        <w:rPr>
          <w:rFonts w:hint="eastAsia" w:ascii="宋体" w:hAnsi="宋体" w:eastAsia="宋体" w:cs="Times New Roman"/>
          <w:sz w:val="21"/>
          <w:szCs w:val="21"/>
          <w:rPrChange w:id="1210" w:author="可乐来一杯" w:date="2026-04-21T23:42:57Z">
            <w:rPr>
              <w:rFonts w:ascii="宋体" w:hAnsi="宋体" w:eastAsia="宋体" w:cs="宋体"/>
              <w:sz w:val="24"/>
              <w:szCs w:val="24"/>
            </w:rPr>
          </w:rPrChange>
        </w:rPr>
        <w:t>核心算法</w:t>
      </w:r>
      <w:r>
        <w:rPr>
          <w:rFonts w:hint="eastAsia" w:ascii="宋体" w:hAnsi="宋体" w:eastAsia="宋体" w:cs="Times New Roman"/>
          <w:sz w:val="21"/>
          <w:szCs w:val="21"/>
          <w:lang w:eastAsia="zh-CN"/>
          <w:rPrChange w:id="1211" w:author="可乐来一杯" w:date="2026-04-21T23:42:57Z">
            <w:rPr>
              <w:rFonts w:hint="eastAsia" w:ascii="宋体" w:hAnsi="宋体" w:eastAsia="宋体" w:cs="宋体"/>
              <w:sz w:val="24"/>
              <w:szCs w:val="24"/>
              <w:lang w:eastAsia="zh-CN"/>
            </w:rPr>
          </w:rPrChange>
        </w:rPr>
        <w:t>是</w:t>
      </w:r>
      <w:r>
        <w:rPr>
          <w:rFonts w:hint="eastAsia" w:ascii="宋体" w:hAnsi="宋体" w:eastAsia="宋体" w:cs="Times New Roman"/>
          <w:sz w:val="21"/>
          <w:szCs w:val="21"/>
          <w:rPrChange w:id="1212" w:author="可乐来一杯" w:date="2026-04-21T23:42:57Z">
            <w:rPr>
              <w:rFonts w:ascii="宋体" w:hAnsi="宋体" w:eastAsia="宋体" w:cs="宋体"/>
              <w:sz w:val="24"/>
              <w:szCs w:val="24"/>
            </w:rPr>
          </w:rPrChange>
        </w:rPr>
        <w:t>围绕既定的监督规则、数据指标与异常阈值运行</w:t>
      </w:r>
      <w:r>
        <w:rPr>
          <w:rFonts w:hint="eastAsia" w:ascii="宋体" w:hAnsi="宋体" w:eastAsia="宋体" w:cs="Times New Roman"/>
          <w:sz w:val="21"/>
          <w:szCs w:val="21"/>
          <w:lang w:eastAsia="zh-CN"/>
          <w:rPrChange w:id="1213" w:author="可乐来一杯" w:date="2026-04-21T23:42:57Z">
            <w:rPr>
              <w:rFonts w:hint="eastAsia" w:ascii="宋体" w:hAnsi="宋体" w:eastAsia="宋体" w:cs="宋体"/>
              <w:sz w:val="24"/>
              <w:szCs w:val="24"/>
              <w:lang w:eastAsia="zh-CN"/>
            </w:rPr>
          </w:rPrChange>
        </w:rPr>
        <w:t>的</w:t>
      </w:r>
      <w:r>
        <w:rPr>
          <w:rFonts w:hint="eastAsia" w:ascii="宋体" w:hAnsi="宋体" w:eastAsia="宋体" w:cs="Times New Roman"/>
          <w:sz w:val="21"/>
          <w:szCs w:val="21"/>
          <w:rPrChange w:id="1214" w:author="可乐来一杯" w:date="2026-04-21T23:42:57Z">
            <w:rPr>
              <w:rFonts w:ascii="宋体" w:hAnsi="宋体" w:eastAsia="宋体" w:cs="宋体"/>
              <w:sz w:val="24"/>
              <w:szCs w:val="24"/>
            </w:rPr>
          </w:rPrChange>
        </w:rPr>
        <w:t>，独立性受技术参数而非人际关系约束。</w:t>
      </w:r>
    </w:p>
    <w:p w14:paraId="657B86A4">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Change w:id="1216" w:author="可乐来一杯" w:date="2026-04-21T23:42:59Z">
            <w:rPr>
              <w:rFonts w:hint="default" w:ascii="宋体" w:hAnsi="宋体" w:eastAsia="宋体" w:cs="宋体"/>
              <w:sz w:val="24"/>
              <w:szCs w:val="24"/>
              <w:lang w:val="en-US" w:eastAsia="zh-CN"/>
            </w:rPr>
          </w:rPrChange>
        </w:rPr>
        <w:pPrChange w:id="1215" w:author="可乐来一杯" w:date="2026-04-21T23:42:59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pPrChange>
      </w:pPr>
      <w:r>
        <w:rPr>
          <w:rFonts w:hint="eastAsia" w:ascii="宋体" w:hAnsi="宋体" w:eastAsia="宋体" w:cs="Times New Roman"/>
          <w:sz w:val="21"/>
          <w:szCs w:val="21"/>
          <w:lang w:val="en-US" w:eastAsia="zh-CN"/>
          <w:rPrChange w:id="1217" w:author="可乐来一杯" w:date="2026-04-21T23:42:59Z">
            <w:rPr>
              <w:rFonts w:hint="eastAsia" w:ascii="宋体" w:hAnsi="宋体" w:eastAsia="宋体" w:cs="宋体"/>
              <w:sz w:val="24"/>
              <w:szCs w:val="24"/>
              <w:lang w:val="en-US" w:eastAsia="zh-CN"/>
            </w:rPr>
          </w:rPrChange>
        </w:rPr>
        <w:t>况且，</w:t>
      </w:r>
      <w:r>
        <w:rPr>
          <w:rFonts w:hint="eastAsia" w:ascii="宋体" w:hAnsi="宋体" w:eastAsia="宋体" w:cs="Times New Roman"/>
          <w:sz w:val="21"/>
          <w:szCs w:val="21"/>
          <w:rPrChange w:id="1218" w:author="可乐来一杯" w:date="2026-04-21T23:42:59Z">
            <w:rPr>
              <w:rFonts w:ascii="宋体" w:hAnsi="宋体" w:eastAsia="宋体" w:cs="宋体"/>
              <w:sz w:val="24"/>
              <w:szCs w:val="24"/>
            </w:rPr>
          </w:rPrChange>
        </w:rPr>
        <w:t>在履职勤勉度方面，AI 董事不存在“到场成本”的概念，</w:t>
      </w:r>
      <w:r>
        <w:rPr>
          <w:rFonts w:hint="eastAsia" w:ascii="宋体" w:hAnsi="宋体" w:eastAsia="宋体" w:cs="Times New Roman"/>
          <w:sz w:val="21"/>
          <w:szCs w:val="21"/>
          <w:lang w:val="en-US" w:eastAsia="zh-CN"/>
          <w:rPrChange w:id="1219" w:author="可乐来一杯" w:date="2026-04-21T23:42:59Z">
            <w:rPr>
              <w:rFonts w:hint="eastAsia" w:ascii="宋体" w:hAnsi="宋体" w:eastAsia="宋体" w:cs="宋体"/>
              <w:sz w:val="24"/>
              <w:szCs w:val="24"/>
              <w:lang w:val="en-US" w:eastAsia="zh-CN"/>
            </w:rPr>
          </w:rPrChange>
        </w:rPr>
        <w:t>其</w:t>
      </w:r>
      <w:r>
        <w:rPr>
          <w:rFonts w:hint="eastAsia" w:ascii="宋体" w:hAnsi="宋体" w:eastAsia="宋体" w:cs="Times New Roman"/>
          <w:sz w:val="21"/>
          <w:szCs w:val="21"/>
          <w:rPrChange w:id="1220" w:author="可乐来一杯" w:date="2026-04-21T23:42:59Z">
            <w:rPr>
              <w:rFonts w:ascii="宋体" w:hAnsi="宋体" w:eastAsia="宋体" w:cs="宋体"/>
              <w:sz w:val="24"/>
              <w:szCs w:val="24"/>
            </w:rPr>
          </w:rPrChange>
        </w:rPr>
        <w:t>能 7×24 小时对财务数据、交易记录、合同变更、公告披露等进行实时抓取与对比分析并生成审计式日志</w:t>
      </w:r>
      <w:r>
        <w:rPr>
          <w:rFonts w:hint="eastAsia" w:ascii="宋体" w:hAnsi="宋体" w:eastAsia="宋体" w:cs="Times New Roman"/>
          <w:sz w:val="21"/>
          <w:szCs w:val="21"/>
          <w:lang w:eastAsia="zh-CN"/>
          <w:rPrChange w:id="1221" w:author="可乐来一杯" w:date="2026-04-21T23:42:59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222" w:author="可乐来一杯" w:date="2026-04-21T23:42:59Z">
            <w:rPr>
              <w:rFonts w:hint="eastAsia" w:ascii="宋体" w:hAnsi="宋体" w:eastAsia="宋体" w:cs="宋体"/>
              <w:sz w:val="24"/>
              <w:szCs w:val="24"/>
              <w:lang w:val="en-US" w:eastAsia="zh-CN"/>
            </w:rPr>
          </w:rPrChange>
        </w:rPr>
        <w:t>相对于</w:t>
      </w:r>
      <w:r>
        <w:rPr>
          <w:rFonts w:hint="eastAsia" w:ascii="宋体" w:hAnsi="宋体" w:eastAsia="宋体" w:cs="Times New Roman"/>
          <w:sz w:val="21"/>
          <w:szCs w:val="21"/>
          <w:rPrChange w:id="1223" w:author="可乐来一杯" w:date="2026-04-21T23:42:59Z">
            <w:rPr>
              <w:rFonts w:ascii="宋体" w:hAnsi="宋体" w:eastAsia="宋体" w:cs="宋体"/>
              <w:sz w:val="24"/>
              <w:szCs w:val="24"/>
            </w:rPr>
          </w:rPrChange>
        </w:rPr>
        <w:t>独立董事每年“现场不少于十五日”的硬性要求</w:t>
      </w:r>
      <w:r>
        <w:rPr>
          <w:rFonts w:hint="eastAsia" w:ascii="宋体" w:hAnsi="宋体" w:eastAsia="宋体" w:cs="Times New Roman"/>
          <w:sz w:val="21"/>
          <w:szCs w:val="21"/>
          <w:lang w:eastAsia="zh-CN"/>
          <w:rPrChange w:id="1224" w:author="可乐来一杯" w:date="2026-04-21T23:42:59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225" w:author="可乐来一杯" w:date="2026-04-21T23:42:59Z">
            <w:rPr>
              <w:rFonts w:hint="eastAsia" w:ascii="宋体" w:hAnsi="宋体" w:eastAsia="宋体" w:cs="宋体"/>
              <w:sz w:val="24"/>
              <w:szCs w:val="24"/>
              <w:lang w:val="en-US" w:eastAsia="zh-CN"/>
            </w:rPr>
          </w:rPrChange>
        </w:rPr>
        <w:t>AI董事</w:t>
      </w:r>
      <w:r>
        <w:rPr>
          <w:rFonts w:hint="eastAsia" w:ascii="宋体" w:hAnsi="宋体" w:eastAsia="宋体" w:cs="Times New Roman"/>
          <w:sz w:val="21"/>
          <w:szCs w:val="21"/>
          <w:rPrChange w:id="1226" w:author="可乐来一杯" w:date="2026-04-21T23:42:59Z">
            <w:rPr>
              <w:rFonts w:ascii="宋体" w:hAnsi="宋体" w:eastAsia="宋体" w:cs="宋体"/>
              <w:sz w:val="24"/>
              <w:szCs w:val="24"/>
            </w:rPr>
          </w:rPrChange>
        </w:rPr>
        <w:t>实现秒级别的全周期监控，大幅提高监督频次与问题发现的及时性</w:t>
      </w:r>
      <w:r>
        <w:rPr>
          <w:rFonts w:hint="eastAsia" w:ascii="宋体" w:hAnsi="宋体" w:eastAsia="宋体" w:cs="Times New Roman"/>
          <w:sz w:val="21"/>
          <w:szCs w:val="21"/>
          <w:lang w:val="en-US" w:eastAsia="zh-CN"/>
          <w:rPrChange w:id="1227" w:author="可乐来一杯" w:date="2026-04-21T23:42:59Z">
            <w:rPr>
              <w:rFonts w:hint="eastAsia" w:ascii="宋体" w:hAnsi="宋体" w:eastAsia="宋体" w:cs="宋体"/>
              <w:sz w:val="24"/>
              <w:szCs w:val="24"/>
              <w:lang w:val="en-US" w:eastAsia="zh-CN"/>
            </w:rPr>
          </w:rPrChange>
        </w:rPr>
        <w:t>也不过是家常便饭。进一步而言，AI董事具有“无畏”的品德，既不会因内部人事关系，也不会因外部追责而出现“离席退场”的问题。更何况，长期的任职于某一特定的公司，也有益于AI董事积累对公司的熟悉度与履职效率，这一点亦是独立董事难以实现的。</w:t>
      </w:r>
    </w:p>
    <w:p w14:paraId="50156D1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sz w:val="28"/>
          <w:szCs w:val="36"/>
          <w:lang w:val="en-US" w:eastAsia="zh-CN"/>
        </w:rPr>
      </w:pPr>
      <w:r>
        <w:rPr>
          <w:rFonts w:hint="eastAsia" w:ascii="黑体" w:hAnsi="黑体" w:eastAsia="黑体" w:cs="黑体"/>
          <w:sz w:val="28"/>
          <w:szCs w:val="36"/>
          <w:lang w:val="en-US" w:eastAsia="zh-CN"/>
        </w:rPr>
        <w:t>AI董事对独立董事的角色适配与职能再塑</w:t>
      </w:r>
    </w:p>
    <w:p w14:paraId="5B79D421">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Change w:id="1229" w:author="可乐来一杯" w:date="2026-04-21T23:43:02Z">
            <w:rPr>
              <w:rFonts w:hint="default" w:ascii="黑体" w:hAnsi="黑体" w:eastAsia="黑体" w:cs="黑体"/>
              <w:sz w:val="28"/>
              <w:szCs w:val="36"/>
              <w:lang w:val="en-US" w:eastAsia="zh-CN"/>
            </w:rPr>
          </w:rPrChange>
        </w:rPr>
        <w:pPrChange w:id="1228" w:author="可乐来一杯" w:date="2026-04-21T23:43:02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r>
        <w:rPr>
          <w:rFonts w:hint="eastAsia" w:ascii="宋体" w:hAnsi="宋体" w:eastAsia="宋体" w:cs="Times New Roman"/>
          <w:sz w:val="21"/>
          <w:szCs w:val="21"/>
          <w:lang w:val="en-US" w:eastAsia="zh-CN"/>
          <w:rPrChange w:id="1230" w:author="可乐来一杯" w:date="2026-04-21T23:43:02Z">
            <w:rPr>
              <w:rFonts w:hint="eastAsia" w:ascii="宋体" w:hAnsi="宋体" w:eastAsia="宋体" w:cs="宋体"/>
              <w:sz w:val="24"/>
              <w:szCs w:val="24"/>
              <w:lang w:val="en-US" w:eastAsia="zh-CN"/>
            </w:rPr>
          </w:rPrChange>
        </w:rPr>
        <w:t>在具备技术可行性与法律适格性的条件下，AI董事在身份独立、薪酬独立、履职独立等方面应用优势将会进一步对独立董事制度造成冲击。但这并不意味着可对AI董事“无条件式”的部署安排，进而彻底取代独立董事的地位。须申明的是，AI董事相较于独立董事固然存在长足之处，但其所处的《公司法》即相关规范的制度环境以及我国现行上市公司内部治理环境，也是AI董事落地实施的关键制约因素之一，唯有将技术上的应用优势与制度上的规范指引相结合起来，才能充分发挥AI董事对独立董事角色的适配性与职能优势。</w:t>
      </w:r>
    </w:p>
    <w:p w14:paraId="03E9FF86">
      <w:pPr>
        <w:keepNext w:val="0"/>
        <w:keepLines w:val="0"/>
        <w:pageBreakBefore w:val="0"/>
        <w:widowControl w:val="0"/>
        <w:numPr>
          <w:ilvl w:val="0"/>
          <w:numId w:val="10"/>
          <w:ins w:id="1232" w:author="可乐来一杯" w:date="2026-04-21T23:45:21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1233" w:author="可乐来一杯" w:date="2026-04-21T23:45:21Z">
            <w:rPr>
              <w:rFonts w:hint="default" w:ascii="黑体" w:hAnsi="黑体" w:eastAsia="黑体" w:cs="黑体"/>
              <w:b w:val="0"/>
              <w:bCs w:val="0"/>
              <w:lang w:val="en-US" w:eastAsia="zh-CN"/>
            </w:rPr>
          </w:rPrChange>
        </w:rPr>
        <w:pPrChange w:id="1231" w:author="可乐来一杯" w:date="2026-04-21T23:45:36Z">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1234" w:author="可乐来一杯" w:date="2026-04-21T23:45:21Z">
            <w:rPr>
              <w:rFonts w:hint="eastAsia" w:ascii="黑体" w:hAnsi="黑体" w:eastAsia="黑体" w:cs="黑体"/>
              <w:b w:val="0"/>
              <w:bCs w:val="0"/>
              <w:lang w:val="en-US" w:eastAsia="zh-CN"/>
            </w:rPr>
          </w:rPrChange>
        </w:rPr>
        <w:t>以技术架构的他律性确保身份独立的监督本位</w:t>
      </w:r>
    </w:p>
    <w:p w14:paraId="21D950DB">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236" w:author="可乐来一杯" w:date="2026-04-21T12:27:48Z"/>
          <w:rFonts w:hint="eastAsia" w:ascii="宋体" w:hAnsi="宋体" w:eastAsia="宋体" w:cs="Times New Roman"/>
          <w:sz w:val="21"/>
          <w:szCs w:val="21"/>
          <w:lang w:val="en-US" w:eastAsia="zh-CN"/>
          <w:rPrChange w:id="1237" w:author="可乐来一杯" w:date="2026-04-21T23:43:07Z">
            <w:rPr>
              <w:ins w:id="1238" w:author="可乐来一杯" w:date="2026-04-21T12:27:48Z"/>
              <w:rFonts w:hint="eastAsia" w:ascii="宋体" w:hAnsi="宋体" w:eastAsia="宋体" w:cs="宋体"/>
              <w:sz w:val="24"/>
              <w:szCs w:val="24"/>
              <w:lang w:val="en-US" w:eastAsia="zh-CN"/>
            </w:rPr>
          </w:rPrChange>
        </w:rPr>
        <w:pPrChange w:id="1235"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239" w:author="可乐来一杯" w:date="2026-04-21T12:28:07Z">
        <w:r>
          <w:rPr>
            <w:rFonts w:hint="eastAsia" w:ascii="宋体" w:hAnsi="宋体" w:eastAsia="宋体" w:cs="Times New Roman"/>
            <w:sz w:val="21"/>
            <w:szCs w:val="21"/>
            <w:lang w:val="en-US" w:eastAsia="zh-CN"/>
            <w:rPrChange w:id="1240" w:author="可乐来一杯" w:date="2026-04-21T23:43:07Z">
              <w:rPr>
                <w:rFonts w:hint="eastAsia" w:ascii="宋体" w:hAnsi="宋体" w:eastAsia="宋体" w:cs="宋体"/>
                <w:sz w:val="24"/>
                <w:szCs w:val="24"/>
                <w:lang w:val="en-US" w:eastAsia="zh-CN"/>
              </w:rPr>
            </w:rPrChange>
          </w:rPr>
          <w:t>1.</w:t>
        </w:r>
      </w:ins>
      <w:ins w:id="1241" w:author="可乐来一杯" w:date="2026-04-21T12:27:52Z">
        <w:r>
          <w:rPr>
            <w:rFonts w:hint="eastAsia" w:ascii="宋体" w:hAnsi="宋体" w:eastAsia="宋体" w:cs="Times New Roman"/>
            <w:sz w:val="21"/>
            <w:szCs w:val="21"/>
            <w:lang w:val="en-US" w:eastAsia="zh-CN"/>
            <w:rPrChange w:id="1242" w:author="可乐来一杯" w:date="2026-04-21T23:43:07Z">
              <w:rPr>
                <w:rFonts w:hint="eastAsia" w:ascii="宋体" w:hAnsi="宋体" w:eastAsia="宋体" w:cs="宋体"/>
                <w:sz w:val="24"/>
                <w:szCs w:val="24"/>
                <w:lang w:val="en-US" w:eastAsia="zh-CN"/>
              </w:rPr>
            </w:rPrChange>
          </w:rPr>
          <w:t>从“身份独立”走向“运行独立”</w:t>
        </w:r>
      </w:ins>
    </w:p>
    <w:p w14:paraId="42850CDF">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del w:id="1244" w:author="可乐来一杯" w:date="2026-04-21T12:26:59Z"/>
          <w:rFonts w:hint="eastAsia" w:ascii="宋体" w:hAnsi="宋体" w:eastAsia="宋体" w:cs="Times New Roman"/>
          <w:sz w:val="21"/>
          <w:szCs w:val="21"/>
          <w:rPrChange w:id="1245" w:author="可乐来一杯" w:date="2026-04-21T23:43:07Z">
            <w:rPr>
              <w:del w:id="1246" w:author="可乐来一杯" w:date="2026-04-21T12:26:59Z"/>
              <w:rFonts w:ascii="宋体" w:hAnsi="宋体" w:eastAsia="宋体" w:cs="宋体"/>
              <w:sz w:val="24"/>
              <w:szCs w:val="24"/>
            </w:rPr>
          </w:rPrChange>
        </w:rPr>
        <w:pPrChange w:id="1243"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del w:id="1247" w:author="可乐来一杯" w:date="2026-04-21T12:27:00Z">
        <w:r>
          <w:rPr>
            <w:rFonts w:hint="eastAsia" w:ascii="宋体" w:hAnsi="宋体" w:eastAsia="宋体" w:cs="Times New Roman"/>
            <w:sz w:val="21"/>
            <w:szCs w:val="21"/>
            <w:lang w:val="en-US" w:eastAsia="zh-CN"/>
            <w:rPrChange w:id="1248" w:author="可乐来一杯" w:date="2026-04-21T23:43:07Z">
              <w:rPr>
                <w:rFonts w:hint="eastAsia" w:ascii="宋体" w:hAnsi="宋体" w:eastAsia="宋体" w:cs="宋体"/>
                <w:sz w:val="24"/>
                <w:szCs w:val="24"/>
                <w:lang w:val="en-US" w:eastAsia="zh-CN"/>
              </w:rPr>
            </w:rPrChange>
          </w:rPr>
          <w:delText>既</w:delText>
        </w:r>
      </w:del>
      <w:del w:id="1249" w:author="可乐来一杯" w:date="2026-04-21T12:26:59Z">
        <w:r>
          <w:rPr>
            <w:rFonts w:hint="eastAsia" w:ascii="宋体" w:hAnsi="宋体" w:eastAsia="宋体" w:cs="Times New Roman"/>
            <w:sz w:val="21"/>
            <w:szCs w:val="21"/>
            <w:lang w:val="en-US" w:eastAsia="zh-CN"/>
            <w:rPrChange w:id="1250" w:author="可乐来一杯" w:date="2026-04-21T23:43:07Z">
              <w:rPr>
                <w:rFonts w:hint="eastAsia" w:ascii="宋体" w:hAnsi="宋体" w:eastAsia="宋体" w:cs="宋体"/>
                <w:sz w:val="24"/>
                <w:szCs w:val="24"/>
                <w:lang w:val="en-US" w:eastAsia="zh-CN"/>
              </w:rPr>
            </w:rPrChange>
          </w:rPr>
          <w:delText>已突破以执业道德、个人素养、信任委托为支撑的独立董事身份独立的窠臼，将独立董事的“人治”跃升为AI董事的“智治”则须从具体的技术路径出发，破除独立董事身份独立的“仪式化”悖论——即</w:delText>
        </w:r>
      </w:del>
      <w:del w:id="1251" w:author="可乐来一杯" w:date="2026-04-21T12:26:59Z">
        <w:r>
          <w:rPr>
            <w:rFonts w:hint="eastAsia" w:ascii="宋体" w:hAnsi="宋体" w:eastAsia="宋体" w:cs="Times New Roman"/>
            <w:sz w:val="21"/>
            <w:szCs w:val="21"/>
            <w:rPrChange w:id="1252" w:author="可乐来一杯" w:date="2026-04-21T23:43:07Z">
              <w:rPr>
                <w:rFonts w:ascii="宋体" w:hAnsi="宋体" w:eastAsia="宋体" w:cs="宋体"/>
                <w:sz w:val="24"/>
                <w:szCs w:val="24"/>
              </w:rPr>
            </w:rPrChange>
          </w:rPr>
          <w:delText>文件里是“外部董事”，关系链里仍是“自己人”。</w:delText>
        </w:r>
      </w:del>
    </w:p>
    <w:p w14:paraId="767D20AF">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254" w:author="可乐来一杯" w:date="2026-04-21T23:09:53Z"/>
          <w:rFonts w:hint="eastAsia" w:ascii="宋体" w:hAnsi="宋体" w:eastAsia="宋体" w:cs="Times New Roman"/>
          <w:sz w:val="21"/>
          <w:szCs w:val="21"/>
          <w:lang w:val="en-US" w:eastAsia="zh-CN"/>
          <w:rPrChange w:id="1255" w:author="可乐来一杯" w:date="2026-04-21T23:43:07Z">
            <w:rPr>
              <w:ins w:id="1256" w:author="可乐来一杯" w:date="2026-04-21T23:09:53Z"/>
              <w:rFonts w:hint="default" w:ascii="宋体" w:hAnsi="宋体" w:eastAsia="宋体" w:cs="宋体"/>
              <w:sz w:val="24"/>
              <w:szCs w:val="24"/>
              <w:lang w:val="en-US" w:eastAsia="zh-CN"/>
            </w:rPr>
          </w:rPrChange>
        </w:rPr>
        <w:pPrChange w:id="1253"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del w:id="1257" w:author="可乐来一杯" w:date="2026-04-21T12:26:59Z">
        <w:r>
          <w:rPr>
            <w:rFonts w:hint="eastAsia" w:ascii="宋体" w:hAnsi="宋体" w:eastAsia="宋体" w:cs="Times New Roman"/>
            <w:sz w:val="21"/>
            <w:szCs w:val="21"/>
            <w:lang w:val="en-US" w:eastAsia="zh-CN"/>
            <w:rPrChange w:id="1258" w:author="可乐来一杯" w:date="2026-04-21T23:43:07Z">
              <w:rPr>
                <w:rFonts w:hint="eastAsia" w:ascii="宋体" w:hAnsi="宋体" w:eastAsia="宋体" w:cs="宋体"/>
                <w:sz w:val="24"/>
                <w:szCs w:val="24"/>
                <w:lang w:val="en-US" w:eastAsia="zh-CN"/>
              </w:rPr>
            </w:rPrChange>
          </w:rPr>
          <w:delText>详言之，关键在于把</w:delText>
        </w:r>
      </w:del>
      <w:del w:id="1259" w:author="可乐来一杯" w:date="2026-04-21T12:26:59Z">
        <w:r>
          <w:rPr>
            <w:rFonts w:hint="eastAsia" w:ascii="宋体" w:hAnsi="宋体" w:eastAsia="宋体" w:cs="Times New Roman"/>
            <w:sz w:val="21"/>
            <w:szCs w:val="21"/>
            <w:rPrChange w:id="1260" w:author="可乐来一杯" w:date="2026-04-21T23:43:07Z">
              <w:rPr>
                <w:rFonts w:ascii="宋体" w:hAnsi="宋体" w:eastAsia="宋体" w:cs="宋体"/>
                <w:sz w:val="24"/>
                <w:szCs w:val="24"/>
              </w:rPr>
            </w:rPrChange>
          </w:rPr>
          <w:delText>“身份”从血缘、地缘、人缘的社会学概念</w:delText>
        </w:r>
      </w:del>
      <w:del w:id="1261" w:author="可乐来一杯" w:date="2026-04-21T12:26:59Z">
        <w:r>
          <w:rPr>
            <w:rFonts w:hint="eastAsia" w:ascii="宋体" w:hAnsi="宋体" w:eastAsia="宋体" w:cs="Times New Roman"/>
            <w:sz w:val="21"/>
            <w:szCs w:val="21"/>
            <w:lang w:val="en-US" w:eastAsia="zh-CN"/>
            <w:rPrChange w:id="1262" w:author="可乐来一杯" w:date="2026-04-21T23:43:07Z">
              <w:rPr>
                <w:rFonts w:hint="eastAsia" w:ascii="宋体" w:hAnsi="宋体" w:eastAsia="宋体" w:cs="宋体"/>
                <w:sz w:val="24"/>
                <w:szCs w:val="24"/>
                <w:lang w:val="en-US" w:eastAsia="zh-CN"/>
              </w:rPr>
            </w:rPrChange>
          </w:rPr>
          <w:delText>提炼为</w:delText>
        </w:r>
      </w:del>
      <w:del w:id="1263" w:author="可乐来一杯" w:date="2026-04-21T12:26:59Z">
        <w:r>
          <w:rPr>
            <w:rFonts w:hint="eastAsia" w:ascii="宋体" w:hAnsi="宋体" w:eastAsia="宋体" w:cs="Times New Roman"/>
            <w:sz w:val="21"/>
            <w:szCs w:val="21"/>
            <w:rPrChange w:id="1264" w:author="可乐来一杯" w:date="2026-04-21T23:43:07Z">
              <w:rPr>
                <w:rFonts w:ascii="宋体" w:hAnsi="宋体" w:eastAsia="宋体" w:cs="宋体"/>
                <w:sz w:val="24"/>
                <w:szCs w:val="24"/>
              </w:rPr>
            </w:rPrChange>
          </w:rPr>
          <w:delText>成一段可验证、可溯源、可互换的算法</w:delText>
        </w:r>
      </w:del>
      <w:del w:id="1265" w:author="可乐来一杯" w:date="2026-04-21T12:26:59Z">
        <w:r>
          <w:rPr>
            <w:rFonts w:hint="eastAsia" w:ascii="宋体" w:hAnsi="宋体" w:eastAsia="宋体" w:cs="Times New Roman"/>
            <w:sz w:val="21"/>
            <w:szCs w:val="21"/>
            <w:lang w:val="en-US" w:eastAsia="zh-CN"/>
            <w:rPrChange w:id="1266" w:author="可乐来一杯" w:date="2026-04-21T23:43:07Z">
              <w:rPr>
                <w:rFonts w:hint="eastAsia" w:ascii="宋体" w:hAnsi="宋体" w:eastAsia="宋体" w:cs="宋体"/>
                <w:sz w:val="24"/>
                <w:szCs w:val="24"/>
                <w:lang w:val="en-US" w:eastAsia="zh-CN"/>
              </w:rPr>
            </w:rPrChange>
          </w:rPr>
          <w:delText>公钥</w:delText>
        </w:r>
      </w:del>
      <w:del w:id="1267" w:author="可乐来一杯" w:date="2026-04-21T12:26:59Z">
        <w:r>
          <w:rPr>
            <w:rFonts w:hint="eastAsia" w:ascii="宋体" w:hAnsi="宋体" w:eastAsia="宋体" w:cs="Times New Roman"/>
            <w:sz w:val="21"/>
            <w:szCs w:val="21"/>
            <w:rPrChange w:id="1268" w:author="可乐来一杯" w:date="2026-04-21T23:43:07Z">
              <w:rPr>
                <w:rFonts w:ascii="宋体" w:hAnsi="宋体" w:eastAsia="宋体" w:cs="宋体"/>
                <w:sz w:val="24"/>
                <w:szCs w:val="24"/>
              </w:rPr>
            </w:rPrChange>
          </w:rPr>
          <w:delText>。</w:delText>
        </w:r>
      </w:del>
      <w:del w:id="1269" w:author="可乐来一杯" w:date="2026-04-21T12:26:59Z">
        <w:r>
          <w:rPr>
            <w:rFonts w:hint="eastAsia" w:ascii="宋体" w:hAnsi="宋体" w:eastAsia="宋体" w:cs="Times New Roman"/>
            <w:sz w:val="21"/>
            <w:szCs w:val="21"/>
            <w:lang w:val="en-US" w:eastAsia="zh-CN"/>
            <w:rPrChange w:id="1270" w:author="可乐来一杯" w:date="2026-04-21T23:43:07Z">
              <w:rPr>
                <w:rFonts w:hint="eastAsia" w:ascii="宋体" w:hAnsi="宋体" w:eastAsia="宋体" w:cs="宋体"/>
                <w:sz w:val="24"/>
                <w:szCs w:val="24"/>
                <w:lang w:val="en-US" w:eastAsia="zh-CN"/>
              </w:rPr>
            </w:rPrChange>
          </w:rPr>
          <w:delText>由</w:delText>
        </w:r>
      </w:del>
      <w:del w:id="1271" w:author="可乐来一杯" w:date="2026-04-21T12:26:59Z">
        <w:r>
          <w:rPr>
            <w:rFonts w:hint="eastAsia" w:ascii="宋体" w:hAnsi="宋体" w:eastAsia="宋体" w:cs="Times New Roman"/>
            <w:sz w:val="21"/>
            <w:szCs w:val="21"/>
            <w:rPrChange w:id="1272" w:author="可乐来一杯" w:date="2026-04-21T23:43:07Z">
              <w:rPr>
                <w:rFonts w:ascii="宋体" w:hAnsi="宋体" w:eastAsia="宋体" w:cs="宋体"/>
                <w:sz w:val="24"/>
                <w:szCs w:val="24"/>
              </w:rPr>
            </w:rPrChange>
          </w:rPr>
          <w:delText>监管机构（或交易所）</w:delText>
        </w:r>
      </w:del>
      <w:del w:id="1273" w:author="可乐来一杯" w:date="2026-04-21T12:26:59Z">
        <w:r>
          <w:rPr>
            <w:rFonts w:hint="eastAsia" w:ascii="宋体" w:hAnsi="宋体" w:eastAsia="宋体" w:cs="Times New Roman"/>
            <w:sz w:val="21"/>
            <w:szCs w:val="21"/>
            <w:lang w:val="en-US" w:eastAsia="zh-CN"/>
            <w:rPrChange w:id="1274" w:author="可乐来一杯" w:date="2026-04-21T23:43:07Z">
              <w:rPr>
                <w:rFonts w:hint="eastAsia" w:ascii="宋体" w:hAnsi="宋体" w:eastAsia="宋体" w:cs="宋体"/>
                <w:sz w:val="24"/>
                <w:szCs w:val="24"/>
                <w:lang w:val="en-US" w:eastAsia="zh-CN"/>
              </w:rPr>
            </w:rPrChange>
          </w:rPr>
          <w:delText>率先</w:delText>
        </w:r>
      </w:del>
      <w:del w:id="1275" w:author="可乐来一杯" w:date="2026-04-21T12:26:59Z">
        <w:r>
          <w:rPr>
            <w:rFonts w:hint="eastAsia" w:ascii="宋体" w:hAnsi="宋体" w:eastAsia="宋体" w:cs="Times New Roman"/>
            <w:sz w:val="21"/>
            <w:szCs w:val="21"/>
            <w:rPrChange w:id="1276" w:author="可乐来一杯" w:date="2026-04-21T23:43:07Z">
              <w:rPr>
                <w:rFonts w:ascii="宋体" w:hAnsi="宋体" w:eastAsia="宋体" w:cs="宋体"/>
                <w:sz w:val="24"/>
                <w:szCs w:val="24"/>
              </w:rPr>
            </w:rPrChange>
          </w:rPr>
          <w:delText>建立一个链上“算法候选池”，所有进入池子的模型都须开源核心框架、提交训练日志，并通过第三方安全与公平性双重审计。当一家上市公司需要补位或更换 AI 董事时，系统会在算法池中调用可验证随机函数生成一个候选序列；随后利用去身份化的链上抽签机制，按“盲盒”方式确定具体模型，再在链上形成一笔不可篡改的配对记录。</w:delText>
        </w:r>
      </w:del>
      <w:del w:id="1277" w:author="可乐来一杯" w:date="2026-04-21T12:26:59Z">
        <w:r>
          <w:rPr>
            <w:rFonts w:hint="eastAsia" w:ascii="宋体" w:hAnsi="宋体" w:eastAsia="宋体" w:cs="Times New Roman"/>
            <w:sz w:val="21"/>
            <w:szCs w:val="21"/>
            <w:lang w:val="en-US" w:eastAsia="zh-CN"/>
            <w:rPrChange w:id="1278" w:author="可乐来一杯" w:date="2026-04-21T23:43:07Z">
              <w:rPr>
                <w:rFonts w:hint="eastAsia" w:ascii="宋体" w:hAnsi="宋体" w:eastAsia="宋体" w:cs="宋体"/>
                <w:sz w:val="24"/>
                <w:szCs w:val="24"/>
                <w:lang w:val="en-US" w:eastAsia="zh-CN"/>
              </w:rPr>
            </w:rPrChange>
          </w:rPr>
          <w:delText>公司内部的股东、董事及外部债权人等利益相关者均无法通过</w:delText>
        </w:r>
      </w:del>
      <w:del w:id="1279" w:author="可乐来一杯" w:date="2026-04-21T12:26:59Z">
        <w:r>
          <w:rPr>
            <w:rFonts w:hint="eastAsia" w:ascii="宋体" w:hAnsi="宋体" w:eastAsia="宋体" w:cs="Times New Roman"/>
            <w:sz w:val="21"/>
            <w:szCs w:val="21"/>
            <w:rPrChange w:id="1280" w:author="可乐来一杯" w:date="2026-04-21T23:43:07Z">
              <w:rPr>
                <w:rFonts w:ascii="宋体" w:hAnsi="宋体" w:eastAsia="宋体" w:cs="宋体"/>
                <w:sz w:val="24"/>
                <w:szCs w:val="24"/>
              </w:rPr>
            </w:rPrChange>
          </w:rPr>
          <w:delText>游说、宴请或提名委员会运作来提前锁定算法“人选”</w:delText>
        </w:r>
      </w:del>
      <w:del w:id="1281" w:author="可乐来一杯" w:date="2026-04-21T12:26:59Z">
        <w:r>
          <w:rPr>
            <w:rFonts w:hint="eastAsia" w:ascii="宋体" w:hAnsi="宋体" w:eastAsia="宋体" w:cs="Times New Roman"/>
            <w:sz w:val="21"/>
            <w:szCs w:val="21"/>
            <w:lang w:eastAsia="zh-CN"/>
            <w:rPrChange w:id="1282" w:author="可乐来一杯" w:date="2026-04-21T23:43:07Z">
              <w:rPr>
                <w:rFonts w:hint="eastAsia" w:ascii="宋体" w:hAnsi="宋体" w:eastAsia="宋体" w:cs="宋体"/>
                <w:sz w:val="24"/>
                <w:szCs w:val="24"/>
                <w:lang w:eastAsia="zh-CN"/>
              </w:rPr>
            </w:rPrChange>
          </w:rPr>
          <w:delText>，</w:delText>
        </w:r>
      </w:del>
      <w:del w:id="1283" w:author="可乐来一杯" w:date="2026-04-21T12:26:59Z">
        <w:r>
          <w:rPr>
            <w:rFonts w:hint="eastAsia" w:ascii="宋体" w:hAnsi="宋体" w:eastAsia="宋体" w:cs="Times New Roman"/>
            <w:sz w:val="21"/>
            <w:szCs w:val="21"/>
            <w:lang w:val="en-US" w:eastAsia="zh-CN"/>
            <w:rPrChange w:id="1284" w:author="可乐来一杯" w:date="2026-04-21T23:43:07Z">
              <w:rPr>
                <w:rFonts w:hint="eastAsia" w:ascii="宋体" w:hAnsi="宋体" w:eastAsia="宋体" w:cs="宋体"/>
                <w:sz w:val="24"/>
                <w:szCs w:val="24"/>
                <w:lang w:val="en-US" w:eastAsia="zh-CN"/>
              </w:rPr>
            </w:rPrChange>
          </w:rPr>
          <w:delText>将独立董事的身份产生与选任的可预测性降至最低。当然，为预防AI董事在上任后通过数据投毒、定向喂养、对抗性模型窃取等方式“被驯服”，应将</w:delText>
        </w:r>
      </w:del>
      <w:del w:id="1285" w:author="可乐来一杯" w:date="2026-04-21T12:26:59Z">
        <w:r>
          <w:rPr>
            <w:rFonts w:hint="eastAsia" w:ascii="宋体" w:hAnsi="宋体" w:eastAsia="宋体" w:cs="Times New Roman"/>
            <w:sz w:val="21"/>
            <w:szCs w:val="21"/>
            <w:rPrChange w:id="1286" w:author="可乐来一杯" w:date="2026-04-21T23:43:07Z">
              <w:rPr>
                <w:rFonts w:ascii="宋体" w:hAnsi="宋体" w:eastAsia="宋体" w:cs="宋体"/>
                <w:sz w:val="24"/>
                <w:szCs w:val="24"/>
              </w:rPr>
            </w:rPrChange>
          </w:rPr>
          <w:delText>AI 董事架设在由证监会托管的多云混合节点中</w:delText>
        </w:r>
      </w:del>
      <w:del w:id="1287" w:author="可乐来一杯" w:date="2026-04-21T12:26:59Z">
        <w:r>
          <w:rPr>
            <w:rFonts w:hint="eastAsia" w:ascii="宋体" w:hAnsi="宋体" w:eastAsia="宋体" w:cs="Times New Roman"/>
            <w:sz w:val="21"/>
            <w:szCs w:val="21"/>
            <w:lang w:eastAsia="zh-CN"/>
            <w:rPrChange w:id="1288" w:author="可乐来一杯" w:date="2026-04-21T23:43:07Z">
              <w:rPr>
                <w:rFonts w:hint="eastAsia" w:ascii="宋体" w:hAnsi="宋体" w:eastAsia="宋体" w:cs="宋体"/>
                <w:sz w:val="24"/>
                <w:szCs w:val="24"/>
                <w:lang w:eastAsia="zh-CN"/>
              </w:rPr>
            </w:rPrChange>
          </w:rPr>
          <w:delText>，</w:delText>
        </w:r>
      </w:del>
      <w:del w:id="1289" w:author="可乐来一杯" w:date="2026-04-21T12:26:59Z">
        <w:r>
          <w:rPr>
            <w:rFonts w:hint="eastAsia" w:ascii="宋体" w:hAnsi="宋体" w:eastAsia="宋体" w:cs="Times New Roman"/>
            <w:sz w:val="21"/>
            <w:szCs w:val="21"/>
            <w:lang w:val="en-US" w:eastAsia="zh-CN"/>
            <w:rPrChange w:id="1290" w:author="可乐来一杯" w:date="2026-04-21T23:43:07Z">
              <w:rPr>
                <w:rFonts w:hint="eastAsia" w:ascii="宋体" w:hAnsi="宋体" w:eastAsia="宋体" w:cs="宋体"/>
                <w:sz w:val="24"/>
                <w:szCs w:val="24"/>
                <w:lang w:val="en-US" w:eastAsia="zh-CN"/>
              </w:rPr>
            </w:rPrChange>
          </w:rPr>
          <w:delText>公司有权</w:delText>
        </w:r>
      </w:del>
      <w:del w:id="1291" w:author="可乐来一杯" w:date="2026-04-21T12:26:59Z">
        <w:r>
          <w:rPr>
            <w:rFonts w:hint="eastAsia" w:ascii="宋体" w:hAnsi="宋体" w:eastAsia="宋体" w:cs="Times New Roman"/>
            <w:sz w:val="21"/>
            <w:szCs w:val="21"/>
            <w:rPrChange w:id="1292" w:author="可乐来一杯" w:date="2026-04-21T23:43:07Z">
              <w:rPr>
                <w:rFonts w:ascii="宋体" w:hAnsi="宋体" w:eastAsia="宋体" w:cs="宋体"/>
                <w:sz w:val="24"/>
                <w:szCs w:val="24"/>
              </w:rPr>
            </w:rPrChange>
          </w:rPr>
          <w:delText>通过接入网关提供必要的实时数据流，</w:delText>
        </w:r>
      </w:del>
      <w:del w:id="1293" w:author="可乐来一杯" w:date="2026-04-21T12:26:59Z">
        <w:r>
          <w:rPr>
            <w:rFonts w:hint="eastAsia" w:ascii="宋体" w:hAnsi="宋体" w:eastAsia="宋体" w:cs="Times New Roman"/>
            <w:sz w:val="21"/>
            <w:szCs w:val="21"/>
            <w:lang w:val="en-US" w:eastAsia="zh-CN"/>
            <w:rPrChange w:id="1294" w:author="可乐来一杯" w:date="2026-04-21T23:43:07Z">
              <w:rPr>
                <w:rFonts w:hint="eastAsia" w:ascii="宋体" w:hAnsi="宋体" w:eastAsia="宋体" w:cs="宋体"/>
                <w:sz w:val="24"/>
                <w:szCs w:val="24"/>
                <w:lang w:val="en-US" w:eastAsia="zh-CN"/>
              </w:rPr>
            </w:rPrChange>
          </w:rPr>
          <w:delText>却</w:delText>
        </w:r>
      </w:del>
      <w:del w:id="1295" w:author="可乐来一杯" w:date="2026-04-21T12:26:59Z">
        <w:r>
          <w:rPr>
            <w:rFonts w:hint="eastAsia" w:ascii="宋体" w:hAnsi="宋体" w:eastAsia="宋体" w:cs="Times New Roman"/>
            <w:sz w:val="21"/>
            <w:szCs w:val="21"/>
            <w:rPrChange w:id="1296" w:author="可乐来一杯" w:date="2026-04-21T23:43:07Z">
              <w:rPr>
                <w:rFonts w:ascii="宋体" w:hAnsi="宋体" w:eastAsia="宋体" w:cs="宋体"/>
                <w:sz w:val="24"/>
                <w:szCs w:val="24"/>
              </w:rPr>
            </w:rPrChange>
          </w:rPr>
          <w:delText>无法触碰模型权重或运行容器。</w:delText>
        </w:r>
      </w:del>
      <w:del w:id="1297" w:author="可乐来一杯" w:date="2026-04-21T12:26:59Z">
        <w:r>
          <w:rPr>
            <w:rFonts w:hint="eastAsia" w:ascii="宋体" w:hAnsi="宋体" w:eastAsia="宋体" w:cs="Times New Roman"/>
            <w:sz w:val="21"/>
            <w:szCs w:val="21"/>
            <w:lang w:val="en-US" w:eastAsia="zh-CN"/>
            <w:rPrChange w:id="1298" w:author="可乐来一杯" w:date="2026-04-21T23:43:07Z">
              <w:rPr>
                <w:rFonts w:hint="eastAsia" w:ascii="宋体" w:hAnsi="宋体" w:eastAsia="宋体" w:cs="宋体"/>
                <w:sz w:val="24"/>
                <w:szCs w:val="24"/>
                <w:lang w:val="en-US" w:eastAsia="zh-CN"/>
              </w:rPr>
            </w:rPrChange>
          </w:rPr>
          <w:delText>这意味着，AI董事</w:delText>
        </w:r>
      </w:del>
      <w:del w:id="1299" w:author="可乐来一杯" w:date="2026-04-21T12:26:59Z">
        <w:r>
          <w:rPr>
            <w:rFonts w:hint="eastAsia" w:ascii="宋体" w:hAnsi="宋体" w:eastAsia="宋体" w:cs="Times New Roman"/>
            <w:sz w:val="21"/>
            <w:szCs w:val="21"/>
            <w:rPrChange w:id="1300" w:author="可乐来一杯" w:date="2026-04-21T23:43:07Z">
              <w:rPr>
                <w:rFonts w:ascii="宋体" w:hAnsi="宋体" w:eastAsia="宋体" w:cs="宋体"/>
                <w:sz w:val="24"/>
                <w:szCs w:val="24"/>
              </w:rPr>
            </w:rPrChange>
          </w:rPr>
          <w:delText>的价值观与决策基线由整个行业的健康数据分布来塑造，而非某一家企业的局部“灌输”。</w:delText>
        </w:r>
      </w:del>
      <w:del w:id="1301" w:author="可乐来一杯" w:date="2026-04-21T12:26:59Z">
        <w:r>
          <w:rPr>
            <w:rFonts w:hint="eastAsia" w:ascii="宋体" w:hAnsi="宋体" w:eastAsia="宋体" w:cs="Times New Roman"/>
            <w:sz w:val="21"/>
            <w:szCs w:val="21"/>
            <w:lang w:val="en-US" w:eastAsia="zh-CN"/>
            <w:rPrChange w:id="1302" w:author="可乐来一杯" w:date="2026-04-21T23:43:07Z">
              <w:rPr>
                <w:rFonts w:hint="eastAsia" w:ascii="宋体" w:hAnsi="宋体" w:eastAsia="宋体" w:cs="宋体"/>
                <w:sz w:val="24"/>
                <w:szCs w:val="24"/>
                <w:lang w:val="en-US" w:eastAsia="zh-CN"/>
              </w:rPr>
            </w:rPrChange>
          </w:rPr>
          <w:delText>在AI董事的任职期限内，在每一财年结束后，仍由全体股东通过</w:delText>
        </w:r>
      </w:del>
      <w:del w:id="1303" w:author="可乐来一杯" w:date="2026-04-21T12:26:59Z">
        <w:r>
          <w:rPr>
            <w:rFonts w:hint="eastAsia" w:ascii="宋体" w:hAnsi="宋体" w:eastAsia="宋体" w:cs="Times New Roman"/>
            <w:sz w:val="21"/>
            <w:szCs w:val="21"/>
            <w:rPrChange w:id="1304" w:author="可乐来一杯" w:date="2026-04-21T23:43:07Z">
              <w:rPr>
                <w:rFonts w:ascii="宋体" w:hAnsi="宋体" w:eastAsia="宋体" w:cs="宋体"/>
                <w:sz w:val="24"/>
                <w:szCs w:val="24"/>
              </w:rPr>
            </w:rPrChange>
          </w:rPr>
          <w:delText>电子投票、外部审计韧性测评</w:delText>
        </w:r>
      </w:del>
      <w:del w:id="1305" w:author="可乐来一杯" w:date="2026-04-21T12:26:59Z">
        <w:r>
          <w:rPr>
            <w:rFonts w:hint="eastAsia" w:ascii="宋体" w:hAnsi="宋体" w:eastAsia="宋体" w:cs="Times New Roman"/>
            <w:sz w:val="21"/>
            <w:szCs w:val="21"/>
            <w:lang w:val="en-US" w:eastAsia="zh-CN"/>
            <w:rPrChange w:id="1306" w:author="可乐来一杯" w:date="2026-04-21T23:43:07Z">
              <w:rPr>
                <w:rFonts w:hint="eastAsia" w:ascii="宋体" w:hAnsi="宋体" w:eastAsia="宋体" w:cs="宋体"/>
                <w:sz w:val="24"/>
                <w:szCs w:val="24"/>
                <w:lang w:val="en-US" w:eastAsia="zh-CN"/>
              </w:rPr>
            </w:rPrChange>
          </w:rPr>
          <w:delText>等方式对AI董事的履职情况进行综测打分，若是</w:delText>
        </w:r>
      </w:del>
      <w:del w:id="1307" w:author="可乐来一杯" w:date="2026-04-21T12:26:59Z">
        <w:r>
          <w:rPr>
            <w:rFonts w:hint="eastAsia" w:ascii="宋体" w:hAnsi="宋体" w:eastAsia="宋体" w:cs="Times New Roman"/>
            <w:sz w:val="21"/>
            <w:szCs w:val="21"/>
            <w:rPrChange w:id="1308" w:author="可乐来一杯" w:date="2026-04-21T23:43:07Z">
              <w:rPr>
                <w:rFonts w:ascii="宋体" w:hAnsi="宋体" w:eastAsia="宋体" w:cs="宋体"/>
                <w:sz w:val="24"/>
                <w:szCs w:val="24"/>
              </w:rPr>
            </w:rPrChange>
          </w:rPr>
          <w:delText>综合评分低于预设阈值，合约立刻触发“卸任并重新抽签”流程</w:delText>
        </w:r>
      </w:del>
      <w:del w:id="1309" w:author="可乐来一杯" w:date="2026-04-21T12:26:59Z">
        <w:r>
          <w:rPr>
            <w:rFonts w:hint="eastAsia" w:ascii="宋体" w:hAnsi="宋体" w:eastAsia="宋体" w:cs="Times New Roman"/>
            <w:sz w:val="21"/>
            <w:szCs w:val="21"/>
            <w:lang w:eastAsia="zh-CN"/>
            <w:rPrChange w:id="1310" w:author="可乐来一杯" w:date="2026-04-21T23:43:07Z">
              <w:rPr>
                <w:rFonts w:hint="eastAsia" w:ascii="宋体" w:hAnsi="宋体" w:eastAsia="宋体" w:cs="宋体"/>
                <w:sz w:val="24"/>
                <w:szCs w:val="24"/>
                <w:lang w:eastAsia="zh-CN"/>
              </w:rPr>
            </w:rPrChange>
          </w:rPr>
          <w:delText>。</w:delText>
        </w:r>
      </w:del>
      <w:del w:id="1311" w:author="可乐来一杯" w:date="2026-04-21T12:26:59Z">
        <w:r>
          <w:rPr>
            <w:rFonts w:hint="eastAsia" w:ascii="宋体" w:hAnsi="宋体" w:eastAsia="宋体" w:cs="Times New Roman"/>
            <w:sz w:val="21"/>
            <w:szCs w:val="21"/>
            <w:lang w:val="en-US" w:eastAsia="zh-CN"/>
            <w:rPrChange w:id="1312" w:author="可乐来一杯" w:date="2026-04-21T23:43:07Z">
              <w:rPr>
                <w:rFonts w:hint="eastAsia" w:ascii="宋体" w:hAnsi="宋体" w:eastAsia="宋体" w:cs="宋体"/>
                <w:sz w:val="24"/>
                <w:szCs w:val="24"/>
                <w:lang w:val="en-US" w:eastAsia="zh-CN"/>
              </w:rPr>
            </w:rPrChange>
          </w:rPr>
          <w:delText>在此过程中，也无须</w:delText>
        </w:r>
      </w:del>
      <w:del w:id="1313" w:author="可乐来一杯" w:date="2026-04-21T12:26:59Z">
        <w:r>
          <w:rPr>
            <w:rFonts w:hint="eastAsia" w:ascii="宋体" w:hAnsi="宋体" w:eastAsia="宋体" w:cs="Times New Roman"/>
            <w:sz w:val="21"/>
            <w:szCs w:val="21"/>
            <w:rPrChange w:id="1314" w:author="可乐来一杯" w:date="2026-04-21T23:43:07Z">
              <w:rPr>
                <w:rFonts w:ascii="宋体" w:hAnsi="宋体" w:eastAsia="宋体" w:cs="宋体"/>
                <w:sz w:val="24"/>
                <w:szCs w:val="24"/>
              </w:rPr>
            </w:rPrChange>
          </w:rPr>
          <w:delText>冗长的交接期，也不存在“老熟人情结”带来的续聘惯性</w:delText>
        </w:r>
      </w:del>
      <w:del w:id="1315" w:author="可乐来一杯" w:date="2026-04-21T12:26:59Z">
        <w:r>
          <w:rPr>
            <w:rFonts w:hint="eastAsia" w:ascii="宋体" w:hAnsi="宋体" w:eastAsia="宋体" w:cs="Times New Roman"/>
            <w:sz w:val="21"/>
            <w:szCs w:val="21"/>
            <w:lang w:eastAsia="zh-CN"/>
            <w:rPrChange w:id="1316" w:author="可乐来一杯" w:date="2026-04-21T23:43:07Z">
              <w:rPr>
                <w:rFonts w:hint="eastAsia" w:ascii="宋体" w:hAnsi="宋体" w:eastAsia="宋体" w:cs="宋体"/>
                <w:sz w:val="24"/>
                <w:szCs w:val="24"/>
                <w:lang w:eastAsia="zh-CN"/>
              </w:rPr>
            </w:rPrChange>
          </w:rPr>
          <w:delText>，</w:delText>
        </w:r>
      </w:del>
      <w:del w:id="1317" w:author="可乐来一杯" w:date="2026-04-21T12:26:59Z">
        <w:r>
          <w:rPr>
            <w:rFonts w:hint="eastAsia" w:ascii="宋体" w:hAnsi="宋体" w:eastAsia="宋体" w:cs="Times New Roman"/>
            <w:sz w:val="21"/>
            <w:szCs w:val="21"/>
            <w:lang w:val="en-US" w:eastAsia="zh-CN"/>
            <w:rPrChange w:id="1318" w:author="可乐来一杯" w:date="2026-04-21T23:43:07Z">
              <w:rPr>
                <w:rFonts w:hint="eastAsia" w:ascii="宋体" w:hAnsi="宋体" w:eastAsia="宋体" w:cs="宋体"/>
                <w:sz w:val="24"/>
                <w:szCs w:val="24"/>
                <w:lang w:val="en-US" w:eastAsia="zh-CN"/>
              </w:rPr>
            </w:rPrChange>
          </w:rPr>
          <w:delText>始终保证</w:delText>
        </w:r>
      </w:del>
      <w:del w:id="1319" w:author="可乐来一杯" w:date="2026-04-21T12:26:59Z">
        <w:r>
          <w:rPr>
            <w:rFonts w:hint="eastAsia" w:ascii="宋体" w:hAnsi="宋体" w:eastAsia="宋体" w:cs="Times New Roman"/>
            <w:sz w:val="21"/>
            <w:szCs w:val="21"/>
            <w:rPrChange w:id="1320" w:author="可乐来一杯" w:date="2026-04-21T23:43:07Z">
              <w:rPr>
                <w:rFonts w:ascii="宋体" w:hAnsi="宋体" w:eastAsia="宋体" w:cs="宋体"/>
                <w:sz w:val="24"/>
                <w:szCs w:val="24"/>
              </w:rPr>
            </w:rPrChange>
          </w:rPr>
          <w:delText>监督者与被监督者之间的技术距离。</w:delText>
        </w:r>
      </w:del>
      <w:ins w:id="1321" w:author="可乐来一杯" w:date="2026-04-21T12:27:45Z">
        <w:r>
          <w:rPr>
            <w:rFonts w:hint="eastAsia" w:ascii="宋体" w:hAnsi="宋体" w:eastAsia="宋体" w:cs="Times New Roman"/>
            <w:sz w:val="21"/>
            <w:szCs w:val="21"/>
            <w:rPrChange w:id="1322" w:author="可乐来一杯" w:date="2026-04-21T23:43:07Z">
              <w:rPr>
                <w:rFonts w:ascii="宋体" w:hAnsi="宋体" w:eastAsia="宋体" w:cs="宋体"/>
                <w:sz w:val="24"/>
                <w:szCs w:val="24"/>
              </w:rPr>
            </w:rPrChange>
          </w:rPr>
          <w:t>将独立董事的“人治”转化为AI董事的“智治”，真正需要解决的不是形式上由谁任命，而是实质上谁能影响其判断。传统独立董事之所以容易陷入“独而不立”，根源并不只是提名程序受控，更在于其信息来源、履职条件和续任预期都深嵌于公司内部结构之中。AI董事若只是把自然人换成模型，而模型的接入权限、算力环境、训练边界和数据入口仍由控股股东或管理层掌握，那么所谓独立仍只是治理外观的更新，而不是监督结构的重塑。</w:t>
        </w:r>
      </w:ins>
      <w:ins w:id="1323" w:author="可乐来一杯" w:date="2026-04-21T23:12:12Z">
        <w:r>
          <w:rPr>
            <w:rFonts w:hint="eastAsia" w:ascii="宋体" w:hAnsi="宋体" w:eastAsia="宋体" w:cs="Times New Roman"/>
            <w:sz w:val="21"/>
            <w:szCs w:val="21"/>
            <w:lang w:val="en-US" w:eastAsia="zh-CN"/>
            <w:rPrChange w:id="1324" w:author="可乐来一杯" w:date="2026-04-21T23:43:07Z">
              <w:rPr>
                <w:rFonts w:hint="eastAsia" w:ascii="宋体" w:hAnsi="宋体" w:eastAsia="宋体" w:cs="宋体"/>
                <w:sz w:val="24"/>
                <w:szCs w:val="24"/>
                <w:lang w:val="en-US" w:eastAsia="zh-CN"/>
              </w:rPr>
            </w:rPrChange>
          </w:rPr>
          <w:t>为此，</w:t>
        </w:r>
      </w:ins>
      <w:ins w:id="1325" w:author="可乐来一杯" w:date="2026-04-21T23:12:13Z">
        <w:r>
          <w:rPr>
            <w:rFonts w:hint="eastAsia" w:ascii="宋体" w:hAnsi="宋体" w:eastAsia="宋体" w:cs="Times New Roman"/>
            <w:sz w:val="21"/>
            <w:szCs w:val="21"/>
            <w:lang w:val="en-US" w:eastAsia="zh-CN"/>
            <w:rPrChange w:id="1326" w:author="可乐来一杯" w:date="2026-04-21T23:43:07Z">
              <w:rPr>
                <w:rFonts w:hint="eastAsia" w:ascii="宋体" w:hAnsi="宋体" w:eastAsia="宋体" w:cs="宋体"/>
                <w:sz w:val="24"/>
                <w:szCs w:val="24"/>
                <w:lang w:val="en-US" w:eastAsia="zh-CN"/>
              </w:rPr>
            </w:rPrChange>
          </w:rPr>
          <w:t>建议</w:t>
        </w:r>
      </w:ins>
      <w:ins w:id="1327" w:author="可乐来一杯" w:date="2026-04-21T23:12:14Z">
        <w:r>
          <w:rPr>
            <w:rFonts w:hint="eastAsia" w:ascii="宋体" w:hAnsi="宋体" w:eastAsia="宋体" w:cs="Times New Roman"/>
            <w:sz w:val="21"/>
            <w:szCs w:val="21"/>
            <w:lang w:val="en-US" w:eastAsia="zh-CN"/>
            <w:rPrChange w:id="1328" w:author="可乐来一杯" w:date="2026-04-21T23:43:07Z">
              <w:rPr>
                <w:rFonts w:hint="eastAsia" w:ascii="宋体" w:hAnsi="宋体" w:eastAsia="宋体" w:cs="宋体"/>
                <w:sz w:val="24"/>
                <w:szCs w:val="24"/>
                <w:lang w:val="en-US" w:eastAsia="zh-CN"/>
              </w:rPr>
            </w:rPrChange>
          </w:rPr>
          <w:t>以</w:t>
        </w:r>
      </w:ins>
      <w:ins w:id="1329" w:author="可乐来一杯" w:date="2026-04-21T23:12:15Z">
        <w:r>
          <w:rPr>
            <w:rFonts w:hint="eastAsia" w:ascii="宋体" w:hAnsi="宋体" w:eastAsia="宋体" w:cs="Times New Roman"/>
            <w:sz w:val="21"/>
            <w:szCs w:val="21"/>
            <w:lang w:val="en-US" w:eastAsia="zh-CN"/>
            <w:rPrChange w:id="1330" w:author="可乐来一杯" w:date="2026-04-21T23:43:07Z">
              <w:rPr>
                <w:rFonts w:hint="eastAsia" w:ascii="宋体" w:hAnsi="宋体" w:eastAsia="宋体" w:cs="宋体"/>
                <w:sz w:val="24"/>
                <w:szCs w:val="24"/>
                <w:lang w:val="en-US" w:eastAsia="zh-CN"/>
              </w:rPr>
            </w:rPrChange>
          </w:rPr>
          <w:t>监管机构（或交易所）建立链上算法候选池</w:t>
        </w:r>
      </w:ins>
      <w:ins w:id="1331" w:author="可乐来一杯" w:date="2026-04-21T23:12:22Z">
        <w:r>
          <w:rPr>
            <w:rFonts w:hint="eastAsia" w:ascii="宋体" w:hAnsi="宋体" w:eastAsia="宋体" w:cs="Times New Roman"/>
            <w:sz w:val="21"/>
            <w:szCs w:val="21"/>
            <w:lang w:val="en-US" w:eastAsia="zh-CN"/>
            <w:rPrChange w:id="1332" w:author="可乐来一杯" w:date="2026-04-21T23:43:07Z">
              <w:rPr>
                <w:rFonts w:hint="eastAsia" w:ascii="宋体" w:hAnsi="宋体" w:eastAsia="宋体" w:cs="宋体"/>
                <w:sz w:val="24"/>
                <w:szCs w:val="24"/>
                <w:lang w:val="en-US" w:eastAsia="zh-CN"/>
              </w:rPr>
            </w:rPrChange>
          </w:rPr>
          <w:t>，</w:t>
        </w:r>
      </w:ins>
      <w:ins w:id="1333" w:author="可乐来一杯" w:date="2026-04-21T23:12:15Z">
        <w:r>
          <w:rPr>
            <w:rFonts w:hint="eastAsia" w:ascii="宋体" w:hAnsi="宋体" w:eastAsia="宋体" w:cs="Times New Roman"/>
            <w:sz w:val="21"/>
            <w:szCs w:val="21"/>
            <w:lang w:val="en-US" w:eastAsia="zh-CN"/>
            <w:rPrChange w:id="1334" w:author="可乐来一杯" w:date="2026-04-21T23:43:07Z">
              <w:rPr>
                <w:rFonts w:hint="eastAsia" w:ascii="宋体" w:hAnsi="宋体" w:eastAsia="宋体" w:cs="宋体"/>
                <w:sz w:val="24"/>
                <w:szCs w:val="24"/>
                <w:lang w:val="en-US" w:eastAsia="zh-CN"/>
              </w:rPr>
            </w:rPrChange>
          </w:rPr>
          <w:t>该候选池并非直接提供单一决策模型，以避免产生对监管权力的结构性依赖和决策趋同风险。相反，监管机构应扮演守门人</w:t>
        </w:r>
      </w:ins>
      <w:ins w:id="1335" w:author="可乐来一杯" w:date="2026-04-21T23:12:35Z">
        <w:r>
          <w:rPr>
            <w:rFonts w:hint="eastAsia" w:ascii="宋体" w:hAnsi="宋体" w:eastAsia="宋体" w:cs="Times New Roman"/>
            <w:sz w:val="21"/>
            <w:szCs w:val="21"/>
            <w:lang w:val="en-US" w:eastAsia="zh-CN"/>
            <w:rPrChange w:id="1336" w:author="可乐来一杯" w:date="2026-04-21T23:43:07Z">
              <w:rPr>
                <w:rFonts w:hint="eastAsia" w:ascii="宋体" w:hAnsi="宋体" w:eastAsia="宋体" w:cs="宋体"/>
                <w:sz w:val="24"/>
                <w:szCs w:val="24"/>
                <w:lang w:val="en-US" w:eastAsia="zh-CN"/>
              </w:rPr>
            </w:rPrChange>
          </w:rPr>
          <w:t>的</w:t>
        </w:r>
      </w:ins>
      <w:ins w:id="1337" w:author="可乐来一杯" w:date="2026-04-21T23:12:15Z">
        <w:r>
          <w:rPr>
            <w:rFonts w:hint="eastAsia" w:ascii="宋体" w:hAnsi="宋体" w:eastAsia="宋体" w:cs="Times New Roman"/>
            <w:sz w:val="21"/>
            <w:szCs w:val="21"/>
            <w:lang w:val="en-US" w:eastAsia="zh-CN"/>
            <w:rPrChange w:id="1338" w:author="可乐来一杯" w:date="2026-04-21T23:43:07Z">
              <w:rPr>
                <w:rFonts w:hint="eastAsia" w:ascii="宋体" w:hAnsi="宋体" w:eastAsia="宋体" w:cs="宋体"/>
                <w:sz w:val="24"/>
                <w:szCs w:val="24"/>
                <w:lang w:val="en-US" w:eastAsia="zh-CN"/>
              </w:rPr>
            </w:rPrChange>
          </w:rPr>
          <w:t>角色，制定统一的算法合规与伦理底线标准（如反歧视、强制合规、 ESG优先等约束条件），而具体的决策算法则由多家经认证的、相互竞争的第三方开发者提供。公司提名委员会可根据自身所属行业、商业策略与风险偏好，在候选池中筛选符合合规标准的算法子集，再通过去身份化的链上抽签机制确定具体模型。这种监管设定底线、市场多元供给的模式，既保留了各公司AI董事独立行使商业判断的空间，又防止了因监管导向偏差引发的全市场算法逻辑系统性共振。</w:t>
        </w:r>
      </w:ins>
    </w:p>
    <w:p w14:paraId="125BF408">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340" w:author="可乐来一杯" w:date="2026-04-21T12:27:55Z"/>
          <w:rFonts w:hint="eastAsia" w:ascii="宋体" w:hAnsi="宋体" w:eastAsia="宋体" w:cs="Times New Roman"/>
          <w:sz w:val="21"/>
          <w:szCs w:val="21"/>
          <w:rPrChange w:id="1341" w:author="可乐来一杯" w:date="2026-04-21T23:43:07Z">
            <w:rPr>
              <w:ins w:id="1342" w:author="可乐来一杯" w:date="2026-04-21T12:27:55Z"/>
              <w:rFonts w:ascii="宋体" w:hAnsi="宋体" w:eastAsia="宋体" w:cs="宋体"/>
              <w:sz w:val="24"/>
              <w:szCs w:val="24"/>
            </w:rPr>
          </w:rPrChange>
        </w:rPr>
        <w:pPrChange w:id="1339"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343" w:author="可乐来一杯" w:date="2026-04-21T12:27:45Z">
        <w:r>
          <w:rPr>
            <w:rFonts w:hint="eastAsia" w:ascii="宋体" w:hAnsi="宋体" w:eastAsia="宋体" w:cs="Times New Roman"/>
            <w:sz w:val="21"/>
            <w:szCs w:val="21"/>
            <w:rPrChange w:id="1344" w:author="可乐来一杯" w:date="2026-04-21T23:43:07Z">
              <w:rPr>
                <w:rFonts w:ascii="宋体" w:hAnsi="宋体" w:eastAsia="宋体" w:cs="宋体"/>
                <w:sz w:val="24"/>
                <w:szCs w:val="24"/>
              </w:rPr>
            </w:rPrChange>
          </w:rPr>
          <w:t>因此，选任机制的意义在于切断指定谁来监督的人际通道，而运行机制的意义则在于切断如何让监督失灵的技术通道，这两者缺一不可。基于这一点，提名委员会和股东会可以保留程序上的启动与确认功能，但不应再保有对具体模型的选择权。公司只能提出行业属性、风险等级、业务复杂度等客观需求，不能反向锁定算法供应商、开发团队或接口结构。监管备案的候选池与随机匹配机制的价值，不在于技术炫目，而在于将AI董事的来源从“关系筛选”转为“规则筛选”。</w:t>
        </w:r>
      </w:ins>
      <w:ins w:id="1345" w:author="可乐来一杯" w:date="2026-04-21T23:12:01Z">
        <w:r>
          <w:rPr>
            <w:rFonts w:hint="eastAsia" w:ascii="宋体" w:hAnsi="宋体" w:eastAsia="宋体" w:cs="Times New Roman"/>
            <w:sz w:val="21"/>
            <w:szCs w:val="21"/>
            <w:lang w:val="en-US" w:eastAsia="zh-CN"/>
            <w:rPrChange w:id="1346" w:author="可乐来一杯" w:date="2026-04-21T23:43:07Z">
              <w:rPr>
                <w:rFonts w:hint="eastAsia" w:ascii="宋体" w:hAnsi="宋体" w:eastAsia="宋体" w:cs="宋体"/>
                <w:sz w:val="24"/>
                <w:szCs w:val="24"/>
                <w:lang w:val="en-US" w:eastAsia="zh-CN"/>
              </w:rPr>
            </w:rPrChange>
          </w:rPr>
          <w:t>考虑到</w:t>
        </w:r>
      </w:ins>
      <w:ins w:id="1347" w:author="可乐来一杯" w:date="2026-04-21T12:27:45Z">
        <w:r>
          <w:rPr>
            <w:rFonts w:hint="eastAsia" w:ascii="宋体" w:hAnsi="宋体" w:eastAsia="宋体" w:cs="Times New Roman"/>
            <w:sz w:val="21"/>
            <w:szCs w:val="21"/>
            <w:rPrChange w:id="1348" w:author="可乐来一杯" w:date="2026-04-21T23:43:07Z">
              <w:rPr>
                <w:rFonts w:ascii="宋体" w:hAnsi="宋体" w:eastAsia="宋体" w:cs="宋体"/>
                <w:sz w:val="24"/>
                <w:szCs w:val="24"/>
              </w:rPr>
            </w:rPrChange>
          </w:rPr>
          <w:t>现实中更常见的控制并非事前指定，而是事后驯化。正因如此，AI董事必须脱离公司单方可控的本地系统，转而采用第三方托管、标准化接口、全过程留痕的运行结构。公司负有持续、完整、及时供数义务，却无权改写模型权重、限制分析口径或人为中断运算。这样安排的法理重点，在于把监督判断与被监督者的资源控制分离开来，使AI董事不再依赖公司内部的善意配合，而是在制度上取得最低限度的运行自治。</w:t>
        </w:r>
      </w:ins>
    </w:p>
    <w:p w14:paraId="1ED9F377">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350" w:author="可乐来一杯" w:date="2026-04-21T12:28:00Z"/>
          <w:rFonts w:hint="eastAsia" w:ascii="宋体" w:hAnsi="宋体" w:eastAsia="宋体" w:cs="Times New Roman"/>
          <w:sz w:val="21"/>
          <w:szCs w:val="21"/>
          <w:rPrChange w:id="1351" w:author="可乐来一杯" w:date="2026-04-21T23:43:07Z">
            <w:rPr>
              <w:ins w:id="1352" w:author="可乐来一杯" w:date="2026-04-21T12:28:00Z"/>
              <w:rFonts w:ascii="宋体" w:hAnsi="宋体" w:eastAsia="宋体" w:cs="宋体"/>
              <w:sz w:val="24"/>
              <w:szCs w:val="24"/>
            </w:rPr>
          </w:rPrChange>
        </w:rPr>
        <w:pPrChange w:id="1349"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353" w:author="可乐来一杯" w:date="2026-04-21T12:28:04Z">
        <w:r>
          <w:rPr>
            <w:rFonts w:hint="eastAsia" w:ascii="宋体" w:hAnsi="宋体" w:eastAsia="宋体" w:cs="Times New Roman"/>
            <w:sz w:val="21"/>
            <w:szCs w:val="21"/>
            <w:lang w:val="en-US" w:eastAsia="zh-CN"/>
            <w:rPrChange w:id="1354" w:author="可乐来一杯" w:date="2026-04-21T23:43:07Z">
              <w:rPr>
                <w:rFonts w:hint="eastAsia" w:ascii="宋体" w:hAnsi="宋体" w:eastAsia="宋体" w:cs="宋体"/>
                <w:sz w:val="24"/>
                <w:szCs w:val="24"/>
                <w:lang w:val="en-US" w:eastAsia="zh-CN"/>
              </w:rPr>
            </w:rPrChange>
          </w:rPr>
          <w:t>2</w:t>
        </w:r>
      </w:ins>
      <w:ins w:id="1355" w:author="可乐来一杯" w:date="2026-04-21T12:28:05Z">
        <w:r>
          <w:rPr>
            <w:rFonts w:hint="eastAsia" w:ascii="宋体" w:hAnsi="宋体" w:eastAsia="宋体" w:cs="Times New Roman"/>
            <w:sz w:val="21"/>
            <w:szCs w:val="21"/>
            <w:lang w:val="en-US" w:eastAsia="zh-CN"/>
            <w:rPrChange w:id="1356" w:author="可乐来一杯" w:date="2026-04-21T23:43:07Z">
              <w:rPr>
                <w:rFonts w:hint="eastAsia" w:ascii="宋体" w:hAnsi="宋体" w:eastAsia="宋体" w:cs="宋体"/>
                <w:sz w:val="24"/>
                <w:szCs w:val="24"/>
                <w:lang w:val="en-US" w:eastAsia="zh-CN"/>
              </w:rPr>
            </w:rPrChange>
          </w:rPr>
          <w:t>.</w:t>
        </w:r>
      </w:ins>
      <w:ins w:id="1357" w:author="可乐来一杯" w:date="2026-04-21T12:28:00Z">
        <w:r>
          <w:rPr>
            <w:rFonts w:hint="eastAsia" w:ascii="宋体" w:hAnsi="宋体" w:eastAsia="宋体" w:cs="Times New Roman"/>
            <w:sz w:val="21"/>
            <w:szCs w:val="21"/>
            <w:rPrChange w:id="1358" w:author="可乐来一杯" w:date="2026-04-21T23:43:07Z">
              <w:rPr>
                <w:rFonts w:ascii="宋体" w:hAnsi="宋体" w:eastAsia="宋体" w:cs="宋体"/>
                <w:sz w:val="24"/>
                <w:szCs w:val="24"/>
              </w:rPr>
            </w:rPrChange>
          </w:rPr>
          <w:t>从“费用独立”走向“评价独立”</w:t>
        </w:r>
      </w:ins>
    </w:p>
    <w:p w14:paraId="6D990551">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360" w:author="可乐来一杯" w:date="2026-04-21T12:28:28Z"/>
          <w:rFonts w:hint="eastAsia" w:ascii="宋体" w:hAnsi="宋体" w:eastAsia="宋体" w:cs="Times New Roman"/>
          <w:sz w:val="21"/>
          <w:szCs w:val="21"/>
          <w:rPrChange w:id="1361" w:author="可乐来一杯" w:date="2026-04-21T23:43:07Z">
            <w:rPr>
              <w:ins w:id="1362" w:author="可乐来一杯" w:date="2026-04-21T12:28:28Z"/>
              <w:rFonts w:ascii="宋体" w:hAnsi="宋体" w:eastAsia="宋体" w:cs="宋体"/>
              <w:sz w:val="24"/>
              <w:szCs w:val="24"/>
            </w:rPr>
          </w:rPrChange>
        </w:rPr>
        <w:pPrChange w:id="1359"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363" w:author="可乐来一杯" w:date="2026-04-21T12:28:00Z">
        <w:r>
          <w:rPr>
            <w:rFonts w:hint="eastAsia" w:ascii="宋体" w:hAnsi="宋体" w:eastAsia="宋体" w:cs="Times New Roman"/>
            <w:sz w:val="21"/>
            <w:szCs w:val="21"/>
            <w:rPrChange w:id="1364" w:author="可乐来一杯" w:date="2026-04-21T23:43:07Z">
              <w:rPr>
                <w:rFonts w:ascii="宋体" w:hAnsi="宋体" w:eastAsia="宋体" w:cs="宋体"/>
                <w:sz w:val="24"/>
                <w:szCs w:val="24"/>
              </w:rPr>
            </w:rPrChange>
          </w:rPr>
          <w:t>如果说运行独立解决的是AI董事“能不能独立判断”的问题，那么费用与评价机制解决的就是其“能否持续独立存在”的问题。自然人独立董事的依附关系常表现为津贴、声誉和续聘机会，AI董事则可能转化为另一种更隐蔽的依附，即算力部署、模型维护、安全更新和接口服务的预算控制。也就是说，AI董事虽不收取传统薪酬，但并不意味着它脱离了成本结构；只要费用安排仍由管理层临时决定、由控股股东通过关联采购影响、由公司内部预算随时压缩，其技术生命线就仍握在被监督者手中。因此，费用独立并不是财务问题的附属面，而是监督独立的物质基础。较为可行的做法，是将AI董事相关支出纳入年度治理专项预算，并由董事会、股东会分别履行审议和披露程序，避免其隐藏在一般信息化支出中被随意调整；支付路径则应通过第三方托管账户或自动履约机制完成，以降低管理层以拖延付款、停更服务迫使AI董事失效的空间。在此基础上，更换与评价机制还必须外部化。若评价权完全掌握在董事会或提名委员会手中，公司就可以通过“绩效不佳”的名义淘汰过于严格的AI董事，这与传统独立董事因监督过度而被边缘化并无本质区别。</w:t>
        </w:r>
      </w:ins>
    </w:p>
    <w:p w14:paraId="1CB61D95">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del w:id="1366" w:author="可乐来一杯" w:date="2026-04-21T12:27:04Z"/>
          <w:rFonts w:hint="eastAsia" w:ascii="宋体" w:hAnsi="宋体" w:eastAsia="宋体" w:cs="Times New Roman"/>
          <w:sz w:val="21"/>
          <w:szCs w:val="21"/>
          <w:rPrChange w:id="1367" w:author="可乐来一杯" w:date="2026-04-21T23:43:07Z">
            <w:rPr>
              <w:del w:id="1368" w:author="可乐来一杯" w:date="2026-04-21T12:27:04Z"/>
              <w:rFonts w:ascii="宋体" w:hAnsi="宋体" w:eastAsia="宋体" w:cs="宋体"/>
              <w:sz w:val="24"/>
              <w:szCs w:val="24"/>
            </w:rPr>
          </w:rPrChange>
        </w:rPr>
        <w:pPrChange w:id="1365"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369" w:author="可乐来一杯" w:date="2026-04-21T12:28:00Z">
        <w:r>
          <w:rPr>
            <w:rFonts w:hint="eastAsia" w:ascii="宋体" w:hAnsi="宋体" w:eastAsia="宋体" w:cs="Times New Roman"/>
            <w:sz w:val="21"/>
            <w:szCs w:val="21"/>
            <w:rPrChange w:id="1370" w:author="可乐来一杯" w:date="2026-04-21T23:43:07Z">
              <w:rPr>
                <w:rFonts w:ascii="宋体" w:hAnsi="宋体" w:eastAsia="宋体" w:cs="宋体"/>
                <w:sz w:val="24"/>
                <w:szCs w:val="24"/>
              </w:rPr>
            </w:rPrChange>
          </w:rPr>
          <w:t>因此，AI董事的评价指标应尽量围绕履职完整性、异常识别能力、程序合规程度等可核验事实展开，并引入外部审计、监管备案和股东共同参与的复合评价结构。只有当费用不能被随意掐断、评价不能被单方操纵、更换不能成为纪律工具时，AI董事才可能真正摆脱公司内部的软控制，形成区别于传统独立董事的结构性独立。</w:t>
        </w:r>
      </w:ins>
    </w:p>
    <w:p w14:paraId="3F38D567">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Change w:id="1372" w:author="可乐来一杯" w:date="2026-04-21T23:43:07Z">
            <w:rPr>
              <w:rFonts w:hint="default" w:ascii="宋体" w:hAnsi="宋体" w:eastAsia="宋体" w:cs="宋体"/>
              <w:sz w:val="24"/>
              <w:szCs w:val="24"/>
              <w:lang w:val="en-US" w:eastAsia="zh-CN"/>
            </w:rPr>
          </w:rPrChange>
        </w:rPr>
        <w:pPrChange w:id="1371" w:author="可乐来一杯" w:date="2026-04-21T23:43:0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del w:id="1373" w:author="可乐来一杯" w:date="2026-04-21T12:27:03Z">
        <w:r>
          <w:rPr>
            <w:rFonts w:hint="eastAsia" w:ascii="宋体" w:hAnsi="宋体" w:eastAsia="宋体" w:cs="Times New Roman"/>
            <w:sz w:val="21"/>
            <w:szCs w:val="21"/>
            <w:lang w:val="en-US" w:eastAsia="zh-CN"/>
            <w:rPrChange w:id="1374" w:author="可乐来一杯" w:date="2026-04-21T23:43:07Z">
              <w:rPr>
                <w:rFonts w:hint="eastAsia" w:ascii="宋体" w:hAnsi="宋体" w:eastAsia="宋体" w:cs="宋体"/>
                <w:sz w:val="24"/>
                <w:szCs w:val="24"/>
                <w:lang w:val="en-US" w:eastAsia="zh-CN"/>
              </w:rPr>
            </w:rPrChange>
          </w:rPr>
          <w:delText>但这并不意味着公司（股东、董事）对其制约监督的失衡。AI董事</w:delText>
        </w:r>
      </w:del>
      <w:del w:id="1375" w:author="可乐来一杯" w:date="2026-04-21T12:27:03Z">
        <w:r>
          <w:rPr>
            <w:rFonts w:hint="eastAsia" w:ascii="宋体" w:hAnsi="宋体" w:eastAsia="宋体" w:cs="Times New Roman"/>
            <w:sz w:val="21"/>
            <w:szCs w:val="21"/>
            <w:rPrChange w:id="1376" w:author="可乐来一杯" w:date="2026-04-21T23:43:07Z">
              <w:rPr>
                <w:rFonts w:ascii="宋体" w:hAnsi="宋体" w:eastAsia="宋体" w:cs="宋体"/>
                <w:sz w:val="24"/>
                <w:szCs w:val="24"/>
              </w:rPr>
            </w:rPrChange>
          </w:rPr>
          <w:delText>每一次升级、迁移、审计都会在区块链上生成新的指纹快照，</w:delText>
        </w:r>
      </w:del>
      <w:del w:id="1377" w:author="可乐来一杯" w:date="2026-04-21T12:27:03Z">
        <w:r>
          <w:rPr>
            <w:rFonts w:hint="eastAsia" w:ascii="宋体" w:hAnsi="宋体" w:eastAsia="宋体" w:cs="Times New Roman"/>
            <w:sz w:val="21"/>
            <w:szCs w:val="21"/>
            <w:lang w:val="en-US" w:eastAsia="zh-CN"/>
            <w:rPrChange w:id="1378" w:author="可乐来一杯" w:date="2026-04-21T23:43:07Z">
              <w:rPr>
                <w:rFonts w:hint="eastAsia" w:ascii="宋体" w:hAnsi="宋体" w:eastAsia="宋体" w:cs="宋体"/>
                <w:sz w:val="24"/>
                <w:szCs w:val="24"/>
                <w:lang w:val="en-US" w:eastAsia="zh-CN"/>
              </w:rPr>
            </w:rPrChange>
          </w:rPr>
          <w:delText>相关利益主体均有权</w:delText>
        </w:r>
      </w:del>
      <w:del w:id="1379" w:author="可乐来一杯" w:date="2026-04-21T12:27:03Z">
        <w:r>
          <w:rPr>
            <w:rFonts w:hint="eastAsia" w:ascii="宋体" w:hAnsi="宋体" w:eastAsia="宋体" w:cs="Times New Roman"/>
            <w:sz w:val="21"/>
            <w:szCs w:val="21"/>
            <w:rPrChange w:id="1380" w:author="可乐来一杯" w:date="2026-04-21T23:43:07Z">
              <w:rPr>
                <w:rFonts w:ascii="宋体" w:hAnsi="宋体" w:eastAsia="宋体" w:cs="宋体"/>
                <w:sz w:val="24"/>
                <w:szCs w:val="24"/>
              </w:rPr>
            </w:rPrChange>
          </w:rPr>
          <w:delText>追溯它历次权重变更与评估记录，避免传统独立董事“履历难检验、评价难对齐”的黑箱。</w:delText>
        </w:r>
      </w:del>
    </w:p>
    <w:p w14:paraId="330F25F4">
      <w:pPr>
        <w:keepNext w:val="0"/>
        <w:keepLines w:val="0"/>
        <w:pageBreakBefore w:val="0"/>
        <w:widowControl w:val="0"/>
        <w:numPr>
          <w:ilvl w:val="0"/>
          <w:numId w:val="10"/>
          <w:ins w:id="1382" w:author="可乐来一杯" w:date="2026-04-21T23:45:24Z"/>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Change w:id="1383" w:author="可乐来一杯" w:date="2026-04-21T23:45:24Z">
            <w:rPr>
              <w:rFonts w:hint="default" w:ascii="黑体" w:hAnsi="黑体" w:eastAsia="黑体" w:cs="黑体"/>
              <w:b w:val="0"/>
              <w:bCs w:val="0"/>
              <w:lang w:val="en-US" w:eastAsia="zh-CN"/>
            </w:rPr>
          </w:rPrChange>
        </w:rPr>
        <w:pPrChange w:id="1381" w:author="可乐来一杯" w:date="2026-04-21T23:45:36Z">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1384" w:author="可乐来一杯" w:date="2026-04-21T23:45:24Z">
            <w:rPr>
              <w:rFonts w:hint="eastAsia" w:ascii="黑体" w:hAnsi="黑体" w:eastAsia="黑体" w:cs="黑体"/>
              <w:b w:val="0"/>
              <w:bCs w:val="0"/>
              <w:lang w:val="en-US" w:eastAsia="zh-CN"/>
            </w:rPr>
          </w:rPrChange>
        </w:rPr>
        <w:t>以登记公示制度的公信力构建AI董事的友好度</w:t>
      </w:r>
    </w:p>
    <w:p w14:paraId="624A1C10">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sz w:val="21"/>
          <w:szCs w:val="21"/>
          <w:lang w:val="en-US" w:eastAsia="zh-CN"/>
          <w:rPrChange w:id="1386" w:author="可乐来一杯" w:date="2026-04-21T23:43:11Z">
            <w:rPr>
              <w:rFonts w:hint="eastAsia"/>
              <w:lang w:val="en-US" w:eastAsia="zh-CN"/>
            </w:rPr>
          </w:rPrChange>
        </w:rPr>
        <w:pPrChange w:id="1385" w:author="可乐来一杯" w:date="2026-04-21T23:43:11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r>
        <w:rPr>
          <w:rFonts w:hint="eastAsia" w:ascii="宋体" w:hAnsi="宋体" w:eastAsia="宋体" w:cs="Times New Roman"/>
          <w:sz w:val="21"/>
          <w:szCs w:val="21"/>
          <w:lang w:val="en-US" w:eastAsia="zh-CN"/>
          <w:rPrChange w:id="1387" w:author="可乐来一杯" w:date="2026-04-21T23:43:11Z">
            <w:rPr>
              <w:rFonts w:hint="eastAsia" w:ascii="宋体" w:hAnsi="宋体" w:eastAsia="宋体" w:cs="宋体"/>
              <w:sz w:val="24"/>
              <w:szCs w:val="24"/>
              <w:lang w:val="en-US" w:eastAsia="zh-CN"/>
            </w:rPr>
          </w:rPrChange>
        </w:rPr>
        <w:t>公司登记制度是公司法的核心制度，进而事关投资兴业、并购重组、公司退出、公司治理、股权流转、交易安全与公司利益相关者的安危，其亦可作为AI董事制度得以维系的压舱石，以示充分尊重交易伙伴的知情权、选择权与安全保障权。</w:t>
      </w:r>
      <w:r>
        <w:rPr>
          <w:rFonts w:hint="eastAsia" w:ascii="宋体" w:hAnsi="宋体" w:eastAsia="宋体"/>
          <w:sz w:val="21"/>
          <w:szCs w:val="21"/>
          <w:vertAlign w:val="baseline"/>
          <w:lang w:val="en-US" w:eastAsia="zh-CN"/>
          <w:rPrChange w:id="1388" w:author="可乐来一杯" w:date="2026-04-21T23:43:11Z">
            <w:rPr>
              <w:rFonts w:hint="default"/>
              <w:vertAlign w:val="superscript"/>
              <w:lang w:val="en-US" w:eastAsia="zh-CN"/>
            </w:rPr>
          </w:rPrChange>
        </w:rPr>
        <w:fldChar w:fldCharType="begin"/>
      </w:r>
      <w:ins w:id="1389" w:author="可乐来一杯" w:date="2026-04-21T23:43:11Z">
        <w:r>
          <w:rPr/>
          <w:instrText xml:space="preserve"> REF _Ref30972 \r \h  \* MERGEFORMAT</w:instrText>
        </w:r>
      </w:ins>
      <w:del w:id="1390" w:author="可乐来一杯" w:date="2026-04-21T23:43:11Z">
        <w:r>
          <w:rPr>
            <w:rFonts w:hint="eastAsia" w:ascii="宋体" w:hAnsi="宋体" w:eastAsia="宋体"/>
            <w:sz w:val="21"/>
            <w:szCs w:val="21"/>
            <w:vertAlign w:val="baseline"/>
            <w:lang w:val="en-US" w:eastAsia="zh-CN"/>
            <w:rPrChange w:id="1391" w:author="可乐来一杯" w:date="2026-04-21T23:43:11Z">
              <w:rPr>
                <w:rFonts w:hint="default"/>
                <w:vertAlign w:val="superscript"/>
                <w:lang w:val="en-US" w:eastAsia="zh-CN"/>
              </w:rPr>
            </w:rPrChange>
          </w:rPr>
          <w:delInstrText xml:space="preserve"> REF _Ref30972 \r \h </w:delInstrText>
        </w:r>
      </w:del>
      <w:r>
        <w:rPr>
          <w:rFonts w:hint="eastAsia" w:ascii="宋体" w:hAnsi="宋体" w:eastAsia="宋体"/>
          <w:sz w:val="21"/>
          <w:szCs w:val="21"/>
          <w:vertAlign w:val="baseline"/>
          <w:lang w:val="en-US" w:eastAsia="zh-CN"/>
          <w:rPrChange w:id="1392" w:author="可乐来一杯" w:date="2026-04-21T23:43:11Z">
            <w:rPr>
              <w:rFonts w:hint="default"/>
              <w:vertAlign w:val="superscript"/>
              <w:lang w:val="en-US" w:eastAsia="zh-CN"/>
            </w:rPr>
          </w:rPrChange>
        </w:rPr>
        <w:fldChar w:fldCharType="separate"/>
      </w:r>
      <w:ins w:id="1393" w:author="可乐来一杯" w:date="2026-04-22T22:04:07Z">
        <w:r>
          <w:rPr>
            <w:rStyle w:val="17"/>
            <w:rFonts w:hint="eastAsia" w:ascii="宋体" w:hAnsi="宋体" w:eastAsia="宋体"/>
            <w:sz w:val="21"/>
            <w:szCs w:val="21"/>
            <w:lang w:val="en-US" w:eastAsia="zh-CN"/>
          </w:rPr>
          <w:footnoteReference w:id="51"/>
        </w:r>
      </w:ins>
      <w:del w:id="1394" w:author="可乐来一杯" w:date="2026-04-21T23:29:04Z">
        <w:r>
          <w:rPr>
            <w:rFonts w:hint="eastAsia" w:ascii="宋体" w:hAnsi="宋体" w:eastAsia="宋体"/>
            <w:sz w:val="21"/>
            <w:szCs w:val="21"/>
            <w:vertAlign w:val="baseline"/>
            <w:lang w:val="en-US" w:eastAsia="zh-CN"/>
            <w:rPrChange w:id="1395" w:author="可乐来一杯" w:date="2026-04-21T23:43:11Z">
              <w:rPr>
                <w:rFonts w:hint="default"/>
                <w:vertAlign w:val="superscript"/>
                <w:lang w:val="en-US" w:eastAsia="zh-CN"/>
              </w:rPr>
            </w:rPrChange>
          </w:rPr>
          <w:delText>[38]</w:delText>
        </w:r>
      </w:del>
      <w:r>
        <w:rPr>
          <w:rFonts w:hint="eastAsia" w:ascii="宋体" w:hAnsi="宋体" w:eastAsia="宋体"/>
          <w:sz w:val="21"/>
          <w:szCs w:val="21"/>
          <w:vertAlign w:val="baseline"/>
          <w:lang w:val="en-US" w:eastAsia="zh-CN"/>
          <w:rPrChange w:id="1396" w:author="可乐来一杯" w:date="2026-04-21T23:43:11Z">
            <w:rPr>
              <w:rFonts w:hint="default"/>
              <w:vertAlign w:val="superscript"/>
              <w:lang w:val="en-US" w:eastAsia="zh-CN"/>
            </w:rPr>
          </w:rPrChange>
        </w:rPr>
        <w:fldChar w:fldCharType="end"/>
      </w:r>
      <w:r>
        <w:rPr>
          <w:rFonts w:hint="eastAsia" w:ascii="宋体" w:hAnsi="宋体" w:eastAsia="宋体"/>
          <w:sz w:val="21"/>
          <w:szCs w:val="21"/>
          <w:lang w:val="en-US" w:eastAsia="zh-CN"/>
          <w:rPrChange w:id="1397" w:author="可乐来一杯" w:date="2026-04-21T23:43:11Z">
            <w:rPr>
              <w:rFonts w:hint="eastAsia"/>
              <w:lang w:val="en-US" w:eastAsia="zh-CN"/>
            </w:rPr>
          </w:rPrChange>
        </w:rPr>
        <w:t>而</w:t>
      </w:r>
      <w:r>
        <w:rPr>
          <w:rFonts w:hint="eastAsia" w:ascii="宋体" w:hAnsi="宋体" w:eastAsia="宋体"/>
          <w:sz w:val="21"/>
          <w:szCs w:val="21"/>
          <w:lang w:val="en-US" w:eastAsia="zh-CN"/>
          <w:rPrChange w:id="1398" w:author="可乐来一杯" w:date="2026-04-21T23:43:11Z">
            <w:rPr>
              <w:rFonts w:hint="default" w:eastAsiaTheme="minorEastAsia"/>
              <w:lang w:val="en-US" w:eastAsia="zh-CN"/>
            </w:rPr>
          </w:rPrChange>
        </w:rPr>
        <w:t>推进AI董事登记事项的统一化、系统化、数字化与</w:t>
      </w:r>
      <w:r>
        <w:rPr>
          <w:rFonts w:hint="eastAsia" w:ascii="宋体" w:hAnsi="宋体" w:eastAsia="宋体"/>
          <w:sz w:val="21"/>
          <w:szCs w:val="21"/>
          <w:lang w:val="en-US" w:eastAsia="zh-CN"/>
          <w:rPrChange w:id="1399" w:author="可乐来一杯" w:date="2026-04-21T23:43:11Z">
            <w:rPr>
              <w:rFonts w:hint="eastAsia"/>
              <w:lang w:val="en-US" w:eastAsia="zh-CN"/>
            </w:rPr>
          </w:rPrChange>
        </w:rPr>
        <w:t>公开</w:t>
      </w:r>
      <w:r>
        <w:rPr>
          <w:rFonts w:hint="eastAsia" w:ascii="宋体" w:hAnsi="宋体" w:eastAsia="宋体"/>
          <w:sz w:val="21"/>
          <w:szCs w:val="21"/>
          <w:lang w:val="en-US" w:eastAsia="zh-CN"/>
          <w:rPrChange w:id="1400" w:author="可乐来一杯" w:date="2026-04-21T23:43:11Z">
            <w:rPr>
              <w:rFonts w:hint="default" w:eastAsiaTheme="minorEastAsia"/>
              <w:lang w:val="en-US" w:eastAsia="zh-CN"/>
            </w:rPr>
          </w:rPrChange>
        </w:rPr>
        <w:t>化</w:t>
      </w:r>
      <w:r>
        <w:rPr>
          <w:rFonts w:hint="eastAsia" w:ascii="宋体" w:hAnsi="宋体" w:eastAsia="宋体"/>
          <w:sz w:val="21"/>
          <w:szCs w:val="21"/>
          <w:lang w:val="en-US" w:eastAsia="zh-CN"/>
          <w:rPrChange w:id="1401" w:author="可乐来一杯" w:date="2026-04-21T23:43:11Z">
            <w:rPr>
              <w:rFonts w:hint="eastAsia"/>
              <w:lang w:val="en-US" w:eastAsia="zh-CN"/>
            </w:rPr>
          </w:rPrChange>
        </w:rPr>
        <w:t>，事关该项制度应然功能的发挥，也是对我国新《公司法》专设“公司登记专章”以及2025年市场监管总局配套出台《公司登记管理实施办法》（以下简称《实施办法》）的恰当回应。</w:t>
      </w:r>
    </w:p>
    <w:p w14:paraId="1345B1E4">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sz w:val="21"/>
          <w:szCs w:val="21"/>
          <w:lang w:val="en-US" w:eastAsia="zh-CN"/>
          <w:rPrChange w:id="1403" w:author="可乐来一杯" w:date="2026-04-21T23:43:11Z">
            <w:rPr>
              <w:rFonts w:hint="default"/>
              <w:lang w:val="en-US" w:eastAsia="zh-CN"/>
            </w:rPr>
          </w:rPrChange>
        </w:rPr>
        <w:pPrChange w:id="1402" w:author="可乐来一杯" w:date="2026-04-21T23:43:11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r>
        <w:rPr>
          <w:rFonts w:hint="eastAsia" w:ascii="宋体" w:hAnsi="宋体" w:eastAsia="宋体"/>
          <w:sz w:val="21"/>
          <w:szCs w:val="21"/>
          <w:lang w:val="en-US" w:eastAsia="zh-CN"/>
          <w:rPrChange w:id="1404" w:author="可乐来一杯" w:date="2026-04-21T23:43:11Z">
            <w:rPr>
              <w:rFonts w:hint="eastAsia"/>
              <w:lang w:val="en-US" w:eastAsia="zh-CN"/>
            </w:rPr>
          </w:rPrChange>
        </w:rPr>
        <w:t>具体而言，公司登记制度在一定程度上本就具备公权力对于商业组织（主体）的控制与监管。早在欧洲中世纪，便设定了普通人若想取得相应的商业资格必须得受到行会的认可，登记于行会名簿</w:t>
      </w:r>
      <w:r>
        <w:rPr>
          <w:rFonts w:hint="eastAsia" w:ascii="宋体" w:hAnsi="宋体" w:eastAsia="宋体"/>
          <w:sz w:val="21"/>
          <w:szCs w:val="21"/>
          <w:vertAlign w:val="baseline"/>
          <w:lang w:val="en-US" w:eastAsia="zh-CN"/>
          <w:rPrChange w:id="1405" w:author="可乐来一杯" w:date="2026-04-21T23:43:11Z">
            <w:rPr>
              <w:rFonts w:hint="eastAsia"/>
              <w:vertAlign w:val="superscript"/>
              <w:lang w:val="en-US" w:eastAsia="zh-CN"/>
            </w:rPr>
          </w:rPrChange>
        </w:rPr>
        <w:fldChar w:fldCharType="begin"/>
      </w:r>
      <w:ins w:id="1406" w:author="可乐来一杯" w:date="2026-04-21T23:43:11Z">
        <w:r>
          <w:rPr/>
          <w:instrText xml:space="preserve"> REF _Ref30995 \r \h  \* MERGEFORMAT</w:instrText>
        </w:r>
      </w:ins>
      <w:del w:id="1407" w:author="可乐来一杯" w:date="2026-04-21T23:43:11Z">
        <w:r>
          <w:rPr>
            <w:rFonts w:hint="eastAsia" w:ascii="宋体" w:hAnsi="宋体" w:eastAsia="宋体"/>
            <w:sz w:val="21"/>
            <w:szCs w:val="21"/>
            <w:vertAlign w:val="baseline"/>
            <w:lang w:val="en-US" w:eastAsia="zh-CN"/>
            <w:rPrChange w:id="1408" w:author="可乐来一杯" w:date="2026-04-21T23:43:11Z">
              <w:rPr>
                <w:rFonts w:hint="eastAsia"/>
                <w:vertAlign w:val="superscript"/>
                <w:lang w:val="en-US" w:eastAsia="zh-CN"/>
              </w:rPr>
            </w:rPrChange>
          </w:rPr>
          <w:delInstrText xml:space="preserve"> REF _Ref30995 \r \h </w:delInstrText>
        </w:r>
      </w:del>
      <w:r>
        <w:rPr>
          <w:rFonts w:hint="eastAsia" w:ascii="宋体" w:hAnsi="宋体" w:eastAsia="宋体"/>
          <w:sz w:val="21"/>
          <w:szCs w:val="21"/>
          <w:vertAlign w:val="baseline"/>
          <w:lang w:val="en-US" w:eastAsia="zh-CN"/>
          <w:rPrChange w:id="1409" w:author="可乐来一杯" w:date="2026-04-21T23:43:11Z">
            <w:rPr>
              <w:rFonts w:hint="eastAsia"/>
              <w:vertAlign w:val="superscript"/>
              <w:lang w:val="en-US" w:eastAsia="zh-CN"/>
            </w:rPr>
          </w:rPrChange>
        </w:rPr>
        <w:fldChar w:fldCharType="separate"/>
      </w:r>
      <w:del w:id="1410" w:author="可乐来一杯" w:date="2026-04-21T23:29:04Z">
        <w:r>
          <w:rPr>
            <w:rFonts w:hint="eastAsia" w:ascii="宋体" w:hAnsi="宋体" w:eastAsia="宋体"/>
            <w:sz w:val="21"/>
            <w:szCs w:val="21"/>
            <w:vertAlign w:val="baseline"/>
            <w:lang w:val="en-US" w:eastAsia="zh-CN"/>
            <w:rPrChange w:id="1411" w:author="可乐来一杯" w:date="2026-04-21T23:43:11Z">
              <w:rPr>
                <w:rFonts w:hint="eastAsia"/>
                <w:vertAlign w:val="superscript"/>
                <w:lang w:val="en-US" w:eastAsia="zh-CN"/>
              </w:rPr>
            </w:rPrChange>
          </w:rPr>
          <w:delText>[39]</w:delText>
        </w:r>
      </w:del>
      <w:r>
        <w:rPr>
          <w:rFonts w:hint="eastAsia" w:ascii="宋体" w:hAnsi="宋体" w:eastAsia="宋体"/>
          <w:sz w:val="21"/>
          <w:szCs w:val="21"/>
          <w:vertAlign w:val="baseline"/>
          <w:lang w:val="en-US" w:eastAsia="zh-CN"/>
          <w:rPrChange w:id="1412" w:author="可乐来一杯" w:date="2026-04-21T23:43:11Z">
            <w:rPr>
              <w:rFonts w:hint="eastAsia"/>
              <w:vertAlign w:val="superscript"/>
              <w:lang w:val="en-US" w:eastAsia="zh-CN"/>
            </w:rPr>
          </w:rPrChange>
        </w:rPr>
        <w:fldChar w:fldCharType="end"/>
      </w:r>
      <w:r>
        <w:rPr>
          <w:rFonts w:hint="eastAsia" w:ascii="宋体" w:hAnsi="宋体" w:eastAsia="宋体"/>
          <w:sz w:val="21"/>
          <w:szCs w:val="21"/>
          <w:lang w:eastAsia="zh-CN"/>
          <w:rPrChange w:id="1413" w:author="可乐来一杯" w:date="2026-04-21T23:43:11Z">
            <w:rPr>
              <w:rFonts w:hint="eastAsia"/>
              <w:lang w:eastAsia="zh-CN"/>
            </w:rPr>
          </w:rPrChange>
        </w:rPr>
        <w:t>的</w:t>
      </w:r>
      <w:r>
        <w:rPr>
          <w:rFonts w:hint="eastAsia" w:ascii="宋体" w:hAnsi="宋体" w:eastAsia="宋体"/>
          <w:sz w:val="21"/>
          <w:szCs w:val="21"/>
          <w:lang w:val="en-US" w:eastAsia="zh-CN"/>
          <w:rPrChange w:id="1414" w:author="可乐来一杯" w:date="2026-04-21T23:43:11Z">
            <w:rPr>
              <w:rFonts w:hint="eastAsia"/>
              <w:lang w:val="en-US" w:eastAsia="zh-CN"/>
            </w:rPr>
          </w:rPrChange>
        </w:rPr>
        <w:t>规定</w:t>
      </w:r>
      <w:ins w:id="1415" w:author="可乐来一杯" w:date="2026-04-22T22:04:11Z">
        <w:r>
          <w:rPr>
            <w:rStyle w:val="17"/>
            <w:rFonts w:hint="eastAsia" w:ascii="宋体" w:hAnsi="宋体" w:eastAsia="宋体"/>
            <w:sz w:val="21"/>
            <w:szCs w:val="21"/>
            <w:lang w:val="en-US" w:eastAsia="zh-CN"/>
          </w:rPr>
          <w:footnoteReference w:id="52"/>
        </w:r>
      </w:ins>
      <w:r>
        <w:rPr>
          <w:rFonts w:hint="eastAsia" w:ascii="宋体" w:hAnsi="宋体" w:eastAsia="宋体"/>
          <w:sz w:val="21"/>
          <w:szCs w:val="21"/>
          <w:lang w:val="en-US" w:eastAsia="zh-CN"/>
          <w:rPrChange w:id="1416" w:author="可乐来一杯" w:date="2026-04-21T23:43:11Z">
            <w:rPr>
              <w:rFonts w:hint="eastAsia"/>
              <w:lang w:val="en-US" w:eastAsia="zh-CN"/>
            </w:rPr>
          </w:rPrChange>
        </w:rPr>
        <w:t>；而我国自秦汉以后，便有通过“市籍”“执照”等制度管理商人，为从事商业活动发放经营许可的规定。而时至现代，公司登记本身就暗含着“政府认为该组织符合了适用公司制度的条件”之隐喻。</w:t>
      </w:r>
      <w:r>
        <w:rPr>
          <w:rFonts w:hint="eastAsia" w:ascii="宋体" w:hAnsi="宋体" w:eastAsia="宋体"/>
          <w:sz w:val="21"/>
          <w:szCs w:val="21"/>
          <w:vertAlign w:val="baseline"/>
          <w:lang w:val="en-US" w:eastAsia="zh-CN"/>
          <w:rPrChange w:id="1417" w:author="可乐来一杯" w:date="2026-04-21T23:43:11Z">
            <w:rPr>
              <w:rFonts w:hint="eastAsia"/>
              <w:vertAlign w:val="superscript"/>
              <w:lang w:val="en-US" w:eastAsia="zh-CN"/>
            </w:rPr>
          </w:rPrChange>
        </w:rPr>
        <w:fldChar w:fldCharType="begin"/>
      </w:r>
      <w:ins w:id="1418" w:author="可乐来一杯" w:date="2026-04-21T23:43:11Z">
        <w:r>
          <w:rPr/>
          <w:instrText xml:space="preserve"> REF _Ref31017 \r \h  \* MERGEFORMAT</w:instrText>
        </w:r>
      </w:ins>
      <w:del w:id="1419" w:author="可乐来一杯" w:date="2026-04-21T23:43:11Z">
        <w:r>
          <w:rPr>
            <w:rFonts w:hint="eastAsia" w:ascii="宋体" w:hAnsi="宋体" w:eastAsia="宋体"/>
            <w:sz w:val="21"/>
            <w:szCs w:val="21"/>
            <w:vertAlign w:val="baseline"/>
            <w:lang w:val="en-US" w:eastAsia="zh-CN"/>
            <w:rPrChange w:id="1420" w:author="可乐来一杯" w:date="2026-04-21T23:43:11Z">
              <w:rPr>
                <w:rFonts w:hint="eastAsia"/>
                <w:vertAlign w:val="superscript"/>
                <w:lang w:val="en-US" w:eastAsia="zh-CN"/>
              </w:rPr>
            </w:rPrChange>
          </w:rPr>
          <w:delInstrText xml:space="preserve"> REF _Ref31017 \r \h </w:delInstrText>
        </w:r>
      </w:del>
      <w:r>
        <w:rPr>
          <w:rFonts w:hint="eastAsia" w:ascii="宋体" w:hAnsi="宋体" w:eastAsia="宋体"/>
          <w:sz w:val="21"/>
          <w:szCs w:val="21"/>
          <w:vertAlign w:val="baseline"/>
          <w:lang w:val="en-US" w:eastAsia="zh-CN"/>
          <w:rPrChange w:id="1421" w:author="可乐来一杯" w:date="2026-04-21T23:43:11Z">
            <w:rPr>
              <w:rFonts w:hint="eastAsia"/>
              <w:vertAlign w:val="superscript"/>
              <w:lang w:val="en-US" w:eastAsia="zh-CN"/>
            </w:rPr>
          </w:rPrChange>
        </w:rPr>
        <w:fldChar w:fldCharType="separate"/>
      </w:r>
      <w:ins w:id="1422" w:author="可乐来一杯" w:date="2026-04-22T22:04:14Z">
        <w:r>
          <w:rPr>
            <w:rStyle w:val="17"/>
            <w:rFonts w:hint="eastAsia" w:ascii="宋体" w:hAnsi="宋体" w:eastAsia="宋体"/>
            <w:sz w:val="21"/>
            <w:szCs w:val="21"/>
            <w:lang w:val="en-US" w:eastAsia="zh-CN"/>
          </w:rPr>
          <w:footnoteReference w:id="53"/>
        </w:r>
      </w:ins>
      <w:del w:id="1423" w:author="可乐来一杯" w:date="2026-04-21T23:29:04Z">
        <w:r>
          <w:rPr>
            <w:rFonts w:hint="eastAsia" w:ascii="宋体" w:hAnsi="宋体" w:eastAsia="宋体"/>
            <w:sz w:val="21"/>
            <w:szCs w:val="21"/>
            <w:vertAlign w:val="baseline"/>
            <w:lang w:val="en-US" w:eastAsia="zh-CN"/>
            <w:rPrChange w:id="1424" w:author="可乐来一杯" w:date="2026-04-21T23:43:11Z">
              <w:rPr>
                <w:rFonts w:hint="eastAsia"/>
                <w:vertAlign w:val="superscript"/>
                <w:lang w:val="en-US" w:eastAsia="zh-CN"/>
              </w:rPr>
            </w:rPrChange>
          </w:rPr>
          <w:delText>[40]</w:delText>
        </w:r>
      </w:del>
      <w:r>
        <w:rPr>
          <w:rFonts w:hint="eastAsia" w:ascii="宋体" w:hAnsi="宋体" w:eastAsia="宋体"/>
          <w:sz w:val="21"/>
          <w:szCs w:val="21"/>
          <w:vertAlign w:val="baseline"/>
          <w:lang w:val="en-US" w:eastAsia="zh-CN"/>
          <w:rPrChange w:id="1425" w:author="可乐来一杯" w:date="2026-04-21T23:43:11Z">
            <w:rPr>
              <w:rFonts w:hint="eastAsia"/>
              <w:vertAlign w:val="superscript"/>
              <w:lang w:val="en-US" w:eastAsia="zh-CN"/>
            </w:rPr>
          </w:rPrChange>
        </w:rPr>
        <w:fldChar w:fldCharType="end"/>
      </w:r>
      <w:r>
        <w:rPr>
          <w:rFonts w:hint="eastAsia" w:ascii="宋体" w:hAnsi="宋体" w:eastAsia="宋体"/>
          <w:sz w:val="21"/>
          <w:szCs w:val="21"/>
          <w:lang w:val="en-US" w:eastAsia="zh-CN"/>
          <w:rPrChange w:id="1426" w:author="可乐来一杯" w:date="2026-04-21T23:43:11Z">
            <w:rPr>
              <w:rFonts w:hint="eastAsia"/>
              <w:lang w:val="en-US" w:eastAsia="zh-CN"/>
            </w:rPr>
          </w:rPrChange>
        </w:rPr>
        <w:t>换言之，这本质上是一种对商主体资格之属的筛选把控。当然，除却上述公法意义上的效用，在私法上，公司登记亦是公司向外界传递为外界所知的必要信息的制度渠道，使固定范围的公司信息发挥公共物品的应然功能，缓解公司内外的信息不对称，降低市场主体间相互了解的成本。而交易相对人则可凭借登记事项，向公司主张权利亦或者主张抗辩，即登记的公信力。但也有学者指出，长期以来商法学界只关注非常狭窄的商事主体登记，对于广泛存在的行为性登记、中间企业（社会企业）登记、强制性登记等被民法学界和行政法学界关注的问题，商法学者长期缺乏足够热情。</w:t>
      </w:r>
      <w:r>
        <w:rPr>
          <w:rFonts w:hint="eastAsia" w:ascii="宋体" w:hAnsi="宋体" w:eastAsia="宋体"/>
          <w:sz w:val="21"/>
          <w:szCs w:val="21"/>
          <w:vertAlign w:val="baseline"/>
          <w:lang w:val="en-US" w:eastAsia="zh-CN"/>
          <w:rPrChange w:id="1427" w:author="可乐来一杯" w:date="2026-04-21T23:43:11Z">
            <w:rPr>
              <w:rFonts w:hint="default"/>
              <w:vertAlign w:val="superscript"/>
              <w:lang w:val="en-US" w:eastAsia="zh-CN"/>
            </w:rPr>
          </w:rPrChange>
        </w:rPr>
        <w:fldChar w:fldCharType="begin"/>
      </w:r>
      <w:ins w:id="1428" w:author="可乐来一杯" w:date="2026-04-21T23:43:11Z">
        <w:r>
          <w:rPr/>
          <w:instrText xml:space="preserve"> REF _Ref31031 \r \h  \* MERGEFORMAT</w:instrText>
        </w:r>
      </w:ins>
      <w:del w:id="1429" w:author="可乐来一杯" w:date="2026-04-21T23:43:11Z">
        <w:r>
          <w:rPr>
            <w:rFonts w:hint="eastAsia" w:ascii="宋体" w:hAnsi="宋体" w:eastAsia="宋体"/>
            <w:sz w:val="21"/>
            <w:szCs w:val="21"/>
            <w:vertAlign w:val="baseline"/>
            <w:lang w:val="en-US" w:eastAsia="zh-CN"/>
            <w:rPrChange w:id="1430" w:author="可乐来一杯" w:date="2026-04-21T23:43:11Z">
              <w:rPr>
                <w:rFonts w:hint="default"/>
                <w:vertAlign w:val="superscript"/>
                <w:lang w:val="en-US" w:eastAsia="zh-CN"/>
              </w:rPr>
            </w:rPrChange>
          </w:rPr>
          <w:delInstrText xml:space="preserve"> REF _Ref31031 \r \h </w:delInstrText>
        </w:r>
      </w:del>
      <w:r>
        <w:rPr>
          <w:rFonts w:hint="eastAsia" w:ascii="宋体" w:hAnsi="宋体" w:eastAsia="宋体"/>
          <w:sz w:val="21"/>
          <w:szCs w:val="21"/>
          <w:vertAlign w:val="baseline"/>
          <w:lang w:val="en-US" w:eastAsia="zh-CN"/>
          <w:rPrChange w:id="1431" w:author="可乐来一杯" w:date="2026-04-21T23:43:11Z">
            <w:rPr>
              <w:rFonts w:hint="default"/>
              <w:vertAlign w:val="superscript"/>
              <w:lang w:val="en-US" w:eastAsia="zh-CN"/>
            </w:rPr>
          </w:rPrChange>
        </w:rPr>
        <w:fldChar w:fldCharType="separate"/>
      </w:r>
      <w:ins w:id="1432" w:author="可乐来一杯" w:date="2026-04-22T22:04:32Z">
        <w:r>
          <w:rPr>
            <w:rStyle w:val="17"/>
            <w:rFonts w:hint="eastAsia" w:ascii="宋体" w:hAnsi="宋体" w:eastAsia="宋体"/>
            <w:sz w:val="21"/>
            <w:szCs w:val="21"/>
            <w:lang w:val="en-US" w:eastAsia="zh-CN"/>
          </w:rPr>
          <w:footnoteReference w:id="54"/>
        </w:r>
      </w:ins>
      <w:del w:id="1433" w:author="可乐来一杯" w:date="2026-04-21T23:29:04Z">
        <w:r>
          <w:rPr>
            <w:rFonts w:hint="eastAsia" w:ascii="宋体" w:hAnsi="宋体" w:eastAsia="宋体"/>
            <w:sz w:val="21"/>
            <w:szCs w:val="21"/>
            <w:vertAlign w:val="baseline"/>
            <w:lang w:val="en-US" w:eastAsia="zh-CN"/>
            <w:rPrChange w:id="1434" w:author="可乐来一杯" w:date="2026-04-21T23:43:11Z">
              <w:rPr>
                <w:rFonts w:hint="default"/>
                <w:vertAlign w:val="superscript"/>
                <w:lang w:val="en-US" w:eastAsia="zh-CN"/>
              </w:rPr>
            </w:rPrChange>
          </w:rPr>
          <w:delText>[41]</w:delText>
        </w:r>
      </w:del>
      <w:r>
        <w:rPr>
          <w:rFonts w:hint="eastAsia" w:ascii="宋体" w:hAnsi="宋体" w:eastAsia="宋体"/>
          <w:sz w:val="21"/>
          <w:szCs w:val="21"/>
          <w:vertAlign w:val="baseline"/>
          <w:lang w:val="en-US" w:eastAsia="zh-CN"/>
          <w:rPrChange w:id="1435" w:author="可乐来一杯" w:date="2026-04-21T23:43:11Z">
            <w:rPr>
              <w:rFonts w:hint="default"/>
              <w:vertAlign w:val="superscript"/>
              <w:lang w:val="en-US" w:eastAsia="zh-CN"/>
            </w:rPr>
          </w:rPrChange>
        </w:rPr>
        <w:fldChar w:fldCharType="end"/>
      </w:r>
    </w:p>
    <w:p w14:paraId="19F853B2">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rPrChange w:id="1437" w:author="可乐来一杯" w:date="2026-04-21T23:43:11Z">
            <w:rPr>
              <w:rFonts w:ascii="宋体" w:hAnsi="宋体" w:eastAsia="宋体" w:cs="宋体"/>
              <w:sz w:val="24"/>
              <w:szCs w:val="24"/>
            </w:rPr>
          </w:rPrChange>
        </w:rPr>
        <w:pPrChange w:id="1436" w:author="可乐来一杯" w:date="2026-04-21T23:43:11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r>
        <w:rPr>
          <w:rFonts w:hint="eastAsia" w:ascii="宋体" w:hAnsi="宋体" w:eastAsia="宋体"/>
          <w:sz w:val="21"/>
          <w:szCs w:val="21"/>
          <w:lang w:val="en-US" w:eastAsia="zh-CN"/>
          <w:rPrChange w:id="1438" w:author="可乐来一杯" w:date="2026-04-21T23:43:11Z">
            <w:rPr>
              <w:rFonts w:hint="eastAsia"/>
              <w:lang w:val="en-US" w:eastAsia="zh-CN"/>
            </w:rPr>
          </w:rPrChange>
        </w:rPr>
        <w:t>对此，考虑到</w:t>
      </w:r>
      <w:r>
        <w:rPr>
          <w:rFonts w:hint="eastAsia" w:ascii="宋体" w:hAnsi="宋体" w:eastAsia="宋体" w:cs="Times New Roman"/>
          <w:sz w:val="21"/>
          <w:szCs w:val="21"/>
          <w:rPrChange w:id="1439" w:author="可乐来一杯" w:date="2026-04-21T23:43:11Z">
            <w:rPr>
              <w:rFonts w:ascii="宋体" w:hAnsi="宋体" w:eastAsia="宋体" w:cs="宋体"/>
              <w:sz w:val="24"/>
              <w:szCs w:val="24"/>
            </w:rPr>
          </w:rPrChange>
        </w:rPr>
        <w:t>AI 董事其身份既不同于自然人、也异于普通法人</w:t>
      </w:r>
      <w:r>
        <w:rPr>
          <w:rFonts w:hint="eastAsia" w:ascii="宋体" w:hAnsi="宋体" w:eastAsia="宋体" w:cs="Times New Roman"/>
          <w:sz w:val="21"/>
          <w:szCs w:val="21"/>
          <w:lang w:eastAsia="zh-CN"/>
          <w:rPrChange w:id="1440"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441" w:author="可乐来一杯" w:date="2026-04-21T23:43:11Z">
            <w:rPr>
              <w:rFonts w:ascii="宋体" w:hAnsi="宋体" w:eastAsia="宋体" w:cs="宋体"/>
              <w:sz w:val="24"/>
              <w:szCs w:val="24"/>
            </w:rPr>
          </w:rPrChange>
        </w:rPr>
        <w:t>传统登记栏目的姓名、身份证号、任职期限显然不足以承载算法模型的动态特征。</w:t>
      </w:r>
      <w:r>
        <w:rPr>
          <w:rFonts w:hint="eastAsia" w:ascii="宋体" w:hAnsi="宋体" w:eastAsia="宋体" w:cs="Times New Roman"/>
          <w:sz w:val="21"/>
          <w:szCs w:val="21"/>
          <w:lang w:val="en-US" w:eastAsia="zh-CN"/>
          <w:rPrChange w:id="1442" w:author="可乐来一杯" w:date="2026-04-21T23:43:11Z">
            <w:rPr>
              <w:rFonts w:hint="eastAsia" w:ascii="宋体" w:hAnsi="宋体" w:eastAsia="宋体" w:cs="宋体"/>
              <w:sz w:val="24"/>
              <w:szCs w:val="24"/>
              <w:lang w:val="en-US" w:eastAsia="zh-CN"/>
            </w:rPr>
          </w:rPrChange>
        </w:rPr>
        <w:t>因而，有必要在</w:t>
      </w:r>
      <w:r>
        <w:rPr>
          <w:rFonts w:hint="eastAsia" w:ascii="宋体" w:hAnsi="宋体" w:eastAsia="宋体" w:cs="Times New Roman"/>
          <w:sz w:val="21"/>
          <w:szCs w:val="21"/>
          <w:rPrChange w:id="1443" w:author="可乐来一杯" w:date="2026-04-21T23:43:11Z">
            <w:rPr>
              <w:rFonts w:ascii="宋体" w:hAnsi="宋体" w:eastAsia="宋体" w:cs="宋体"/>
              <w:sz w:val="24"/>
              <w:szCs w:val="24"/>
            </w:rPr>
          </w:rPrChange>
        </w:rPr>
        <w:t>《实施办法》框架下增设</w:t>
      </w:r>
      <w:del w:id="1444" w:author="可乐来一杯" w:date="2026-04-22T22:05:22Z">
        <w:r>
          <w:rPr>
            <w:rFonts w:hint="eastAsia" w:ascii="宋体" w:hAnsi="宋体" w:eastAsia="宋体" w:cs="Times New Roman"/>
            <w:sz w:val="21"/>
            <w:szCs w:val="21"/>
            <w:rPrChange w:id="1445" w:author="可乐来一杯" w:date="2026-04-21T23:43:11Z">
              <w:rPr>
                <w:rFonts w:ascii="宋体" w:hAnsi="宋体" w:eastAsia="宋体" w:cs="宋体"/>
                <w:sz w:val="24"/>
                <w:szCs w:val="24"/>
              </w:rPr>
            </w:rPrChange>
          </w:rPr>
          <w:delText>“</w:delText>
        </w:r>
      </w:del>
      <w:r>
        <w:rPr>
          <w:rFonts w:hint="eastAsia" w:ascii="宋体" w:hAnsi="宋体" w:eastAsia="宋体" w:cs="Times New Roman"/>
          <w:sz w:val="21"/>
          <w:szCs w:val="21"/>
          <w:rPrChange w:id="1446" w:author="可乐来一杯" w:date="2026-04-21T23:43:11Z">
            <w:rPr>
              <w:rFonts w:ascii="宋体" w:hAnsi="宋体" w:eastAsia="宋体" w:cs="宋体"/>
              <w:sz w:val="24"/>
              <w:szCs w:val="24"/>
            </w:rPr>
          </w:rPrChange>
        </w:rPr>
        <w:t>算法治理登记簿</w:t>
      </w:r>
      <w:del w:id="1447" w:author="可乐来一杯" w:date="2026-04-22T22:05:21Z">
        <w:r>
          <w:rPr>
            <w:rFonts w:hint="eastAsia" w:ascii="宋体" w:hAnsi="宋体" w:eastAsia="宋体" w:cs="Times New Roman"/>
            <w:sz w:val="21"/>
            <w:szCs w:val="21"/>
            <w:rPrChange w:id="1448" w:author="可乐来一杯" w:date="2026-04-21T23:43:11Z">
              <w:rPr>
                <w:rFonts w:ascii="宋体" w:hAnsi="宋体" w:eastAsia="宋体" w:cs="宋体"/>
                <w:sz w:val="24"/>
                <w:szCs w:val="24"/>
              </w:rPr>
            </w:rPrChange>
          </w:rPr>
          <w:delText>”</w:delText>
        </w:r>
      </w:del>
      <w:r>
        <w:rPr>
          <w:rFonts w:hint="eastAsia" w:ascii="宋体" w:hAnsi="宋体" w:eastAsia="宋体" w:cs="Times New Roman"/>
          <w:sz w:val="21"/>
          <w:szCs w:val="21"/>
          <w:lang w:eastAsia="zh-CN"/>
          <w:rPrChange w:id="1449"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450" w:author="可乐来一杯" w:date="2026-04-21T23:43:11Z">
            <w:rPr>
              <w:rFonts w:ascii="宋体" w:hAnsi="宋体" w:eastAsia="宋体" w:cs="宋体"/>
              <w:sz w:val="24"/>
              <w:szCs w:val="24"/>
            </w:rPr>
          </w:rPrChange>
        </w:rPr>
        <w:t>将 AI 董事的模型指纹（哈希值）、版本迭代节奏、训练基线、托管节点、事故承担机制等技术与法律要素统一纳入强制登记范围。</w:t>
      </w:r>
      <w:r>
        <w:rPr>
          <w:rFonts w:hint="eastAsia" w:ascii="宋体" w:hAnsi="宋体" w:eastAsia="宋体" w:cs="Times New Roman"/>
          <w:sz w:val="21"/>
          <w:szCs w:val="21"/>
          <w:lang w:val="en-US" w:eastAsia="zh-CN"/>
          <w:rPrChange w:id="1451" w:author="可乐来一杯" w:date="2026-04-21T23:43:11Z">
            <w:rPr>
              <w:rFonts w:hint="eastAsia" w:ascii="宋体" w:hAnsi="宋体" w:eastAsia="宋体" w:cs="宋体"/>
              <w:sz w:val="24"/>
              <w:szCs w:val="24"/>
              <w:lang w:val="en-US" w:eastAsia="zh-CN"/>
            </w:rPr>
          </w:rPrChange>
        </w:rPr>
        <w:t>让登记（监管）机构在授予登记号码时，既完成对AI董事底层算法与代码的一次实质性审查。当然，在主体登记回答</w:t>
      </w:r>
      <w:r>
        <w:rPr>
          <w:rFonts w:hint="eastAsia" w:ascii="宋体" w:hAnsi="宋体" w:eastAsia="宋体" w:cs="Times New Roman"/>
          <w:sz w:val="21"/>
          <w:szCs w:val="21"/>
          <w:rPrChange w:id="1452" w:author="可乐来一杯" w:date="2026-04-21T23:43:11Z">
            <w:rPr>
              <w:rFonts w:ascii="宋体" w:hAnsi="宋体" w:eastAsia="宋体" w:cs="宋体"/>
              <w:sz w:val="24"/>
              <w:szCs w:val="24"/>
            </w:rPr>
          </w:rPrChange>
        </w:rPr>
        <w:t>“这是谁”——模型来源、控制权结构、开发者责任链</w:t>
      </w:r>
      <w:r>
        <w:rPr>
          <w:rFonts w:hint="eastAsia" w:ascii="宋体" w:hAnsi="宋体" w:eastAsia="宋体" w:cs="Times New Roman"/>
          <w:sz w:val="21"/>
          <w:szCs w:val="21"/>
          <w:lang w:eastAsia="zh-CN"/>
          <w:rPrChange w:id="1453" w:author="可乐来一杯" w:date="2026-04-21T23:43:11Z">
            <w:rPr>
              <w:rFonts w:hint="eastAsia" w:ascii="宋体" w:hAnsi="宋体" w:eastAsia="宋体" w:cs="宋体"/>
              <w:sz w:val="24"/>
              <w:szCs w:val="24"/>
              <w:lang w:eastAsia="zh-CN"/>
            </w:rPr>
          </w:rPrChange>
        </w:rPr>
        <w:t>——的</w:t>
      </w:r>
      <w:r>
        <w:rPr>
          <w:rFonts w:hint="eastAsia" w:ascii="宋体" w:hAnsi="宋体" w:eastAsia="宋体" w:cs="Times New Roman"/>
          <w:sz w:val="21"/>
          <w:szCs w:val="21"/>
          <w:lang w:val="en-US" w:eastAsia="zh-CN"/>
          <w:rPrChange w:id="1454" w:author="可乐来一杯" w:date="2026-04-21T23:43:11Z">
            <w:rPr>
              <w:rFonts w:hint="eastAsia" w:ascii="宋体" w:hAnsi="宋体" w:eastAsia="宋体" w:cs="宋体"/>
              <w:sz w:val="24"/>
              <w:szCs w:val="24"/>
              <w:lang w:val="en-US" w:eastAsia="zh-CN"/>
            </w:rPr>
          </w:rPrChange>
        </w:rPr>
        <w:t>问题之后，亦可设定行为登记</w:t>
      </w:r>
      <w:r>
        <w:rPr>
          <w:rFonts w:hint="eastAsia" w:ascii="宋体" w:hAnsi="宋体" w:eastAsia="宋体" w:cs="Times New Roman"/>
          <w:sz w:val="21"/>
          <w:szCs w:val="21"/>
          <w:rPrChange w:id="1455" w:author="可乐来一杯" w:date="2026-04-21T23:43:11Z">
            <w:rPr>
              <w:rFonts w:ascii="宋体" w:hAnsi="宋体" w:eastAsia="宋体" w:cs="宋体"/>
              <w:sz w:val="24"/>
              <w:szCs w:val="24"/>
            </w:rPr>
          </w:rPrChange>
        </w:rPr>
        <w:t>回答“他做了什么”——历次投票立场、风险预警日志、外部审计意见</w:t>
      </w:r>
      <w:r>
        <w:rPr>
          <w:rFonts w:hint="eastAsia" w:ascii="宋体" w:hAnsi="宋体" w:eastAsia="宋体" w:cs="Times New Roman"/>
          <w:sz w:val="21"/>
          <w:szCs w:val="21"/>
          <w:lang w:eastAsia="zh-CN"/>
          <w:rPrChange w:id="1456"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457" w:author="可乐来一杯" w:date="2026-04-21T23:43:11Z">
            <w:rPr>
              <w:rFonts w:ascii="宋体" w:hAnsi="宋体" w:eastAsia="宋体" w:cs="宋体"/>
              <w:sz w:val="24"/>
              <w:szCs w:val="24"/>
            </w:rPr>
          </w:rPrChange>
        </w:rPr>
        <w:t>风险登记则回答“后果如何”——赔偿履行情况、监管处罚记录、保险理赔进度。</w:t>
      </w:r>
      <w:r>
        <w:rPr>
          <w:rFonts w:hint="eastAsia" w:ascii="宋体" w:hAnsi="宋体" w:eastAsia="宋体" w:cs="Times New Roman"/>
          <w:sz w:val="21"/>
          <w:szCs w:val="21"/>
          <w:lang w:val="en-US" w:eastAsia="zh-CN"/>
          <w:rPrChange w:id="1458" w:author="可乐来一杯" w:date="2026-04-21T23:43:11Z">
            <w:rPr>
              <w:rFonts w:hint="eastAsia" w:ascii="宋体" w:hAnsi="宋体" w:eastAsia="宋体" w:cs="宋体"/>
              <w:sz w:val="24"/>
              <w:szCs w:val="24"/>
              <w:lang w:val="en-US" w:eastAsia="zh-CN"/>
            </w:rPr>
          </w:rPrChange>
        </w:rPr>
        <w:t>让市场内外主体</w:t>
      </w:r>
      <w:r>
        <w:rPr>
          <w:rFonts w:hint="eastAsia" w:ascii="宋体" w:hAnsi="宋体" w:eastAsia="宋体" w:cs="Times New Roman"/>
          <w:sz w:val="21"/>
          <w:szCs w:val="21"/>
          <w:rPrChange w:id="1459" w:author="可乐来一杯" w:date="2026-04-21T23:43:11Z">
            <w:rPr>
              <w:rFonts w:ascii="宋体" w:hAnsi="宋体" w:eastAsia="宋体" w:cs="宋体"/>
              <w:sz w:val="24"/>
              <w:szCs w:val="24"/>
            </w:rPr>
          </w:rPrChange>
        </w:rPr>
        <w:t>据此区分“经验丰富但高风险偏好”的算法与“保守稳健、预警灵敏”的算法</w:t>
      </w:r>
      <w:r>
        <w:rPr>
          <w:rFonts w:hint="eastAsia" w:ascii="宋体" w:hAnsi="宋体" w:eastAsia="宋体" w:cs="Times New Roman"/>
          <w:sz w:val="21"/>
          <w:szCs w:val="21"/>
          <w:lang w:eastAsia="zh-CN"/>
          <w:rPrChange w:id="1460"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461" w:author="可乐来一杯" w:date="2026-04-21T23:43:11Z">
            <w:rPr>
              <w:rFonts w:hint="eastAsia" w:ascii="宋体" w:hAnsi="宋体" w:eastAsia="宋体" w:cs="宋体"/>
              <w:sz w:val="24"/>
              <w:szCs w:val="24"/>
              <w:lang w:val="en-US" w:eastAsia="zh-CN"/>
            </w:rPr>
          </w:rPrChange>
        </w:rPr>
        <w:t>其</w:t>
      </w:r>
      <w:r>
        <w:rPr>
          <w:rFonts w:hint="eastAsia" w:ascii="宋体" w:hAnsi="宋体" w:eastAsia="宋体" w:cs="Times New Roman"/>
          <w:sz w:val="21"/>
          <w:szCs w:val="21"/>
          <w:rPrChange w:id="1462" w:author="可乐来一杯" w:date="2026-04-21T23:43:11Z">
            <w:rPr>
              <w:rFonts w:ascii="宋体" w:hAnsi="宋体" w:eastAsia="宋体" w:cs="宋体"/>
              <w:sz w:val="24"/>
              <w:szCs w:val="24"/>
            </w:rPr>
          </w:rPrChange>
        </w:rPr>
        <w:t>本质上把“外观主义”上的外观从静态证照扩展为动态行为轨迹，让理性人标准能够在信息社会获得可操作的事实基础。</w:t>
      </w:r>
    </w:p>
    <w:p w14:paraId="05E2EBF5">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Change w:id="1464" w:author="可乐来一杯" w:date="2026-04-21T23:43:11Z">
            <w:rPr>
              <w:rFonts w:hint="default" w:ascii="宋体" w:hAnsi="宋体" w:eastAsia="宋体" w:cs="宋体"/>
              <w:sz w:val="24"/>
              <w:szCs w:val="24"/>
              <w:lang w:val="en-US" w:eastAsia="zh-CN"/>
            </w:rPr>
          </w:rPrChange>
        </w:rPr>
        <w:pPrChange w:id="1463" w:author="可乐来一杯" w:date="2026-04-21T23:43:13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r>
        <w:rPr>
          <w:rFonts w:hint="eastAsia" w:ascii="宋体" w:hAnsi="宋体" w:eastAsia="宋体" w:cs="Times New Roman"/>
          <w:sz w:val="21"/>
          <w:szCs w:val="21"/>
          <w:lang w:val="en-US" w:eastAsia="zh-CN"/>
          <w:rPrChange w:id="1465" w:author="可乐来一杯" w:date="2026-04-21T23:43:11Z">
            <w:rPr>
              <w:rFonts w:hint="eastAsia" w:ascii="宋体" w:hAnsi="宋体" w:eastAsia="宋体" w:cs="宋体"/>
              <w:sz w:val="24"/>
              <w:szCs w:val="24"/>
              <w:lang w:val="en-US" w:eastAsia="zh-CN"/>
            </w:rPr>
          </w:rPrChange>
        </w:rPr>
        <w:t>藉此，赋予AI董事三重友好度：</w:t>
      </w:r>
      <w:r>
        <w:rPr>
          <w:rFonts w:hint="eastAsia" w:ascii="宋体" w:hAnsi="宋体" w:eastAsia="宋体" w:cs="Times New Roman"/>
          <w:sz w:val="21"/>
          <w:szCs w:val="21"/>
          <w:rPrChange w:id="1466" w:author="可乐来一杯" w:date="2026-04-21T23:43:11Z">
            <w:rPr>
              <w:rFonts w:ascii="宋体" w:hAnsi="宋体" w:eastAsia="宋体" w:cs="宋体"/>
              <w:sz w:val="24"/>
              <w:szCs w:val="24"/>
            </w:rPr>
          </w:rPrChange>
        </w:rPr>
        <w:t>第一重是可验证性友好</w:t>
      </w:r>
      <w:r>
        <w:rPr>
          <w:rFonts w:hint="eastAsia" w:ascii="宋体" w:hAnsi="宋体" w:eastAsia="宋体" w:cs="Times New Roman"/>
          <w:sz w:val="21"/>
          <w:szCs w:val="21"/>
          <w:lang w:eastAsia="zh-CN"/>
          <w:rPrChange w:id="1467"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468" w:author="可乐来一杯" w:date="2026-04-21T23:43:11Z">
            <w:rPr>
              <w:rFonts w:hint="eastAsia" w:ascii="宋体" w:hAnsi="宋体" w:eastAsia="宋体" w:cs="宋体"/>
              <w:sz w:val="24"/>
              <w:szCs w:val="24"/>
              <w:lang w:val="en-US" w:eastAsia="zh-CN"/>
            </w:rPr>
          </w:rPrChange>
        </w:rPr>
        <w:t>即</w:t>
      </w:r>
      <w:r>
        <w:rPr>
          <w:rFonts w:hint="eastAsia" w:ascii="宋体" w:hAnsi="宋体" w:eastAsia="宋体" w:cs="Times New Roman"/>
          <w:sz w:val="21"/>
          <w:szCs w:val="21"/>
          <w:rPrChange w:id="1469" w:author="可乐来一杯" w:date="2026-04-21T23:43:11Z">
            <w:rPr>
              <w:rFonts w:ascii="宋体" w:hAnsi="宋体" w:eastAsia="宋体" w:cs="宋体"/>
              <w:sz w:val="24"/>
              <w:szCs w:val="24"/>
            </w:rPr>
          </w:rPrChange>
        </w:rPr>
        <w:t>任何人都能独立验证算法身份与行为真伪</w:t>
      </w:r>
      <w:r>
        <w:rPr>
          <w:rFonts w:hint="eastAsia" w:ascii="宋体" w:hAnsi="宋体" w:eastAsia="宋体" w:cs="Times New Roman"/>
          <w:sz w:val="21"/>
          <w:szCs w:val="21"/>
          <w:lang w:eastAsia="zh-CN"/>
          <w:rPrChange w:id="1470"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471" w:author="可乐来一杯" w:date="2026-04-21T23:43:11Z">
            <w:rPr>
              <w:rFonts w:hint="eastAsia" w:ascii="宋体" w:hAnsi="宋体" w:eastAsia="宋体" w:cs="宋体"/>
              <w:sz w:val="24"/>
              <w:szCs w:val="24"/>
              <w:lang w:val="en-US" w:eastAsia="zh-CN"/>
            </w:rPr>
          </w:rPrChange>
        </w:rPr>
        <w:t>第二重是</w:t>
      </w:r>
      <w:r>
        <w:rPr>
          <w:rFonts w:hint="eastAsia" w:ascii="宋体" w:hAnsi="宋体" w:eastAsia="宋体" w:cs="Times New Roman"/>
          <w:sz w:val="21"/>
          <w:szCs w:val="21"/>
          <w:rPrChange w:id="1472" w:author="可乐来一杯" w:date="2026-04-21T23:43:11Z">
            <w:rPr>
              <w:rFonts w:ascii="宋体" w:hAnsi="宋体" w:eastAsia="宋体" w:cs="宋体"/>
              <w:sz w:val="24"/>
              <w:szCs w:val="24"/>
            </w:rPr>
          </w:rPrChange>
        </w:rPr>
        <w:t>可预期性友好</w:t>
      </w:r>
      <w:r>
        <w:rPr>
          <w:rFonts w:hint="eastAsia" w:ascii="宋体" w:hAnsi="宋体" w:eastAsia="宋体" w:cs="Times New Roman"/>
          <w:sz w:val="21"/>
          <w:szCs w:val="21"/>
          <w:lang w:eastAsia="zh-CN"/>
          <w:rPrChange w:id="1473"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474" w:author="可乐来一杯" w:date="2026-04-21T23:43:11Z">
            <w:rPr>
              <w:rFonts w:hint="eastAsia" w:ascii="宋体" w:hAnsi="宋体" w:eastAsia="宋体" w:cs="宋体"/>
              <w:sz w:val="24"/>
              <w:szCs w:val="24"/>
              <w:lang w:val="en-US" w:eastAsia="zh-CN"/>
            </w:rPr>
          </w:rPrChange>
        </w:rPr>
        <w:t>相关主体</w:t>
      </w:r>
      <w:r>
        <w:rPr>
          <w:rFonts w:hint="eastAsia" w:ascii="宋体" w:hAnsi="宋体" w:eastAsia="宋体" w:cs="Times New Roman"/>
          <w:sz w:val="21"/>
          <w:szCs w:val="21"/>
          <w:rPrChange w:id="1475" w:author="可乐来一杯" w:date="2026-04-21T23:43:11Z">
            <w:rPr>
              <w:rFonts w:ascii="宋体" w:hAnsi="宋体" w:eastAsia="宋体" w:cs="宋体"/>
              <w:sz w:val="24"/>
              <w:szCs w:val="24"/>
            </w:rPr>
          </w:rPrChange>
        </w:rPr>
        <w:t>随时捕捉算法风险脉冲并量化估计潜在损失</w:t>
      </w:r>
      <w:r>
        <w:rPr>
          <w:rFonts w:hint="eastAsia" w:ascii="宋体" w:hAnsi="宋体" w:eastAsia="宋体" w:cs="Times New Roman"/>
          <w:sz w:val="21"/>
          <w:szCs w:val="21"/>
          <w:lang w:eastAsia="zh-CN"/>
          <w:rPrChange w:id="1476"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rPrChange w:id="1477" w:author="可乐来一杯" w:date="2026-04-21T23:43:11Z">
            <w:rPr>
              <w:rFonts w:ascii="宋体" w:hAnsi="宋体" w:eastAsia="宋体" w:cs="宋体"/>
              <w:sz w:val="24"/>
              <w:szCs w:val="24"/>
            </w:rPr>
          </w:rPrChange>
        </w:rPr>
        <w:t>第三重是可纠错性友好——登记簿预留完善的责任锚点和更新机制</w:t>
      </w:r>
      <w:r>
        <w:rPr>
          <w:rFonts w:hint="eastAsia" w:ascii="宋体" w:hAnsi="宋体" w:eastAsia="宋体" w:cs="Times New Roman"/>
          <w:sz w:val="21"/>
          <w:szCs w:val="21"/>
          <w:lang w:eastAsia="zh-CN"/>
          <w:rPrChange w:id="1478"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479" w:author="可乐来一杯" w:date="2026-04-21T23:43:11Z">
            <w:rPr>
              <w:rFonts w:hint="eastAsia" w:ascii="宋体" w:hAnsi="宋体" w:eastAsia="宋体" w:cs="宋体"/>
              <w:sz w:val="24"/>
              <w:szCs w:val="24"/>
              <w:lang w:val="en-US" w:eastAsia="zh-CN"/>
            </w:rPr>
          </w:rPrChange>
        </w:rPr>
        <w:t>在</w:t>
      </w:r>
      <w:r>
        <w:rPr>
          <w:rFonts w:hint="eastAsia" w:ascii="宋体" w:hAnsi="宋体" w:eastAsia="宋体" w:cs="Times New Roman"/>
          <w:sz w:val="21"/>
          <w:szCs w:val="21"/>
          <w:rPrChange w:id="1480" w:author="可乐来一杯" w:date="2026-04-21T23:43:11Z">
            <w:rPr>
              <w:rFonts w:ascii="宋体" w:hAnsi="宋体" w:eastAsia="宋体" w:cs="宋体"/>
              <w:sz w:val="24"/>
              <w:szCs w:val="24"/>
            </w:rPr>
          </w:rPrChange>
        </w:rPr>
        <w:t>算法失灵</w:t>
      </w:r>
      <w:r>
        <w:rPr>
          <w:rFonts w:hint="eastAsia" w:ascii="宋体" w:hAnsi="宋体" w:eastAsia="宋体" w:cs="Times New Roman"/>
          <w:sz w:val="21"/>
          <w:szCs w:val="21"/>
          <w:lang w:val="en-US" w:eastAsia="zh-CN"/>
          <w:rPrChange w:id="1481" w:author="可乐来一杯" w:date="2026-04-21T23:43:11Z">
            <w:rPr>
              <w:rFonts w:hint="eastAsia" w:ascii="宋体" w:hAnsi="宋体" w:eastAsia="宋体" w:cs="宋体"/>
              <w:sz w:val="24"/>
              <w:szCs w:val="24"/>
              <w:lang w:val="en-US" w:eastAsia="zh-CN"/>
            </w:rPr>
          </w:rPrChange>
        </w:rPr>
        <w:t>情况下</w:t>
      </w:r>
      <w:r>
        <w:rPr>
          <w:rFonts w:hint="eastAsia" w:ascii="宋体" w:hAnsi="宋体" w:eastAsia="宋体" w:cs="Times New Roman"/>
          <w:sz w:val="21"/>
          <w:szCs w:val="21"/>
          <w:rPrChange w:id="1482" w:author="可乐来一杯" w:date="2026-04-21T23:43:11Z">
            <w:rPr>
              <w:rFonts w:ascii="宋体" w:hAnsi="宋体" w:eastAsia="宋体" w:cs="宋体"/>
              <w:sz w:val="24"/>
              <w:szCs w:val="24"/>
            </w:rPr>
          </w:rPrChange>
        </w:rPr>
        <w:t>维修、补偿、</w:t>
      </w:r>
      <w:r>
        <w:rPr>
          <w:rFonts w:hint="eastAsia" w:ascii="宋体" w:hAnsi="宋体" w:eastAsia="宋体" w:cs="Times New Roman"/>
          <w:sz w:val="21"/>
          <w:szCs w:val="21"/>
          <w:lang w:val="en-US" w:eastAsia="zh-CN"/>
          <w:rPrChange w:id="1483" w:author="可乐来一杯" w:date="2026-04-21T23:43:11Z">
            <w:rPr>
              <w:rFonts w:hint="eastAsia" w:ascii="宋体" w:hAnsi="宋体" w:eastAsia="宋体" w:cs="宋体"/>
              <w:sz w:val="24"/>
              <w:szCs w:val="24"/>
              <w:lang w:val="en-US" w:eastAsia="zh-CN"/>
            </w:rPr>
          </w:rPrChange>
        </w:rPr>
        <w:t>追责</w:t>
      </w:r>
      <w:r>
        <w:rPr>
          <w:rFonts w:hint="eastAsia" w:ascii="宋体" w:hAnsi="宋体" w:eastAsia="宋体" w:cs="Times New Roman"/>
          <w:sz w:val="21"/>
          <w:szCs w:val="21"/>
          <w:rPrChange w:id="1484" w:author="可乐来一杯" w:date="2026-04-21T23:43:11Z">
            <w:rPr>
              <w:rFonts w:ascii="宋体" w:hAnsi="宋体" w:eastAsia="宋体" w:cs="宋体"/>
              <w:sz w:val="24"/>
              <w:szCs w:val="24"/>
            </w:rPr>
          </w:rPrChange>
        </w:rPr>
        <w:t>都有清晰路径</w:t>
      </w:r>
      <w:r>
        <w:rPr>
          <w:rFonts w:hint="eastAsia" w:ascii="宋体" w:hAnsi="宋体" w:eastAsia="宋体" w:cs="Times New Roman"/>
          <w:sz w:val="21"/>
          <w:szCs w:val="21"/>
          <w:lang w:eastAsia="zh-CN"/>
          <w:rPrChange w:id="1485" w:author="可乐来一杯" w:date="2026-04-21T23:43:11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486" w:author="可乐来一杯" w:date="2026-04-21T23:43:11Z">
            <w:rPr>
              <w:rFonts w:hint="eastAsia" w:ascii="宋体" w:hAnsi="宋体" w:eastAsia="宋体" w:cs="宋体"/>
              <w:sz w:val="24"/>
              <w:szCs w:val="24"/>
              <w:lang w:val="en-US" w:eastAsia="zh-CN"/>
            </w:rPr>
          </w:rPrChange>
        </w:rPr>
        <w:t>最终，让</w:t>
      </w:r>
      <w:r>
        <w:rPr>
          <w:rFonts w:hint="eastAsia" w:ascii="宋体" w:hAnsi="宋体" w:eastAsia="宋体" w:cs="Times New Roman"/>
          <w:sz w:val="21"/>
          <w:szCs w:val="21"/>
          <w:rPrChange w:id="1487" w:author="可乐来一杯" w:date="2026-04-21T23:43:11Z">
            <w:rPr>
              <w:rFonts w:ascii="宋体" w:hAnsi="宋体" w:eastAsia="宋体" w:cs="宋体"/>
              <w:sz w:val="24"/>
              <w:szCs w:val="24"/>
            </w:rPr>
          </w:rPrChange>
        </w:rPr>
        <w:t>AI 董事才从抽象的技术概念转化为被资本市场、实体产业接纳的“可信伙伴”</w:t>
      </w:r>
      <w:ins w:id="1488" w:author="可乐来一杯" w:date="2026-04-21T23:43:13Z">
        <w:r>
          <w:rPr>
            <w:rFonts w:hint="eastAsia" w:ascii="宋体" w:hAnsi="宋体" w:eastAsia="宋体" w:cs="Times New Roman"/>
            <w:sz w:val="21"/>
            <w:szCs w:val="21"/>
            <w:lang w:eastAsia="zh-CN"/>
          </w:rPr>
          <w:t>。</w:t>
        </w:r>
      </w:ins>
    </w:p>
    <w:p w14:paraId="7EC2D9C8">
      <w:pPr>
        <w:keepNext w:val="0"/>
        <w:keepLines w:val="0"/>
        <w:pageBreakBefore w:val="0"/>
        <w:widowControl w:val="0"/>
        <w:numPr>
          <w:ilvl w:val="0"/>
          <w:numId w:val="10"/>
          <w:ins w:id="1490" w:author="可乐来一杯" w:date="2026-04-21T23:45:31Z"/>
        </w:numPr>
        <w:kinsoku/>
        <w:wordWrap/>
        <w:overflowPunct/>
        <w:topLinePunct w:val="0"/>
        <w:autoSpaceDE/>
        <w:autoSpaceDN/>
        <w:bidi w:val="0"/>
        <w:adjustRightInd/>
        <w:snapToGrid/>
        <w:spacing w:line="360" w:lineRule="auto"/>
        <w:ind w:left="0" w:leftChars="0" w:firstLine="480" w:firstLineChars="200"/>
        <w:textAlignment w:val="auto"/>
        <w:outlineLvl w:val="0"/>
        <w:rPr>
          <w:rFonts w:hint="default" w:ascii="黑体" w:hAnsi="黑体" w:eastAsia="黑体" w:cs="黑体"/>
          <w:b w:val="0"/>
          <w:bCs w:val="0"/>
          <w:lang w:val="en-US" w:eastAsia="zh-CN"/>
        </w:rPr>
        <w:pPrChange w:id="1489" w:author="可乐来一杯" w:date="2026-04-21T23:45:36Z">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textAlignment w:val="auto"/>
            <w:outlineLvl w:val="0"/>
          </w:pPr>
        </w:pPrChange>
      </w:pPr>
      <w:r>
        <w:rPr>
          <w:rFonts w:hint="eastAsia" w:ascii="华文楷体" w:hAnsi="华文楷体" w:eastAsia="华文楷体" w:cstheme="minorBidi"/>
          <w:b w:val="0"/>
          <w:bCs w:val="0"/>
          <w:lang w:val="en-US" w:eastAsia="zh-CN"/>
          <w:rPrChange w:id="1491" w:author="可乐来一杯" w:date="2026-04-21T23:45:26Z">
            <w:rPr>
              <w:rFonts w:hint="eastAsia" w:ascii="黑体" w:hAnsi="黑体" w:eastAsia="黑体" w:cs="黑体"/>
              <w:b w:val="0"/>
              <w:bCs w:val="0"/>
              <w:lang w:val="en-US" w:eastAsia="zh-CN"/>
            </w:rPr>
          </w:rPrChange>
        </w:rPr>
        <w:t>以</w:t>
      </w:r>
      <w:ins w:id="1492" w:author="可乐来一杯" w:date="2026-04-21T12:29:27Z">
        <w:r>
          <w:rPr>
            <w:rFonts w:hint="eastAsia" w:ascii="华文楷体" w:hAnsi="华文楷体" w:eastAsia="华文楷体" w:cstheme="minorBidi"/>
            <w:b w:val="0"/>
            <w:bCs w:val="0"/>
            <w:lang w:val="en-US" w:eastAsia="zh-CN"/>
            <w:rPrChange w:id="1493" w:author="可乐来一杯" w:date="2026-04-21T23:45:26Z">
              <w:rPr>
                <w:rFonts w:hint="eastAsia" w:ascii="黑体" w:hAnsi="黑体" w:eastAsia="黑体" w:cs="黑体"/>
                <w:b w:val="0"/>
                <w:bCs w:val="0"/>
                <w:lang w:val="en-US" w:eastAsia="zh-CN"/>
              </w:rPr>
            </w:rPrChange>
          </w:rPr>
          <w:t>分类归责与分层赔付机制重构AI董事责任承担规则</w:t>
        </w:r>
      </w:ins>
      <w:del w:id="1494" w:author="可乐来一杯" w:date="2026-04-21T12:29:25Z">
        <w:r>
          <w:rPr>
            <w:rFonts w:hint="eastAsia" w:ascii="黑体" w:hAnsi="黑体" w:eastAsia="黑体" w:cs="黑体"/>
            <w:b w:val="0"/>
            <w:bCs w:val="0"/>
            <w:lang w:val="en-US" w:eastAsia="zh-CN"/>
          </w:rPr>
          <w:delText>精准定责+落实赔偿制度消除AI董事的后顾之忧</w:delText>
        </w:r>
      </w:del>
    </w:p>
    <w:p w14:paraId="34F06213">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496" w:author="可乐来一杯" w:date="2026-04-21T12:33:07Z"/>
          <w:rFonts w:hint="eastAsia" w:ascii="宋体" w:hAnsi="宋体" w:eastAsia="宋体" w:cs="Times New Roman"/>
          <w:sz w:val="21"/>
          <w:szCs w:val="21"/>
          <w:lang w:val="en-US" w:eastAsia="zh-CN"/>
          <w:rPrChange w:id="1497" w:author="可乐来一杯" w:date="2026-04-21T23:43:18Z">
            <w:rPr>
              <w:ins w:id="1498" w:author="可乐来一杯" w:date="2026-04-21T12:33:07Z"/>
              <w:rFonts w:hint="default" w:ascii="宋体" w:hAnsi="宋体" w:eastAsia="宋体" w:cs="宋体"/>
              <w:sz w:val="24"/>
              <w:szCs w:val="24"/>
              <w:lang w:val="en-US" w:eastAsia="zh-CN"/>
            </w:rPr>
          </w:rPrChange>
        </w:rPr>
        <w:pPrChange w:id="1495" w:author="可乐来一杯" w:date="2026-04-21T23:43:1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499" w:author="可乐来一杯" w:date="2026-04-21T12:33:09Z">
        <w:r>
          <w:rPr>
            <w:rFonts w:hint="eastAsia" w:ascii="宋体" w:hAnsi="宋体" w:eastAsia="宋体" w:cs="Times New Roman"/>
            <w:sz w:val="21"/>
            <w:szCs w:val="21"/>
            <w:lang w:val="en-US" w:eastAsia="zh-CN"/>
            <w:rPrChange w:id="1500" w:author="可乐来一杯" w:date="2026-04-21T23:43:18Z">
              <w:rPr>
                <w:rFonts w:hint="eastAsia" w:ascii="宋体" w:hAnsi="宋体" w:eastAsia="宋体" w:cs="宋体"/>
                <w:sz w:val="24"/>
                <w:szCs w:val="24"/>
                <w:lang w:val="en-US" w:eastAsia="zh-CN"/>
              </w:rPr>
            </w:rPrChange>
          </w:rPr>
          <w:t>1.</w:t>
        </w:r>
      </w:ins>
      <w:ins w:id="1501" w:author="可乐来一杯" w:date="2026-04-21T12:33:07Z">
        <w:r>
          <w:rPr>
            <w:rFonts w:hint="eastAsia" w:ascii="宋体" w:hAnsi="宋体" w:eastAsia="宋体" w:cs="Times New Roman"/>
            <w:sz w:val="21"/>
            <w:szCs w:val="21"/>
            <w:lang w:val="en-US" w:eastAsia="zh-CN"/>
            <w:rPrChange w:id="1502" w:author="可乐来一杯" w:date="2026-04-21T23:43:18Z">
              <w:rPr>
                <w:rFonts w:hint="default" w:ascii="宋体" w:hAnsi="宋体" w:eastAsia="宋体" w:cs="宋体"/>
                <w:sz w:val="24"/>
                <w:szCs w:val="24"/>
                <w:lang w:val="en-US" w:eastAsia="zh-CN"/>
              </w:rPr>
            </w:rPrChange>
          </w:rPr>
          <w:t>以可归责性为中心重建AI董事责任边界</w:t>
        </w:r>
      </w:ins>
    </w:p>
    <w:p w14:paraId="3DEBE0FB">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504" w:author="可乐来一杯" w:date="2026-04-21T12:33:07Z"/>
          <w:rFonts w:hint="eastAsia" w:ascii="宋体" w:hAnsi="宋体" w:eastAsia="宋体" w:cs="Times New Roman"/>
          <w:sz w:val="21"/>
          <w:szCs w:val="21"/>
          <w:lang w:val="en-US" w:eastAsia="zh-CN"/>
          <w:rPrChange w:id="1505" w:author="可乐来一杯" w:date="2026-04-21T23:43:18Z">
            <w:rPr>
              <w:ins w:id="1506" w:author="可乐来一杯" w:date="2026-04-21T12:33:07Z"/>
              <w:rFonts w:hint="default" w:ascii="宋体" w:hAnsi="宋体" w:eastAsia="宋体" w:cs="宋体"/>
              <w:sz w:val="24"/>
              <w:szCs w:val="24"/>
              <w:lang w:val="en-US" w:eastAsia="zh-CN"/>
            </w:rPr>
          </w:rPrChange>
        </w:rPr>
        <w:pPrChange w:id="1503" w:author="可乐来一杯" w:date="2026-04-21T23:43:1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507" w:author="可乐来一杯" w:date="2026-04-21T12:33:07Z">
        <w:r>
          <w:rPr>
            <w:rFonts w:hint="eastAsia" w:ascii="宋体" w:hAnsi="宋体" w:eastAsia="宋体" w:cs="Times New Roman"/>
            <w:sz w:val="21"/>
            <w:szCs w:val="21"/>
            <w:lang w:val="en-US" w:eastAsia="zh-CN"/>
            <w:rPrChange w:id="1508" w:author="可乐来一杯" w:date="2026-04-21T23:43:18Z">
              <w:rPr>
                <w:rFonts w:hint="default" w:ascii="宋体" w:hAnsi="宋体" w:eastAsia="宋体" w:cs="宋体"/>
                <w:sz w:val="24"/>
                <w:szCs w:val="24"/>
                <w:lang w:val="en-US" w:eastAsia="zh-CN"/>
              </w:rPr>
            </w:rPrChange>
          </w:rPr>
          <w:t>在AI董事责任问题上真正需要先回答的，不是谁来赔，而是什么情形下应当认定应赔。公司治理中的决策本就不是结果保证，董事承担的也不是对盈利的担保责任，而是建立在信息掌握、注意程度、程序完整和权限合法基础上的可归责责任。如果不先区分算法缺陷、运行受扰与正常商业失败，AI董事责任就会被简单化为凡有损失即应负责，这不仅背离公司法对商业风险的基本容忍，也会迫使AI董事趋向保守，反而削弱其治理价值。因此，AI董事责任首先应作类型化识别：若错误直接源于模型设计、训练数据偏差、参数设定失衡、更新后逻辑漂移等技术性原因，其本质是算法未达到应有可靠性标准，责任核心不在决策结果，而在技术供给本身存在瑕疵；若问题出在选择性供数、延迟供数、接口限制、版本擅改等外部干预，则应认定为运行条件被污染，错误表面上发生于AI董事，实质上却由公司、管理层、控股股东或运维主体造成；只有在信息充分、程序完备、逻辑可解释且风险提示已尽的前提下出现投资失利、并购受挫、战略误判，才属于正常商业判断失误。也就是说，AI董事责任判断应从结果责任回到过程责任，从损失事实回到决策形成机制本身，这样才能使忠实、勤勉、合规落到可检验的事实上，而不是落到事后成败之上。</w:t>
        </w:r>
      </w:ins>
    </w:p>
    <w:p w14:paraId="437EEF26">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510" w:author="可乐来一杯" w:date="2026-04-21T12:34:07Z"/>
          <w:rFonts w:hint="eastAsia" w:ascii="宋体" w:hAnsi="宋体" w:eastAsia="宋体" w:cs="Times New Roman"/>
          <w:sz w:val="21"/>
          <w:szCs w:val="21"/>
          <w:lang w:val="en-US" w:eastAsia="zh-CN"/>
          <w:rPrChange w:id="1511" w:author="可乐来一杯" w:date="2026-04-21T23:43:18Z">
            <w:rPr>
              <w:ins w:id="1512" w:author="可乐来一杯" w:date="2026-04-21T12:34:07Z"/>
              <w:rFonts w:hint="default" w:ascii="宋体" w:hAnsi="宋体" w:eastAsia="宋体" w:cs="宋体"/>
              <w:sz w:val="24"/>
              <w:szCs w:val="24"/>
              <w:lang w:val="en-US" w:eastAsia="zh-CN"/>
            </w:rPr>
          </w:rPrChange>
        </w:rPr>
        <w:pPrChange w:id="1509" w:author="可乐来一杯" w:date="2026-04-21T23:43:1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513" w:author="可乐来一杯" w:date="2026-04-21T12:34:08Z">
        <w:r>
          <w:rPr>
            <w:rFonts w:hint="eastAsia" w:ascii="宋体" w:hAnsi="宋体" w:eastAsia="宋体" w:cs="Times New Roman"/>
            <w:sz w:val="21"/>
            <w:szCs w:val="21"/>
            <w:lang w:val="en-US" w:eastAsia="zh-CN"/>
            <w:rPrChange w:id="1514" w:author="可乐来一杯" w:date="2026-04-21T23:43:18Z">
              <w:rPr>
                <w:rFonts w:hint="eastAsia" w:ascii="宋体" w:hAnsi="宋体" w:eastAsia="宋体" w:cs="宋体"/>
                <w:sz w:val="24"/>
                <w:szCs w:val="24"/>
                <w:lang w:val="en-US" w:eastAsia="zh-CN"/>
              </w:rPr>
            </w:rPrChange>
          </w:rPr>
          <w:t>2.</w:t>
        </w:r>
      </w:ins>
      <w:ins w:id="1515" w:author="可乐来一杯" w:date="2026-04-21T12:34:07Z">
        <w:r>
          <w:rPr>
            <w:rFonts w:hint="eastAsia" w:ascii="宋体" w:hAnsi="宋体" w:eastAsia="宋体" w:cs="Times New Roman"/>
            <w:sz w:val="21"/>
            <w:szCs w:val="21"/>
            <w:lang w:val="en-US" w:eastAsia="zh-CN"/>
            <w:rPrChange w:id="1516" w:author="可乐来一杯" w:date="2026-04-21T23:43:18Z">
              <w:rPr>
                <w:rFonts w:hint="default" w:ascii="宋体" w:hAnsi="宋体" w:eastAsia="宋体" w:cs="宋体"/>
                <w:sz w:val="24"/>
                <w:szCs w:val="24"/>
                <w:lang w:val="en-US" w:eastAsia="zh-CN"/>
              </w:rPr>
            </w:rPrChange>
          </w:rPr>
          <w:t>以分层赔付和费用约束防止保险机制异化</w:t>
        </w:r>
      </w:ins>
    </w:p>
    <w:p w14:paraId="707B37EC">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518" w:author="可乐来一杯" w:date="2026-04-21T23:13:47Z"/>
          <w:rFonts w:hint="eastAsia" w:ascii="宋体" w:hAnsi="宋体" w:eastAsia="宋体" w:cs="Times New Roman"/>
          <w:sz w:val="21"/>
          <w:szCs w:val="21"/>
          <w:lang w:val="en-US" w:eastAsia="zh-CN"/>
          <w:rPrChange w:id="1519" w:author="可乐来一杯" w:date="2026-04-21T23:43:18Z">
            <w:rPr>
              <w:ins w:id="1520" w:author="可乐来一杯" w:date="2026-04-21T23:13:47Z"/>
              <w:rFonts w:hint="default" w:ascii="宋体" w:hAnsi="宋体" w:eastAsia="宋体" w:cs="宋体"/>
              <w:sz w:val="24"/>
              <w:szCs w:val="24"/>
              <w:lang w:val="en-US" w:eastAsia="zh-CN"/>
            </w:rPr>
          </w:rPrChange>
        </w:rPr>
        <w:pPrChange w:id="1517" w:author="可乐来一杯" w:date="2026-04-21T23:43:1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521" w:author="可乐来一杯" w:date="2026-04-21T12:34:07Z">
        <w:r>
          <w:rPr>
            <w:rFonts w:hint="eastAsia" w:ascii="宋体" w:hAnsi="宋体" w:eastAsia="宋体" w:cs="Times New Roman"/>
            <w:sz w:val="21"/>
            <w:szCs w:val="21"/>
            <w:lang w:val="en-US" w:eastAsia="zh-CN"/>
            <w:rPrChange w:id="1522" w:author="可乐来一杯" w:date="2026-04-21T23:43:18Z">
              <w:rPr>
                <w:rFonts w:hint="default" w:ascii="宋体" w:hAnsi="宋体" w:eastAsia="宋体" w:cs="宋体"/>
                <w:sz w:val="24"/>
                <w:szCs w:val="24"/>
                <w:lang w:val="en-US" w:eastAsia="zh-CN"/>
              </w:rPr>
            </w:rPrChange>
          </w:rPr>
          <w:t>在责任边界被清晰划分之后，赔偿机制才有正当展开的基础。AI董事没有自然人的私人财产，确实需要外部赔付装置，但这并不意味着可以把所有风险都交给保险统一吸收。更合理的安排，是把赔付顺序与责任类型对应起来：对算法缺陷引发的损失，应先由开发者、部署者或运维服务商以保证金、履约保函、责任准备金等方式承担基础风险，因为技术缺陷本就应由技术供给者优先内化；对已经成立的赔偿责任，再由职业责任保险承担外部补偿功能，但保险覆盖范围应限于可识别、可归责的技术失灵和重大程序故障，而不应把正常经营波动纳入全保；若损失根源在于公司内部主体故意干预、重大过失失控或借技术规避监督，则保险人在赔付后应向真实责任人追偿，避免“谁有支付能力谁兜底”的错位局面。</w:t>
        </w:r>
      </w:ins>
      <w:ins w:id="1523" w:author="可乐来一杯" w:date="2026-04-21T23:13:44Z">
        <w:r>
          <w:rPr>
            <w:rFonts w:hint="eastAsia" w:ascii="宋体" w:hAnsi="宋体" w:eastAsia="宋体" w:cs="Times New Roman"/>
            <w:sz w:val="21"/>
            <w:szCs w:val="21"/>
            <w:lang w:val="en-US" w:eastAsia="zh-CN"/>
            <w:rPrChange w:id="1524" w:author="可乐来一杯" w:date="2026-04-21T23:43:18Z">
              <w:rPr>
                <w:rFonts w:hint="eastAsia" w:ascii="宋体" w:hAnsi="宋体" w:eastAsia="宋体" w:cs="宋体"/>
                <w:sz w:val="24"/>
                <w:szCs w:val="24"/>
                <w:lang w:val="en-US" w:eastAsia="zh-CN"/>
              </w:rPr>
            </w:rPrChange>
          </w:rPr>
          <w:t>另外，</w:t>
        </w:r>
      </w:ins>
      <w:ins w:id="1525" w:author="可乐来一杯" w:date="2026-04-21T23:13:41Z">
        <w:r>
          <w:rPr>
            <w:rFonts w:hint="eastAsia" w:ascii="宋体" w:hAnsi="宋体" w:eastAsia="宋体" w:cs="Times New Roman"/>
            <w:sz w:val="21"/>
            <w:szCs w:val="21"/>
            <w:lang w:val="en-US" w:eastAsia="zh-CN"/>
            <w:rPrChange w:id="1526" w:author="可乐来一杯" w:date="2026-04-21T23:43:18Z">
              <w:rPr>
                <w:rFonts w:hint="default" w:ascii="宋体" w:hAnsi="宋体" w:eastAsia="宋体" w:cs="宋体"/>
                <w:sz w:val="24"/>
                <w:szCs w:val="24"/>
                <w:lang w:val="en-US" w:eastAsia="zh-CN"/>
              </w:rPr>
            </w:rPrChange>
          </w:rPr>
          <w:t>针对算法化决策可能引发的系统性风险，建议在强制责任保险之外，由监管部门主导设立算法治理准备金，由算法供应商按比例缴纳。当发生大规模算法逻辑崩溃或因监管准入标准重大偏移导致连锁性违约时，该准备金可充当最后的防火墙，实现行政补偿与商业赔偿的有机结合，从而平抑数字时代的治理风险。</w:t>
        </w:r>
      </w:ins>
    </w:p>
    <w:p w14:paraId="148D04D6">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ins w:id="1528" w:author="可乐来一杯" w:date="2026-04-21T12:34:07Z"/>
          <w:rFonts w:hint="eastAsia" w:ascii="宋体" w:hAnsi="宋体" w:eastAsia="宋体" w:cs="Times New Roman"/>
          <w:sz w:val="21"/>
          <w:szCs w:val="21"/>
          <w:lang w:val="en-US" w:eastAsia="zh-CN"/>
          <w:rPrChange w:id="1529" w:author="可乐来一杯" w:date="2026-04-21T23:43:18Z">
            <w:rPr>
              <w:ins w:id="1530" w:author="可乐来一杯" w:date="2026-04-21T12:34:07Z"/>
              <w:rFonts w:hint="default" w:ascii="宋体" w:hAnsi="宋体" w:eastAsia="宋体" w:cs="宋体"/>
              <w:sz w:val="24"/>
              <w:szCs w:val="24"/>
              <w:lang w:val="en-US" w:eastAsia="zh-CN"/>
            </w:rPr>
          </w:rPrChange>
        </w:rPr>
        <w:pPrChange w:id="1527" w:author="可乐来一杯" w:date="2026-04-21T23:43:1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ins w:id="1531" w:author="可乐来一杯" w:date="2026-04-21T12:34:07Z">
        <w:r>
          <w:rPr>
            <w:rFonts w:hint="eastAsia" w:ascii="宋体" w:hAnsi="宋体" w:eastAsia="宋体" w:cs="Times New Roman"/>
            <w:sz w:val="21"/>
            <w:szCs w:val="21"/>
            <w:lang w:val="en-US" w:eastAsia="zh-CN"/>
            <w:rPrChange w:id="1532" w:author="可乐来一杯" w:date="2026-04-21T23:43:18Z">
              <w:rPr>
                <w:rFonts w:hint="default" w:ascii="宋体" w:hAnsi="宋体" w:eastAsia="宋体" w:cs="宋体"/>
                <w:sz w:val="24"/>
                <w:szCs w:val="24"/>
                <w:lang w:val="en-US" w:eastAsia="zh-CN"/>
              </w:rPr>
            </w:rPrChange>
          </w:rPr>
          <w:t>进一步看，保险制度若没有成本约束，也可能反向制造新的代理成本。高额保费最终会进入公司治理成本，并外溢给中小股东和投资者，因此费率设计不能脱离风险分级，应当依据模型事故率、行业复杂度、审计记录和可解释性水平形成差异化定价，同时以行业共保、再保险分散基础系统风险，把高风险模型的附加成本更多压回开发者和供应商。这样处理的意义在于，赔偿机制不再只是事后填补损失，而是倒逼各方在前端提高模型质量、维护运行独立、减少技术滥用，使AI董事责任真正服务于公司治理效率，而不是演变为另一种成本转嫁工具。</w:t>
        </w:r>
      </w:ins>
    </w:p>
    <w:p w14:paraId="623451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del w:id="1533" w:author="可乐来一杯" w:date="2026-04-21T12:34:37Z"/>
          <w:rFonts w:hint="eastAsia"/>
          <w:lang w:val="en-US" w:eastAsia="zh-CN"/>
        </w:rPr>
      </w:pPr>
      <w:del w:id="1534" w:author="可乐来一杯" w:date="2026-04-21T12:34:37Z">
        <w:r>
          <w:rPr>
            <w:rFonts w:hint="eastAsia" w:ascii="宋体" w:hAnsi="宋体" w:eastAsia="宋体" w:cs="宋体"/>
            <w:sz w:val="24"/>
            <w:szCs w:val="24"/>
            <w:lang w:val="en-US" w:eastAsia="zh-CN"/>
          </w:rPr>
          <w:delText>在现代《公司法》语境下，确定董事、监事、高管责任内容及轻重时，以落实义利并举的差异化问责理念为指导，即因其个人在公司中的岗位、职务、地位、权力、薪酬与影响力各不相同，这种公司职务的差异性集中体现于每位董事个体上，进而影响到不同董事在董事会会议上的履职能力，董事责任的差异性会同时体现在董事职务与其他职务两个维度上。</w:delText>
        </w:r>
      </w:del>
      <w:del w:id="1535" w:author="可乐来一杯" w:date="2026-04-21T12:34:37Z">
        <w:r>
          <w:rPr>
            <w:rFonts w:hint="eastAsia"/>
            <w:vertAlign w:val="superscript"/>
            <w:lang w:val="en-US" w:eastAsia="zh-CN"/>
          </w:rPr>
          <w:fldChar w:fldCharType="begin"/>
        </w:r>
      </w:del>
      <w:del w:id="1536" w:author="可乐来一杯" w:date="2026-04-21T12:34:37Z">
        <w:r>
          <w:rPr>
            <w:rFonts w:hint="eastAsia"/>
            <w:vertAlign w:val="superscript"/>
            <w:lang w:val="en-US" w:eastAsia="zh-CN"/>
          </w:rPr>
          <w:delInstrText xml:space="preserve"> REF _Ref31053 \r \h </w:delInstrText>
        </w:r>
      </w:del>
      <w:del w:id="1537" w:author="可乐来一杯" w:date="2026-04-21T12:34:37Z">
        <w:r>
          <w:rPr>
            <w:rFonts w:hint="eastAsia"/>
            <w:vertAlign w:val="superscript"/>
            <w:lang w:val="en-US" w:eastAsia="zh-CN"/>
          </w:rPr>
          <w:fldChar w:fldCharType="separate"/>
        </w:r>
      </w:del>
      <w:del w:id="1538" w:author="可乐来一杯" w:date="2026-04-21T23:29:04Z">
        <w:r>
          <w:rPr>
            <w:rFonts w:hint="eastAsia"/>
            <w:vertAlign w:val="superscript"/>
            <w:lang w:val="en-US" w:eastAsia="zh-CN"/>
          </w:rPr>
          <w:delText>[43]</w:delText>
        </w:r>
      </w:del>
      <w:del w:id="1539" w:author="可乐来一杯" w:date="2026-04-21T12:34:37Z">
        <w:r>
          <w:rPr>
            <w:rFonts w:hint="eastAsia"/>
            <w:vertAlign w:val="superscript"/>
            <w:lang w:val="en-US" w:eastAsia="zh-CN"/>
          </w:rPr>
          <w:fldChar w:fldCharType="end"/>
        </w:r>
      </w:del>
      <w:del w:id="1540" w:author="可乐来一杯" w:date="2026-04-21T12:34:37Z">
        <w:r>
          <w:rPr>
            <w:rFonts w:hint="eastAsia" w:ascii="宋体" w:hAnsi="宋体" w:eastAsia="宋体" w:cs="宋体"/>
            <w:sz w:val="24"/>
            <w:szCs w:val="24"/>
            <w:lang w:val="en-US" w:eastAsia="zh-CN"/>
          </w:rPr>
          <w:delText>具体到独立董事责任设定上，因康美药业案，学界普遍认为该案开启了我国独立董事高风险履职的时代。亦有学者指出，我国独立董事在责任承担上存在较高的不确定风险，因履职行为造成的纯粹经济损失可能远超预期，这在一定程度上导致了责任范围的不可控。</w:delText>
        </w:r>
      </w:del>
      <w:del w:id="1541" w:author="可乐来一杯" w:date="2026-04-21T12:34:37Z">
        <w:r>
          <w:rPr>
            <w:rFonts w:hint="eastAsia"/>
            <w:vertAlign w:val="superscript"/>
            <w:lang w:val="en-US" w:eastAsia="zh-CN"/>
          </w:rPr>
          <w:fldChar w:fldCharType="begin"/>
        </w:r>
      </w:del>
      <w:del w:id="1542" w:author="可乐来一杯" w:date="2026-04-21T12:34:37Z">
        <w:r>
          <w:rPr>
            <w:rFonts w:hint="eastAsia"/>
            <w:vertAlign w:val="superscript"/>
            <w:lang w:val="en-US" w:eastAsia="zh-CN"/>
          </w:rPr>
          <w:delInstrText xml:space="preserve"> REF _Ref31080 \r \h </w:delInstrText>
        </w:r>
      </w:del>
      <w:del w:id="1543" w:author="可乐来一杯" w:date="2026-04-21T12:34:37Z">
        <w:r>
          <w:rPr>
            <w:rFonts w:hint="eastAsia"/>
            <w:vertAlign w:val="superscript"/>
            <w:lang w:val="en-US" w:eastAsia="zh-CN"/>
          </w:rPr>
          <w:fldChar w:fldCharType="separate"/>
        </w:r>
      </w:del>
      <w:del w:id="1544" w:author="可乐来一杯" w:date="2026-04-21T23:29:04Z">
        <w:r>
          <w:rPr>
            <w:rFonts w:hint="eastAsia"/>
            <w:vertAlign w:val="superscript"/>
            <w:lang w:val="en-US" w:eastAsia="zh-CN"/>
          </w:rPr>
          <w:fldChar w:fldCharType="begin"/>
        </w:r>
      </w:del>
      <w:del w:id="1545" w:author="可乐来一杯" w:date="2026-04-21T23:29:04Z">
        <w:r>
          <w:rPr>
            <w:rFonts w:hint="eastAsia"/>
            <w:vertAlign w:val="superscript"/>
            <w:lang w:val="en-US" w:eastAsia="zh-CN"/>
          </w:rPr>
          <w:delInstrText xml:space="preserve"> REF _Ref31243 \r \h </w:delInstrText>
        </w:r>
      </w:del>
      <w:del w:id="1546" w:author="可乐来一杯" w:date="2026-04-21T23:29:04Z">
        <w:r>
          <w:rPr>
            <w:rFonts w:hint="eastAsia"/>
            <w:vertAlign w:val="superscript"/>
            <w:lang w:val="en-US" w:eastAsia="zh-CN"/>
          </w:rPr>
          <w:fldChar w:fldCharType="separate"/>
        </w:r>
      </w:del>
      <w:del w:id="1547" w:author="可乐来一杯" w:date="2026-04-21T23:29:04Z">
        <w:r>
          <w:rPr>
            <w:rFonts w:hint="eastAsia"/>
            <w:vertAlign w:val="superscript"/>
            <w:lang w:val="en-US" w:eastAsia="zh-CN"/>
          </w:rPr>
          <w:delText>[44]</w:delText>
        </w:r>
      </w:del>
      <w:del w:id="1548" w:author="可乐来一杯" w:date="2026-04-21T23:29:04Z">
        <w:r>
          <w:rPr>
            <w:rFonts w:hint="eastAsia"/>
            <w:vertAlign w:val="superscript"/>
            <w:lang w:val="en-US" w:eastAsia="zh-CN"/>
          </w:rPr>
          <w:fldChar w:fldCharType="end"/>
        </w:r>
      </w:del>
      <w:del w:id="1549" w:author="可乐来一杯" w:date="2026-04-21T12:34:37Z">
        <w:r>
          <w:rPr>
            <w:rFonts w:hint="eastAsia"/>
            <w:vertAlign w:val="superscript"/>
            <w:lang w:val="en-US" w:eastAsia="zh-CN"/>
          </w:rPr>
          <w:fldChar w:fldCharType="end"/>
        </w:r>
      </w:del>
      <w:del w:id="1550" w:author="可乐来一杯" w:date="2026-04-21T12:34:37Z">
        <w:r>
          <w:rPr>
            <w:rFonts w:hint="eastAsia"/>
            <w:lang w:val="en-US" w:eastAsia="zh-CN"/>
          </w:rPr>
          <w:delText>当然，也有学者指出，证券集体诉讼制度下的巨额连带责任与独立董事实际执行能力的不匹配性</w:delText>
        </w:r>
      </w:del>
      <w:del w:id="1551" w:author="可乐来一杯" w:date="2026-04-21T12:34:37Z">
        <w:r>
          <w:rPr>
            <w:rStyle w:val="17"/>
            <w:rFonts w:hint="eastAsia"/>
            <w:lang w:val="en-US" w:eastAsia="zh-CN"/>
          </w:rPr>
          <w:footnoteReference w:id="55"/>
        </w:r>
      </w:del>
      <w:del w:id="1552" w:author="可乐来一杯" w:date="2026-04-21T12:34:37Z">
        <w:r>
          <w:rPr>
            <w:rFonts w:hint="eastAsia"/>
            <w:lang w:val="en-US" w:eastAsia="zh-CN"/>
          </w:rPr>
          <w:delText>，导致连带责任实质目的落空。</w:delText>
        </w:r>
      </w:del>
      <w:del w:id="1553" w:author="可乐来一杯" w:date="2026-04-21T12:34:37Z">
        <w:r>
          <w:rPr>
            <w:rFonts w:hint="eastAsia"/>
            <w:vertAlign w:val="superscript"/>
            <w:lang w:val="en-US" w:eastAsia="zh-CN"/>
          </w:rPr>
          <w:fldChar w:fldCharType="begin"/>
        </w:r>
      </w:del>
      <w:del w:id="1554" w:author="可乐来一杯" w:date="2026-04-21T12:34:37Z">
        <w:r>
          <w:rPr>
            <w:rFonts w:hint="eastAsia"/>
            <w:vertAlign w:val="superscript"/>
            <w:lang w:val="en-US" w:eastAsia="zh-CN"/>
          </w:rPr>
          <w:delInstrText xml:space="preserve"> REF _Ref31217 \r \h </w:delInstrText>
        </w:r>
      </w:del>
      <w:del w:id="1555" w:author="可乐来一杯" w:date="2026-04-21T12:34:37Z">
        <w:r>
          <w:rPr>
            <w:rFonts w:hint="eastAsia"/>
            <w:vertAlign w:val="superscript"/>
            <w:lang w:val="en-US" w:eastAsia="zh-CN"/>
          </w:rPr>
          <w:fldChar w:fldCharType="separate"/>
        </w:r>
      </w:del>
      <w:del w:id="1556" w:author="可乐来一杯" w:date="2026-04-21T23:29:04Z">
        <w:r>
          <w:rPr>
            <w:rFonts w:hint="eastAsia"/>
            <w:vertAlign w:val="superscript"/>
            <w:lang w:val="en-US" w:eastAsia="zh-CN"/>
          </w:rPr>
          <w:delText>[45]</w:delText>
        </w:r>
      </w:del>
      <w:del w:id="1557" w:author="可乐来一杯" w:date="2026-04-21T12:34:37Z">
        <w:r>
          <w:rPr>
            <w:rFonts w:hint="eastAsia"/>
            <w:vertAlign w:val="superscript"/>
            <w:lang w:val="en-US" w:eastAsia="zh-CN"/>
          </w:rPr>
          <w:fldChar w:fldCharType="end"/>
        </w:r>
      </w:del>
      <w:del w:id="1558" w:author="可乐来一杯" w:date="2026-04-21T12:34:37Z">
        <w:r>
          <w:rPr>
            <w:rFonts w:hint="eastAsia"/>
            <w:lang w:val="en-US" w:eastAsia="zh-CN"/>
          </w:rPr>
          <w:delText>因此，长期以来独立董事的权利（薪酬）与责任衡平的问题也颇受关注。</w:delText>
        </w:r>
      </w:del>
    </w:p>
    <w:p w14:paraId="2AE24D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del w:id="1559" w:author="可乐来一杯" w:date="2026-04-21T12:34:37Z"/>
          <w:rFonts w:hint="eastAsia" w:eastAsia="宋体"/>
          <w:lang w:val="en-US" w:eastAsia="zh-CN"/>
        </w:rPr>
      </w:pPr>
      <w:del w:id="1560" w:author="可乐来一杯" w:date="2026-04-21T12:34:37Z">
        <w:r>
          <w:rPr>
            <w:rFonts w:hint="eastAsia"/>
            <w:lang w:val="en-US" w:eastAsia="zh-CN"/>
          </w:rPr>
          <w:delText>与此相对应的是，AI董事不具备私人财产，损害赔偿责任的承担亦是AI董事落地实施的一大障碍。对此，应当肯定的是，当AI董事违反对公司的信托义务时，依《公司法》第188条对公司担责；侵害股东权益时，依《公司法》第190条对股东担责；因故意或重大过失的履职行为给他人造成损害时，依《公司法》第191条对第三人担责。</w:delText>
        </w:r>
      </w:del>
      <w:del w:id="1561" w:author="可乐来一杯" w:date="2026-04-21T12:34:37Z">
        <w:r>
          <w:rPr>
            <w:rFonts w:hint="default"/>
            <w:vertAlign w:val="superscript"/>
            <w:lang w:val="en-US"/>
          </w:rPr>
          <w:fldChar w:fldCharType="begin"/>
        </w:r>
      </w:del>
      <w:del w:id="1562" w:author="可乐来一杯" w:date="2026-04-21T12:34:37Z">
        <w:r>
          <w:rPr>
            <w:rFonts w:hint="default"/>
            <w:vertAlign w:val="superscript"/>
            <w:lang w:val="en-US"/>
          </w:rPr>
          <w:delInstrText xml:space="preserve"> REF _Ref31200 \r \h </w:delInstrText>
        </w:r>
      </w:del>
      <w:del w:id="1563" w:author="可乐来一杯" w:date="2026-04-21T12:34:37Z">
        <w:r>
          <w:rPr>
            <w:rFonts w:hint="default"/>
            <w:vertAlign w:val="superscript"/>
            <w:lang w:val="en-US"/>
          </w:rPr>
          <w:fldChar w:fldCharType="separate"/>
        </w:r>
      </w:del>
      <w:del w:id="1564" w:author="可乐来一杯" w:date="2026-04-21T23:29:04Z">
        <w:r>
          <w:rPr>
            <w:rFonts w:hint="default"/>
            <w:vertAlign w:val="superscript"/>
            <w:lang w:val="en-US"/>
          </w:rPr>
          <w:delText>[46]</w:delText>
        </w:r>
      </w:del>
      <w:del w:id="1565" w:author="可乐来一杯" w:date="2026-04-21T12:34:37Z">
        <w:r>
          <w:rPr>
            <w:rFonts w:hint="default"/>
            <w:vertAlign w:val="superscript"/>
            <w:lang w:val="en-US"/>
          </w:rPr>
          <w:fldChar w:fldCharType="end"/>
        </w:r>
      </w:del>
      <w:del w:id="1566" w:author="可乐来一杯" w:date="2026-04-21T12:34:37Z">
        <w:r>
          <w:rPr>
            <w:rFonts w:hint="eastAsia"/>
            <w:lang w:val="en-US" w:eastAsia="zh-CN"/>
          </w:rPr>
          <w:delText>但具体的责任承担上，可形成“强制执业责任保险+开发者担保责任”的双重责任结构。即</w:delText>
        </w:r>
      </w:del>
      <w:del w:id="1567" w:author="可乐来一杯" w:date="2026-04-21T12:34:37Z">
        <w:r>
          <w:rPr>
            <w:rFonts w:ascii="宋体" w:hAnsi="宋体" w:eastAsia="宋体" w:cs="宋体"/>
            <w:sz w:val="24"/>
            <w:szCs w:val="24"/>
          </w:rPr>
          <w:delText>最外层由上市公司为自身聘用的 AI 董事统一投保强制性职业责任保险，保单覆盖因算法缺陷或运行失灵导致的直接经济损失</w:delText>
        </w:r>
      </w:del>
      <w:del w:id="1568" w:author="可乐来一杯" w:date="2026-04-21T12:34:37Z">
        <w:r>
          <w:rPr>
            <w:rFonts w:hint="eastAsia" w:ascii="宋体" w:hAnsi="宋体" w:eastAsia="宋体" w:cs="宋体"/>
            <w:sz w:val="24"/>
            <w:szCs w:val="24"/>
            <w:lang w:eastAsia="zh-CN"/>
          </w:rPr>
          <w:delText>；</w:delText>
        </w:r>
      </w:del>
      <w:del w:id="1569" w:author="可乐来一杯" w:date="2026-04-21T12:34:37Z">
        <w:r>
          <w:rPr>
            <w:rFonts w:ascii="宋体" w:hAnsi="宋体" w:eastAsia="宋体" w:cs="宋体"/>
            <w:sz w:val="24"/>
            <w:szCs w:val="24"/>
          </w:rPr>
          <w:delText>最</w:delText>
        </w:r>
      </w:del>
      <w:del w:id="1570" w:author="可乐来一杯" w:date="2026-04-21T12:34:37Z">
        <w:r>
          <w:rPr>
            <w:rFonts w:hint="eastAsia" w:ascii="宋体" w:hAnsi="宋体" w:eastAsia="宋体" w:cs="宋体"/>
            <w:sz w:val="24"/>
            <w:szCs w:val="24"/>
            <w:lang w:val="en-US" w:eastAsia="zh-CN"/>
          </w:rPr>
          <w:delText>内</w:delText>
        </w:r>
      </w:del>
      <w:del w:id="1571" w:author="可乐来一杯" w:date="2026-04-21T12:34:37Z">
        <w:r>
          <w:rPr>
            <w:rFonts w:ascii="宋体" w:hAnsi="宋体" w:eastAsia="宋体" w:cs="宋体"/>
            <w:sz w:val="24"/>
            <w:szCs w:val="24"/>
          </w:rPr>
          <w:delText>层则落在算法开发商与运维服务商——在登记时须出具保证金或履约保函，并与公司签订回溯追偿协议。</w:delText>
        </w:r>
      </w:del>
      <w:del w:id="1572" w:author="可乐来一杯" w:date="2026-04-21T12:34:37Z">
        <w:r>
          <w:rPr>
            <w:rFonts w:hint="eastAsia" w:ascii="宋体" w:hAnsi="宋体" w:eastAsia="宋体" w:cs="宋体"/>
            <w:sz w:val="24"/>
            <w:szCs w:val="24"/>
            <w:lang w:val="en-US" w:eastAsia="zh-CN"/>
          </w:rPr>
          <w:delText>进而构建起</w:delText>
        </w:r>
      </w:del>
      <w:del w:id="1573" w:author="可乐来一杯" w:date="2026-04-21T12:34:37Z">
        <w:r>
          <w:rPr>
            <w:rFonts w:ascii="宋体" w:hAnsi="宋体" w:eastAsia="宋体" w:cs="宋体"/>
            <w:sz w:val="24"/>
            <w:szCs w:val="24"/>
          </w:rPr>
          <w:delText>公司、</w:delText>
        </w:r>
      </w:del>
      <w:del w:id="1574" w:author="可乐来一杯" w:date="2026-04-21T12:34:37Z">
        <w:r>
          <w:rPr>
            <w:rFonts w:hint="eastAsia" w:ascii="宋体" w:hAnsi="宋体" w:eastAsia="宋体" w:cs="宋体"/>
            <w:sz w:val="24"/>
            <w:szCs w:val="24"/>
            <w:lang w:val="en-US" w:eastAsia="zh-CN"/>
          </w:rPr>
          <w:delText>保险公司</w:delText>
        </w:r>
      </w:del>
      <w:del w:id="1575" w:author="可乐来一杯" w:date="2026-04-21T12:34:37Z">
        <w:r>
          <w:rPr>
            <w:rFonts w:ascii="宋体" w:hAnsi="宋体" w:eastAsia="宋体" w:cs="宋体"/>
            <w:sz w:val="24"/>
            <w:szCs w:val="24"/>
          </w:rPr>
          <w:delText>与算法供应商之间的连带责任链条，允许受害股东或第三人“自外而内”逐级请求清偿，直至获得足额补偿为止。</w:delText>
        </w:r>
      </w:del>
      <w:del w:id="1576" w:author="可乐来一杯" w:date="2026-04-21T12:34:37Z">
        <w:r>
          <w:rPr>
            <w:rFonts w:hint="eastAsia" w:ascii="宋体" w:hAnsi="宋体" w:eastAsia="宋体" w:cs="宋体"/>
            <w:sz w:val="24"/>
            <w:szCs w:val="24"/>
            <w:lang w:val="en-US" w:eastAsia="zh-CN"/>
          </w:rPr>
          <w:delText>进而</w:delText>
        </w:r>
      </w:del>
      <w:del w:id="1577" w:author="可乐来一杯" w:date="2026-04-21T12:34:37Z">
        <w:r>
          <w:rPr>
            <w:rFonts w:hint="eastAsia"/>
            <w:lang w:val="en-US" w:eastAsia="zh-CN"/>
          </w:rPr>
          <w:delText>在确保</w:delText>
        </w:r>
      </w:del>
      <w:del w:id="1578" w:author="可乐来一杯" w:date="2026-04-21T12:34:37Z">
        <w:r>
          <w:rPr>
            <w:rFonts w:ascii="宋体" w:hAnsi="宋体" w:eastAsia="宋体" w:cs="宋体"/>
            <w:sz w:val="24"/>
            <w:szCs w:val="24"/>
          </w:rPr>
          <w:delText>保受害者有处索赔、赔付可落地</w:delText>
        </w:r>
      </w:del>
      <w:del w:id="1579" w:author="可乐来一杯" w:date="2026-04-21T12:34:37Z">
        <w:r>
          <w:rPr>
            <w:rFonts w:hint="eastAsia" w:ascii="宋体" w:hAnsi="宋体" w:eastAsia="宋体" w:cs="宋体"/>
            <w:sz w:val="24"/>
            <w:szCs w:val="24"/>
            <w:lang w:eastAsia="zh-CN"/>
          </w:rPr>
          <w:delText>的</w:delText>
        </w:r>
      </w:del>
      <w:del w:id="1580" w:author="可乐来一杯" w:date="2026-04-21T12:34:37Z">
        <w:r>
          <w:rPr>
            <w:rFonts w:hint="eastAsia" w:ascii="宋体" w:hAnsi="宋体" w:eastAsia="宋体" w:cs="宋体"/>
            <w:sz w:val="24"/>
            <w:szCs w:val="24"/>
            <w:lang w:val="en-US" w:eastAsia="zh-CN"/>
          </w:rPr>
          <w:delText>前提条件下，鼓励</w:delText>
        </w:r>
      </w:del>
      <w:del w:id="1581" w:author="可乐来一杯" w:date="2026-04-21T12:34:37Z">
        <w:r>
          <w:rPr>
            <w:rFonts w:ascii="宋体" w:hAnsi="宋体" w:eastAsia="宋体" w:cs="宋体"/>
            <w:sz w:val="24"/>
            <w:szCs w:val="24"/>
          </w:rPr>
          <w:delText>公司持续采用先进算法、提升治理效率</w:delText>
        </w:r>
      </w:del>
      <w:del w:id="1582" w:author="可乐来一杯" w:date="2026-04-21T12:34:37Z">
        <w:r>
          <w:rPr>
            <w:rFonts w:hint="eastAsia" w:ascii="宋体" w:hAnsi="宋体" w:eastAsia="宋体" w:cs="宋体"/>
            <w:sz w:val="24"/>
            <w:szCs w:val="24"/>
            <w:lang w:eastAsia="zh-CN"/>
          </w:rPr>
          <w:delText>。</w:delText>
        </w:r>
      </w:del>
    </w:p>
    <w:p w14:paraId="6C2DF9AD">
      <w:pPr>
        <w:spacing w:line="360" w:lineRule="auto"/>
        <w:ind w:firstLine="480" w:firstLineChars="200"/>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结语</w:t>
      </w:r>
    </w:p>
    <w:p w14:paraId="0153CBE5">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del w:id="1584" w:author="可乐来一杯" w:date="2026-04-22T22:05:40Z"/>
          <w:rFonts w:hint="eastAsia" w:ascii="宋体" w:hAnsi="宋体" w:eastAsia="宋体" w:cs="Times New Roman"/>
          <w:sz w:val="21"/>
          <w:szCs w:val="21"/>
          <w:lang w:val="en-US" w:eastAsia="zh-CN"/>
          <w:rPrChange w:id="1585" w:author="可乐来一杯" w:date="2026-04-21T23:43:23Z">
            <w:rPr>
              <w:del w:id="1586" w:author="可乐来一杯" w:date="2026-04-22T22:05:40Z"/>
              <w:rFonts w:hint="eastAsia" w:ascii="宋体" w:hAnsi="宋体" w:eastAsia="宋体" w:cs="宋体"/>
              <w:sz w:val="24"/>
              <w:szCs w:val="24"/>
              <w:lang w:val="en-US" w:eastAsia="zh-CN"/>
            </w:rPr>
          </w:rPrChange>
        </w:rPr>
        <w:pPrChange w:id="1583" w:author="可乐来一杯" w:date="2026-04-21T23:43:23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pPr>
        </w:pPrChange>
      </w:pPr>
      <w:r>
        <w:rPr>
          <w:rFonts w:hint="eastAsia" w:ascii="宋体" w:hAnsi="宋体" w:eastAsia="宋体" w:cs="Times New Roman"/>
          <w:sz w:val="21"/>
          <w:szCs w:val="21"/>
          <w:lang w:val="en-US" w:eastAsia="zh-CN"/>
          <w:rPrChange w:id="1587" w:author="可乐来一杯" w:date="2026-04-21T23:43:23Z">
            <w:rPr>
              <w:rFonts w:hint="eastAsia" w:ascii="宋体" w:hAnsi="宋体" w:eastAsia="宋体" w:cs="宋体"/>
              <w:sz w:val="24"/>
              <w:szCs w:val="24"/>
              <w:lang w:val="en-US" w:eastAsia="zh-CN"/>
            </w:rPr>
          </w:rPrChange>
        </w:rPr>
        <w:t>在数字时代下，面对新兴技术与市场环境的双重要求，《公司法》及公司治理的现实导向也无法固步自封。而AI董事的出现也并非主要是替代“人”（自然人独立董事）的作用，而是意在拓展公司治理的理性边界。AI董事具备超越作为自然人的独立董事的技术优势，但其本质上源自于全社会亦或是全行业所贡献的人本价值、法治约束、商业智慧等因素。未来，公司治理将以开放的姿态接纳算法主体，</w:t>
      </w:r>
      <w:r>
        <w:rPr>
          <w:rFonts w:hint="eastAsia" w:ascii="宋体" w:hAnsi="宋体" w:eastAsia="宋体" w:cs="Times New Roman"/>
          <w:sz w:val="21"/>
          <w:szCs w:val="21"/>
          <w:rPrChange w:id="1588" w:author="可乐来一杯" w:date="2026-04-21T23:43:23Z">
            <w:rPr>
              <w:rFonts w:ascii="宋体" w:hAnsi="宋体" w:eastAsia="宋体" w:cs="宋体"/>
              <w:sz w:val="24"/>
              <w:szCs w:val="24"/>
            </w:rPr>
          </w:rPrChange>
        </w:rPr>
        <w:t>以严密制度锁定技术风险，以多元共治守护商业伦理</w:t>
      </w:r>
      <w:r>
        <w:rPr>
          <w:rFonts w:hint="eastAsia" w:ascii="宋体" w:hAnsi="宋体" w:eastAsia="宋体" w:cs="Times New Roman"/>
          <w:sz w:val="21"/>
          <w:szCs w:val="21"/>
          <w:lang w:eastAsia="zh-CN"/>
          <w:rPrChange w:id="1589" w:author="可乐来一杯" w:date="2026-04-21T23:43:23Z">
            <w:rPr>
              <w:rFonts w:hint="eastAsia" w:ascii="宋体" w:hAnsi="宋体" w:eastAsia="宋体" w:cs="宋体"/>
              <w:sz w:val="24"/>
              <w:szCs w:val="24"/>
              <w:lang w:eastAsia="zh-CN"/>
            </w:rPr>
          </w:rPrChange>
        </w:rPr>
        <w:t>，</w:t>
      </w:r>
      <w:r>
        <w:rPr>
          <w:rFonts w:hint="eastAsia" w:ascii="宋体" w:hAnsi="宋体" w:eastAsia="宋体" w:cs="Times New Roman"/>
          <w:sz w:val="21"/>
          <w:szCs w:val="21"/>
          <w:lang w:val="en-US" w:eastAsia="zh-CN"/>
          <w:rPrChange w:id="1590" w:author="可乐来一杯" w:date="2026-04-21T23:43:23Z">
            <w:rPr>
              <w:rFonts w:hint="eastAsia" w:ascii="宋体" w:hAnsi="宋体" w:eastAsia="宋体" w:cs="宋体"/>
              <w:sz w:val="24"/>
              <w:szCs w:val="24"/>
              <w:lang w:val="en-US" w:eastAsia="zh-CN"/>
            </w:rPr>
          </w:rPrChange>
        </w:rPr>
        <w:t>而</w:t>
      </w:r>
      <w:r>
        <w:rPr>
          <w:rFonts w:hint="eastAsia" w:ascii="宋体" w:hAnsi="宋体" w:eastAsia="宋体" w:cs="Times New Roman"/>
          <w:sz w:val="21"/>
          <w:szCs w:val="21"/>
          <w:rPrChange w:id="1591" w:author="可乐来一杯" w:date="2026-04-21T23:43:23Z">
            <w:rPr>
              <w:rFonts w:ascii="宋体" w:hAnsi="宋体" w:eastAsia="宋体" w:cs="宋体"/>
              <w:sz w:val="24"/>
              <w:szCs w:val="24"/>
            </w:rPr>
          </w:rPrChange>
        </w:rPr>
        <w:t>可信算力、可解释算法与智能合约将催生“人机协同、以数问责”的董事会</w:t>
      </w:r>
      <w:r>
        <w:rPr>
          <w:rFonts w:hint="eastAsia" w:ascii="宋体" w:hAnsi="宋体" w:eastAsia="宋体" w:cs="Times New Roman"/>
          <w:sz w:val="21"/>
          <w:szCs w:val="21"/>
          <w:lang w:val="en-US" w:eastAsia="zh-CN"/>
          <w:rPrChange w:id="1592" w:author="可乐来一杯" w:date="2026-04-21T23:43:23Z">
            <w:rPr>
              <w:rFonts w:hint="eastAsia" w:ascii="宋体" w:hAnsi="宋体" w:eastAsia="宋体" w:cs="宋体"/>
              <w:sz w:val="24"/>
              <w:szCs w:val="24"/>
              <w:lang w:val="en-US" w:eastAsia="zh-CN"/>
            </w:rPr>
          </w:rPrChange>
        </w:rPr>
        <w:t>治理</w:t>
      </w:r>
      <w:r>
        <w:rPr>
          <w:rFonts w:hint="eastAsia" w:ascii="宋体" w:hAnsi="宋体" w:eastAsia="宋体" w:cs="Times New Roman"/>
          <w:sz w:val="21"/>
          <w:szCs w:val="21"/>
          <w:rPrChange w:id="1593" w:author="可乐来一杯" w:date="2026-04-21T23:43:23Z">
            <w:rPr>
              <w:rFonts w:ascii="宋体" w:hAnsi="宋体" w:eastAsia="宋体" w:cs="宋体"/>
              <w:sz w:val="24"/>
              <w:szCs w:val="24"/>
            </w:rPr>
          </w:rPrChange>
        </w:rPr>
        <w:t>新范式。</w:t>
      </w:r>
      <w:r>
        <w:rPr>
          <w:rFonts w:hint="eastAsia" w:ascii="宋体" w:hAnsi="宋体" w:eastAsia="宋体" w:cs="Times New Roman"/>
          <w:sz w:val="21"/>
          <w:szCs w:val="21"/>
          <w:lang w:val="en-US" w:eastAsia="zh-CN"/>
          <w:rPrChange w:id="1594" w:author="可乐来一杯" w:date="2026-04-21T23:43:23Z">
            <w:rPr>
              <w:rFonts w:hint="eastAsia" w:ascii="宋体" w:hAnsi="宋体" w:eastAsia="宋体" w:cs="宋体"/>
              <w:sz w:val="24"/>
              <w:szCs w:val="24"/>
              <w:lang w:val="en-US" w:eastAsia="zh-CN"/>
            </w:rPr>
          </w:rPrChange>
        </w:rPr>
        <w:t>最终，</w:t>
      </w:r>
      <w:r>
        <w:rPr>
          <w:rFonts w:hint="eastAsia" w:ascii="宋体" w:hAnsi="宋体" w:eastAsia="宋体" w:cs="Times New Roman"/>
          <w:sz w:val="21"/>
          <w:szCs w:val="21"/>
          <w:rPrChange w:id="1595" w:author="可乐来一杯" w:date="2026-04-21T23:43:23Z">
            <w:rPr>
              <w:rFonts w:ascii="宋体" w:hAnsi="宋体" w:eastAsia="宋体" w:cs="宋体"/>
              <w:sz w:val="24"/>
              <w:szCs w:val="24"/>
            </w:rPr>
          </w:rPrChange>
        </w:rPr>
        <w:t>方能让智能在秩序中生长，让资本在透明中增值，让各方在共享与共治中收获长久安全。</w:t>
      </w:r>
    </w:p>
    <w:p w14:paraId="13D3DAB2">
      <w:pPr>
        <w:widowControl/>
        <w:numPr>
          <w:ilvl w:val="0"/>
          <w:numId w:val="0"/>
        </w:numPr>
        <w:spacing w:line="240" w:lineRule="auto"/>
        <w:ind w:firstLine="480" w:firstLineChars="0"/>
        <w:outlineLvl w:val="9"/>
        <w:rPr>
          <w:del w:id="1597" w:author="可乐来一杯" w:date="2026-04-22T22:05:39Z"/>
          <w:b/>
          <w:bCs/>
        </w:rPr>
        <w:pPrChange w:id="1596" w:author="可乐来一杯" w:date="2026-04-22T22:05:40Z">
          <w:pPr>
            <w:spacing w:line="360" w:lineRule="auto"/>
            <w:ind w:firstLine="482" w:firstLineChars="200"/>
            <w:outlineLvl w:val="0"/>
          </w:pPr>
        </w:pPrChange>
      </w:pPr>
      <w:del w:id="1598" w:author="可乐来一杯" w:date="2026-04-22T22:05:39Z">
        <w:r>
          <w:rPr>
            <w:rFonts w:hint="eastAsia"/>
            <w:b/>
            <w:bCs/>
          </w:rPr>
          <w:delText>参考文献</w:delText>
        </w:r>
        <w:bookmarkEnd w:id="0"/>
      </w:del>
    </w:p>
    <w:p w14:paraId="53ECBD37">
      <w:pPr>
        <w:widowControl/>
        <w:numPr>
          <w:ilvl w:val="-1"/>
          <w:numId w:val="0"/>
        </w:numPr>
        <w:spacing w:line="240" w:lineRule="auto"/>
        <w:ind w:firstLine="480" w:firstLineChars="0"/>
        <w:outlineLvl w:val="9"/>
        <w:rPr>
          <w:del w:id="1600" w:author="可乐来一杯" w:date="2026-04-22T22:05:39Z"/>
          <w:rFonts w:hint="eastAsia"/>
          <w:sz w:val="21"/>
          <w:szCs w:val="21"/>
        </w:rPr>
        <w:pPrChange w:id="1599" w:author="可乐来一杯" w:date="2026-04-22T22:05:40Z">
          <w:pPr>
            <w:numPr>
              <w:ilvl w:val="0"/>
              <w:numId w:val="11"/>
            </w:numPr>
            <w:spacing w:line="360" w:lineRule="auto"/>
            <w:ind w:firstLine="420" w:firstLineChars="200"/>
          </w:pPr>
        </w:pPrChange>
      </w:pPr>
      <w:del w:id="1601" w:author="可乐来一杯" w:date="2026-04-22T22:05:39Z">
        <w:bookmarkStart w:id="1" w:name="_Ref11467"/>
        <w:r>
          <w:rPr>
            <w:rFonts w:hint="eastAsia"/>
            <w:sz w:val="21"/>
            <w:szCs w:val="21"/>
          </w:rPr>
          <w:delText>罗进辉,林宁,巫奕龙.外部强监管与独立董事职能发挥[J].经济管理,2024,46(11):168-188.</w:delText>
        </w:r>
        <w:bookmarkEnd w:id="1"/>
      </w:del>
    </w:p>
    <w:p w14:paraId="68D81AD3">
      <w:pPr>
        <w:widowControl/>
        <w:numPr>
          <w:ilvl w:val="-1"/>
          <w:numId w:val="0"/>
        </w:numPr>
        <w:spacing w:line="240" w:lineRule="auto"/>
        <w:ind w:firstLine="480" w:firstLineChars="0"/>
        <w:outlineLvl w:val="9"/>
        <w:rPr>
          <w:del w:id="1603" w:author="可乐来一杯" w:date="2026-04-22T22:05:39Z"/>
          <w:rFonts w:hint="eastAsia"/>
          <w:sz w:val="21"/>
          <w:szCs w:val="21"/>
        </w:rPr>
        <w:pPrChange w:id="1602" w:author="可乐来一杯" w:date="2026-04-22T22:05:40Z">
          <w:pPr>
            <w:numPr>
              <w:ilvl w:val="0"/>
              <w:numId w:val="11"/>
            </w:numPr>
            <w:spacing w:line="360" w:lineRule="auto"/>
            <w:ind w:firstLine="420" w:firstLineChars="200"/>
          </w:pPr>
        </w:pPrChange>
      </w:pPr>
      <w:del w:id="1604" w:author="可乐来一杯" w:date="2026-04-22T22:05:39Z">
        <w:bookmarkStart w:id="2" w:name="_Ref11490"/>
        <w:r>
          <w:rPr>
            <w:rFonts w:hint="eastAsia"/>
            <w:sz w:val="21"/>
            <w:szCs w:val="21"/>
          </w:rPr>
          <w:delText xml:space="preserve">KUANG Y F,LEE G.Corporate fraud and external social connectedness of independent directors[J].Journal of Corporate Finance,2017,45:401-427. </w:delText>
        </w:r>
        <w:bookmarkEnd w:id="2"/>
      </w:del>
    </w:p>
    <w:p w14:paraId="177AA02D">
      <w:pPr>
        <w:widowControl/>
        <w:numPr>
          <w:ilvl w:val="-1"/>
          <w:numId w:val="0"/>
        </w:numPr>
        <w:spacing w:line="240" w:lineRule="auto"/>
        <w:ind w:firstLine="480" w:firstLineChars="0"/>
        <w:outlineLvl w:val="9"/>
        <w:rPr>
          <w:del w:id="1606" w:author="可乐来一杯" w:date="2026-04-22T22:05:39Z"/>
          <w:rFonts w:hint="eastAsia"/>
          <w:sz w:val="21"/>
          <w:szCs w:val="21"/>
        </w:rPr>
        <w:pPrChange w:id="1605" w:author="可乐来一杯" w:date="2026-04-22T22:05:40Z">
          <w:pPr>
            <w:numPr>
              <w:ilvl w:val="0"/>
              <w:numId w:val="11"/>
            </w:numPr>
            <w:spacing w:line="360" w:lineRule="auto"/>
            <w:ind w:firstLine="420" w:firstLineChars="200"/>
          </w:pPr>
        </w:pPrChange>
      </w:pPr>
      <w:del w:id="1607" w:author="可乐来一杯" w:date="2026-04-22T22:05:39Z">
        <w:bookmarkStart w:id="3" w:name="_Ref11509"/>
        <w:r>
          <w:rPr>
            <w:rFonts w:hint="eastAsia"/>
            <w:sz w:val="21"/>
            <w:szCs w:val="21"/>
          </w:rPr>
          <w:delText xml:space="preserve">ADAMS R B,FERREIRA D.A theory of friendly boards[J].Journal of Finance,2007,62(1):217-250. </w:delText>
        </w:r>
        <w:bookmarkEnd w:id="3"/>
      </w:del>
    </w:p>
    <w:p w14:paraId="792D397E">
      <w:pPr>
        <w:widowControl/>
        <w:numPr>
          <w:ilvl w:val="-1"/>
          <w:numId w:val="0"/>
        </w:numPr>
        <w:spacing w:line="240" w:lineRule="auto"/>
        <w:ind w:firstLine="480" w:firstLineChars="0"/>
        <w:outlineLvl w:val="9"/>
        <w:rPr>
          <w:del w:id="1609" w:author="可乐来一杯" w:date="2026-04-22T22:05:39Z"/>
          <w:rFonts w:hint="eastAsia"/>
          <w:sz w:val="21"/>
          <w:szCs w:val="21"/>
        </w:rPr>
        <w:pPrChange w:id="1608" w:author="可乐来一杯" w:date="2026-04-22T22:05:40Z">
          <w:pPr>
            <w:numPr>
              <w:ilvl w:val="0"/>
              <w:numId w:val="11"/>
            </w:numPr>
            <w:spacing w:line="360" w:lineRule="auto"/>
            <w:ind w:firstLine="420" w:firstLineChars="200"/>
          </w:pPr>
        </w:pPrChange>
      </w:pPr>
      <w:del w:id="1610" w:author="可乐来一杯" w:date="2026-04-22T22:05:39Z">
        <w:bookmarkStart w:id="4" w:name="_Ref11536"/>
        <w:r>
          <w:rPr>
            <w:rFonts w:hint="eastAsia"/>
            <w:sz w:val="21"/>
            <w:szCs w:val="21"/>
          </w:rPr>
          <w:delText>李鼎,李维安,周宁,等.首席独立董事对公司违规行为的影响研究[J].管理学报,2025,22(07):1368-1374.</w:delText>
        </w:r>
        <w:bookmarkEnd w:id="4"/>
      </w:del>
    </w:p>
    <w:p w14:paraId="3900A76F">
      <w:pPr>
        <w:widowControl/>
        <w:numPr>
          <w:ilvl w:val="-1"/>
          <w:numId w:val="0"/>
        </w:numPr>
        <w:spacing w:line="240" w:lineRule="auto"/>
        <w:ind w:firstLine="480" w:firstLineChars="0"/>
        <w:outlineLvl w:val="9"/>
        <w:rPr>
          <w:del w:id="1612" w:author="可乐来一杯" w:date="2026-04-22T22:05:39Z"/>
          <w:rFonts w:hint="eastAsia"/>
          <w:sz w:val="21"/>
          <w:szCs w:val="21"/>
        </w:rPr>
        <w:pPrChange w:id="1611" w:author="可乐来一杯" w:date="2026-04-22T22:05:40Z">
          <w:pPr>
            <w:numPr>
              <w:ilvl w:val="0"/>
              <w:numId w:val="11"/>
            </w:numPr>
            <w:spacing w:line="360" w:lineRule="auto"/>
            <w:ind w:firstLine="420" w:firstLineChars="200"/>
          </w:pPr>
        </w:pPrChange>
      </w:pPr>
      <w:del w:id="1613" w:author="可乐来一杯" w:date="2026-04-22T22:05:39Z">
        <w:bookmarkStart w:id="5" w:name="_Ref11549"/>
        <w:r>
          <w:rPr>
            <w:rFonts w:hint="eastAsia"/>
            <w:sz w:val="21"/>
            <w:szCs w:val="21"/>
          </w:rPr>
          <w:delText>李文勤,王倩怡,徐光华.独立董事社会网络与企业融资约束[J].会计之友,2025,(14):88-95.</w:delText>
        </w:r>
        <w:bookmarkEnd w:id="5"/>
      </w:del>
    </w:p>
    <w:p w14:paraId="5E49326C">
      <w:pPr>
        <w:widowControl/>
        <w:numPr>
          <w:ilvl w:val="-1"/>
          <w:numId w:val="0"/>
        </w:numPr>
        <w:spacing w:line="240" w:lineRule="auto"/>
        <w:ind w:firstLine="480" w:firstLineChars="0"/>
        <w:outlineLvl w:val="9"/>
        <w:rPr>
          <w:del w:id="1615" w:author="可乐来一杯" w:date="2026-04-22T22:05:39Z"/>
          <w:rFonts w:hint="eastAsia"/>
          <w:sz w:val="21"/>
          <w:szCs w:val="21"/>
        </w:rPr>
        <w:pPrChange w:id="1614" w:author="可乐来一杯" w:date="2026-04-22T22:05:40Z">
          <w:pPr>
            <w:numPr>
              <w:ilvl w:val="0"/>
              <w:numId w:val="11"/>
            </w:numPr>
            <w:spacing w:line="360" w:lineRule="auto"/>
            <w:ind w:firstLine="420" w:firstLineChars="200"/>
          </w:pPr>
        </w:pPrChange>
      </w:pPr>
      <w:del w:id="1616" w:author="可乐来一杯" w:date="2026-04-22T22:05:39Z">
        <w:bookmarkStart w:id="6" w:name="_Ref11624"/>
        <w:r>
          <w:rPr>
            <w:rFonts w:hint="eastAsia"/>
            <w:sz w:val="21"/>
            <w:szCs w:val="21"/>
          </w:rPr>
          <w:delText>刘云菁,伍彬,张敏.独立董事能识别公司财务舞弊风险吗——基于机器学习预测财务舞弊的研究[J].会计研究,2023,(09):21-34.</w:delText>
        </w:r>
        <w:bookmarkEnd w:id="6"/>
      </w:del>
    </w:p>
    <w:p w14:paraId="4CAAA8D5">
      <w:pPr>
        <w:widowControl/>
        <w:numPr>
          <w:ilvl w:val="-1"/>
          <w:numId w:val="0"/>
        </w:numPr>
        <w:spacing w:line="240" w:lineRule="auto"/>
        <w:ind w:firstLine="480" w:firstLineChars="0"/>
        <w:outlineLvl w:val="9"/>
        <w:rPr>
          <w:del w:id="1618" w:author="可乐来一杯" w:date="2026-04-22T22:05:39Z"/>
          <w:rFonts w:hint="eastAsia"/>
          <w:sz w:val="21"/>
          <w:szCs w:val="21"/>
        </w:rPr>
        <w:pPrChange w:id="1617" w:author="可乐来一杯" w:date="2026-04-22T22:05:40Z">
          <w:pPr>
            <w:numPr>
              <w:ilvl w:val="0"/>
              <w:numId w:val="11"/>
            </w:numPr>
            <w:spacing w:line="360" w:lineRule="auto"/>
            <w:ind w:firstLine="420" w:firstLineChars="200"/>
          </w:pPr>
        </w:pPrChange>
      </w:pPr>
      <w:del w:id="1619" w:author="可乐来一杯" w:date="2026-04-22T22:05:39Z">
        <w:bookmarkStart w:id="7" w:name="_Ref11575"/>
        <w:r>
          <w:rPr>
            <w:rFonts w:hint="eastAsia"/>
            <w:sz w:val="21"/>
            <w:szCs w:val="21"/>
          </w:rPr>
          <w:delText>白华.上市公司独立董事制度的十大悖论[J].财会月刊,2024,45(08):9-13.</w:delText>
        </w:r>
        <w:bookmarkEnd w:id="7"/>
      </w:del>
    </w:p>
    <w:p w14:paraId="59D0026B">
      <w:pPr>
        <w:widowControl/>
        <w:numPr>
          <w:ilvl w:val="-1"/>
          <w:numId w:val="0"/>
        </w:numPr>
        <w:spacing w:line="240" w:lineRule="auto"/>
        <w:ind w:firstLine="480" w:firstLineChars="0"/>
        <w:outlineLvl w:val="9"/>
        <w:rPr>
          <w:del w:id="1621" w:author="可乐来一杯" w:date="2026-04-22T22:05:39Z"/>
          <w:rFonts w:hint="eastAsia"/>
          <w:sz w:val="21"/>
          <w:szCs w:val="21"/>
        </w:rPr>
        <w:pPrChange w:id="1620" w:author="可乐来一杯" w:date="2026-04-22T22:05:40Z">
          <w:pPr>
            <w:numPr>
              <w:ilvl w:val="0"/>
              <w:numId w:val="11"/>
            </w:numPr>
            <w:spacing w:line="360" w:lineRule="auto"/>
            <w:ind w:firstLine="420" w:firstLineChars="200"/>
          </w:pPr>
        </w:pPrChange>
      </w:pPr>
      <w:del w:id="1622" w:author="可乐来一杯" w:date="2026-04-22T22:05:39Z">
        <w:bookmarkStart w:id="8" w:name="_Ref11660"/>
        <w:r>
          <w:rPr>
            <w:rFonts w:hint="eastAsia"/>
            <w:sz w:val="21"/>
            <w:szCs w:val="21"/>
          </w:rPr>
          <w:delText>陈德球,胡晴.数字经济时代下的公司治理研究：范式创新与实践前沿[J].管理世界,2022,38(06):213-240.</w:delText>
        </w:r>
        <w:bookmarkEnd w:id="8"/>
      </w:del>
    </w:p>
    <w:p w14:paraId="75A9FDE9">
      <w:pPr>
        <w:widowControl/>
        <w:numPr>
          <w:ilvl w:val="-1"/>
          <w:numId w:val="0"/>
        </w:numPr>
        <w:spacing w:line="240" w:lineRule="auto"/>
        <w:ind w:firstLine="480" w:firstLineChars="0"/>
        <w:outlineLvl w:val="9"/>
        <w:rPr>
          <w:del w:id="1624" w:author="可乐来一杯" w:date="2026-04-22T22:05:39Z"/>
          <w:sz w:val="21"/>
          <w:szCs w:val="21"/>
        </w:rPr>
        <w:pPrChange w:id="1623" w:author="可乐来一杯" w:date="2026-04-22T22:05:40Z">
          <w:pPr>
            <w:numPr>
              <w:ilvl w:val="0"/>
              <w:numId w:val="11"/>
            </w:numPr>
            <w:spacing w:line="360" w:lineRule="auto"/>
            <w:ind w:firstLine="420" w:firstLineChars="200"/>
          </w:pPr>
        </w:pPrChange>
      </w:pPr>
      <w:del w:id="1625" w:author="可乐来一杯" w:date="2026-04-22T22:05:39Z">
        <w:bookmarkStart w:id="9" w:name="_Ref11679"/>
        <w:r>
          <w:rPr>
            <w:rFonts w:hint="eastAsia"/>
            <w:sz w:val="21"/>
            <w:szCs w:val="21"/>
          </w:rPr>
          <w:delText xml:space="preserve">参见Tieto. The First Nordic Company to Appoint Artificial Intelligence to the Leadership Team of the New Data-Driven Businesses Unit,Business Wire 2016,https：//www. businesswire. com/news/home/20161016005092/en/Tieto-Nordic-Company-Appoint-Artificial-Intelligence-Leadership. </w:delText>
        </w:r>
        <w:bookmarkEnd w:id="9"/>
      </w:del>
    </w:p>
    <w:p w14:paraId="16F6A23A">
      <w:pPr>
        <w:widowControl/>
        <w:numPr>
          <w:ilvl w:val="-1"/>
          <w:numId w:val="0"/>
        </w:numPr>
        <w:spacing w:line="240" w:lineRule="auto"/>
        <w:ind w:firstLine="480" w:firstLineChars="0"/>
        <w:outlineLvl w:val="9"/>
        <w:rPr>
          <w:del w:id="1627" w:author="可乐来一杯" w:date="2026-04-22T22:05:39Z"/>
          <w:sz w:val="21"/>
          <w:szCs w:val="21"/>
        </w:rPr>
        <w:pPrChange w:id="1626" w:author="可乐来一杯" w:date="2026-04-22T22:05:40Z">
          <w:pPr>
            <w:numPr>
              <w:ilvl w:val="0"/>
              <w:numId w:val="11"/>
            </w:numPr>
            <w:spacing w:line="360" w:lineRule="auto"/>
            <w:ind w:firstLine="420" w:firstLineChars="200"/>
          </w:pPr>
        </w:pPrChange>
      </w:pPr>
      <w:del w:id="1628" w:author="可乐来一杯" w:date="2026-04-22T22:05:39Z">
        <w:bookmarkStart w:id="10" w:name="_Ref11699"/>
        <w:r>
          <w:rPr>
            <w:rFonts w:hint="eastAsia"/>
            <w:sz w:val="21"/>
            <w:szCs w:val="21"/>
          </w:rPr>
          <w:delText>宋锴业,徐雅倩.平台与新组织思想兴起[J].科学学研究,2024,42(11):2275-2285.DOI:10.16192/j.cnki.1003-2053.20231205.001.</w:delText>
        </w:r>
        <w:bookmarkEnd w:id="10"/>
      </w:del>
    </w:p>
    <w:p w14:paraId="10E0C0DB">
      <w:pPr>
        <w:widowControl/>
        <w:numPr>
          <w:ilvl w:val="-1"/>
          <w:numId w:val="0"/>
        </w:numPr>
        <w:spacing w:line="240" w:lineRule="auto"/>
        <w:ind w:firstLine="480" w:firstLineChars="0"/>
        <w:outlineLvl w:val="9"/>
        <w:rPr>
          <w:del w:id="1630" w:author="可乐来一杯" w:date="2026-04-22T22:05:39Z"/>
          <w:sz w:val="21"/>
          <w:szCs w:val="21"/>
        </w:rPr>
        <w:pPrChange w:id="1629" w:author="可乐来一杯" w:date="2026-04-22T22:05:40Z">
          <w:pPr>
            <w:numPr>
              <w:ilvl w:val="0"/>
              <w:numId w:val="11"/>
            </w:numPr>
            <w:spacing w:line="360" w:lineRule="auto"/>
            <w:ind w:firstLine="420" w:firstLineChars="200"/>
          </w:pPr>
        </w:pPrChange>
      </w:pPr>
      <w:del w:id="1631" w:author="可乐来一杯" w:date="2026-04-22T22:05:39Z">
        <w:bookmarkStart w:id="11" w:name="_Ref11715"/>
        <w:r>
          <w:rPr>
            <w:rFonts w:hint="eastAsia"/>
            <w:sz w:val="21"/>
            <w:szCs w:val="21"/>
          </w:rPr>
          <w:delText>宋锴业,徐雅倩.平台与新组织思想兴起[J].科学学研究,2024,42(11):2275-2285.DOI:10.16192/j.cnki.1003-2053.20231205.001.</w:delText>
        </w:r>
        <w:bookmarkEnd w:id="11"/>
      </w:del>
    </w:p>
    <w:p w14:paraId="2FC8521A">
      <w:pPr>
        <w:widowControl/>
        <w:numPr>
          <w:ilvl w:val="-1"/>
          <w:numId w:val="0"/>
        </w:numPr>
        <w:spacing w:line="240" w:lineRule="auto"/>
        <w:ind w:firstLine="480" w:firstLineChars="0"/>
        <w:outlineLvl w:val="9"/>
        <w:rPr>
          <w:del w:id="1633" w:author="可乐来一杯" w:date="2026-04-22T22:05:39Z"/>
          <w:sz w:val="21"/>
          <w:szCs w:val="21"/>
        </w:rPr>
        <w:pPrChange w:id="1632" w:author="可乐来一杯" w:date="2026-04-22T22:05:40Z">
          <w:pPr>
            <w:numPr>
              <w:ilvl w:val="0"/>
              <w:numId w:val="11"/>
            </w:numPr>
            <w:spacing w:line="360" w:lineRule="auto"/>
            <w:ind w:firstLine="420" w:firstLineChars="200"/>
          </w:pPr>
        </w:pPrChange>
      </w:pPr>
      <w:del w:id="1634" w:author="可乐来一杯" w:date="2026-04-22T22:05:39Z">
        <w:bookmarkStart w:id="12" w:name="_Ref11735"/>
        <w:r>
          <w:rPr>
            <w:rFonts w:hint="eastAsia"/>
            <w:sz w:val="21"/>
            <w:szCs w:val="21"/>
          </w:rPr>
          <w:delText>夏庆锋.自主人工智能侵权责任的模式厘定及平衡测试[J].河南师范大学学报(哲学社会科学版),2025,52(02):61-68.DOI:10.16366/j.cnki.1000-2359.2025.02.09.</w:delText>
        </w:r>
        <w:bookmarkEnd w:id="12"/>
      </w:del>
    </w:p>
    <w:p w14:paraId="74476B06">
      <w:pPr>
        <w:widowControl/>
        <w:numPr>
          <w:ilvl w:val="-1"/>
          <w:numId w:val="0"/>
        </w:numPr>
        <w:spacing w:line="240" w:lineRule="auto"/>
        <w:ind w:firstLine="480" w:firstLineChars="0"/>
        <w:outlineLvl w:val="9"/>
        <w:rPr>
          <w:del w:id="1636" w:author="可乐来一杯" w:date="2026-04-22T22:05:39Z"/>
          <w:sz w:val="21"/>
          <w:szCs w:val="21"/>
        </w:rPr>
        <w:pPrChange w:id="1635" w:author="可乐来一杯" w:date="2026-04-22T22:05:40Z">
          <w:pPr>
            <w:numPr>
              <w:ilvl w:val="0"/>
              <w:numId w:val="11"/>
            </w:numPr>
            <w:spacing w:line="360" w:lineRule="auto"/>
            <w:ind w:firstLine="420" w:firstLineChars="200"/>
          </w:pPr>
        </w:pPrChange>
      </w:pPr>
      <w:del w:id="1637" w:author="可乐来一杯" w:date="2026-04-22T22:05:39Z">
        <w:bookmarkStart w:id="13" w:name="_Ref11754"/>
        <w:r>
          <w:rPr>
            <w:rFonts w:hint="eastAsia"/>
            <w:sz w:val="21"/>
            <w:szCs w:val="21"/>
          </w:rPr>
          <w:delText>本刊讯.自主人工智能即将到来[J].数据分析与知识发现,2025,9(02):80.</w:delText>
        </w:r>
        <w:bookmarkEnd w:id="13"/>
      </w:del>
    </w:p>
    <w:p w14:paraId="629E8B87">
      <w:pPr>
        <w:widowControl/>
        <w:numPr>
          <w:ilvl w:val="-1"/>
          <w:numId w:val="0"/>
        </w:numPr>
        <w:spacing w:line="240" w:lineRule="auto"/>
        <w:ind w:firstLine="480" w:firstLineChars="0"/>
        <w:outlineLvl w:val="9"/>
        <w:rPr>
          <w:del w:id="1639" w:author="可乐来一杯" w:date="2026-04-22T22:05:39Z"/>
          <w:sz w:val="21"/>
          <w:szCs w:val="21"/>
        </w:rPr>
        <w:pPrChange w:id="1638" w:author="可乐来一杯" w:date="2026-04-22T22:05:40Z">
          <w:pPr>
            <w:numPr>
              <w:ilvl w:val="0"/>
              <w:numId w:val="11"/>
            </w:numPr>
            <w:spacing w:line="360" w:lineRule="auto"/>
            <w:ind w:firstLine="420" w:firstLineChars="200"/>
          </w:pPr>
        </w:pPrChange>
      </w:pPr>
      <w:del w:id="1640" w:author="可乐来一杯" w:date="2026-04-22T22:05:39Z">
        <w:bookmarkStart w:id="14" w:name="_Ref11767"/>
        <w:r>
          <w:rPr>
            <w:rFonts w:hint="eastAsia"/>
            <w:sz w:val="21"/>
            <w:szCs w:val="21"/>
          </w:rPr>
          <w:delText>于雪.自动还是自主——论人工智能时代的“自动化生存”[J].探索与争鸣,2024,(02):153-161+180.</w:delText>
        </w:r>
        <w:bookmarkEnd w:id="14"/>
      </w:del>
    </w:p>
    <w:p w14:paraId="3ED97F9A">
      <w:pPr>
        <w:widowControl/>
        <w:numPr>
          <w:ilvl w:val="-1"/>
          <w:numId w:val="0"/>
        </w:numPr>
        <w:spacing w:line="240" w:lineRule="auto"/>
        <w:ind w:firstLine="480" w:firstLineChars="0"/>
        <w:outlineLvl w:val="9"/>
        <w:rPr>
          <w:del w:id="1642" w:author="可乐来一杯" w:date="2026-04-22T22:05:39Z"/>
          <w:sz w:val="21"/>
          <w:szCs w:val="21"/>
        </w:rPr>
        <w:pPrChange w:id="1641" w:author="可乐来一杯" w:date="2026-04-22T22:05:40Z">
          <w:pPr>
            <w:numPr>
              <w:ilvl w:val="0"/>
              <w:numId w:val="11"/>
            </w:numPr>
            <w:spacing w:line="360" w:lineRule="auto"/>
            <w:ind w:firstLine="420" w:firstLineChars="200"/>
          </w:pPr>
        </w:pPrChange>
      </w:pPr>
      <w:del w:id="1643" w:author="可乐来一杯" w:date="2026-04-22T22:05:39Z">
        <w:bookmarkStart w:id="15" w:name="_Ref11787"/>
        <w:r>
          <w:rPr>
            <w:rFonts w:hint="eastAsia"/>
            <w:sz w:val="21"/>
            <w:szCs w:val="21"/>
          </w:rPr>
          <w:delText>张志坚,何艺华.人工智能自主交易行为的私法规制[J].学术探索,2024,(03):87-94.</w:delText>
        </w:r>
        <w:bookmarkEnd w:id="15"/>
      </w:del>
    </w:p>
    <w:p w14:paraId="4E3B7DE8">
      <w:pPr>
        <w:widowControl/>
        <w:numPr>
          <w:ilvl w:val="-1"/>
          <w:numId w:val="0"/>
        </w:numPr>
        <w:spacing w:line="240" w:lineRule="auto"/>
        <w:ind w:firstLine="480" w:firstLineChars="0"/>
        <w:outlineLvl w:val="9"/>
        <w:rPr>
          <w:del w:id="1645" w:author="可乐来一杯" w:date="2026-04-22T22:05:39Z"/>
          <w:rFonts w:hint="eastAsia"/>
          <w:sz w:val="21"/>
          <w:szCs w:val="21"/>
        </w:rPr>
        <w:pPrChange w:id="1644" w:author="可乐来一杯" w:date="2026-04-22T22:05:40Z">
          <w:pPr>
            <w:numPr>
              <w:ilvl w:val="0"/>
              <w:numId w:val="11"/>
            </w:numPr>
            <w:spacing w:line="360" w:lineRule="auto"/>
            <w:ind w:firstLine="420" w:firstLineChars="200"/>
          </w:pPr>
        </w:pPrChange>
      </w:pPr>
      <w:del w:id="1646" w:author="可乐来一杯" w:date="2026-04-22T22:05:39Z">
        <w:bookmarkStart w:id="16" w:name="_Ref11810"/>
        <w:r>
          <w:rPr>
            <w:rFonts w:hint="eastAsia"/>
            <w:sz w:val="21"/>
            <w:szCs w:val="21"/>
          </w:rPr>
          <w:delText>何天翔.超越技术中立：高频交易算法的法律规制[J].南方金融,2024,(10):87-100.</w:delText>
        </w:r>
        <w:bookmarkEnd w:id="16"/>
      </w:del>
    </w:p>
    <w:p w14:paraId="7FB1B5D1">
      <w:pPr>
        <w:widowControl/>
        <w:numPr>
          <w:ilvl w:val="-1"/>
          <w:numId w:val="0"/>
        </w:numPr>
        <w:spacing w:line="240" w:lineRule="auto"/>
        <w:ind w:firstLine="480" w:firstLineChars="0"/>
        <w:outlineLvl w:val="9"/>
        <w:rPr>
          <w:del w:id="1648" w:author="可乐来一杯" w:date="2026-04-22T22:05:39Z"/>
          <w:sz w:val="21"/>
          <w:szCs w:val="21"/>
        </w:rPr>
        <w:pPrChange w:id="1647" w:author="可乐来一杯" w:date="2026-04-22T22:05:40Z">
          <w:pPr>
            <w:numPr>
              <w:ilvl w:val="0"/>
              <w:numId w:val="11"/>
            </w:numPr>
            <w:spacing w:line="360" w:lineRule="auto"/>
            <w:ind w:firstLine="420" w:firstLineChars="200"/>
          </w:pPr>
        </w:pPrChange>
      </w:pPr>
      <w:del w:id="1649" w:author="可乐来一杯" w:date="2026-04-22T22:05:39Z">
        <w:bookmarkStart w:id="17" w:name="_Ref11829"/>
        <w:r>
          <w:rPr>
            <w:rFonts w:hint="eastAsia"/>
            <w:sz w:val="21"/>
            <w:szCs w:val="21"/>
          </w:rPr>
          <w:delText>段永朝.技术中立论的破产与计算崇拜的兴起[J].浙江学刊,2024,(05):36-47.DOI:10.16235/j.cnki.33-1005/c.2024.05.010.</w:delText>
        </w:r>
        <w:bookmarkEnd w:id="17"/>
      </w:del>
    </w:p>
    <w:p w14:paraId="109FF008">
      <w:pPr>
        <w:widowControl/>
        <w:numPr>
          <w:ilvl w:val="-1"/>
          <w:numId w:val="0"/>
        </w:numPr>
        <w:spacing w:line="240" w:lineRule="auto"/>
        <w:ind w:firstLine="480" w:firstLineChars="0"/>
        <w:outlineLvl w:val="9"/>
        <w:rPr>
          <w:del w:id="1651" w:author="可乐来一杯" w:date="2026-04-22T22:05:39Z"/>
          <w:sz w:val="21"/>
          <w:szCs w:val="21"/>
        </w:rPr>
        <w:pPrChange w:id="1650" w:author="可乐来一杯" w:date="2026-04-22T22:05:40Z">
          <w:pPr>
            <w:numPr>
              <w:ilvl w:val="0"/>
              <w:numId w:val="11"/>
            </w:numPr>
            <w:spacing w:line="360" w:lineRule="auto"/>
            <w:ind w:firstLine="420" w:firstLineChars="200"/>
          </w:pPr>
        </w:pPrChange>
      </w:pPr>
      <w:del w:id="1652" w:author="可乐来一杯" w:date="2026-04-22T22:05:39Z">
        <w:bookmarkStart w:id="18" w:name="_Ref11846"/>
        <w:r>
          <w:rPr>
            <w:rFonts w:hint="eastAsia"/>
            <w:sz w:val="21"/>
            <w:szCs w:val="21"/>
          </w:rPr>
          <w:delText xml:space="preserve">A.Feenberg,Questioning Technology ,Routledge ,1999,p.202. </w:delText>
        </w:r>
        <w:bookmarkEnd w:id="18"/>
      </w:del>
    </w:p>
    <w:p w14:paraId="6ED0E785">
      <w:pPr>
        <w:widowControl/>
        <w:numPr>
          <w:ilvl w:val="-1"/>
          <w:numId w:val="0"/>
        </w:numPr>
        <w:spacing w:line="240" w:lineRule="auto"/>
        <w:ind w:firstLine="480" w:firstLineChars="0"/>
        <w:outlineLvl w:val="9"/>
        <w:rPr>
          <w:del w:id="1654" w:author="可乐来一杯" w:date="2026-04-22T22:05:39Z"/>
          <w:sz w:val="21"/>
          <w:szCs w:val="21"/>
        </w:rPr>
        <w:pPrChange w:id="1653" w:author="可乐来一杯" w:date="2026-04-22T22:05:40Z">
          <w:pPr>
            <w:numPr>
              <w:ilvl w:val="0"/>
              <w:numId w:val="11"/>
            </w:numPr>
            <w:spacing w:line="360" w:lineRule="auto"/>
            <w:ind w:firstLine="420" w:firstLineChars="200"/>
          </w:pPr>
        </w:pPrChange>
      </w:pPr>
      <w:del w:id="1655" w:author="可乐来一杯" w:date="2026-04-22T22:05:39Z">
        <w:bookmarkStart w:id="19" w:name="_Ref11865"/>
        <w:r>
          <w:rPr>
            <w:rFonts w:hint="eastAsia"/>
            <w:sz w:val="21"/>
            <w:szCs w:val="21"/>
          </w:rPr>
          <w:delText>金幼芳,杜沛育.独立董事民事责任反思与制度完善[J].浙江社会科学,2024,(03):79-87+158.DOI:10.14167/j.zjss.2024.03.008.</w:delText>
        </w:r>
        <w:bookmarkEnd w:id="19"/>
      </w:del>
    </w:p>
    <w:p w14:paraId="54FDD2B4">
      <w:pPr>
        <w:widowControl/>
        <w:numPr>
          <w:ilvl w:val="-1"/>
          <w:numId w:val="0"/>
        </w:numPr>
        <w:spacing w:line="240" w:lineRule="auto"/>
        <w:ind w:firstLine="480" w:firstLineChars="0"/>
        <w:outlineLvl w:val="9"/>
        <w:rPr>
          <w:del w:id="1657" w:author="可乐来一杯" w:date="2026-04-22T22:05:39Z"/>
          <w:rFonts w:hint="eastAsia"/>
          <w:sz w:val="21"/>
          <w:szCs w:val="21"/>
        </w:rPr>
        <w:pPrChange w:id="1656" w:author="可乐来一杯" w:date="2026-04-22T22:05:40Z">
          <w:pPr>
            <w:numPr>
              <w:ilvl w:val="0"/>
              <w:numId w:val="11"/>
            </w:numPr>
            <w:spacing w:line="360" w:lineRule="auto"/>
            <w:ind w:firstLine="420" w:firstLineChars="200"/>
          </w:pPr>
        </w:pPrChange>
      </w:pPr>
      <w:del w:id="1658" w:author="可乐来一杯" w:date="2026-04-22T22:05:39Z">
        <w:bookmarkStart w:id="20" w:name="_Ref11888"/>
        <w:r>
          <w:rPr>
            <w:rFonts w:hint="eastAsia"/>
            <w:sz w:val="21"/>
            <w:szCs w:val="21"/>
          </w:rPr>
          <w:delText>刘俊海.论公司法的数字化改革：来自AI董事的新挑战[J].江淮论坛,2025,(01):126-134+193.DOI:10.16064/j.cnki.cn34-1003/g0.2025.01.016.</w:delText>
        </w:r>
        <w:bookmarkEnd w:id="20"/>
      </w:del>
    </w:p>
    <w:p w14:paraId="768161EA">
      <w:pPr>
        <w:widowControl/>
        <w:numPr>
          <w:ilvl w:val="-1"/>
          <w:numId w:val="0"/>
        </w:numPr>
        <w:spacing w:line="240" w:lineRule="auto"/>
        <w:ind w:firstLine="480" w:firstLineChars="0"/>
        <w:outlineLvl w:val="9"/>
        <w:rPr>
          <w:del w:id="1660" w:author="可乐来一杯" w:date="2026-04-22T22:05:39Z"/>
          <w:sz w:val="21"/>
          <w:szCs w:val="21"/>
        </w:rPr>
        <w:pPrChange w:id="1659" w:author="可乐来一杯" w:date="2026-04-22T22:05:40Z">
          <w:pPr>
            <w:numPr>
              <w:ilvl w:val="0"/>
              <w:numId w:val="11"/>
            </w:numPr>
            <w:spacing w:line="360" w:lineRule="auto"/>
            <w:ind w:firstLine="420" w:firstLineChars="200"/>
          </w:pPr>
        </w:pPrChange>
      </w:pPr>
      <w:del w:id="1661" w:author="可乐来一杯" w:date="2026-04-22T22:05:39Z">
        <w:bookmarkStart w:id="21" w:name="_Ref11908"/>
        <w:r>
          <w:rPr>
            <w:rFonts w:hint="eastAsia"/>
            <w:sz w:val="21"/>
            <w:szCs w:val="21"/>
            <w:lang w:val="en-US" w:eastAsia="zh-CN"/>
          </w:rPr>
          <w:delText xml:space="preserve">See </w:delText>
        </w:r>
      </w:del>
      <w:del w:id="1662" w:author="可乐来一杯" w:date="2026-04-22T22:05:39Z">
        <w:r>
          <w:rPr>
            <w:rFonts w:hint="eastAsia"/>
            <w:sz w:val="21"/>
            <w:szCs w:val="21"/>
          </w:rPr>
          <w:delText xml:space="preserve">Robert J.Rhee. Do AIs Dream of Electric Boards?Nw.U.L.Rev.Vol.119,No.4,2024,pp.1-65. </w:delText>
        </w:r>
        <w:bookmarkEnd w:id="21"/>
      </w:del>
    </w:p>
    <w:p w14:paraId="4876DC3A">
      <w:pPr>
        <w:widowControl/>
        <w:numPr>
          <w:ilvl w:val="-1"/>
          <w:numId w:val="0"/>
        </w:numPr>
        <w:spacing w:line="240" w:lineRule="auto"/>
        <w:ind w:firstLine="480" w:firstLineChars="0"/>
        <w:outlineLvl w:val="9"/>
        <w:rPr>
          <w:del w:id="1664" w:author="可乐来一杯" w:date="2026-04-22T22:05:39Z"/>
          <w:sz w:val="21"/>
          <w:szCs w:val="21"/>
        </w:rPr>
        <w:pPrChange w:id="1663" w:author="可乐来一杯" w:date="2026-04-22T22:05:40Z">
          <w:pPr>
            <w:numPr>
              <w:ilvl w:val="0"/>
              <w:numId w:val="11"/>
            </w:numPr>
            <w:spacing w:line="360" w:lineRule="auto"/>
            <w:ind w:firstLine="420" w:firstLineChars="200"/>
          </w:pPr>
        </w:pPrChange>
      </w:pPr>
      <w:del w:id="1665" w:author="可乐来一杯" w:date="2026-04-22T22:05:39Z">
        <w:bookmarkStart w:id="22" w:name="_Ref11924"/>
        <w:r>
          <w:rPr>
            <w:sz w:val="21"/>
            <w:szCs w:val="21"/>
          </w:rPr>
          <w:delText>陈玥.新兴人工智能法律主体资格的否定——基于自然人路径与法人路径的双重证伪[J/OL].河南财经政法大学学报,1-15[2025-09-16].https://link.cnki.net/urlid/41.1420.Z.20250825.1036.013.</w:delText>
        </w:r>
        <w:bookmarkEnd w:id="22"/>
      </w:del>
    </w:p>
    <w:p w14:paraId="476AF664">
      <w:pPr>
        <w:widowControl/>
        <w:numPr>
          <w:ilvl w:val="-1"/>
          <w:numId w:val="0"/>
        </w:numPr>
        <w:spacing w:line="240" w:lineRule="auto"/>
        <w:ind w:firstLine="480" w:firstLineChars="0"/>
        <w:outlineLvl w:val="9"/>
        <w:rPr>
          <w:del w:id="1667" w:author="可乐来一杯" w:date="2026-04-22T22:05:39Z"/>
          <w:sz w:val="21"/>
          <w:szCs w:val="21"/>
        </w:rPr>
        <w:pPrChange w:id="1666" w:author="可乐来一杯" w:date="2026-04-22T22:05:40Z">
          <w:pPr>
            <w:numPr>
              <w:ilvl w:val="0"/>
              <w:numId w:val="11"/>
            </w:numPr>
            <w:spacing w:line="360" w:lineRule="auto"/>
            <w:ind w:firstLine="420" w:firstLineChars="200"/>
          </w:pPr>
        </w:pPrChange>
      </w:pPr>
      <w:del w:id="1668" w:author="可乐来一杯" w:date="2026-04-22T22:05:39Z">
        <w:bookmarkStart w:id="23" w:name="_Ref11944"/>
        <w:r>
          <w:rPr>
            <w:rFonts w:hint="eastAsia"/>
            <w:sz w:val="21"/>
            <w:szCs w:val="21"/>
          </w:rPr>
          <w:delText>陶鹏飞.强人工智能应当成为一种新民事主体[J].天中学刊,2025,40(04):35-41.DOI:10.14058/j.cnki.tzxk.2025.04.010.</w:delText>
        </w:r>
        <w:bookmarkEnd w:id="23"/>
      </w:del>
    </w:p>
    <w:p w14:paraId="0E7DCFEC">
      <w:pPr>
        <w:widowControl/>
        <w:numPr>
          <w:ilvl w:val="-1"/>
          <w:numId w:val="0"/>
        </w:numPr>
        <w:spacing w:line="240" w:lineRule="auto"/>
        <w:ind w:firstLine="480" w:firstLineChars="0"/>
        <w:outlineLvl w:val="9"/>
        <w:rPr>
          <w:del w:id="1670" w:author="可乐来一杯" w:date="2026-04-22T22:05:39Z"/>
          <w:sz w:val="21"/>
          <w:szCs w:val="21"/>
        </w:rPr>
        <w:pPrChange w:id="1669" w:author="可乐来一杯" w:date="2026-04-22T22:05:40Z">
          <w:pPr>
            <w:numPr>
              <w:ilvl w:val="0"/>
              <w:numId w:val="11"/>
            </w:numPr>
            <w:spacing w:line="360" w:lineRule="auto"/>
            <w:ind w:firstLine="420" w:firstLineChars="200"/>
          </w:pPr>
        </w:pPrChange>
      </w:pPr>
      <w:del w:id="1671" w:author="可乐来一杯" w:date="2026-04-22T22:05:39Z">
        <w:bookmarkStart w:id="24" w:name="_Ref30671"/>
        <w:r>
          <w:rPr>
            <w:rFonts w:hint="eastAsia"/>
            <w:sz w:val="21"/>
            <w:szCs w:val="21"/>
          </w:rPr>
          <w:delText>刘成杰.人工智能董事法律地位及其信义义务构想——基于强人工智能视角[J].中州学刊,2024,(02):79-86.</w:delText>
        </w:r>
        <w:bookmarkEnd w:id="24"/>
      </w:del>
    </w:p>
    <w:p w14:paraId="000EB85B">
      <w:pPr>
        <w:widowControl/>
        <w:numPr>
          <w:ilvl w:val="-1"/>
          <w:numId w:val="0"/>
        </w:numPr>
        <w:spacing w:line="240" w:lineRule="auto"/>
        <w:ind w:firstLine="480" w:firstLineChars="0"/>
        <w:outlineLvl w:val="9"/>
        <w:rPr>
          <w:del w:id="1673" w:author="可乐来一杯" w:date="2026-04-22T22:05:39Z"/>
          <w:sz w:val="21"/>
          <w:szCs w:val="21"/>
        </w:rPr>
        <w:pPrChange w:id="1672" w:author="可乐来一杯" w:date="2026-04-22T22:05:40Z">
          <w:pPr>
            <w:numPr>
              <w:ilvl w:val="0"/>
              <w:numId w:val="11"/>
            </w:numPr>
            <w:spacing w:line="360" w:lineRule="auto"/>
            <w:ind w:firstLine="420" w:firstLineChars="200"/>
          </w:pPr>
        </w:pPrChange>
      </w:pPr>
      <w:del w:id="1674" w:author="可乐来一杯" w:date="2026-04-22T22:05:39Z">
        <w:bookmarkStart w:id="25" w:name="_Ref30694"/>
        <w:r>
          <w:rPr>
            <w:rFonts w:hint="eastAsia"/>
            <w:sz w:val="21"/>
            <w:szCs w:val="21"/>
          </w:rPr>
          <w:delText xml:space="preserve">王莹莹.信义义务的传统逻辑与现代建构[J].法学论坛，2019(6):27-36. </w:delText>
        </w:r>
        <w:bookmarkEnd w:id="25"/>
      </w:del>
    </w:p>
    <w:p w14:paraId="05832CC6">
      <w:pPr>
        <w:widowControl/>
        <w:numPr>
          <w:ilvl w:val="-1"/>
          <w:numId w:val="0"/>
        </w:numPr>
        <w:spacing w:line="240" w:lineRule="auto"/>
        <w:ind w:firstLine="480" w:firstLineChars="0"/>
        <w:outlineLvl w:val="9"/>
        <w:rPr>
          <w:del w:id="1676" w:author="可乐来一杯" w:date="2026-04-22T22:05:39Z"/>
          <w:sz w:val="21"/>
          <w:szCs w:val="21"/>
        </w:rPr>
        <w:pPrChange w:id="1675" w:author="可乐来一杯" w:date="2026-04-22T22:05:40Z">
          <w:pPr>
            <w:numPr>
              <w:ilvl w:val="0"/>
              <w:numId w:val="11"/>
            </w:numPr>
            <w:spacing w:line="360" w:lineRule="auto"/>
            <w:ind w:firstLine="420" w:firstLineChars="200"/>
          </w:pPr>
        </w:pPrChange>
      </w:pPr>
      <w:del w:id="1677" w:author="可乐来一杯" w:date="2026-04-22T22:05:39Z">
        <w:bookmarkStart w:id="26" w:name="_Ref30711"/>
        <w:r>
          <w:rPr>
            <w:rFonts w:hint="eastAsia"/>
            <w:sz w:val="21"/>
            <w:szCs w:val="21"/>
          </w:rPr>
          <w:delText>宋姝.智能投顾信义义务主体的责任承担[J].华东政法大学学报,2024,27(04):136-145.</w:delText>
        </w:r>
        <w:bookmarkEnd w:id="26"/>
      </w:del>
    </w:p>
    <w:p w14:paraId="40F104E6">
      <w:pPr>
        <w:widowControl/>
        <w:numPr>
          <w:ilvl w:val="-1"/>
          <w:numId w:val="0"/>
        </w:numPr>
        <w:spacing w:line="240" w:lineRule="auto"/>
        <w:ind w:firstLine="480" w:firstLineChars="0"/>
        <w:outlineLvl w:val="9"/>
        <w:rPr>
          <w:del w:id="1679" w:author="可乐来一杯" w:date="2026-04-22T22:05:39Z"/>
          <w:sz w:val="21"/>
          <w:szCs w:val="21"/>
        </w:rPr>
        <w:pPrChange w:id="1678" w:author="可乐来一杯" w:date="2026-04-22T22:05:40Z">
          <w:pPr>
            <w:numPr>
              <w:ilvl w:val="0"/>
              <w:numId w:val="11"/>
            </w:numPr>
            <w:spacing w:line="360" w:lineRule="auto"/>
            <w:ind w:firstLine="420" w:firstLineChars="200"/>
          </w:pPr>
        </w:pPrChange>
      </w:pPr>
      <w:del w:id="1680" w:author="可乐来一杯" w:date="2026-04-22T22:05:39Z">
        <w:bookmarkStart w:id="27" w:name="_Ref30740"/>
        <w:r>
          <w:rPr>
            <w:rFonts w:hint="eastAsia"/>
            <w:sz w:val="21"/>
            <w:szCs w:val="21"/>
          </w:rPr>
          <w:delText>郭小东.从“可解释”到“可信任”:人工智能治理的逻辑重构[J/OL].北京工业大学学报(社会科学版),1-19[2025-09-16].https://link.cnki.net/urlid/11.4558.G.20250724.1436.004.</w:delText>
        </w:r>
        <w:bookmarkEnd w:id="27"/>
      </w:del>
    </w:p>
    <w:p w14:paraId="69550857">
      <w:pPr>
        <w:widowControl/>
        <w:numPr>
          <w:ilvl w:val="-1"/>
          <w:numId w:val="0"/>
        </w:numPr>
        <w:spacing w:line="240" w:lineRule="auto"/>
        <w:ind w:firstLine="480" w:firstLineChars="0"/>
        <w:outlineLvl w:val="9"/>
        <w:rPr>
          <w:del w:id="1682" w:author="可乐来一杯" w:date="2026-04-22T22:05:39Z"/>
          <w:rFonts w:hint="eastAsia"/>
          <w:sz w:val="21"/>
          <w:szCs w:val="21"/>
        </w:rPr>
        <w:pPrChange w:id="1681" w:author="可乐来一杯" w:date="2026-04-22T22:05:40Z">
          <w:pPr>
            <w:numPr>
              <w:ilvl w:val="0"/>
              <w:numId w:val="11"/>
            </w:numPr>
            <w:spacing w:line="360" w:lineRule="auto"/>
            <w:ind w:firstLine="420" w:firstLineChars="200"/>
          </w:pPr>
        </w:pPrChange>
      </w:pPr>
      <w:del w:id="1683" w:author="可乐来一杯" w:date="2026-04-22T22:05:39Z">
        <w:bookmarkStart w:id="28" w:name="_Ref30756"/>
        <w:r>
          <w:rPr>
            <w:rFonts w:hint="eastAsia"/>
            <w:sz w:val="21"/>
            <w:szCs w:val="21"/>
          </w:rPr>
          <w:delText>张英明.中国独立董事制度完善路径研究[J].财会通讯,2025,(08):11-15+22.DOI:10.16144/j.cnki.issn1002-8072.2025.08.002.</w:delText>
        </w:r>
        <w:bookmarkEnd w:id="28"/>
      </w:del>
    </w:p>
    <w:p w14:paraId="3810217C">
      <w:pPr>
        <w:widowControl/>
        <w:numPr>
          <w:ilvl w:val="-1"/>
          <w:numId w:val="0"/>
        </w:numPr>
        <w:spacing w:line="240" w:lineRule="auto"/>
        <w:ind w:firstLine="480" w:firstLineChars="0"/>
        <w:outlineLvl w:val="9"/>
        <w:rPr>
          <w:del w:id="1685" w:author="可乐来一杯" w:date="2026-04-22T22:05:39Z"/>
          <w:sz w:val="21"/>
          <w:szCs w:val="21"/>
        </w:rPr>
        <w:pPrChange w:id="1684" w:author="可乐来一杯" w:date="2026-04-22T22:05:40Z">
          <w:pPr>
            <w:numPr>
              <w:ilvl w:val="0"/>
              <w:numId w:val="11"/>
            </w:numPr>
            <w:spacing w:line="360" w:lineRule="auto"/>
            <w:ind w:firstLine="420" w:firstLineChars="200"/>
          </w:pPr>
        </w:pPrChange>
      </w:pPr>
      <w:del w:id="1686" w:author="可乐来一杯" w:date="2026-04-22T22:05:39Z">
        <w:bookmarkStart w:id="29" w:name="_Ref30776"/>
        <w:r>
          <w:rPr>
            <w:rFonts w:hint="eastAsia"/>
            <w:sz w:val="21"/>
            <w:szCs w:val="21"/>
          </w:rPr>
          <w:delText>陈晓珊,匡贺武.独立董事薪酬激励与高管超额薪酬：静态博弈与实证分析[J].云南财经大学学报,2023,39(10):82-96.DOI:10.16537/j.cnki.jynufe.000900.</w:delText>
        </w:r>
        <w:bookmarkEnd w:id="29"/>
      </w:del>
    </w:p>
    <w:p w14:paraId="69A5B055">
      <w:pPr>
        <w:widowControl/>
        <w:numPr>
          <w:ilvl w:val="-1"/>
          <w:numId w:val="0"/>
        </w:numPr>
        <w:spacing w:line="240" w:lineRule="auto"/>
        <w:ind w:firstLine="480" w:firstLineChars="0"/>
        <w:outlineLvl w:val="9"/>
        <w:rPr>
          <w:del w:id="1688" w:author="可乐来一杯" w:date="2026-04-22T22:05:39Z"/>
          <w:sz w:val="21"/>
          <w:szCs w:val="21"/>
        </w:rPr>
        <w:pPrChange w:id="1687" w:author="可乐来一杯" w:date="2026-04-22T22:05:40Z">
          <w:pPr>
            <w:numPr>
              <w:ilvl w:val="0"/>
              <w:numId w:val="11"/>
            </w:numPr>
            <w:spacing w:line="360" w:lineRule="auto"/>
            <w:ind w:firstLine="420" w:firstLineChars="200"/>
          </w:pPr>
        </w:pPrChange>
      </w:pPr>
      <w:del w:id="1689" w:author="可乐来一杯" w:date="2026-04-22T22:05:39Z">
        <w:bookmarkStart w:id="30" w:name="_Ref30795"/>
        <w:r>
          <w:rPr>
            <w:rFonts w:hint="eastAsia"/>
            <w:sz w:val="21"/>
            <w:szCs w:val="21"/>
          </w:rPr>
          <w:delText>朱羿锟,郭永超.我国独立董事民事责任划分及制度重构——基于法经济学原理的分析[J].北京社会科学,2024,(12):35-47.DOI:10.13262/j.bjsshkxy.bjshkx.241204.</w:delText>
        </w:r>
        <w:bookmarkEnd w:id="30"/>
      </w:del>
    </w:p>
    <w:p w14:paraId="0C73C55A">
      <w:pPr>
        <w:widowControl/>
        <w:numPr>
          <w:ilvl w:val="-1"/>
          <w:numId w:val="0"/>
        </w:numPr>
        <w:spacing w:line="240" w:lineRule="auto"/>
        <w:ind w:firstLine="480" w:firstLineChars="0"/>
        <w:outlineLvl w:val="9"/>
        <w:rPr>
          <w:del w:id="1691" w:author="可乐来一杯" w:date="2026-04-22T22:05:39Z"/>
          <w:rFonts w:hint="eastAsia"/>
          <w:sz w:val="21"/>
          <w:szCs w:val="21"/>
        </w:rPr>
        <w:pPrChange w:id="1690" w:author="可乐来一杯" w:date="2026-04-22T22:05:40Z">
          <w:pPr>
            <w:numPr>
              <w:ilvl w:val="0"/>
              <w:numId w:val="11"/>
            </w:numPr>
            <w:spacing w:line="360" w:lineRule="auto"/>
            <w:ind w:firstLine="420" w:firstLineChars="200"/>
          </w:pPr>
        </w:pPrChange>
      </w:pPr>
      <w:del w:id="1692" w:author="可乐来一杯" w:date="2026-04-22T22:05:39Z">
        <w:bookmarkStart w:id="31" w:name="_Ref30815"/>
        <w:r>
          <w:rPr>
            <w:rFonts w:hint="eastAsia"/>
            <w:sz w:val="21"/>
            <w:szCs w:val="21"/>
          </w:rPr>
          <w:delText>汪青松,罗娜.独董独立性谜题与机制独立性再造[J].证券市场导报,2022,(03):43-51.</w:delText>
        </w:r>
        <w:bookmarkEnd w:id="31"/>
      </w:del>
    </w:p>
    <w:p w14:paraId="33BB98B5">
      <w:pPr>
        <w:widowControl/>
        <w:numPr>
          <w:ilvl w:val="-1"/>
          <w:numId w:val="0"/>
        </w:numPr>
        <w:spacing w:line="240" w:lineRule="auto"/>
        <w:ind w:firstLine="480" w:firstLineChars="0"/>
        <w:outlineLvl w:val="9"/>
        <w:rPr>
          <w:del w:id="1694" w:author="可乐来一杯" w:date="2026-04-22T22:05:39Z"/>
          <w:sz w:val="21"/>
          <w:szCs w:val="21"/>
        </w:rPr>
        <w:pPrChange w:id="1693" w:author="可乐来一杯" w:date="2026-04-22T22:05:40Z">
          <w:pPr>
            <w:numPr>
              <w:ilvl w:val="0"/>
              <w:numId w:val="11"/>
            </w:numPr>
            <w:spacing w:line="360" w:lineRule="auto"/>
            <w:ind w:firstLine="420" w:firstLineChars="200"/>
          </w:pPr>
        </w:pPrChange>
      </w:pPr>
      <w:del w:id="1695" w:author="可乐来一杯" w:date="2026-04-22T22:05:39Z">
        <w:bookmarkStart w:id="32" w:name="_Ref30835"/>
        <w:r>
          <w:rPr>
            <w:rFonts w:hint="eastAsia"/>
            <w:sz w:val="21"/>
            <w:szCs w:val="21"/>
          </w:rPr>
          <w:delText>窦鹏娟.“后康美时代”独立董事履职的“独立性”[J].荆楚法学,2022,(02):148-160.</w:delText>
        </w:r>
        <w:bookmarkEnd w:id="32"/>
      </w:del>
    </w:p>
    <w:p w14:paraId="0C5DD6EE">
      <w:pPr>
        <w:widowControl/>
        <w:numPr>
          <w:ilvl w:val="-1"/>
          <w:numId w:val="0"/>
        </w:numPr>
        <w:spacing w:line="240" w:lineRule="auto"/>
        <w:ind w:firstLine="480" w:firstLineChars="0"/>
        <w:outlineLvl w:val="9"/>
        <w:rPr>
          <w:del w:id="1697" w:author="可乐来一杯" w:date="2026-04-22T22:05:39Z"/>
          <w:sz w:val="21"/>
          <w:szCs w:val="21"/>
        </w:rPr>
        <w:pPrChange w:id="1696" w:author="可乐来一杯" w:date="2026-04-22T22:05:40Z">
          <w:pPr>
            <w:numPr>
              <w:ilvl w:val="0"/>
              <w:numId w:val="11"/>
            </w:numPr>
            <w:spacing w:line="360" w:lineRule="auto"/>
            <w:ind w:firstLine="420" w:firstLineChars="200"/>
          </w:pPr>
        </w:pPrChange>
      </w:pPr>
      <w:del w:id="1698" w:author="可乐来一杯" w:date="2026-04-22T22:05:39Z">
        <w:bookmarkStart w:id="33" w:name="_Ref30861"/>
        <w:r>
          <w:rPr>
            <w:rFonts w:hint="eastAsia"/>
            <w:sz w:val="21"/>
            <w:szCs w:val="21"/>
          </w:rPr>
          <w:delText>陈嘉白.公司监督机制中“人缘同构性”的制度解构[J].法律科学(西北政法大学学报),2024,42(04):126-137.DOI:10.16290/j.cnki.1674-5205.2024.04.015.</w:delText>
        </w:r>
        <w:bookmarkEnd w:id="33"/>
      </w:del>
    </w:p>
    <w:p w14:paraId="7FD987AF">
      <w:pPr>
        <w:widowControl/>
        <w:numPr>
          <w:ilvl w:val="-1"/>
          <w:numId w:val="0"/>
        </w:numPr>
        <w:spacing w:line="240" w:lineRule="auto"/>
        <w:ind w:firstLine="480" w:firstLineChars="0"/>
        <w:outlineLvl w:val="9"/>
        <w:rPr>
          <w:del w:id="1700" w:author="可乐来一杯" w:date="2026-04-22T22:05:39Z"/>
          <w:sz w:val="21"/>
          <w:szCs w:val="21"/>
        </w:rPr>
        <w:pPrChange w:id="1699" w:author="可乐来一杯" w:date="2026-04-22T22:05:40Z">
          <w:pPr>
            <w:numPr>
              <w:ilvl w:val="0"/>
              <w:numId w:val="11"/>
            </w:numPr>
            <w:spacing w:line="360" w:lineRule="auto"/>
            <w:ind w:firstLine="420" w:firstLineChars="200"/>
          </w:pPr>
        </w:pPrChange>
      </w:pPr>
      <w:del w:id="1701" w:author="可乐来一杯" w:date="2026-04-22T22:05:39Z">
        <w:bookmarkStart w:id="34" w:name="_Ref30880"/>
        <w:r>
          <w:rPr>
            <w:rFonts w:hint="eastAsia"/>
            <w:sz w:val="21"/>
            <w:szCs w:val="21"/>
          </w:rPr>
          <w:delText>陈云.上市公司独立董事薪酬制度研究——基于浙江上市公司数据[J].财会通讯,2012,(18):60-63.DOI:10.16144/j.cnki.issn1002-8072.2012.18.015.</w:delText>
        </w:r>
        <w:bookmarkEnd w:id="34"/>
      </w:del>
    </w:p>
    <w:p w14:paraId="77664F3B">
      <w:pPr>
        <w:widowControl/>
        <w:numPr>
          <w:ilvl w:val="-1"/>
          <w:numId w:val="0"/>
        </w:numPr>
        <w:spacing w:line="240" w:lineRule="auto"/>
        <w:ind w:firstLine="480" w:firstLineChars="0"/>
        <w:outlineLvl w:val="9"/>
        <w:rPr>
          <w:del w:id="1703" w:author="可乐来一杯" w:date="2026-04-22T22:05:39Z"/>
          <w:sz w:val="21"/>
          <w:szCs w:val="21"/>
        </w:rPr>
        <w:pPrChange w:id="1702" w:author="可乐来一杯" w:date="2026-04-22T22:05:40Z">
          <w:pPr>
            <w:numPr>
              <w:ilvl w:val="0"/>
              <w:numId w:val="11"/>
            </w:numPr>
            <w:spacing w:line="360" w:lineRule="auto"/>
            <w:ind w:firstLine="420" w:firstLineChars="200"/>
          </w:pPr>
        </w:pPrChange>
      </w:pPr>
      <w:del w:id="1704" w:author="可乐来一杯" w:date="2026-04-22T22:05:39Z">
        <w:bookmarkStart w:id="35" w:name="_Ref30900"/>
        <w:r>
          <w:rPr>
            <w:rFonts w:hint="eastAsia"/>
            <w:sz w:val="21"/>
            <w:szCs w:val="21"/>
          </w:rPr>
          <w:delText>张天舒,陈信元,黄俊.独立董事薪酬与公司治理效率[J].金融研究,2018,(06):155-170.</w:delText>
        </w:r>
        <w:bookmarkEnd w:id="35"/>
      </w:del>
    </w:p>
    <w:p w14:paraId="75A97589">
      <w:pPr>
        <w:widowControl/>
        <w:numPr>
          <w:ilvl w:val="-1"/>
          <w:numId w:val="0"/>
        </w:numPr>
        <w:spacing w:line="240" w:lineRule="auto"/>
        <w:ind w:firstLine="480" w:firstLineChars="0"/>
        <w:outlineLvl w:val="9"/>
        <w:rPr>
          <w:del w:id="1706" w:author="可乐来一杯" w:date="2026-04-22T22:05:39Z"/>
          <w:sz w:val="21"/>
          <w:szCs w:val="21"/>
        </w:rPr>
        <w:pPrChange w:id="1705" w:author="可乐来一杯" w:date="2026-04-22T22:05:40Z">
          <w:pPr>
            <w:numPr>
              <w:ilvl w:val="0"/>
              <w:numId w:val="11"/>
            </w:numPr>
            <w:spacing w:line="360" w:lineRule="auto"/>
            <w:ind w:firstLine="420" w:firstLineChars="200"/>
          </w:pPr>
        </w:pPrChange>
      </w:pPr>
      <w:del w:id="1707" w:author="可乐来一杯" w:date="2026-04-22T22:05:39Z">
        <w:bookmarkStart w:id="36" w:name="_Ref30920"/>
        <w:r>
          <w:rPr>
            <w:rFonts w:hint="eastAsia"/>
            <w:sz w:val="21"/>
            <w:szCs w:val="21"/>
          </w:rPr>
          <w:delText>王运通,马黎珺.金融机构独立董事薪酬激励研究[J].金融监管研究,2022,(07):1-21.DOI:10.13490/j.cnki.frr.2022.07.001.</w:delText>
        </w:r>
        <w:bookmarkEnd w:id="36"/>
      </w:del>
    </w:p>
    <w:p w14:paraId="436EEC5E">
      <w:pPr>
        <w:widowControl/>
        <w:numPr>
          <w:ilvl w:val="-1"/>
          <w:numId w:val="0"/>
        </w:numPr>
        <w:spacing w:line="240" w:lineRule="auto"/>
        <w:ind w:firstLine="480" w:firstLineChars="0"/>
        <w:outlineLvl w:val="9"/>
        <w:rPr>
          <w:del w:id="1709" w:author="可乐来一杯" w:date="2026-04-22T22:05:39Z"/>
          <w:rFonts w:hint="eastAsia"/>
          <w:sz w:val="21"/>
          <w:szCs w:val="21"/>
        </w:rPr>
        <w:pPrChange w:id="1708" w:author="可乐来一杯" w:date="2026-04-22T22:05:40Z">
          <w:pPr>
            <w:numPr>
              <w:ilvl w:val="0"/>
              <w:numId w:val="11"/>
            </w:numPr>
            <w:spacing w:line="360" w:lineRule="auto"/>
            <w:ind w:firstLine="420" w:firstLineChars="200"/>
          </w:pPr>
        </w:pPrChange>
      </w:pPr>
      <w:del w:id="1710" w:author="可乐来一杯" w:date="2026-04-22T22:05:39Z">
        <w:bookmarkStart w:id="37" w:name="_Ref30942"/>
        <w:r>
          <w:rPr>
            <w:rFonts w:hint="eastAsia"/>
            <w:sz w:val="21"/>
            <w:szCs w:val="21"/>
          </w:rPr>
          <w:delText>马壮,汪声媛.独立董事连锁网络与财务违规传染效应研究[J].证券市场导报,2025,(03):46-57.</w:delText>
        </w:r>
        <w:bookmarkEnd w:id="37"/>
      </w:del>
    </w:p>
    <w:p w14:paraId="7BF93A88">
      <w:pPr>
        <w:widowControl/>
        <w:numPr>
          <w:ilvl w:val="-1"/>
          <w:numId w:val="0"/>
        </w:numPr>
        <w:spacing w:line="240" w:lineRule="auto"/>
        <w:ind w:firstLine="480" w:firstLineChars="0"/>
        <w:outlineLvl w:val="9"/>
        <w:rPr>
          <w:del w:id="1712" w:author="可乐来一杯" w:date="2026-04-22T22:05:39Z"/>
          <w:sz w:val="21"/>
          <w:szCs w:val="21"/>
        </w:rPr>
        <w:pPrChange w:id="1711" w:author="可乐来一杯" w:date="2026-04-22T22:05:40Z">
          <w:pPr>
            <w:numPr>
              <w:ilvl w:val="0"/>
              <w:numId w:val="11"/>
            </w:numPr>
            <w:spacing w:line="360" w:lineRule="auto"/>
            <w:ind w:firstLine="420" w:firstLineChars="200"/>
          </w:pPr>
        </w:pPrChange>
      </w:pPr>
      <w:del w:id="1713" w:author="可乐来一杯" w:date="2026-04-22T22:05:39Z">
        <w:bookmarkStart w:id="38" w:name="_Ref30972"/>
        <w:r>
          <w:rPr>
            <w:rFonts w:hint="eastAsia"/>
            <w:sz w:val="21"/>
            <w:szCs w:val="21"/>
          </w:rPr>
          <w:delText>刘俊海.论公司法的数字化改革：来自AI董事的新挑战[J].江淮论坛,2025,(01):126-134+193.DOI:10.16064/j.cnki.cn34-1003/g0.2025.01.016.</w:delText>
        </w:r>
        <w:bookmarkEnd w:id="38"/>
      </w:del>
    </w:p>
    <w:p w14:paraId="0704212B">
      <w:pPr>
        <w:widowControl/>
        <w:numPr>
          <w:ilvl w:val="-1"/>
          <w:numId w:val="0"/>
        </w:numPr>
        <w:spacing w:line="240" w:lineRule="auto"/>
        <w:ind w:firstLine="480" w:firstLineChars="0"/>
        <w:outlineLvl w:val="9"/>
        <w:rPr>
          <w:del w:id="1715" w:author="可乐来一杯" w:date="2026-04-22T22:05:39Z"/>
          <w:sz w:val="21"/>
          <w:szCs w:val="21"/>
        </w:rPr>
        <w:pPrChange w:id="1714" w:author="可乐来一杯" w:date="2026-04-22T22:05:40Z">
          <w:pPr>
            <w:numPr>
              <w:ilvl w:val="0"/>
              <w:numId w:val="11"/>
            </w:numPr>
            <w:spacing w:line="360" w:lineRule="auto"/>
            <w:ind w:firstLine="420" w:firstLineChars="200"/>
          </w:pPr>
        </w:pPrChange>
      </w:pPr>
      <w:del w:id="1716" w:author="可乐来一杯" w:date="2026-04-22T22:05:39Z">
        <w:bookmarkStart w:id="39" w:name="_Ref30995"/>
        <w:r>
          <w:rPr>
            <w:rFonts w:hint="eastAsia"/>
            <w:sz w:val="21"/>
            <w:szCs w:val="21"/>
          </w:rPr>
          <w:delText xml:space="preserve">任先行，周林彬.比较商法导论[M].北京：北京大学出版社，2000:237. </w:delText>
        </w:r>
        <w:bookmarkEnd w:id="39"/>
      </w:del>
    </w:p>
    <w:p w14:paraId="3D38B42D">
      <w:pPr>
        <w:widowControl/>
        <w:numPr>
          <w:ilvl w:val="-1"/>
          <w:numId w:val="0"/>
        </w:numPr>
        <w:spacing w:line="240" w:lineRule="auto"/>
        <w:ind w:firstLine="480" w:firstLineChars="0"/>
        <w:outlineLvl w:val="9"/>
        <w:rPr>
          <w:del w:id="1718" w:author="可乐来一杯" w:date="2026-04-22T22:05:39Z"/>
          <w:sz w:val="21"/>
          <w:szCs w:val="21"/>
        </w:rPr>
        <w:pPrChange w:id="1717" w:author="可乐来一杯" w:date="2026-04-22T22:05:40Z">
          <w:pPr>
            <w:numPr>
              <w:ilvl w:val="0"/>
              <w:numId w:val="11"/>
            </w:numPr>
            <w:spacing w:line="360" w:lineRule="auto"/>
            <w:ind w:firstLine="420" w:firstLineChars="200"/>
          </w:pPr>
        </w:pPrChange>
      </w:pPr>
      <w:del w:id="1719" w:author="可乐来一杯" w:date="2026-04-22T22:05:39Z">
        <w:bookmarkStart w:id="40" w:name="_Ref31017"/>
        <w:r>
          <w:rPr>
            <w:rFonts w:hint="eastAsia"/>
            <w:sz w:val="21"/>
            <w:szCs w:val="21"/>
          </w:rPr>
          <w:delText>潘米,李建伟.新《公司法》下公司登记的事项与效力反思[J].中南民族大学学报(人文社会科学版),2025,45(03):125-135+186-187.DOI:10.19898/j.cnki.42-1704/C.20250221.03.</w:delText>
        </w:r>
        <w:bookmarkEnd w:id="40"/>
      </w:del>
    </w:p>
    <w:p w14:paraId="5B8AB912">
      <w:pPr>
        <w:widowControl/>
        <w:numPr>
          <w:ilvl w:val="-1"/>
          <w:numId w:val="0"/>
        </w:numPr>
        <w:spacing w:line="240" w:lineRule="auto"/>
        <w:ind w:firstLine="480" w:firstLineChars="0"/>
        <w:outlineLvl w:val="9"/>
        <w:rPr>
          <w:del w:id="1721" w:author="可乐来一杯" w:date="2026-04-22T22:05:39Z"/>
          <w:sz w:val="21"/>
          <w:szCs w:val="21"/>
        </w:rPr>
        <w:pPrChange w:id="1720" w:author="可乐来一杯" w:date="2026-04-22T22:05:40Z">
          <w:pPr>
            <w:numPr>
              <w:ilvl w:val="0"/>
              <w:numId w:val="11"/>
            </w:numPr>
            <w:spacing w:line="360" w:lineRule="auto"/>
            <w:ind w:firstLine="420" w:firstLineChars="200"/>
          </w:pPr>
        </w:pPrChange>
      </w:pPr>
      <w:del w:id="1722" w:author="可乐来一杯" w:date="2026-04-22T22:05:39Z">
        <w:bookmarkStart w:id="41" w:name="_Ref31031"/>
        <w:r>
          <w:rPr>
            <w:rFonts w:hint="eastAsia"/>
            <w:sz w:val="21"/>
            <w:szCs w:val="21"/>
          </w:rPr>
          <w:delText>蒋大兴.公司登记改革与营商环境促进——六个可能的要点问题[J].当代法学,2025,39(01):42-57.</w:delText>
        </w:r>
        <w:bookmarkEnd w:id="41"/>
      </w:del>
    </w:p>
    <w:p w14:paraId="1EA47389">
      <w:pPr>
        <w:widowControl/>
        <w:numPr>
          <w:ilvl w:val="-1"/>
          <w:numId w:val="0"/>
        </w:numPr>
        <w:spacing w:line="240" w:lineRule="auto"/>
        <w:ind w:firstLine="480" w:firstLineChars="0"/>
        <w:outlineLvl w:val="9"/>
        <w:rPr>
          <w:del w:id="1724" w:author="可乐来一杯" w:date="2026-04-22T22:05:39Z"/>
          <w:sz w:val="21"/>
          <w:szCs w:val="21"/>
        </w:rPr>
        <w:pPrChange w:id="1723" w:author="可乐来一杯" w:date="2026-04-22T22:05:40Z">
          <w:pPr>
            <w:numPr>
              <w:ilvl w:val="0"/>
              <w:numId w:val="11"/>
            </w:numPr>
            <w:spacing w:line="360" w:lineRule="auto"/>
            <w:ind w:firstLine="420" w:firstLineChars="200"/>
          </w:pPr>
        </w:pPrChange>
      </w:pPr>
      <w:del w:id="1725" w:author="可乐来一杯" w:date="2026-04-22T22:05:39Z">
        <w:bookmarkStart w:id="42" w:name="_Ref31080"/>
        <w:r>
          <w:rPr>
            <w:rFonts w:hint="eastAsia"/>
            <w:sz w:val="21"/>
            <w:szCs w:val="21"/>
          </w:rPr>
          <w:delText>刘俊海.论公司法的数字化改革：来自AI董事的新挑战[J].江淮论坛,2025,(01):126-134+193.DOI:10.16064/j.cnki.cn34-1003/g0.2025.01.016.</w:delText>
        </w:r>
        <w:bookmarkEnd w:id="42"/>
      </w:del>
    </w:p>
    <w:p w14:paraId="61377D74">
      <w:pPr>
        <w:widowControl/>
        <w:numPr>
          <w:ilvl w:val="-1"/>
          <w:numId w:val="0"/>
        </w:numPr>
        <w:spacing w:line="240" w:lineRule="auto"/>
        <w:ind w:firstLine="480" w:firstLineChars="0"/>
        <w:outlineLvl w:val="9"/>
        <w:rPr>
          <w:del w:id="1727" w:author="可乐来一杯" w:date="2026-04-21T12:33:52Z"/>
          <w:rFonts w:hint="eastAsia"/>
          <w:sz w:val="21"/>
          <w:szCs w:val="21"/>
        </w:rPr>
        <w:pPrChange w:id="1726" w:author="可乐来一杯" w:date="2026-04-22T22:05:40Z">
          <w:pPr>
            <w:numPr>
              <w:ilvl w:val="0"/>
              <w:numId w:val="11"/>
            </w:numPr>
            <w:spacing w:line="360" w:lineRule="auto"/>
            <w:ind w:firstLine="420" w:firstLineChars="200"/>
          </w:pPr>
        </w:pPrChange>
      </w:pPr>
      <w:del w:id="1728" w:author="可乐来一杯" w:date="2026-04-21T12:33:52Z">
        <w:bookmarkStart w:id="43" w:name="_Ref31053"/>
        <w:r>
          <w:rPr>
            <w:rFonts w:hint="eastAsia"/>
            <w:sz w:val="21"/>
            <w:szCs w:val="21"/>
          </w:rPr>
          <w:delText>刘俊海.董事责任制度重构：精准问责、合理容错、宽容失败——以弘扬企业家精神为视角[J].交大法学,2023,(03):94-119.DOI:10.19375/j.cnki.31-2075/d.2023.03.001.</w:delText>
        </w:r>
        <w:bookmarkEnd w:id="43"/>
      </w:del>
    </w:p>
    <w:p w14:paraId="44D81135">
      <w:pPr>
        <w:widowControl/>
        <w:numPr>
          <w:ilvl w:val="-1"/>
          <w:numId w:val="0"/>
        </w:numPr>
        <w:spacing w:line="240" w:lineRule="auto"/>
        <w:ind w:firstLine="480" w:firstLineChars="0"/>
        <w:outlineLvl w:val="9"/>
        <w:rPr>
          <w:del w:id="1730" w:author="可乐来一杯" w:date="2026-04-21T12:33:52Z"/>
          <w:sz w:val="21"/>
          <w:szCs w:val="21"/>
        </w:rPr>
        <w:pPrChange w:id="1729" w:author="可乐来一杯" w:date="2026-04-22T22:05:40Z">
          <w:pPr>
            <w:numPr>
              <w:ilvl w:val="0"/>
              <w:numId w:val="11"/>
            </w:numPr>
            <w:spacing w:line="360" w:lineRule="auto"/>
            <w:ind w:firstLine="420" w:firstLineChars="200"/>
          </w:pPr>
        </w:pPrChange>
      </w:pPr>
      <w:del w:id="1731" w:author="可乐来一杯" w:date="2026-04-21T12:33:52Z">
        <w:bookmarkStart w:id="44" w:name="_Ref31243"/>
        <w:r>
          <w:rPr>
            <w:rFonts w:hint="eastAsia"/>
            <w:sz w:val="21"/>
            <w:szCs w:val="21"/>
          </w:rPr>
          <w:delText>司耕旭.独立董事责任的区分要素与法律限制[J].中国法律评论,2024,(05):68-78.</w:delText>
        </w:r>
        <w:bookmarkEnd w:id="44"/>
      </w:del>
    </w:p>
    <w:p w14:paraId="5B2049B5">
      <w:pPr>
        <w:widowControl/>
        <w:numPr>
          <w:ilvl w:val="-1"/>
          <w:numId w:val="0"/>
        </w:numPr>
        <w:spacing w:line="240" w:lineRule="auto"/>
        <w:ind w:firstLine="480" w:firstLineChars="0"/>
        <w:outlineLvl w:val="9"/>
        <w:rPr>
          <w:del w:id="1733" w:author="可乐来一杯" w:date="2026-04-21T12:33:52Z"/>
          <w:sz w:val="21"/>
          <w:szCs w:val="21"/>
        </w:rPr>
        <w:pPrChange w:id="1732" w:author="可乐来一杯" w:date="2026-04-22T22:05:40Z">
          <w:pPr>
            <w:numPr>
              <w:ilvl w:val="0"/>
              <w:numId w:val="11"/>
            </w:numPr>
            <w:spacing w:line="360" w:lineRule="auto"/>
            <w:ind w:firstLine="420" w:firstLineChars="200"/>
          </w:pPr>
        </w:pPrChange>
      </w:pPr>
      <w:del w:id="1734" w:author="可乐来一杯" w:date="2026-04-21T12:33:52Z">
        <w:bookmarkStart w:id="45" w:name="_Ref31217"/>
        <w:r>
          <w:rPr>
            <w:rFonts w:hint="eastAsia"/>
            <w:sz w:val="21"/>
            <w:szCs w:val="21"/>
          </w:rPr>
          <w:delText>金幼芳,杜沛育.独立董事民事责任反思与制度完善[J].浙江社会科学,2024,(03):79-87+158.DOI:10.14167/j.zjss.2024.03.008.</w:delText>
        </w:r>
        <w:bookmarkEnd w:id="45"/>
      </w:del>
    </w:p>
    <w:p w14:paraId="31C34EC9">
      <w:pPr>
        <w:widowControl/>
        <w:numPr>
          <w:ilvl w:val="-1"/>
          <w:numId w:val="0"/>
        </w:numPr>
        <w:spacing w:line="240" w:lineRule="auto"/>
        <w:ind w:firstLine="480" w:firstLineChars="0"/>
        <w:outlineLvl w:val="9"/>
        <w:rPr>
          <w:sz w:val="21"/>
          <w:szCs w:val="21"/>
        </w:rPr>
        <w:pPrChange w:id="1735" w:author="可乐来一杯" w:date="2026-04-22T22:05:40Z">
          <w:pPr>
            <w:numPr>
              <w:ilvl w:val="0"/>
              <w:numId w:val="11"/>
            </w:numPr>
            <w:spacing w:line="360" w:lineRule="auto"/>
            <w:ind w:firstLine="420" w:firstLineChars="200"/>
          </w:pPr>
        </w:pPrChange>
      </w:pPr>
      <w:del w:id="1736" w:author="可乐来一杯" w:date="2026-04-21T12:34:41Z">
        <w:bookmarkStart w:id="46" w:name="_Ref31200"/>
        <w:r>
          <w:rPr>
            <w:rFonts w:hint="eastAsia"/>
            <w:sz w:val="21"/>
            <w:szCs w:val="21"/>
          </w:rPr>
          <w:delText>刘俊海.论公司法的数字化改革：来自AI董事的新挑战[J].江淮论坛,2025,(01):126-134+193.</w:delText>
        </w:r>
        <w:bookmarkEnd w:id="46"/>
      </w:del>
    </w:p>
    <w:sectPr>
      <w:footerReference r:id="rId4" w:type="default"/>
      <w:footnotePr>
        <w:numFmt w:val="decimalEnclosedCircleChinese"/>
        <w:numRestart w:val="eachPage"/>
      </w:footnotePr>
      <w:pgSz w:w="11906" w:h="16838"/>
      <w:pgMar w:top="1440" w:right="186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E5A8CA2-1A84-4866-95B9-5445DF2E205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8274C93A-6751-4709-A647-643ECCC33C1D}"/>
  </w:font>
  <w:font w:name="楷体">
    <w:panose1 w:val="02010609060101010101"/>
    <w:charset w:val="86"/>
    <w:family w:val="auto"/>
    <w:pitch w:val="default"/>
    <w:sig w:usb0="800002BF" w:usb1="38CF7CFA" w:usb2="00000016" w:usb3="00000000" w:csb0="00040001" w:csb1="00000000"/>
    <w:embedRegular r:id="rId3" w:fontKey="{3E0D5F42-F9CF-42FD-9502-D85D0F871717}"/>
  </w:font>
  <w:font w:name="华文仿宋">
    <w:panose1 w:val="02010600040101010101"/>
    <w:charset w:val="86"/>
    <w:family w:val="auto"/>
    <w:pitch w:val="default"/>
    <w:sig w:usb0="00000287" w:usb1="080F0000" w:usb2="00000000" w:usb3="00000000" w:csb0="0004009F" w:csb1="DFD70000"/>
    <w:embedRegular r:id="rId4" w:fontKey="{53416648-FA9E-4603-864B-40E79AF96A6A}"/>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embedRegular r:id="rId5" w:fontKey="{8FB6D02C-1DC9-41DD-A071-77DDABE6D361}"/>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15BD">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364ED3">
                          <w:pPr>
                            <w:pStyle w:val="7"/>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19364ED3">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12">
    <w:p>
      <w:r>
        <w:separator/>
      </w:r>
    </w:p>
  </w:footnote>
  <w:footnote w:type="continuationSeparator" w:id="113">
    <w:p>
      <w:r>
        <w:continuationSeparator/>
      </w:r>
    </w:p>
  </w:footnote>
  <w:footnote w:id="0">
    <w:p w14:paraId="4DC37EF3">
      <w:pPr>
        <w:pStyle w:val="9"/>
        <w:snapToGrid w:val="0"/>
      </w:pPr>
      <w:ins w:id="0" w:author="可乐来一杯" w:date="2026-04-21T23:46:39Z">
        <w:r>
          <w:rPr>
            <w:rStyle w:val="17"/>
          </w:rPr>
          <w:footnoteRef/>
        </w:r>
      </w:ins>
      <w:ins w:id="1" w:author="可乐来一杯" w:date="2026-04-21T23:46:39Z">
        <w:r>
          <w:rPr/>
          <w:t xml:space="preserve"> </w:t>
        </w:r>
      </w:ins>
      <w:ins w:id="2" w:author="可乐来一杯" w:date="2026-04-21T23:46:59Z">
        <w:r>
          <w:rPr/>
          <w:t>罗进辉、林宁、巫奕龙：《外部强监管与独立董事职能发挥》，载《经济管理》2024年第11期。</w:t>
        </w:r>
      </w:ins>
    </w:p>
  </w:footnote>
  <w:footnote w:id="1">
    <w:p w14:paraId="79D18854">
      <w:pPr>
        <w:pStyle w:val="9"/>
        <w:snapToGrid w:val="0"/>
      </w:pPr>
      <w:ins w:id="3" w:author="可乐来一杯" w:date="2026-04-21T23:47:08Z">
        <w:r>
          <w:rPr>
            <w:rStyle w:val="17"/>
          </w:rPr>
          <w:footnoteRef/>
        </w:r>
      </w:ins>
      <w:ins w:id="4" w:author="可乐来一杯" w:date="2026-04-21T23:47:08Z">
        <w:r>
          <w:rPr/>
          <w:t xml:space="preserve"> </w:t>
        </w:r>
      </w:ins>
      <w:ins w:id="5" w:author="可乐来一杯" w:date="2026-04-21T23:47:10Z">
        <w:r>
          <w:rPr/>
          <w:t>KUANG Y. F. &amp; LEE G., Corporate Fraud and External Social Connectedness of Independent Directors, Journal of Corporate Finance, Vol. 45, 2017.</w:t>
        </w:r>
      </w:ins>
    </w:p>
  </w:footnote>
  <w:footnote w:id="2">
    <w:p w14:paraId="6D7F5BA1">
      <w:pPr>
        <w:pStyle w:val="9"/>
        <w:snapToGrid w:val="0"/>
      </w:pPr>
      <w:ins w:id="6" w:author="可乐来一杯" w:date="2026-04-21T23:47:16Z">
        <w:r>
          <w:rPr>
            <w:rStyle w:val="17"/>
          </w:rPr>
          <w:footnoteRef/>
        </w:r>
      </w:ins>
      <w:ins w:id="7" w:author="可乐来一杯" w:date="2026-04-21T23:47:16Z">
        <w:r>
          <w:rPr/>
          <w:t xml:space="preserve"> </w:t>
        </w:r>
      </w:ins>
      <w:ins w:id="8" w:author="可乐来一杯" w:date="2026-04-21T23:47:17Z">
        <w:r>
          <w:rPr/>
          <w:t>ADAMS R. B. &amp; FERREIRA D., A Theory of Friendly Boards, Journal of Finance, Vol. 62, No. 1, 2007.</w:t>
        </w:r>
      </w:ins>
    </w:p>
  </w:footnote>
  <w:footnote w:id="3">
    <w:p w14:paraId="16E79906">
      <w:pPr>
        <w:pStyle w:val="9"/>
        <w:snapToGrid w:val="0"/>
      </w:pPr>
      <w:ins w:id="9" w:author="可乐来一杯" w:date="2026-04-21T23:47:25Z">
        <w:r>
          <w:rPr>
            <w:rStyle w:val="17"/>
          </w:rPr>
          <w:footnoteRef/>
        </w:r>
      </w:ins>
      <w:ins w:id="10" w:author="可乐来一杯" w:date="2026-04-21T23:47:25Z">
        <w:r>
          <w:rPr/>
          <w:t xml:space="preserve"> </w:t>
        </w:r>
      </w:ins>
      <w:ins w:id="11" w:author="可乐来一杯" w:date="2026-04-21T23:47:26Z">
        <w:r>
          <w:rPr/>
          <w:t>李鼎、李维安、周宁等：《首席独立董事对公司违规行为的影响研究》，载《管理学报》2025年第7期。</w:t>
        </w:r>
      </w:ins>
    </w:p>
  </w:footnote>
  <w:footnote w:id="4">
    <w:p w14:paraId="6E7E8959">
      <w:pPr>
        <w:pStyle w:val="9"/>
        <w:snapToGrid w:val="0"/>
      </w:pPr>
      <w:ins w:id="12" w:author="可乐来一杯" w:date="2026-04-21T23:47:31Z">
        <w:r>
          <w:rPr>
            <w:rStyle w:val="17"/>
          </w:rPr>
          <w:footnoteRef/>
        </w:r>
      </w:ins>
      <w:ins w:id="13" w:author="可乐来一杯" w:date="2026-04-21T23:47:31Z">
        <w:r>
          <w:rPr/>
          <w:t xml:space="preserve"> </w:t>
        </w:r>
      </w:ins>
      <w:ins w:id="14" w:author="可乐来一杯" w:date="2026-04-21T23:47:36Z">
        <w:r>
          <w:rPr/>
          <w:t>李文勤、王倩怡、徐光华：《独立董事社会网络与企业融资约束》，载《会计之友》2025年第14期。</w:t>
        </w:r>
      </w:ins>
    </w:p>
  </w:footnote>
  <w:footnote w:id="5">
    <w:p w14:paraId="73D2A904">
      <w:pPr>
        <w:pStyle w:val="9"/>
        <w:snapToGrid w:val="0"/>
      </w:pPr>
      <w:ins w:id="15" w:author="可乐来一杯" w:date="2026-04-21T23:47:40Z">
        <w:r>
          <w:rPr>
            <w:rStyle w:val="17"/>
          </w:rPr>
          <w:footnoteRef/>
        </w:r>
      </w:ins>
      <w:ins w:id="16" w:author="可乐来一杯" w:date="2026-04-21T23:47:40Z">
        <w:r>
          <w:rPr/>
          <w:t xml:space="preserve"> </w:t>
        </w:r>
      </w:ins>
      <w:ins w:id="17" w:author="可乐来一杯" w:date="2026-04-21T23:47:51Z">
        <w:r>
          <w:rPr/>
          <w:t>刘云菁、伍彬、张敏：《独立董事能识别公司财务舞弊风险吗——基于机器学习预测财务舞弊的研究》，载《会计研究》2023年第9期。</w:t>
        </w:r>
      </w:ins>
    </w:p>
  </w:footnote>
  <w:footnote w:id="6">
    <w:p w14:paraId="4EBF521B">
      <w:pPr>
        <w:pStyle w:val="9"/>
        <w:snapToGrid w:val="0"/>
        <w:rPr>
          <w:rFonts w:hint="default" w:ascii="Calibri" w:hAnsi="Calibri" w:cs="Times New Roman" w:eastAsiaTheme="minorEastAsia"/>
          <w:lang w:val="en-US" w:eastAsia="zh-CN"/>
          <w:rPrChange w:id="19" w:author="可乐来一杯" w:date="2026-04-22T22:16:55Z">
            <w:rPr>
              <w:rFonts w:hint="eastAsia" w:ascii="楷体" w:hAnsi="楷体" w:eastAsia="楷体" w:cs="楷体"/>
              <w:lang w:val="en-US" w:eastAsia="zh-CN"/>
            </w:rPr>
          </w:rPrChange>
        </w:rPr>
        <w:pPrChange w:id="18" w:author="可乐来一杯" w:date="2026-04-22T22:16:55Z">
          <w:pPr>
            <w:pStyle w:val="9"/>
            <w:snapToGrid w:val="0"/>
          </w:pPr>
        </w:pPrChange>
      </w:pPr>
      <w:r>
        <w:rPr>
          <w:rStyle w:val="17"/>
          <w:rFonts w:hint="default" w:ascii="楷体" w:hAnsi="楷体" w:eastAsia="楷体" w:cs="楷体"/>
          <w:rPrChange w:id="20" w:author="可乐来一杯" w:date="2026-04-22T22:16:55Z">
            <w:rPr>
              <w:rStyle w:val="17"/>
              <w:rFonts w:hint="eastAsia" w:ascii="楷体" w:hAnsi="楷体" w:eastAsia="楷体" w:cs="楷体"/>
            </w:rPr>
          </w:rPrChange>
        </w:rPr>
        <w:footnoteRef/>
      </w:r>
      <w:r>
        <w:rPr>
          <w:rFonts w:hint="default" w:ascii="Calibri" w:hAnsi="Calibri" w:cs="Times New Roman" w:eastAsiaTheme="minorEastAsia"/>
          <w:rPrChange w:id="21" w:author="可乐来一杯" w:date="2026-04-22T22:16:55Z">
            <w:rPr>
              <w:rFonts w:hint="eastAsia" w:ascii="楷体" w:hAnsi="楷体" w:eastAsia="楷体" w:cs="楷体"/>
            </w:rPr>
          </w:rPrChange>
        </w:rPr>
        <w:t xml:space="preserve"> </w:t>
      </w:r>
      <w:r>
        <w:rPr>
          <w:rFonts w:hint="default" w:ascii="Calibri" w:hAnsi="Calibri" w:cs="Times New Roman" w:eastAsiaTheme="minorEastAsia"/>
          <w:lang w:val="en-US" w:eastAsia="zh-CN"/>
          <w:rPrChange w:id="22" w:author="可乐来一杯" w:date="2026-04-22T22:16:55Z">
            <w:rPr>
              <w:rFonts w:hint="eastAsia" w:ascii="楷体" w:hAnsi="楷体" w:eastAsia="楷体" w:cs="楷体"/>
              <w:lang w:val="en-US" w:eastAsia="zh-CN"/>
            </w:rPr>
          </w:rPrChange>
        </w:rPr>
        <w:t>参见学者白华《</w:t>
      </w:r>
      <w:r>
        <w:rPr>
          <w:rFonts w:hint="default" w:ascii="Calibri" w:hAnsi="Calibri" w:cs="Times New Roman" w:eastAsiaTheme="minorEastAsia"/>
          <w:rPrChange w:id="23" w:author="可乐来一杯" w:date="2026-04-22T22:16:55Z">
            <w:rPr>
              <w:rFonts w:hint="eastAsia" w:ascii="楷体" w:hAnsi="楷体" w:eastAsia="楷体" w:cs="楷体"/>
            </w:rPr>
          </w:rPrChange>
        </w:rPr>
        <w:t>上市公司独立董事制度的十大悖论</w:t>
      </w:r>
      <w:r>
        <w:rPr>
          <w:rFonts w:hint="default" w:ascii="Calibri" w:hAnsi="Calibri" w:cs="Times New Roman" w:eastAsiaTheme="minorEastAsia"/>
          <w:lang w:val="en-US" w:eastAsia="zh-CN"/>
          <w:rPrChange w:id="24" w:author="可乐来一杯" w:date="2026-04-22T22:16:55Z">
            <w:rPr>
              <w:rFonts w:hint="eastAsia" w:ascii="楷体" w:hAnsi="楷体" w:eastAsia="楷体" w:cs="楷体"/>
              <w:lang w:val="en-US" w:eastAsia="zh-CN"/>
            </w:rPr>
          </w:rPrChange>
        </w:rPr>
        <w:t>》一文：</w:t>
      </w:r>
      <w:r>
        <w:rPr>
          <w:rFonts w:hint="default" w:ascii="Calibri" w:hAnsi="Calibri" w:cs="Times New Roman" w:eastAsiaTheme="minorEastAsia"/>
          <w:rPrChange w:id="25" w:author="可乐来一杯" w:date="2026-04-22T22:16:55Z">
            <w:rPr>
              <w:rFonts w:hint="eastAsia" w:ascii="楷体" w:hAnsi="楷体" w:eastAsia="楷体" w:cs="楷体"/>
            </w:rPr>
          </w:rPrChange>
        </w:rPr>
        <w:t>上市公司独立董事制度设计一直没有考虑到</w:t>
      </w:r>
      <w:r>
        <w:rPr>
          <w:rFonts w:hint="default" w:ascii="Calibri" w:hAnsi="Calibri" w:cs="Times New Roman" w:eastAsiaTheme="minorEastAsia"/>
          <w:lang w:val="en-US" w:eastAsia="zh-CN"/>
          <w:rPrChange w:id="26" w:author="可乐来一杯" w:date="2026-04-22T22:16:55Z">
            <w:rPr>
              <w:rFonts w:hint="eastAsia" w:ascii="楷体" w:hAnsi="楷体" w:eastAsia="楷体" w:cs="楷体"/>
              <w:lang w:val="en-US" w:eastAsia="zh-CN"/>
            </w:rPr>
          </w:rPrChange>
        </w:rPr>
        <w:t>独立董事的特殊性，而是将独立董事混同于其他普通董事，要求独立董事全面履行决策、监督和咨询职权，导致制度安排存在难以克服的十大悖论，包括设立悖论、选任悖论、决策悖论、表决悖论、监督悖论、咨询悖论、薪酬悖论、激励悖论、考评悖论、责任悖论。</w:t>
      </w:r>
      <w:ins w:id="27" w:author="可乐来一杯" w:date="2026-04-21T23:48:04Z">
        <w:r>
          <w:rPr>
            <w:rFonts w:hint="default" w:ascii="Calibri" w:hAnsi="Calibri" w:cs="Times New Roman" w:eastAsiaTheme="minorEastAsia"/>
            <w:szCs w:val="24"/>
            <w:lang w:val="en-US" w:eastAsia="zh-CN"/>
            <w:rPrChange w:id="28" w:author="可乐来一杯" w:date="2026-04-22T22:16:55Z">
              <w:rPr>
                <w:rFonts w:hint="default" w:ascii="仿宋" w:hAnsi="仿宋" w:eastAsia="仿宋" w:cstheme="minorBidi"/>
                <w:szCs w:val="18"/>
                <w:lang w:val="en-US" w:eastAsia="zh-CN"/>
              </w:rPr>
            </w:rPrChange>
          </w:rPr>
          <w:t>白华：《上市公司独立董事制度的十大悖论》，载《财会月刊》2024年第8期。</w:t>
        </w:r>
      </w:ins>
    </w:p>
  </w:footnote>
  <w:footnote w:id="7">
    <w:p w14:paraId="3959AA44">
      <w:pPr>
        <w:pStyle w:val="9"/>
        <w:snapToGrid w:val="0"/>
      </w:pPr>
      <w:ins w:id="30" w:author="可乐来一杯" w:date="2026-04-21T23:48:12Z">
        <w:r>
          <w:rPr>
            <w:rPrChange w:id="31" w:author="可乐来一杯" w:date="2026-04-22T22:16:55Z">
              <w:rPr>
                <w:rStyle w:val="17"/>
              </w:rPr>
            </w:rPrChange>
          </w:rPr>
          <w:footnoteRef/>
        </w:r>
      </w:ins>
      <w:ins w:id="33" w:author="可乐来一杯" w:date="2026-04-21T23:48:12Z">
        <w:r>
          <w:rPr/>
          <w:t xml:space="preserve"> </w:t>
        </w:r>
      </w:ins>
      <w:ins w:id="34" w:author="可乐来一杯" w:date="2026-04-21T23:48:13Z">
        <w:r>
          <w:rPr/>
          <w:t>陈德球、胡晴：《数字经济时代下的公司治理研究：范式创新与实践前沿》，载《管理世界》2022年第6期。</w:t>
        </w:r>
      </w:ins>
    </w:p>
  </w:footnote>
  <w:footnote w:id="8">
    <w:p w14:paraId="5FDA6A2E">
      <w:pPr>
        <w:pStyle w:val="9"/>
        <w:snapToGrid w:val="0"/>
        <w:rPr>
          <w:rFonts w:hint="default" w:ascii="Calibri" w:hAnsi="Calibri" w:cs="Times New Roman" w:eastAsiaTheme="minorEastAsia"/>
          <w:lang w:val="en-US" w:eastAsia="zh-CN"/>
          <w:rPrChange w:id="36" w:author="可乐来一杯" w:date="2026-04-22T22:16:55Z">
            <w:rPr>
              <w:rFonts w:hint="eastAsia" w:ascii="楷体" w:hAnsi="楷体" w:eastAsia="楷体" w:cs="楷体"/>
              <w:lang w:val="en-US" w:eastAsia="zh-CN"/>
            </w:rPr>
          </w:rPrChange>
        </w:rPr>
        <w:pPrChange w:id="35" w:author="可乐来一杯" w:date="2026-04-22T22:16:55Z">
          <w:pPr>
            <w:pStyle w:val="9"/>
            <w:snapToGrid w:val="0"/>
          </w:pPr>
        </w:pPrChange>
      </w:pPr>
      <w:r>
        <w:rPr>
          <w:rFonts w:hint="default" w:ascii="Calibri" w:hAnsi="Calibri" w:cs="Times New Roman" w:eastAsiaTheme="minorEastAsia"/>
          <w:lang w:val="en-US" w:eastAsia="zh-CN"/>
          <w:rPrChange w:id="37" w:author="可乐来一杯" w:date="2026-04-22T22:16:55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38" w:author="可乐来一杯" w:date="2026-04-22T22:16:55Z">
            <w:rPr>
              <w:rFonts w:hint="eastAsia" w:ascii="楷体" w:hAnsi="楷体" w:eastAsia="楷体" w:cs="楷体"/>
              <w:lang w:val="en-US" w:eastAsia="zh-CN"/>
            </w:rPr>
          </w:rPrChange>
        </w:rPr>
        <w:t xml:space="preserve"> 一家研究生物科技与再生医学的英国公司</w:t>
      </w:r>
    </w:p>
  </w:footnote>
  <w:footnote w:id="9">
    <w:p w14:paraId="6BCA86DB">
      <w:pPr>
        <w:pStyle w:val="9"/>
        <w:snapToGrid w:val="0"/>
      </w:pPr>
      <w:ins w:id="39" w:author="可乐来一杯" w:date="2026-04-21T23:48:16Z">
        <w:r>
          <w:rPr>
            <w:rPrChange w:id="40" w:author="可乐来一杯" w:date="2026-04-22T22:16:55Z">
              <w:rPr>
                <w:rStyle w:val="17"/>
              </w:rPr>
            </w:rPrChange>
          </w:rPr>
          <w:footnoteRef/>
        </w:r>
      </w:ins>
      <w:ins w:id="42" w:author="可乐来一杯" w:date="2026-04-21T23:48:16Z">
        <w:r>
          <w:rPr/>
          <w:t xml:space="preserve"> </w:t>
        </w:r>
      </w:ins>
      <w:ins w:id="43" w:author="可乐来一杯" w:date="2026-04-21T23:48:21Z">
        <w:r>
          <w:rPr/>
          <w:t xml:space="preserve">Tieto, The First Nordic Company to Appoint Artificial Intelligence to the Leadership Team of the New Data-Driven Businesses Unit, 载 Business Wire, 2016, </w:t>
        </w:r>
      </w:ins>
      <w:ins w:id="44" w:author="可乐来一杯" w:date="2026-04-21T23:48:21Z">
        <w:r>
          <w:rPr/>
          <w:fldChar w:fldCharType="begin"/>
        </w:r>
      </w:ins>
      <w:ins w:id="45" w:author="可乐来一杯" w:date="2026-04-21T23:48:21Z">
        <w:r>
          <w:rPr/>
          <w:instrText xml:space="preserve"> HYPERLINK "https://www.businesswire.com/news/home/20161016005092/en/Tieto-Nordic-Company-Appoint-Artificial-Intelligence-Leadership" \t "https://yige.space/_blank" </w:instrText>
        </w:r>
      </w:ins>
      <w:ins w:id="46" w:author="可乐来一杯" w:date="2026-04-21T23:48:21Z">
        <w:r>
          <w:rPr/>
          <w:fldChar w:fldCharType="separate"/>
        </w:r>
      </w:ins>
      <w:ins w:id="47" w:author="可乐来一杯" w:date="2026-04-21T23:48:21Z">
        <w:r>
          <w:rPr/>
          <w:t>https://www.businesswire.com/news/home/20161016005092/en/Tieto-Nordic-Company-Appoint-Artificial-Intelligence-Leadership</w:t>
        </w:r>
      </w:ins>
      <w:ins w:id="48" w:author="可乐来一杯" w:date="2026-04-21T23:48:21Z">
        <w:r>
          <w:rPr/>
          <w:fldChar w:fldCharType="end"/>
        </w:r>
      </w:ins>
      <w:ins w:id="49" w:author="可乐来一杯" w:date="2026-04-21T23:48:21Z">
        <w:r>
          <w:rPr/>
          <w:t>.</w:t>
        </w:r>
      </w:ins>
    </w:p>
  </w:footnote>
  <w:footnote w:id="10">
    <w:p w14:paraId="11B45821">
      <w:pPr>
        <w:pStyle w:val="9"/>
        <w:snapToGrid w:val="0"/>
        <w:rPr>
          <w:rFonts w:hint="default" w:ascii="Calibri" w:hAnsi="Calibri" w:cs="Times New Roman" w:eastAsiaTheme="minorEastAsia"/>
          <w:lang w:val="en-US" w:eastAsia="zh-CN"/>
          <w:rPrChange w:id="51" w:author="可乐来一杯" w:date="2026-04-22T22:17:07Z">
            <w:rPr>
              <w:rFonts w:hint="eastAsia" w:ascii="楷体" w:hAnsi="楷体" w:eastAsia="楷体" w:cs="楷体"/>
              <w:lang w:val="en-US" w:eastAsia="zh-CN"/>
            </w:rPr>
          </w:rPrChange>
        </w:rPr>
        <w:pPrChange w:id="50" w:author="可乐来一杯" w:date="2026-04-22T22:17:07Z">
          <w:pPr>
            <w:pStyle w:val="9"/>
            <w:snapToGrid w:val="0"/>
          </w:pPr>
        </w:pPrChange>
      </w:pPr>
      <w:r>
        <w:rPr>
          <w:rFonts w:hint="default" w:ascii="Calibri" w:hAnsi="Calibri" w:cs="Times New Roman" w:eastAsiaTheme="minorEastAsia"/>
          <w:lang w:val="en-US" w:eastAsia="zh-CN"/>
          <w:rPrChange w:id="52" w:author="可乐来一杯" w:date="2026-04-22T22:17:07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53" w:author="可乐来一杯" w:date="2026-04-22T22:17:07Z">
            <w:rPr>
              <w:rFonts w:hint="eastAsia" w:ascii="楷体" w:hAnsi="楷体" w:eastAsia="楷体" w:cs="楷体"/>
              <w:lang w:val="en-US" w:eastAsia="zh-CN"/>
            </w:rPr>
          </w:rPrChange>
        </w:rPr>
        <w:t xml:space="preserve"> See Bharat Sharma,Youth Organisation Appoints Chat GPT AI Bot As Its CEO,Calls It“Groundbreaking”India Times,www.indiatimes.com/technology/news/organisation-appoints-chatgpt bot-as-its-ceo-592620.html,accessed at 16th April,2025. </w:t>
      </w:r>
    </w:p>
  </w:footnote>
  <w:footnote w:id="11">
    <w:p w14:paraId="1A5FE8A8">
      <w:pPr>
        <w:pStyle w:val="9"/>
        <w:snapToGrid w:val="0"/>
        <w:rPr>
          <w:rFonts w:hint="default" w:ascii="Calibri" w:hAnsi="Calibri" w:cs="Times New Roman" w:eastAsiaTheme="minorEastAsia"/>
          <w:lang w:val="en-US" w:eastAsia="zh-CN"/>
          <w:rPrChange w:id="55" w:author="可乐来一杯" w:date="2026-04-22T22:17:07Z">
            <w:rPr>
              <w:rFonts w:hint="eastAsia" w:ascii="楷体" w:hAnsi="楷体" w:eastAsia="楷体" w:cs="楷体"/>
              <w:lang w:val="en-US" w:eastAsia="zh-CN"/>
            </w:rPr>
          </w:rPrChange>
        </w:rPr>
        <w:pPrChange w:id="54" w:author="可乐来一杯" w:date="2026-04-22T22:17:07Z">
          <w:pPr>
            <w:pStyle w:val="9"/>
            <w:snapToGrid w:val="0"/>
          </w:pPr>
        </w:pPrChange>
      </w:pPr>
      <w:r>
        <w:rPr>
          <w:rFonts w:hint="default" w:ascii="Calibri" w:hAnsi="Calibri" w:cs="Times New Roman" w:eastAsiaTheme="minorEastAsia"/>
          <w:lang w:val="en-US" w:eastAsia="zh-CN"/>
          <w:rPrChange w:id="56" w:author="可乐来一杯" w:date="2026-04-22T22:17:07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57" w:author="可乐来一杯" w:date="2026-04-22T22:17:07Z">
            <w:rPr>
              <w:rFonts w:hint="eastAsia" w:ascii="楷体" w:hAnsi="楷体" w:eastAsia="楷体" w:cs="楷体"/>
              <w:lang w:val="en-US" w:eastAsia="zh-CN"/>
            </w:rPr>
          </w:rPrChange>
        </w:rPr>
        <w:t xml:space="preserve"> See TPN/Lusa,Portuguese entrepreneur creates viral company,www.theportugalnews.com/news/2023-04-28/portuguese-entrepreneurcreates-viral-company/77089,accessed at 16th April,2025. </w:t>
      </w:r>
    </w:p>
  </w:footnote>
  <w:footnote w:id="12">
    <w:p w14:paraId="6D7C529B">
      <w:pPr>
        <w:pStyle w:val="9"/>
        <w:snapToGrid w:val="0"/>
        <w:rPr>
          <w:rFonts w:hint="default" w:ascii="Calibri" w:hAnsi="Calibri" w:cs="Times New Roman" w:eastAsiaTheme="minorEastAsia"/>
          <w:lang w:val="en-US" w:eastAsia="zh-CN"/>
          <w:rPrChange w:id="59" w:author="可乐来一杯" w:date="2026-04-22T22:17:07Z">
            <w:rPr>
              <w:rFonts w:hint="eastAsia" w:ascii="楷体" w:hAnsi="楷体" w:eastAsia="楷体" w:cs="楷体"/>
              <w:lang w:val="en-US" w:eastAsia="zh-CN"/>
            </w:rPr>
          </w:rPrChange>
        </w:rPr>
        <w:pPrChange w:id="58" w:author="可乐来一杯" w:date="2026-04-22T22:17:07Z">
          <w:pPr>
            <w:pStyle w:val="9"/>
            <w:snapToGrid w:val="0"/>
          </w:pPr>
        </w:pPrChange>
      </w:pPr>
      <w:r>
        <w:rPr>
          <w:rFonts w:hint="default" w:ascii="Calibri" w:hAnsi="Calibri" w:cs="Times New Roman" w:eastAsiaTheme="minorEastAsia"/>
          <w:lang w:val="en-US" w:eastAsia="zh-CN"/>
          <w:rPrChange w:id="60" w:author="可乐来一杯" w:date="2026-04-22T22:17:07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61" w:author="可乐来一杯" w:date="2026-04-22T22:17:07Z">
            <w:rPr>
              <w:rFonts w:hint="eastAsia" w:ascii="楷体" w:hAnsi="楷体" w:eastAsia="楷体" w:cs="楷体"/>
              <w:lang w:val="en-US" w:eastAsia="zh-CN"/>
            </w:rPr>
          </w:rPrChange>
        </w:rPr>
        <w:t xml:space="preserve"> AI 系统汇集行政总裁过去的发言纪录、思维模式及周遭印象，能生成「很像中岛达」的各种对话内容。</w:t>
      </w:r>
    </w:p>
  </w:footnote>
  <w:footnote w:id="13">
    <w:p w14:paraId="51BBDBD0">
      <w:pPr>
        <w:pStyle w:val="9"/>
        <w:snapToGrid w:val="0"/>
        <w:rPr>
          <w:rFonts w:hint="default" w:ascii="Calibri" w:hAnsi="Calibri" w:cs="Times New Roman" w:eastAsiaTheme="minorEastAsia"/>
          <w:lang w:val="en-US" w:eastAsia="zh-CN"/>
          <w:rPrChange w:id="63" w:author="可乐来一杯" w:date="2026-04-22T22:17:07Z">
            <w:rPr>
              <w:rFonts w:hint="eastAsia" w:ascii="楷体" w:hAnsi="楷体" w:eastAsia="楷体" w:cs="楷体"/>
              <w:lang w:val="en-US" w:eastAsia="zh-CN"/>
            </w:rPr>
          </w:rPrChange>
        </w:rPr>
        <w:pPrChange w:id="62" w:author="可乐来一杯" w:date="2026-04-22T22:17:07Z">
          <w:pPr>
            <w:pStyle w:val="9"/>
            <w:snapToGrid w:val="0"/>
          </w:pPr>
        </w:pPrChange>
      </w:pPr>
      <w:r>
        <w:rPr>
          <w:rFonts w:hint="default" w:ascii="Calibri" w:hAnsi="Calibri" w:cs="Times New Roman" w:eastAsiaTheme="minorEastAsia"/>
          <w:lang w:val="en-US" w:eastAsia="zh-CN"/>
          <w:rPrChange w:id="64" w:author="可乐来一杯" w:date="2026-04-22T22:17:07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65" w:author="可乐来一杯" w:date="2026-04-22T22:17:07Z">
            <w:rPr>
              <w:rFonts w:hint="eastAsia" w:ascii="楷体" w:hAnsi="楷体" w:eastAsia="楷体" w:cs="楷体"/>
              <w:lang w:val="en-US" w:eastAsia="zh-CN"/>
            </w:rPr>
          </w:rPrChange>
        </w:rPr>
        <w:t xml:space="preserve"> 《任命数字人当CEO?这家上市游戏公司的操作亮了》,2022年9月5日，http://www-thepaper-cn-s.vpn.dufe.edu.cn:8118/newsDetail_forward_19758651,2024年5月22日。</w:t>
      </w:r>
    </w:p>
  </w:footnote>
  <w:footnote w:id="14">
    <w:p w14:paraId="53832410">
      <w:pPr>
        <w:pStyle w:val="9"/>
        <w:snapToGrid w:val="0"/>
        <w:rPr>
          <w:rFonts w:hint="default" w:ascii="Calibri" w:hAnsi="Calibri" w:cs="Times New Roman" w:eastAsiaTheme="minorEastAsia"/>
          <w:lang w:val="en-US" w:eastAsia="zh-CN"/>
          <w:rPrChange w:id="66" w:author="可乐来一杯" w:date="2026-04-22T22:17:07Z">
            <w:rPr>
              <w:rFonts w:hint="eastAsia" w:ascii="楷体" w:hAnsi="楷体" w:eastAsia="楷体" w:cs="楷体"/>
              <w:lang w:val="en-US" w:eastAsia="zh-CN"/>
            </w:rPr>
          </w:rPrChange>
        </w:rPr>
      </w:pPr>
      <w:r>
        <w:rPr>
          <w:rFonts w:hint="default" w:ascii="Calibri" w:hAnsi="Calibri" w:cs="Times New Roman" w:eastAsiaTheme="minorEastAsia"/>
          <w:lang w:val="en-US" w:eastAsia="zh-CN"/>
          <w:rPrChange w:id="67" w:author="可乐来一杯" w:date="2026-04-22T22:17:07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68" w:author="可乐来一杯" w:date="2026-04-22T22:17:07Z">
            <w:rPr>
              <w:rFonts w:hint="eastAsia" w:ascii="楷体" w:hAnsi="楷体" w:eastAsia="楷体" w:cs="楷体"/>
              <w:lang w:val="en-US" w:eastAsia="zh-CN"/>
            </w:rPr>
          </w:rPrChange>
        </w:rPr>
        <w:t xml:space="preserve">  Taras Zharun,“Wyoming LLC as a DAO Legal Wrapper:What You Need to Know”,Legal Nodes (January 26,2024),https://legalnodes.com/article/wyoming-dao-llc.需要注意LLC在美国是穿透征税的实体，只对LLC的成员们征收个人所得税，不对LLC本身征收所得税。 </w:t>
      </w:r>
    </w:p>
  </w:footnote>
  <w:footnote w:id="15">
    <w:p w14:paraId="2CECD9FC">
      <w:pPr>
        <w:pStyle w:val="9"/>
        <w:snapToGrid w:val="0"/>
      </w:pPr>
      <w:ins w:id="69" w:author="可乐来一杯" w:date="2026-04-22T21:59:05Z">
        <w:r>
          <w:rPr>
            <w:rPrChange w:id="70" w:author="可乐来一杯" w:date="2026-04-22T22:17:07Z">
              <w:rPr>
                <w:rStyle w:val="17"/>
              </w:rPr>
            </w:rPrChange>
          </w:rPr>
          <w:footnoteRef/>
        </w:r>
      </w:ins>
      <w:ins w:id="72" w:author="可乐来一杯" w:date="2026-04-22T21:59:05Z">
        <w:r>
          <w:rPr/>
          <w:t xml:space="preserve"> </w:t>
        </w:r>
      </w:ins>
      <w:ins w:id="73" w:author="可乐来一杯" w:date="2026-04-22T22:00:06Z">
        <w:r>
          <w:rPr/>
          <w:t>夏庆锋：《自主人工智能侵权责任的模式厘定及平衡测试》，载《河南师范大学学报（哲学社会科学版）》2025年第2期。</w:t>
        </w:r>
      </w:ins>
    </w:p>
  </w:footnote>
  <w:footnote w:id="16">
    <w:p w14:paraId="1B5010CA">
      <w:pPr>
        <w:pStyle w:val="9"/>
        <w:snapToGrid w:val="0"/>
      </w:pPr>
      <w:ins w:id="74" w:author="可乐来一杯" w:date="2026-04-22T21:59:09Z">
        <w:r>
          <w:rPr>
            <w:rStyle w:val="17"/>
          </w:rPr>
          <w:footnoteRef/>
        </w:r>
      </w:ins>
      <w:ins w:id="75" w:author="可乐来一杯" w:date="2026-04-22T21:59:09Z">
        <w:r>
          <w:rPr/>
          <w:t xml:space="preserve"> </w:t>
        </w:r>
      </w:ins>
      <w:ins w:id="76" w:author="可乐来一杯" w:date="2026-04-22T22:00:13Z">
        <w:r>
          <w:rPr/>
          <w:t>本刊讯：《自主人工智能即将到来》，载《数据分析与知识发现》2025年第2期。</w:t>
        </w:r>
      </w:ins>
    </w:p>
  </w:footnote>
  <w:footnote w:id="17">
    <w:p w14:paraId="0027ADE1">
      <w:pPr>
        <w:pStyle w:val="9"/>
        <w:snapToGrid w:val="0"/>
      </w:pPr>
      <w:ins w:id="77" w:author="可乐来一杯" w:date="2026-04-22T21:59:15Z">
        <w:r>
          <w:rPr>
            <w:rStyle w:val="17"/>
          </w:rPr>
          <w:footnoteRef/>
        </w:r>
      </w:ins>
      <w:ins w:id="78" w:author="可乐来一杯" w:date="2026-04-22T21:59:15Z">
        <w:r>
          <w:rPr/>
          <w:t xml:space="preserve"> </w:t>
        </w:r>
      </w:ins>
      <w:ins w:id="79" w:author="可乐来一杯" w:date="2026-04-22T22:00:19Z">
        <w:r>
          <w:rPr/>
          <w:t>于雪：《自动还是自主——论人工智能时代的“自动化生存”》，载《探索与争鸣》2024年第2期。</w:t>
        </w:r>
      </w:ins>
    </w:p>
  </w:footnote>
  <w:footnote w:id="18">
    <w:p w14:paraId="5D872740">
      <w:pPr>
        <w:pStyle w:val="9"/>
        <w:snapToGrid w:val="0"/>
      </w:pPr>
      <w:ins w:id="80" w:author="可乐来一杯" w:date="2026-04-22T21:59:17Z">
        <w:r>
          <w:rPr>
            <w:rStyle w:val="17"/>
          </w:rPr>
          <w:footnoteRef/>
        </w:r>
      </w:ins>
      <w:ins w:id="81" w:author="可乐来一杯" w:date="2026-04-22T21:59:17Z">
        <w:r>
          <w:rPr/>
          <w:t xml:space="preserve"> </w:t>
        </w:r>
      </w:ins>
      <w:ins w:id="82" w:author="可乐来一杯" w:date="2026-04-22T22:00:24Z">
        <w:r>
          <w:rPr>
            <w:rFonts w:hint="eastAsia"/>
          </w:rPr>
          <w:t>张志坚、何艺华：《人工智能自主交易行为的私法规制》，载《学术探索》2024年第3期。</w:t>
        </w:r>
      </w:ins>
    </w:p>
  </w:footnote>
  <w:footnote w:id="19">
    <w:p w14:paraId="28AA2C79">
      <w:pPr>
        <w:pStyle w:val="9"/>
        <w:snapToGrid w:val="0"/>
      </w:pPr>
      <w:ins w:id="83" w:author="可乐来一杯" w:date="2026-04-22T21:59:22Z">
        <w:r>
          <w:rPr>
            <w:rStyle w:val="17"/>
          </w:rPr>
          <w:footnoteRef/>
        </w:r>
      </w:ins>
      <w:ins w:id="84" w:author="可乐来一杯" w:date="2026-04-22T21:59:22Z">
        <w:r>
          <w:rPr/>
          <w:t xml:space="preserve"> </w:t>
        </w:r>
      </w:ins>
      <w:ins w:id="85" w:author="可乐来一杯" w:date="2026-04-22T22:00:30Z">
        <w:r>
          <w:rPr>
            <w:rFonts w:hint="eastAsia"/>
          </w:rPr>
          <w:t>何天翔：《超越技术中立：高频交易算法的法律规制》，载《南方金融》2024年第10期。</w:t>
        </w:r>
      </w:ins>
    </w:p>
  </w:footnote>
  <w:footnote w:id="20">
    <w:p w14:paraId="30BD3DCC">
      <w:pPr>
        <w:pStyle w:val="9"/>
        <w:snapToGrid w:val="0"/>
        <w:rPr>
          <w:rPrChange w:id="86" w:author="可乐来一杯" w:date="2026-04-22T22:17:12Z">
            <w:rPr/>
          </w:rPrChange>
        </w:rPr>
      </w:pPr>
      <w:ins w:id="87" w:author="可乐来一杯" w:date="2026-04-22T21:59:26Z">
        <w:r>
          <w:rPr>
            <w:rStyle w:val="17"/>
          </w:rPr>
          <w:footnoteRef/>
        </w:r>
      </w:ins>
      <w:ins w:id="88" w:author="可乐来一杯" w:date="2026-04-22T21:59:26Z">
        <w:r>
          <w:rPr/>
          <w:t xml:space="preserve"> </w:t>
        </w:r>
      </w:ins>
      <w:ins w:id="89" w:author="可乐来一杯" w:date="2026-04-22T22:00:35Z">
        <w:r>
          <w:rPr>
            <w:rFonts w:hint="default"/>
            <w:rPrChange w:id="90" w:author="可乐来一杯" w:date="2026-04-22T22:17:12Z">
              <w:rPr>
                <w:rFonts w:hint="eastAsia"/>
              </w:rPr>
            </w:rPrChange>
          </w:rPr>
          <w:t>何天翔：《超越技术中立：高频交易算法的法律规制》，载《南方金融》2024年第10期。</w:t>
        </w:r>
      </w:ins>
    </w:p>
  </w:footnote>
  <w:footnote w:id="21">
    <w:p w14:paraId="39FCB33D">
      <w:pPr>
        <w:pStyle w:val="9"/>
        <w:snapToGrid w:val="0"/>
        <w:rPr>
          <w:rPrChange w:id="92" w:author="可乐来一杯" w:date="2026-04-22T22:17:12Z">
            <w:rPr/>
          </w:rPrChange>
        </w:rPr>
      </w:pPr>
      <w:ins w:id="93" w:author="可乐来一杯" w:date="2026-04-22T21:59:30Z">
        <w:r>
          <w:rPr>
            <w:rPrChange w:id="94" w:author="可乐来一杯" w:date="2026-04-22T22:17:12Z">
              <w:rPr>
                <w:rStyle w:val="17"/>
              </w:rPr>
            </w:rPrChange>
          </w:rPr>
          <w:footnoteRef/>
        </w:r>
      </w:ins>
      <w:ins w:id="96" w:author="可乐来一杯" w:date="2026-04-22T21:59:30Z">
        <w:r>
          <w:rPr>
            <w:rPrChange w:id="97" w:author="可乐来一杯" w:date="2026-04-22T22:17:12Z">
              <w:rPr/>
            </w:rPrChange>
          </w:rPr>
          <w:t xml:space="preserve"> </w:t>
        </w:r>
      </w:ins>
      <w:ins w:id="99" w:author="可乐来一杯" w:date="2026-04-22T22:00:40Z">
        <w:r>
          <w:rPr>
            <w:rFonts w:hint="default"/>
            <w:rPrChange w:id="100" w:author="可乐来一杯" w:date="2026-04-22T22:17:12Z">
              <w:rPr>
                <w:rFonts w:hint="eastAsia"/>
              </w:rPr>
            </w:rPrChange>
          </w:rPr>
          <w:t>Andrew Feenberg, Questioning Technology, Routledge, 1999.</w:t>
        </w:r>
      </w:ins>
    </w:p>
  </w:footnote>
  <w:footnote w:id="22">
    <w:p w14:paraId="0A014BDB">
      <w:pPr>
        <w:pStyle w:val="9"/>
        <w:snapToGrid w:val="0"/>
        <w:rPr>
          <w:rPrChange w:id="102" w:author="可乐来一杯" w:date="2026-04-22T22:17:12Z">
            <w:rPr/>
          </w:rPrChange>
        </w:rPr>
      </w:pPr>
      <w:ins w:id="103" w:author="可乐来一杯" w:date="2026-04-22T21:59:33Z">
        <w:r>
          <w:rPr>
            <w:rPrChange w:id="104" w:author="可乐来一杯" w:date="2026-04-22T22:17:12Z">
              <w:rPr>
                <w:rStyle w:val="17"/>
              </w:rPr>
            </w:rPrChange>
          </w:rPr>
          <w:footnoteRef/>
        </w:r>
      </w:ins>
      <w:ins w:id="106" w:author="可乐来一杯" w:date="2026-04-22T21:59:33Z">
        <w:r>
          <w:rPr>
            <w:rPrChange w:id="107" w:author="可乐来一杯" w:date="2026-04-22T22:17:12Z">
              <w:rPr/>
            </w:rPrChange>
          </w:rPr>
          <w:t xml:space="preserve"> </w:t>
        </w:r>
      </w:ins>
      <w:ins w:id="109" w:author="可乐来一杯" w:date="2026-04-22T22:00:52Z">
        <w:r>
          <w:rPr>
            <w:rPrChange w:id="110" w:author="可乐来一杯" w:date="2026-04-22T22:17:12Z">
              <w:rPr/>
            </w:rPrChange>
          </w:rPr>
          <w:t>金幼芳、杜沛育：《独立董事民事责任反思与制度完善》，载《浙江社会科学》2024年第3期。</w:t>
        </w:r>
      </w:ins>
    </w:p>
  </w:footnote>
  <w:footnote w:id="23">
    <w:p w14:paraId="20049255">
      <w:pPr>
        <w:pStyle w:val="9"/>
        <w:snapToGrid w:val="0"/>
        <w:rPr>
          <w:rFonts w:hint="default" w:ascii="Calibri" w:hAnsi="Calibri" w:cs="Times New Roman" w:eastAsiaTheme="minorEastAsia"/>
          <w:lang w:val="en-US" w:eastAsia="zh-CN"/>
          <w:rPrChange w:id="112" w:author="可乐来一杯" w:date="2026-04-22T22:17:12Z">
            <w:rPr>
              <w:rFonts w:hint="eastAsia" w:ascii="楷体" w:hAnsi="楷体" w:eastAsia="楷体" w:cs="楷体"/>
              <w:lang w:val="en-US" w:eastAsia="zh-CN"/>
            </w:rPr>
          </w:rPrChange>
        </w:rPr>
      </w:pPr>
      <w:r>
        <w:rPr>
          <w:rFonts w:hint="default" w:ascii="Calibri" w:hAnsi="Calibri" w:cs="Times New Roman" w:eastAsiaTheme="minorEastAsia"/>
          <w:lang w:val="en-US" w:eastAsia="zh-CN"/>
          <w:rPrChange w:id="113" w:author="可乐来一杯" w:date="2026-04-22T22:17:12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114" w:author="可乐来一杯" w:date="2026-04-22T22:17:12Z">
            <w:rPr>
              <w:rFonts w:hint="eastAsia" w:ascii="楷体" w:hAnsi="楷体" w:eastAsia="楷体" w:cs="楷体"/>
              <w:lang w:val="en-US" w:eastAsia="zh-CN"/>
            </w:rPr>
          </w:rPrChange>
        </w:rPr>
        <w:t xml:space="preserve"> See Pompeii Estates, Inc.v.Consolidated Edison Co.397 N.Y.S.2d 577, 580 (N.Y.Civ.Ct.1977) .</w:t>
      </w:r>
    </w:p>
  </w:footnote>
  <w:footnote w:id="24">
    <w:p w14:paraId="251644EC">
      <w:pPr>
        <w:pStyle w:val="9"/>
        <w:snapToGrid w:val="0"/>
        <w:rPr>
          <w:rPrChange w:id="115" w:author="可乐来一杯" w:date="2026-04-22T22:17:12Z">
            <w:rPr/>
          </w:rPrChange>
        </w:rPr>
      </w:pPr>
      <w:ins w:id="116" w:author="可乐来一杯" w:date="2026-04-22T22:00:59Z">
        <w:r>
          <w:rPr>
            <w:rPrChange w:id="117" w:author="可乐来一杯" w:date="2026-04-22T22:17:12Z">
              <w:rPr>
                <w:rStyle w:val="17"/>
              </w:rPr>
            </w:rPrChange>
          </w:rPr>
          <w:footnoteRef/>
        </w:r>
      </w:ins>
      <w:ins w:id="119" w:author="可乐来一杯" w:date="2026-04-22T22:00:59Z">
        <w:r>
          <w:rPr>
            <w:rPrChange w:id="120" w:author="可乐来一杯" w:date="2026-04-22T22:17:12Z">
              <w:rPr/>
            </w:rPrChange>
          </w:rPr>
          <w:t xml:space="preserve"> </w:t>
        </w:r>
      </w:ins>
      <w:ins w:id="122" w:author="可乐来一杯" w:date="2026-04-22T22:01:04Z">
        <w:r>
          <w:rPr>
            <w:rPrChange w:id="123" w:author="可乐来一杯" w:date="2026-04-22T22:17:12Z">
              <w:rPr/>
            </w:rPrChange>
          </w:rPr>
          <w:t>刘俊海：《论公司法的数字化改革：来自AI董事的新挑战》，载《江淮论坛》2025年第1期。</w:t>
        </w:r>
      </w:ins>
    </w:p>
  </w:footnote>
  <w:footnote w:id="25">
    <w:p w14:paraId="394FB490">
      <w:pPr>
        <w:pStyle w:val="9"/>
        <w:snapToGrid w:val="0"/>
        <w:rPr>
          <w:rPrChange w:id="125" w:author="可乐来一杯" w:date="2026-04-22T22:17:16Z">
            <w:rPr/>
          </w:rPrChange>
        </w:rPr>
      </w:pPr>
      <w:ins w:id="126" w:author="可乐来一杯" w:date="2026-04-22T22:01:13Z">
        <w:r>
          <w:rPr>
            <w:rPrChange w:id="127" w:author="可乐来一杯" w:date="2026-04-22T22:17:16Z">
              <w:rPr>
                <w:rStyle w:val="17"/>
              </w:rPr>
            </w:rPrChange>
          </w:rPr>
          <w:footnoteRef/>
        </w:r>
      </w:ins>
      <w:ins w:id="129" w:author="可乐来一杯" w:date="2026-04-22T22:01:13Z">
        <w:r>
          <w:rPr>
            <w:rPrChange w:id="130" w:author="可乐来一杯" w:date="2026-04-22T22:17:16Z">
              <w:rPr/>
            </w:rPrChange>
          </w:rPr>
          <w:t xml:space="preserve"> </w:t>
        </w:r>
      </w:ins>
      <w:ins w:id="132" w:author="可乐来一杯" w:date="2026-04-22T22:01:27Z">
        <w:r>
          <w:rPr>
            <w:rPrChange w:id="133" w:author="可乐来一杯" w:date="2026-04-22T22:17:16Z">
              <w:rPr/>
            </w:rPrChange>
          </w:rPr>
          <w:t>Robert J. Rhee, “Do AIs Dream of Electric Boards?” Northwestern University Law Review, Vol.119, No.4, 2024.</w:t>
        </w:r>
      </w:ins>
    </w:p>
  </w:footnote>
  <w:footnote w:id="26">
    <w:p w14:paraId="12682FC3">
      <w:pPr>
        <w:pStyle w:val="9"/>
        <w:snapToGrid w:val="0"/>
        <w:rPr>
          <w:rFonts w:hint="default" w:ascii="Calibri" w:hAnsi="Calibri" w:cs="Times New Roman" w:eastAsiaTheme="minorEastAsia"/>
          <w:lang w:val="en-US" w:eastAsia="zh-CN"/>
          <w:rPrChange w:id="135" w:author="可乐来一杯" w:date="2026-04-22T22:17:16Z">
            <w:rPr>
              <w:rFonts w:hint="eastAsia" w:ascii="楷体" w:hAnsi="楷体" w:eastAsia="楷体" w:cs="楷体"/>
              <w:lang w:val="en-US" w:eastAsia="zh-CN"/>
            </w:rPr>
          </w:rPrChange>
        </w:rPr>
      </w:pPr>
      <w:r>
        <w:rPr>
          <w:rFonts w:hint="default" w:ascii="Calibri" w:hAnsi="Calibri" w:cs="Times New Roman" w:eastAsiaTheme="minorEastAsia"/>
          <w:lang w:val="en-US" w:eastAsia="zh-CN"/>
          <w:rPrChange w:id="136" w:author="可乐来一杯" w:date="2026-04-22T22:17:16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137" w:author="可乐来一杯" w:date="2026-04-22T22:17:16Z">
            <w:rPr>
              <w:rFonts w:hint="eastAsia" w:ascii="楷体" w:hAnsi="楷体" w:eastAsia="楷体" w:cs="楷体"/>
              <w:lang w:val="en-US" w:eastAsia="zh-CN"/>
            </w:rPr>
          </w:rPrChange>
        </w:rPr>
        <w:t xml:space="preserve"> 古代法中法律主体按照身份决定，一般只有成年男性公民才被视为法律主体，女性、未成年、奴隶是自然人但不是法律主体，不具备完整的法律人格。经过天赋人权等一系列思想和政治解放，全体人类才逐渐取得主体资格，法律主体的标准从身份转变为生理结构。</w:t>
      </w:r>
    </w:p>
  </w:footnote>
  <w:footnote w:id="27">
    <w:p w14:paraId="6FD7916D">
      <w:pPr>
        <w:pStyle w:val="9"/>
        <w:snapToGrid w:val="0"/>
        <w:rPr>
          <w:rPrChange w:id="138" w:author="可乐来一杯" w:date="2026-04-22T22:17:16Z">
            <w:rPr/>
          </w:rPrChange>
        </w:rPr>
      </w:pPr>
      <w:ins w:id="139" w:author="可乐来一杯" w:date="2026-04-22T22:01:16Z">
        <w:r>
          <w:rPr>
            <w:rPrChange w:id="140" w:author="可乐来一杯" w:date="2026-04-22T22:17:16Z">
              <w:rPr>
                <w:rStyle w:val="17"/>
              </w:rPr>
            </w:rPrChange>
          </w:rPr>
          <w:footnoteRef/>
        </w:r>
      </w:ins>
      <w:ins w:id="142" w:author="可乐来一杯" w:date="2026-04-22T22:01:16Z">
        <w:r>
          <w:rPr>
            <w:rPrChange w:id="143" w:author="可乐来一杯" w:date="2026-04-22T22:17:16Z">
              <w:rPr/>
            </w:rPrChange>
          </w:rPr>
          <w:t xml:space="preserve"> </w:t>
        </w:r>
      </w:ins>
      <w:ins w:id="145" w:author="可乐来一杯" w:date="2026-04-22T22:01:37Z">
        <w:r>
          <w:rPr>
            <w:rFonts w:hint="default"/>
            <w:rPrChange w:id="146" w:author="可乐来一杯" w:date="2026-04-22T22:17:16Z">
              <w:rPr>
                <w:rFonts w:hint="eastAsia"/>
              </w:rPr>
            </w:rPrChange>
          </w:rPr>
          <w:t>陈玥：《新兴人工智能法律主体资格的否定——基于自然人路径与法人路径的双重证伪》，载《河南财经政法大学学报》网络首发。</w:t>
        </w:r>
      </w:ins>
    </w:p>
  </w:footnote>
  <w:footnote w:id="28">
    <w:p w14:paraId="2705DE0C">
      <w:pPr>
        <w:pStyle w:val="9"/>
        <w:snapToGrid w:val="0"/>
        <w:rPr>
          <w:rPrChange w:id="148" w:author="可乐来一杯" w:date="2026-04-22T22:17:16Z">
            <w:rPr/>
          </w:rPrChange>
        </w:rPr>
      </w:pPr>
      <w:ins w:id="149" w:author="可乐来一杯" w:date="2026-04-22T22:01:19Z">
        <w:r>
          <w:rPr>
            <w:rPrChange w:id="150" w:author="可乐来一杯" w:date="2026-04-22T22:17:16Z">
              <w:rPr>
                <w:rStyle w:val="17"/>
              </w:rPr>
            </w:rPrChange>
          </w:rPr>
          <w:footnoteRef/>
        </w:r>
      </w:ins>
      <w:ins w:id="152" w:author="可乐来一杯" w:date="2026-04-22T22:01:19Z">
        <w:r>
          <w:rPr>
            <w:rPrChange w:id="153" w:author="可乐来一杯" w:date="2026-04-22T22:17:16Z">
              <w:rPr/>
            </w:rPrChange>
          </w:rPr>
          <w:t xml:space="preserve"> </w:t>
        </w:r>
      </w:ins>
      <w:ins w:id="155" w:author="可乐来一杯" w:date="2026-04-22T22:01:42Z">
        <w:r>
          <w:rPr>
            <w:rPrChange w:id="156" w:author="可乐来一杯" w:date="2026-04-22T22:17:16Z">
              <w:rPr/>
            </w:rPrChange>
          </w:rPr>
          <w:t>陶鹏飞：《强人工智能应当成为一种新民事主体》，载《天中学刊》2025年第4期。</w:t>
        </w:r>
      </w:ins>
    </w:p>
  </w:footnote>
  <w:footnote w:id="29">
    <w:p w14:paraId="65AA1366">
      <w:pPr>
        <w:pStyle w:val="9"/>
        <w:snapToGrid w:val="0"/>
        <w:rPr>
          <w:rPrChange w:id="158" w:author="可乐来一杯" w:date="2026-04-22T22:17:16Z">
            <w:rPr/>
          </w:rPrChange>
        </w:rPr>
      </w:pPr>
      <w:ins w:id="159" w:author="可乐来一杯" w:date="2026-04-22T22:13:44Z">
        <w:r>
          <w:rPr>
            <w:rPrChange w:id="160" w:author="可乐来一杯" w:date="2026-04-22T22:17:16Z">
              <w:rPr>
                <w:rStyle w:val="17"/>
              </w:rPr>
            </w:rPrChange>
          </w:rPr>
          <w:footnoteRef/>
        </w:r>
      </w:ins>
      <w:ins w:id="162" w:author="可乐来一杯" w:date="2026-04-22T22:13:44Z">
        <w:r>
          <w:rPr>
            <w:rPrChange w:id="163" w:author="可乐来一杯" w:date="2026-04-22T22:17:16Z">
              <w:rPr/>
            </w:rPrChange>
          </w:rPr>
          <w:t xml:space="preserve"> </w:t>
        </w:r>
      </w:ins>
      <w:ins w:id="165" w:author="可乐来一杯" w:date="2026-04-22T22:13:45Z">
        <w:r>
          <w:rPr>
            <w:rPrChange w:id="166" w:author="可乐来一杯" w:date="2026-04-22T22:17:16Z">
              <w:rPr/>
            </w:rPrChange>
          </w:rPr>
          <w:t>（台）廖郁怡：《台湾地区公司法上董事忠实义务之研究——兼论最新修法趋势》，载《法大研究生》2017年第1期。</w:t>
        </w:r>
      </w:ins>
    </w:p>
  </w:footnote>
  <w:footnote w:id="30">
    <w:p w14:paraId="4481014B">
      <w:pPr>
        <w:pStyle w:val="9"/>
        <w:snapToGrid w:val="0"/>
        <w:rPr>
          <w:rPrChange w:id="168" w:author="可乐来一杯" w:date="2026-04-22T22:17:16Z">
            <w:rPr/>
          </w:rPrChange>
        </w:rPr>
      </w:pPr>
      <w:ins w:id="169" w:author="可乐来一杯" w:date="2026-04-22T22:12:41Z">
        <w:r>
          <w:rPr>
            <w:rPrChange w:id="170" w:author="可乐来一杯" w:date="2026-04-22T22:17:16Z">
              <w:rPr>
                <w:rStyle w:val="17"/>
              </w:rPr>
            </w:rPrChange>
          </w:rPr>
          <w:footnoteRef/>
        </w:r>
      </w:ins>
      <w:ins w:id="172" w:author="可乐来一杯" w:date="2026-04-22T22:12:41Z">
        <w:r>
          <w:rPr>
            <w:rPrChange w:id="173" w:author="可乐来一杯" w:date="2026-04-22T22:17:16Z">
              <w:rPr/>
            </w:rPrChange>
          </w:rPr>
          <w:t xml:space="preserve"> </w:t>
        </w:r>
      </w:ins>
      <w:ins w:id="175" w:author="可乐来一杯" w:date="2026-04-22T22:12:52Z">
        <w:r>
          <w:rPr>
            <w:rPrChange w:id="176" w:author="可乐来一杯" w:date="2026-04-22T22:17:16Z">
              <w:rPr/>
            </w:rPrChange>
          </w:rPr>
          <w:t>张小洁：《论董事勤勉义务的判断与归责》，载《法大研究生》2019年第1期。</w:t>
        </w:r>
      </w:ins>
    </w:p>
  </w:footnote>
  <w:footnote w:id="31">
    <w:p w14:paraId="42A19A13">
      <w:pPr>
        <w:pStyle w:val="9"/>
        <w:snapToGrid w:val="0"/>
      </w:pPr>
      <w:ins w:id="178" w:author="可乐来一杯" w:date="2026-04-22T22:01:48Z">
        <w:r>
          <w:rPr>
            <w:rPrChange w:id="179" w:author="可乐来一杯" w:date="2026-04-22T22:17:16Z">
              <w:rPr>
                <w:rStyle w:val="17"/>
              </w:rPr>
            </w:rPrChange>
          </w:rPr>
          <w:footnoteRef/>
        </w:r>
      </w:ins>
      <w:ins w:id="181" w:author="可乐来一杯" w:date="2026-04-22T22:01:48Z">
        <w:r>
          <w:rPr>
            <w:rPrChange w:id="182" w:author="可乐来一杯" w:date="2026-04-22T22:17:16Z">
              <w:rPr/>
            </w:rPrChange>
          </w:rPr>
          <w:t xml:space="preserve"> </w:t>
        </w:r>
      </w:ins>
      <w:ins w:id="184" w:author="可乐来一杯" w:date="2026-04-22T22:01:53Z">
        <w:r>
          <w:rPr>
            <w:rFonts w:hint="default"/>
            <w:rPrChange w:id="185" w:author="可乐来一杯" w:date="2026-04-22T22:17:16Z">
              <w:rPr>
                <w:rFonts w:hint="eastAsia"/>
              </w:rPr>
            </w:rPrChange>
          </w:rPr>
          <w:t xml:space="preserve"> 刘成杰：《人工智能董事法律地位及其信义义务构想——基于强人工智能视角》，载《</w:t>
        </w:r>
      </w:ins>
      <w:ins w:id="187" w:author="可乐来一杯" w:date="2026-04-22T22:01:53Z">
        <w:r>
          <w:rPr>
            <w:rFonts w:hint="eastAsia"/>
          </w:rPr>
          <w:t>中州学刊》2024年第2期。</w:t>
        </w:r>
      </w:ins>
    </w:p>
  </w:footnote>
  <w:footnote w:id="32">
    <w:p w14:paraId="73408415">
      <w:pPr>
        <w:pStyle w:val="9"/>
        <w:snapToGrid w:val="0"/>
      </w:pPr>
      <w:ins w:id="188" w:author="可乐来一杯" w:date="2026-04-22T22:01:58Z">
        <w:r>
          <w:rPr>
            <w:rStyle w:val="17"/>
          </w:rPr>
          <w:footnoteRef/>
        </w:r>
      </w:ins>
      <w:ins w:id="189" w:author="可乐来一杯" w:date="2026-04-22T22:01:58Z">
        <w:r>
          <w:rPr/>
          <w:t xml:space="preserve"> </w:t>
        </w:r>
      </w:ins>
      <w:ins w:id="190" w:author="可乐来一杯" w:date="2026-04-22T22:02:22Z">
        <w:r>
          <w:rPr>
            <w:rFonts w:hint="eastAsia"/>
          </w:rPr>
          <w:t>王莹莹：《信义义务的传统逻辑与现代建构》，载《法学论坛》2019年第6期。</w:t>
        </w:r>
      </w:ins>
    </w:p>
  </w:footnote>
  <w:footnote w:id="33">
    <w:p w14:paraId="1CBD68F6">
      <w:pPr>
        <w:pStyle w:val="9"/>
        <w:snapToGrid w:val="0"/>
      </w:pPr>
      <w:ins w:id="191" w:author="可乐来一杯" w:date="2026-04-22T22:02:01Z">
        <w:r>
          <w:rPr>
            <w:rStyle w:val="17"/>
          </w:rPr>
          <w:footnoteRef/>
        </w:r>
      </w:ins>
      <w:ins w:id="192" w:author="可乐来一杯" w:date="2026-04-22T22:02:01Z">
        <w:r>
          <w:rPr/>
          <w:t xml:space="preserve"> </w:t>
        </w:r>
      </w:ins>
      <w:ins w:id="193" w:author="可乐来一杯" w:date="2026-04-22T22:02:31Z">
        <w:r>
          <w:rPr>
            <w:rFonts w:hint="eastAsia"/>
          </w:rPr>
          <w:t>宋姝：《智能投顾信义义务主体的责任承担》，载《华东政法大学学报》2024年第4期。</w:t>
        </w:r>
      </w:ins>
    </w:p>
  </w:footnote>
  <w:footnote w:id="34">
    <w:p w14:paraId="2F15C3CB">
      <w:pPr>
        <w:pStyle w:val="9"/>
        <w:snapToGrid w:val="0"/>
      </w:pPr>
      <w:ins w:id="194" w:author="可乐来一杯" w:date="2026-04-22T22:02:05Z">
        <w:r>
          <w:rPr>
            <w:rStyle w:val="17"/>
          </w:rPr>
          <w:footnoteRef/>
        </w:r>
      </w:ins>
      <w:ins w:id="195" w:author="可乐来一杯" w:date="2026-04-22T22:02:05Z">
        <w:r>
          <w:rPr/>
          <w:t xml:space="preserve"> </w:t>
        </w:r>
      </w:ins>
      <w:ins w:id="196" w:author="可乐来一杯" w:date="2026-04-22T22:02:44Z">
        <w:r>
          <w:rPr>
            <w:rFonts w:hint="eastAsia"/>
          </w:rPr>
          <w:t>郭小东：《从“可解释”到“可信任”：人工智能治理的逻辑重构》，载《北京工业大学学报（社会科学版）》网络首发。</w:t>
        </w:r>
      </w:ins>
    </w:p>
  </w:footnote>
  <w:footnote w:id="35">
    <w:p w14:paraId="39F94F82">
      <w:pPr>
        <w:pStyle w:val="9"/>
        <w:snapToGrid w:val="0"/>
      </w:pPr>
      <w:ins w:id="197" w:author="可乐来一杯" w:date="2026-04-22T22:02:08Z">
        <w:r>
          <w:rPr>
            <w:rStyle w:val="17"/>
          </w:rPr>
          <w:footnoteRef/>
        </w:r>
      </w:ins>
      <w:ins w:id="198" w:author="可乐来一杯" w:date="2026-04-22T22:02:08Z">
        <w:r>
          <w:rPr/>
          <w:t xml:space="preserve"> </w:t>
        </w:r>
      </w:ins>
      <w:ins w:id="199" w:author="可乐来一杯" w:date="2026-04-22T22:02:50Z">
        <w:r>
          <w:rPr/>
          <w:t>张英明：《中国独立董事制度完善路径研究》，载《财会通讯》2025年第8期。</w:t>
        </w:r>
      </w:ins>
    </w:p>
  </w:footnote>
  <w:footnote w:id="36">
    <w:p w14:paraId="5B1B57E9">
      <w:pPr>
        <w:pStyle w:val="9"/>
        <w:snapToGrid w:val="0"/>
      </w:pPr>
      <w:ins w:id="200" w:author="可乐来一杯" w:date="2026-04-22T22:02:13Z">
        <w:r>
          <w:rPr>
            <w:rStyle w:val="17"/>
          </w:rPr>
          <w:footnoteRef/>
        </w:r>
      </w:ins>
      <w:ins w:id="201" w:author="可乐来一杯" w:date="2026-04-22T22:02:13Z">
        <w:r>
          <w:rPr/>
          <w:t xml:space="preserve"> </w:t>
        </w:r>
      </w:ins>
      <w:ins w:id="202" w:author="可乐来一杯" w:date="2026-04-22T22:02:56Z">
        <w:r>
          <w:rPr/>
          <w:t>陈晓珊、匡贺武：《独立董事薪酬激励与高管超额薪酬：静态博弈与实证分析》，载《云南财经大学学报》2023年第10期。</w:t>
        </w:r>
      </w:ins>
    </w:p>
  </w:footnote>
  <w:footnote w:id="37">
    <w:p w14:paraId="6A141F72">
      <w:pPr>
        <w:pStyle w:val="9"/>
        <w:snapToGrid w:val="0"/>
      </w:pPr>
      <w:ins w:id="203" w:author="可乐来一杯" w:date="2026-04-22T22:02:16Z">
        <w:r>
          <w:rPr>
            <w:rStyle w:val="17"/>
          </w:rPr>
          <w:footnoteRef/>
        </w:r>
      </w:ins>
      <w:ins w:id="204" w:author="可乐来一杯" w:date="2026-04-22T22:02:16Z">
        <w:r>
          <w:rPr/>
          <w:t xml:space="preserve"> </w:t>
        </w:r>
      </w:ins>
      <w:ins w:id="205" w:author="可乐来一杯" w:date="2026-04-22T22:03:01Z">
        <w:r>
          <w:rPr/>
          <w:t>朱羿锟、郭永超：《我国独立董事民事责任划分及制度重构——基于法经济学原理的分析》，载《北京社会科学》2024年第12期。</w:t>
        </w:r>
      </w:ins>
    </w:p>
  </w:footnote>
  <w:footnote w:id="38">
    <w:p w14:paraId="10D80D61">
      <w:pPr>
        <w:pStyle w:val="9"/>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“功能独立性”观念，即独立董事本身的独立性不是目的，而只是解决特定问题的手段，应当由各法域根据自身市场情境赋予独立董事制度以特定功能，并针对该功能来设计和实现独立董事的独立性。</w:t>
      </w:r>
    </w:p>
  </w:footnote>
  <w:footnote w:id="39">
    <w:p w14:paraId="12AA68AA">
      <w:pPr>
        <w:pStyle w:val="9"/>
        <w:snapToGrid w:val="0"/>
        <w:rPr>
          <w:rFonts w:hint="default" w:ascii="Calibri" w:hAnsi="Calibri" w:cs="Times New Roman" w:eastAsiaTheme="minorEastAsia"/>
          <w:lang w:val="en-US" w:eastAsia="zh-CN"/>
          <w:rPrChange w:id="206" w:author="可乐来一杯" w:date="2026-04-22T22:17:22Z">
            <w:rPr>
              <w:rFonts w:hint="eastAsia" w:ascii="楷体" w:hAnsi="楷体" w:eastAsia="楷体" w:cs="楷体"/>
              <w:lang w:val="en-US" w:eastAsia="zh-CN"/>
            </w:rPr>
          </w:rPrChange>
        </w:rPr>
      </w:pPr>
      <w:bookmarkStart w:id="47" w:name="_GoBack"/>
      <w:r>
        <w:rPr>
          <w:rFonts w:hint="default" w:ascii="Calibri" w:hAnsi="Calibri" w:cs="Times New Roman" w:eastAsiaTheme="minorEastAsia"/>
          <w:lang w:val="en-US" w:eastAsia="zh-CN"/>
          <w:rPrChange w:id="207" w:author="可乐来一杯" w:date="2026-04-22T22:17:22Z">
            <w:rPr>
              <w:rFonts w:hint="eastAsia" w:ascii="楷体" w:hAnsi="楷体" w:eastAsia="楷体" w:cs="楷体"/>
              <w:lang w:val="en-US" w:eastAsia="zh-CN"/>
            </w:rPr>
          </w:rPrChange>
        </w:rPr>
        <w:footnoteRef/>
      </w:r>
      <w:r>
        <w:rPr>
          <w:rFonts w:hint="default" w:ascii="Calibri" w:hAnsi="Calibri" w:cs="Times New Roman" w:eastAsiaTheme="minorEastAsia"/>
          <w:lang w:val="en-US" w:eastAsia="zh-CN"/>
          <w:rPrChange w:id="208" w:author="可乐来一杯" w:date="2026-04-22T22:17:22Z">
            <w:rPr>
              <w:rFonts w:hint="eastAsia" w:ascii="楷体" w:hAnsi="楷体" w:eastAsia="楷体" w:cs="楷体"/>
              <w:lang w:val="en-US" w:eastAsia="zh-CN"/>
            </w:rPr>
          </w:rPrChange>
        </w:rPr>
        <w:t xml:space="preserve"> 《上市公司独立董事规则》第二条：本规则所称独立董事是指不在上市公司担任除董</w:t>
      </w:r>
    </w:p>
    <w:p w14:paraId="4C0E88D8">
      <w:pPr>
        <w:pStyle w:val="9"/>
        <w:snapToGrid w:val="0"/>
        <w:rPr>
          <w:rFonts w:hint="default" w:ascii="Calibri" w:hAnsi="Calibri" w:cs="Times New Roman" w:eastAsiaTheme="minorEastAsia"/>
          <w:lang w:val="en-US" w:eastAsia="zh-CN"/>
          <w:rPrChange w:id="209" w:author="可乐来一杯" w:date="2026-04-22T22:17:22Z">
            <w:rPr>
              <w:rFonts w:hint="eastAsia" w:ascii="楷体" w:hAnsi="楷体" w:eastAsia="楷体" w:cs="楷体"/>
              <w:lang w:val="en-US" w:eastAsia="zh-CN"/>
            </w:rPr>
          </w:rPrChange>
        </w:rPr>
      </w:pPr>
      <w:r>
        <w:rPr>
          <w:rFonts w:hint="default" w:ascii="Calibri" w:hAnsi="Calibri" w:cs="Times New Roman" w:eastAsiaTheme="minorEastAsia"/>
          <w:lang w:val="en-US" w:eastAsia="zh-CN"/>
          <w:rPrChange w:id="210" w:author="可乐来一杯" w:date="2026-04-22T22:17:22Z">
            <w:rPr>
              <w:rFonts w:hint="eastAsia" w:ascii="楷体" w:hAnsi="楷体" w:eastAsia="楷体" w:cs="楷体"/>
              <w:lang w:val="en-US" w:eastAsia="zh-CN"/>
            </w:rPr>
          </w:rPrChange>
        </w:rPr>
        <w:t>事外的其他职务，并与其所受聘的上市公司及其主要股东不存在</w:t>
      </w:r>
    </w:p>
    <w:p w14:paraId="4F27D339">
      <w:pPr>
        <w:pStyle w:val="9"/>
        <w:snapToGrid w:val="0"/>
        <w:rPr>
          <w:rFonts w:hint="default" w:ascii="Calibri" w:hAnsi="Calibri" w:cs="Times New Roman" w:eastAsiaTheme="minorEastAsia"/>
          <w:lang w:val="en-US" w:eastAsia="zh-CN"/>
          <w:rPrChange w:id="211" w:author="可乐来一杯" w:date="2026-04-22T22:17:22Z">
            <w:rPr>
              <w:rFonts w:hint="eastAsia" w:ascii="楷体" w:hAnsi="楷体" w:eastAsia="楷体" w:cs="楷体"/>
              <w:lang w:val="en-US" w:eastAsia="zh-CN"/>
            </w:rPr>
          </w:rPrChange>
        </w:rPr>
      </w:pPr>
      <w:r>
        <w:rPr>
          <w:rFonts w:hint="default" w:ascii="Calibri" w:hAnsi="Calibri" w:cs="Times New Roman" w:eastAsiaTheme="minorEastAsia"/>
          <w:lang w:val="en-US" w:eastAsia="zh-CN"/>
          <w:rPrChange w:id="212" w:author="可乐来一杯" w:date="2026-04-22T22:17:22Z">
            <w:rPr>
              <w:rFonts w:hint="eastAsia" w:ascii="楷体" w:hAnsi="楷体" w:eastAsia="楷体" w:cs="楷体"/>
              <w:lang w:val="en-US" w:eastAsia="zh-CN"/>
            </w:rPr>
          </w:rPrChange>
        </w:rPr>
        <w:t>可能妨碍其进行独立客观判断的关系的董事。</w:t>
      </w:r>
    </w:p>
    <w:bookmarkEnd w:id="47"/>
  </w:footnote>
  <w:footnote w:id="40">
    <w:p w14:paraId="6B1CFA61">
      <w:pPr>
        <w:pStyle w:val="9"/>
        <w:snapToGrid w:val="0"/>
      </w:pPr>
      <w:ins w:id="213" w:author="可乐来一杯" w:date="2026-04-22T22:03:10Z">
        <w:r>
          <w:rPr>
            <w:rStyle w:val="17"/>
          </w:rPr>
          <w:footnoteRef/>
        </w:r>
      </w:ins>
      <w:ins w:id="214" w:author="可乐来一杯" w:date="2026-04-22T22:03:10Z">
        <w:r>
          <w:rPr/>
          <w:t xml:space="preserve"> </w:t>
        </w:r>
      </w:ins>
      <w:ins w:id="215" w:author="可乐来一杯" w:date="2026-04-22T22:03:15Z">
        <w:r>
          <w:rPr/>
          <w:t>陈嘉白：《公司监督机制中“人缘同构性”的制度解构》，载《法律科学（西北政法大学学报）》2024年第4期。</w:t>
        </w:r>
      </w:ins>
    </w:p>
  </w:footnote>
  <w:footnote w:id="41">
    <w:p w14:paraId="36863533">
      <w:pPr>
        <w:pStyle w:val="9"/>
        <w:snapToGrid w:val="0"/>
      </w:pPr>
      <w:ins w:id="216" w:author="可乐来一杯" w:date="2026-04-22T22:03:19Z">
        <w:r>
          <w:rPr>
            <w:rStyle w:val="17"/>
          </w:rPr>
          <w:footnoteRef/>
        </w:r>
      </w:ins>
      <w:ins w:id="217" w:author="可乐来一杯" w:date="2026-04-22T22:03:19Z">
        <w:r>
          <w:rPr/>
          <w:t xml:space="preserve"> </w:t>
        </w:r>
      </w:ins>
      <w:ins w:id="218" w:author="可乐来一杯" w:date="2026-04-22T22:03:33Z">
        <w:r>
          <w:rPr/>
          <w:t>陈云：《上市公司独立董事薪酬制度研究——基于浙江上市公司数据》，载《财会通讯》2012年第18期。</w:t>
        </w:r>
      </w:ins>
    </w:p>
  </w:footnote>
  <w:footnote w:id="42">
    <w:p w14:paraId="6D55DAB2">
      <w:pPr>
        <w:pStyle w:val="9"/>
        <w:snapToGrid w:val="0"/>
      </w:pPr>
      <w:ins w:id="219" w:author="可乐来一杯" w:date="2026-04-22T22:03:22Z">
        <w:r>
          <w:rPr>
            <w:rStyle w:val="17"/>
          </w:rPr>
          <w:footnoteRef/>
        </w:r>
      </w:ins>
      <w:ins w:id="220" w:author="可乐来一杯" w:date="2026-04-22T22:03:22Z">
        <w:r>
          <w:rPr/>
          <w:t xml:space="preserve"> </w:t>
        </w:r>
      </w:ins>
      <w:ins w:id="221" w:author="可乐来一杯" w:date="2026-04-22T22:03:38Z">
        <w:r>
          <w:rPr/>
          <w:t>张天舒、陈信元、黄俊：《独立董事薪酬与公司治理效率》，载《金融研究》2018年第6期。</w:t>
        </w:r>
      </w:ins>
    </w:p>
  </w:footnote>
  <w:footnote w:id="43">
    <w:p w14:paraId="68617156">
      <w:pPr>
        <w:pStyle w:val="9"/>
        <w:snapToGrid w:val="0"/>
      </w:pPr>
      <w:ins w:id="222" w:author="可乐来一杯" w:date="2026-04-22T22:03:26Z">
        <w:r>
          <w:rPr>
            <w:rStyle w:val="17"/>
          </w:rPr>
          <w:footnoteRef/>
        </w:r>
      </w:ins>
      <w:ins w:id="223" w:author="可乐来一杯" w:date="2026-04-22T22:03:26Z">
        <w:r>
          <w:rPr/>
          <w:t xml:space="preserve"> </w:t>
        </w:r>
      </w:ins>
      <w:ins w:id="224" w:author="可乐来一杯" w:date="2026-04-22T22:03:44Z">
        <w:r>
          <w:rPr/>
          <w:t>王运通、马黎珺：《金融机构独立董事薪酬激励研究》，载《金融监管研究》2022年第7期。</w:t>
        </w:r>
      </w:ins>
    </w:p>
  </w:footnote>
  <w:footnote w:id="44">
    <w:p w14:paraId="6D3345F6">
      <w:pPr>
        <w:pStyle w:val="9"/>
        <w:snapToGrid w:val="0"/>
      </w:pPr>
      <w:r>
        <w:rPr>
          <w:rStyle w:val="17"/>
        </w:rPr>
        <w:footnoteRef/>
      </w:r>
      <w:r>
        <w:t xml:space="preserve"> </w:t>
      </w:r>
      <w:r>
        <w:rPr>
          <w:rFonts w:hint="eastAsia"/>
        </w:rPr>
        <w:t>中上协发〔2024〕57号《上市公司独立董事履职指引（2024年修订）》已经中国上市公司协会第三届常务理事会第六次会议审议通过，现予公布，自公布之日起施行</w:t>
      </w:r>
    </w:p>
  </w:footnote>
  <w:footnote w:id="45">
    <w:p w14:paraId="464E201F">
      <w:pPr>
        <w:pStyle w:val="9"/>
        <w:snapToGrid w:val="0"/>
        <w:rPr>
          <w:rFonts w:hint="eastAsia" w:eastAsiaTheme="minorEastAsia"/>
          <w:lang w:eastAsia="zh-CN"/>
        </w:rPr>
      </w:pPr>
      <w:r>
        <w:rPr>
          <w:rStyle w:val="17"/>
        </w:rPr>
        <w:footnoteRef/>
      </w:r>
      <w:r>
        <w:t xml:space="preserve"> </w:t>
      </w:r>
      <w:r>
        <w:rPr>
          <w:rFonts w:hint="eastAsia"/>
        </w:rPr>
        <w:t>《上市公司独立董事履职指引（2024年修订）》第十一条 【任前准备】独立董事在接受聘任前可以通过与上市公司主要人员沟通或者检索公开信息等方式，充分了解上市公司的基本情况，包括财务状况、业务与技术、公司治理以及内部控制的有效性等重要信息</w:t>
      </w:r>
      <w:r>
        <w:rPr>
          <w:rFonts w:hint="eastAsia"/>
          <w:lang w:eastAsia="zh-CN"/>
        </w:rPr>
        <w:t>。</w:t>
      </w:r>
    </w:p>
  </w:footnote>
  <w:footnote w:id="46">
    <w:p w14:paraId="31A69C6A">
      <w:pPr>
        <w:pStyle w:val="9"/>
        <w:snapToGrid w:val="0"/>
      </w:pPr>
      <w:r>
        <w:rPr>
          <w:rStyle w:val="17"/>
        </w:rPr>
        <w:footnoteRef/>
      </w:r>
      <w:r>
        <w:t xml:space="preserve"> </w:t>
      </w:r>
      <w:r>
        <w:rPr>
          <w:rFonts w:hint="eastAsia"/>
        </w:rPr>
        <w:t>《上市公司独立董事履职指引（2024年修订）》第二十条 【年度述职】独立董事原则上应当亲自出席上市公司年度股东会，并提交年度述职报告对其履行职责的情况进行说明。年度述职报告最迟应当在上市公司发出年度股东会通知时披露。</w:t>
      </w:r>
    </w:p>
  </w:footnote>
  <w:footnote w:id="47">
    <w:p w14:paraId="78FD556F">
      <w:pPr>
        <w:pStyle w:val="9"/>
        <w:snapToGrid w:val="0"/>
      </w:pPr>
      <w:r>
        <w:rPr>
          <w:rStyle w:val="17"/>
        </w:rPr>
        <w:footnoteRef/>
      </w:r>
      <w:r>
        <w:t xml:space="preserve"> </w:t>
      </w:r>
      <w:r>
        <w:rPr>
          <w:rFonts w:hint="eastAsia"/>
        </w:rPr>
        <w:t>《上市公司独立董事履职指引（2024年修订）》第二十一条 【独立性核查】独立董事应当每年对独立性情况进行自查，并将自查情况提交董事会。董事会应当每年对在任独立董事独立性情况进行评估并出具专项意见，与年度报告同时披露。第二十二条 【工作记录】独立董事应当制作工作记录， 详细记录履行职责的情况。独立董事履行职责过程中获取的 资料、相关会议记录、与上市公司及中介机构工作人员的通 讯记录等，构成工作记录的组成部分。</w:t>
      </w:r>
    </w:p>
  </w:footnote>
  <w:footnote w:id="48">
    <w:p w14:paraId="12A58B30">
      <w:pPr>
        <w:pStyle w:val="9"/>
        <w:snapToGrid w:val="0"/>
        <w:rPr>
          <w:rFonts w:hint="eastAsia" w:eastAsiaTheme="minorEastAsia"/>
          <w:lang w:eastAsia="zh-CN"/>
        </w:rPr>
      </w:pPr>
      <w:r>
        <w:rPr>
          <w:rStyle w:val="17"/>
        </w:rPr>
        <w:footnoteRef/>
      </w:r>
      <w:r>
        <w:t xml:space="preserve"> 是指由独立董事在多家企业中交叉任职而形成的公司间隐性关系网络。它能促进信息、观念和行为在公司之间传播。当某些公司发生财务违规时，该网络可能成为违规行为的传播渠道和放大器。</w:t>
      </w:r>
    </w:p>
  </w:footnote>
  <w:footnote w:id="49">
    <w:p w14:paraId="70E54C8C">
      <w:pPr>
        <w:pStyle w:val="9"/>
        <w:snapToGrid w:val="0"/>
      </w:pPr>
      <w:ins w:id="225" w:author="可乐来一杯" w:date="2026-04-22T22:03:55Z">
        <w:r>
          <w:rPr>
            <w:rStyle w:val="17"/>
          </w:rPr>
          <w:footnoteRef/>
        </w:r>
      </w:ins>
      <w:ins w:id="226" w:author="可乐来一杯" w:date="2026-04-22T22:03:55Z">
        <w:r>
          <w:rPr/>
          <w:t xml:space="preserve"> </w:t>
        </w:r>
      </w:ins>
      <w:ins w:id="227" w:author="可乐来一杯" w:date="2026-04-22T22:04:00Z">
        <w:r>
          <w:rPr/>
          <w:t>马壮、汪声媛：《独立董事连锁网络与财务违规传染效应研究》，载《证券市场导报》2025年第3期。</w:t>
        </w:r>
      </w:ins>
    </w:p>
  </w:footnote>
  <w:footnote w:id="50">
    <w:p w14:paraId="19CA7EFE">
      <w:pPr>
        <w:pStyle w:val="9"/>
        <w:snapToGrid w:val="0"/>
      </w:pPr>
      <w:r>
        <w:rPr>
          <w:rStyle w:val="17"/>
        </w:rPr>
        <w:footnoteRef/>
      </w:r>
      <w:r>
        <w:t xml:space="preserve"> </w:t>
      </w:r>
      <w:r>
        <w:rPr>
          <w:rFonts w:hint="eastAsia"/>
          <w:lang w:val="en-US" w:eastAsia="zh-CN"/>
        </w:rPr>
        <w:t>独立董事</w:t>
      </w:r>
      <w:r>
        <w:rPr>
          <w:rFonts w:hint="eastAsia"/>
        </w:rPr>
        <w:t xml:space="preserve">江镇平、李定安、张弘三人因在康美药业2016、2017年年报以及2018年半年报签字,被判承担10%的连带赔偿责任,对应金额2.46亿元;郭崇慧、张平两人只在2018年半年报中签字,被判承担5%的连带赔偿责任,对应金额1.23亿元。 </w:t>
      </w:r>
    </w:p>
  </w:footnote>
  <w:footnote w:id="51">
    <w:p w14:paraId="27318801">
      <w:pPr>
        <w:pStyle w:val="9"/>
        <w:snapToGrid w:val="0"/>
      </w:pPr>
      <w:ins w:id="228" w:author="可乐来一杯" w:date="2026-04-22T22:04:07Z">
        <w:r>
          <w:rPr>
            <w:rStyle w:val="17"/>
          </w:rPr>
          <w:footnoteRef/>
        </w:r>
      </w:ins>
      <w:ins w:id="229" w:author="可乐来一杯" w:date="2026-04-22T22:04:07Z">
        <w:r>
          <w:rPr/>
          <w:t xml:space="preserve"> </w:t>
        </w:r>
      </w:ins>
      <w:ins w:id="230" w:author="可乐来一杯" w:date="2026-04-22T22:04:19Z">
        <w:r>
          <w:rPr>
            <w:rFonts w:hint="eastAsia"/>
          </w:rPr>
          <w:t>刘俊海：《论公司法的数字化改革：来自AI董事的新挑战》，载《江淮论坛》2025年第1期。</w:t>
        </w:r>
      </w:ins>
    </w:p>
  </w:footnote>
  <w:footnote w:id="52">
    <w:p w14:paraId="1694E0AE">
      <w:pPr>
        <w:pStyle w:val="9"/>
        <w:snapToGrid w:val="0"/>
      </w:pPr>
      <w:ins w:id="231" w:author="可乐来一杯" w:date="2026-04-22T22:04:11Z">
        <w:r>
          <w:rPr>
            <w:rStyle w:val="17"/>
          </w:rPr>
          <w:footnoteRef/>
        </w:r>
      </w:ins>
      <w:ins w:id="232" w:author="可乐来一杯" w:date="2026-04-22T22:04:11Z">
        <w:r>
          <w:rPr/>
          <w:t xml:space="preserve"> </w:t>
        </w:r>
      </w:ins>
      <w:ins w:id="233" w:author="可乐来一杯" w:date="2026-04-22T22:04:24Z">
        <w:r>
          <w:rPr/>
          <w:t>任先行、周林彬：《比较商法导论》，北京大学出版社2000年版。</w:t>
        </w:r>
      </w:ins>
    </w:p>
  </w:footnote>
  <w:footnote w:id="53">
    <w:p w14:paraId="2751B5FB">
      <w:pPr>
        <w:pStyle w:val="9"/>
        <w:snapToGrid w:val="0"/>
      </w:pPr>
      <w:ins w:id="234" w:author="可乐来一杯" w:date="2026-04-22T22:04:14Z">
        <w:r>
          <w:rPr>
            <w:rStyle w:val="17"/>
          </w:rPr>
          <w:footnoteRef/>
        </w:r>
      </w:ins>
      <w:ins w:id="235" w:author="可乐来一杯" w:date="2026-04-22T22:04:14Z">
        <w:r>
          <w:rPr/>
          <w:t xml:space="preserve"> </w:t>
        </w:r>
      </w:ins>
      <w:ins w:id="236" w:author="可乐来一杯" w:date="2026-04-22T22:04:28Z">
        <w:r>
          <w:rPr/>
          <w:t>潘米、李建伟：《新〈公司法〉下公司登记的事项与效力反思》，载《中南民族大学学报（人文社会科学版）》2025年第3期。</w:t>
        </w:r>
      </w:ins>
    </w:p>
  </w:footnote>
  <w:footnote w:id="54">
    <w:p w14:paraId="73D5D120">
      <w:pPr>
        <w:pStyle w:val="9"/>
        <w:snapToGrid w:val="0"/>
      </w:pPr>
      <w:ins w:id="237" w:author="可乐来一杯" w:date="2026-04-22T22:04:32Z">
        <w:r>
          <w:rPr>
            <w:rStyle w:val="17"/>
          </w:rPr>
          <w:footnoteRef/>
        </w:r>
      </w:ins>
      <w:ins w:id="238" w:author="可乐来一杯" w:date="2026-04-22T22:04:32Z">
        <w:r>
          <w:rPr/>
          <w:t xml:space="preserve"> </w:t>
        </w:r>
      </w:ins>
      <w:ins w:id="239" w:author="可乐来一杯" w:date="2026-04-22T22:04:37Z">
        <w:r>
          <w:rPr/>
          <w:t>蒋大兴：《公司登记改革与营商环境促进——六个可能的要点问题》，载《当代法学》2025年第1期。</w:t>
        </w:r>
      </w:ins>
    </w:p>
  </w:footnote>
  <w:footnote w:id="55">
    <w:p w14:paraId="56673315">
      <w:pPr>
        <w:pStyle w:val="9"/>
        <w:snapToGrid w:val="0"/>
        <w:rPr>
          <w:rFonts w:hint="eastAsia" w:eastAsiaTheme="minorEastAsia"/>
          <w:lang w:val="en-US" w:eastAsia="zh-CN"/>
        </w:rPr>
      </w:pPr>
      <w:r>
        <w:rPr>
          <w:rStyle w:val="17"/>
        </w:rPr>
        <w:footnoteRef/>
      </w:r>
      <w:r>
        <w:t xml:space="preserve"> </w:t>
      </w:r>
      <w:r>
        <w:rPr>
          <w:rFonts w:hint="eastAsia"/>
        </w:rPr>
        <w:t>根据2024年度的数据显示，上市公司独立董事的平均年薪为11.46万元，同比增长43.61%。在A股上万名独立董事中，最高报酬为107万元，最低报酬为9600元。</w:t>
      </w:r>
      <w:r>
        <w:rPr>
          <w:rFonts w:hint="eastAsia"/>
          <w:lang w:val="en-US" w:eastAsia="zh-CN"/>
        </w:rPr>
        <w:t>参见：独董涨薪了！新规施行4月余，超127家企业发布调整薪酬议案《券商中国》.参考网址https://xueqiu.com/1184824257/276231251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936E0"/>
    <w:multiLevelType w:val="singleLevel"/>
    <w:tmpl w:val="88D936E0"/>
    <w:lvl w:ilvl="0" w:tentative="0">
      <w:start w:val="1"/>
      <w:numFmt w:val="chineseCounting"/>
      <w:suff w:val="nothing"/>
      <w:lvlText w:val="（%1）"/>
      <w:lvlJc w:val="left"/>
      <w:pPr>
        <w:ind w:left="0" w:firstLine="420"/>
      </w:pPr>
      <w:rPr>
        <w:rFonts w:hint="eastAsia"/>
      </w:rPr>
    </w:lvl>
  </w:abstractNum>
  <w:abstractNum w:abstractNumId="1">
    <w:nsid w:val="BE7E3128"/>
    <w:multiLevelType w:val="singleLevel"/>
    <w:tmpl w:val="BE7E3128"/>
    <w:lvl w:ilvl="0" w:tentative="0">
      <w:start w:val="1"/>
      <w:numFmt w:val="chineseCounting"/>
      <w:suff w:val="nothing"/>
      <w:lvlText w:val="%1、"/>
      <w:lvlJc w:val="left"/>
      <w:pPr>
        <w:ind w:left="0" w:firstLine="420"/>
      </w:pPr>
      <w:rPr>
        <w:rFonts w:hint="eastAsia"/>
      </w:rPr>
    </w:lvl>
  </w:abstractNum>
  <w:abstractNum w:abstractNumId="2">
    <w:nsid w:val="024DC4F9"/>
    <w:multiLevelType w:val="singleLevel"/>
    <w:tmpl w:val="024DC4F9"/>
    <w:lvl w:ilvl="0" w:tentative="0">
      <w:start w:val="1"/>
      <w:numFmt w:val="chineseCounting"/>
      <w:suff w:val="nothing"/>
      <w:lvlText w:val="（%1）"/>
      <w:lvlJc w:val="left"/>
      <w:pPr>
        <w:ind w:left="0" w:firstLine="420"/>
      </w:pPr>
      <w:rPr>
        <w:rFonts w:hint="eastAsia"/>
      </w:rPr>
    </w:lvl>
  </w:abstractNum>
  <w:abstractNum w:abstractNumId="3">
    <w:nsid w:val="0C0AE44D"/>
    <w:multiLevelType w:val="singleLevel"/>
    <w:tmpl w:val="0C0AE44D"/>
    <w:lvl w:ilvl="0" w:tentative="0">
      <w:start w:val="1"/>
      <w:numFmt w:val="chineseCounting"/>
      <w:suff w:val="nothing"/>
      <w:lvlText w:val="（%1）"/>
      <w:lvlJc w:val="left"/>
      <w:pPr>
        <w:ind w:left="0" w:firstLine="420"/>
      </w:pPr>
      <w:rPr>
        <w:rFonts w:hint="eastAsia"/>
      </w:rPr>
    </w:lvl>
  </w:abstractNum>
  <w:abstractNum w:abstractNumId="4">
    <w:nsid w:val="0D28DDE9"/>
    <w:multiLevelType w:val="singleLevel"/>
    <w:tmpl w:val="0D28DDE9"/>
    <w:lvl w:ilvl="0" w:tentative="0">
      <w:start w:val="1"/>
      <w:numFmt w:val="chineseCounting"/>
      <w:suff w:val="nothing"/>
      <w:lvlText w:val="（%1）"/>
      <w:lvlJc w:val="left"/>
      <w:pPr>
        <w:ind w:left="0" w:firstLine="420"/>
      </w:pPr>
      <w:rPr>
        <w:rFonts w:hint="eastAsia"/>
      </w:rPr>
    </w:lvl>
  </w:abstractNum>
  <w:abstractNum w:abstractNumId="5">
    <w:nsid w:val="2E5881CD"/>
    <w:multiLevelType w:val="singleLevel"/>
    <w:tmpl w:val="2E5881CD"/>
    <w:lvl w:ilvl="0" w:tentative="0">
      <w:start w:val="1"/>
      <w:numFmt w:val="chineseCounting"/>
      <w:suff w:val="nothing"/>
      <w:lvlText w:val="（%1）"/>
      <w:lvlJc w:val="left"/>
      <w:pPr>
        <w:ind w:left="0" w:firstLine="420"/>
      </w:pPr>
      <w:rPr>
        <w:rFonts w:hint="eastAsia"/>
      </w:rPr>
    </w:lvl>
  </w:abstractNum>
  <w:abstractNum w:abstractNumId="6">
    <w:nsid w:val="3EFFC7FA"/>
    <w:multiLevelType w:val="singleLevel"/>
    <w:tmpl w:val="3EFFC7FA"/>
    <w:lvl w:ilvl="0" w:tentative="0">
      <w:start w:val="1"/>
      <w:numFmt w:val="decimal"/>
      <w:suff w:val="space"/>
      <w:lvlText w:val="[%1]"/>
      <w:lvlJc w:val="left"/>
    </w:lvl>
  </w:abstractNum>
  <w:abstractNum w:abstractNumId="7">
    <w:nsid w:val="4E994B8B"/>
    <w:multiLevelType w:val="singleLevel"/>
    <w:tmpl w:val="4E994B8B"/>
    <w:lvl w:ilvl="0" w:tentative="0">
      <w:start w:val="1"/>
      <w:numFmt w:val="chineseCounting"/>
      <w:suff w:val="nothing"/>
      <w:lvlText w:val="（%1）"/>
      <w:lvlJc w:val="left"/>
      <w:pPr>
        <w:ind w:left="0" w:firstLine="420"/>
      </w:pPr>
      <w:rPr>
        <w:rFonts w:hint="eastAsia"/>
      </w:rPr>
    </w:lvl>
  </w:abstractNum>
  <w:abstractNum w:abstractNumId="8">
    <w:nsid w:val="50311F4C"/>
    <w:multiLevelType w:val="singleLevel"/>
    <w:tmpl w:val="50311F4C"/>
    <w:lvl w:ilvl="0" w:tentative="0">
      <w:start w:val="1"/>
      <w:numFmt w:val="chineseCounting"/>
      <w:suff w:val="nothing"/>
      <w:lvlText w:val="（%1）"/>
      <w:lvlJc w:val="left"/>
      <w:pPr>
        <w:ind w:left="0" w:firstLine="420"/>
      </w:pPr>
      <w:rPr>
        <w:rFonts w:hint="eastAsia"/>
      </w:rPr>
    </w:lvl>
  </w:abstractNum>
  <w:abstractNum w:abstractNumId="9">
    <w:nsid w:val="592EF7C2"/>
    <w:multiLevelType w:val="singleLevel"/>
    <w:tmpl w:val="592EF7C2"/>
    <w:lvl w:ilvl="0" w:tentative="0">
      <w:start w:val="1"/>
      <w:numFmt w:val="chineseCounting"/>
      <w:suff w:val="nothing"/>
      <w:lvlText w:val="（%1）"/>
      <w:lvlJc w:val="left"/>
      <w:pPr>
        <w:ind w:left="0" w:firstLine="420"/>
      </w:pPr>
      <w:rPr>
        <w:rFonts w:hint="eastAsia"/>
      </w:rPr>
    </w:lvl>
  </w:abstractNum>
  <w:abstractNum w:abstractNumId="10">
    <w:nsid w:val="63DFA44C"/>
    <w:multiLevelType w:val="singleLevel"/>
    <w:tmpl w:val="63DFA44C"/>
    <w:lvl w:ilvl="0" w:tentative="0">
      <w:start w:val="1"/>
      <w:numFmt w:val="chineseCounting"/>
      <w:suff w:val="nothing"/>
      <w:lvlText w:val="（%1）"/>
      <w:lvlJc w:val="left"/>
      <w:pPr>
        <w:ind w:left="0" w:firstLine="420"/>
      </w:pPr>
      <w:rPr>
        <w:rFonts w:hint="eastAsia"/>
      </w:rPr>
    </w:lvl>
  </w:abstractNum>
  <w:num w:numId="1">
    <w:abstractNumId w:val="1"/>
  </w:num>
  <w:num w:numId="2">
    <w:abstractNumId w:val="10"/>
  </w:num>
  <w:num w:numId="3">
    <w:abstractNumId w:val="3"/>
  </w:num>
  <w:num w:numId="4">
    <w:abstractNumId w:val="7"/>
  </w:num>
  <w:num w:numId="5">
    <w:abstractNumId w:val="5"/>
  </w:num>
  <w:num w:numId="6">
    <w:abstractNumId w:val="9"/>
  </w:num>
  <w:num w:numId="7">
    <w:abstractNumId w:val="0"/>
  </w:num>
  <w:num w:numId="8">
    <w:abstractNumId w:val="2"/>
  </w:num>
  <w:num w:numId="9">
    <w:abstractNumId w:val="4"/>
  </w:num>
  <w:num w:numId="10">
    <w:abstractNumId w:val="8"/>
  </w:num>
  <w:num w:numId="11">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可乐来一杯">
    <w15:presenceInfo w15:providerId="WPS Office" w15:userId="814126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numFmt w:val="decimalEnclosedCircleChinese"/>
    <w:numRestart w:val="eachPage"/>
    <w:footnote w:id="112"/>
    <w:footnote w:id="11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3Yzc4NTJhYThhOTg0YzU4NGM0NzNkYjVhMmZlMjYifQ=="/>
  </w:docVars>
  <w:rsids>
    <w:rsidRoot w:val="00815CE8"/>
    <w:rsid w:val="00815CE8"/>
    <w:rsid w:val="008E1B53"/>
    <w:rsid w:val="00E75E51"/>
    <w:rsid w:val="01561030"/>
    <w:rsid w:val="01944776"/>
    <w:rsid w:val="01FE544B"/>
    <w:rsid w:val="02803F9B"/>
    <w:rsid w:val="034D6BB0"/>
    <w:rsid w:val="04454F0B"/>
    <w:rsid w:val="055406CA"/>
    <w:rsid w:val="05900908"/>
    <w:rsid w:val="078F59E9"/>
    <w:rsid w:val="07AE1250"/>
    <w:rsid w:val="07D433FC"/>
    <w:rsid w:val="09F40983"/>
    <w:rsid w:val="0A3E7F8F"/>
    <w:rsid w:val="0AC44EF4"/>
    <w:rsid w:val="0CF54F79"/>
    <w:rsid w:val="0D3533E3"/>
    <w:rsid w:val="0DA871B9"/>
    <w:rsid w:val="0DE02D00"/>
    <w:rsid w:val="0E03100D"/>
    <w:rsid w:val="0E625032"/>
    <w:rsid w:val="0F875103"/>
    <w:rsid w:val="103F5AD3"/>
    <w:rsid w:val="10901704"/>
    <w:rsid w:val="10E01064"/>
    <w:rsid w:val="119C142F"/>
    <w:rsid w:val="12211934"/>
    <w:rsid w:val="12E838AC"/>
    <w:rsid w:val="1302588C"/>
    <w:rsid w:val="13384789"/>
    <w:rsid w:val="141A3E3D"/>
    <w:rsid w:val="14374B2A"/>
    <w:rsid w:val="147138A1"/>
    <w:rsid w:val="156A69AD"/>
    <w:rsid w:val="158F66B6"/>
    <w:rsid w:val="17991F6C"/>
    <w:rsid w:val="18B27245"/>
    <w:rsid w:val="19D13C3F"/>
    <w:rsid w:val="1A8059F1"/>
    <w:rsid w:val="1B2B4E17"/>
    <w:rsid w:val="1BAA4748"/>
    <w:rsid w:val="1BF81957"/>
    <w:rsid w:val="1C5F19D6"/>
    <w:rsid w:val="1E9343EA"/>
    <w:rsid w:val="1E9819BE"/>
    <w:rsid w:val="1F1F3A88"/>
    <w:rsid w:val="1FDC333E"/>
    <w:rsid w:val="203320A8"/>
    <w:rsid w:val="20AD1960"/>
    <w:rsid w:val="215D0C25"/>
    <w:rsid w:val="22391D0B"/>
    <w:rsid w:val="22B75546"/>
    <w:rsid w:val="2399544F"/>
    <w:rsid w:val="24284DA4"/>
    <w:rsid w:val="24345C1C"/>
    <w:rsid w:val="253F4153"/>
    <w:rsid w:val="25AC56A4"/>
    <w:rsid w:val="25FE702B"/>
    <w:rsid w:val="26544C16"/>
    <w:rsid w:val="27C26786"/>
    <w:rsid w:val="286914E7"/>
    <w:rsid w:val="28CD0334"/>
    <w:rsid w:val="28EA7F22"/>
    <w:rsid w:val="28FC7D1D"/>
    <w:rsid w:val="29B01E15"/>
    <w:rsid w:val="29CA77F8"/>
    <w:rsid w:val="2ACC6023"/>
    <w:rsid w:val="2AF77DB9"/>
    <w:rsid w:val="2B391645"/>
    <w:rsid w:val="2B4D50F0"/>
    <w:rsid w:val="2B9D21D7"/>
    <w:rsid w:val="2C0E1ACC"/>
    <w:rsid w:val="2CD258AD"/>
    <w:rsid w:val="2CF75313"/>
    <w:rsid w:val="2E866BD3"/>
    <w:rsid w:val="2EC075BE"/>
    <w:rsid w:val="2F4438FD"/>
    <w:rsid w:val="2FB0078A"/>
    <w:rsid w:val="30201025"/>
    <w:rsid w:val="303F1FC2"/>
    <w:rsid w:val="31572824"/>
    <w:rsid w:val="316212A2"/>
    <w:rsid w:val="32BC3287"/>
    <w:rsid w:val="33A505B5"/>
    <w:rsid w:val="35154ED0"/>
    <w:rsid w:val="356B2D42"/>
    <w:rsid w:val="35F5054D"/>
    <w:rsid w:val="37982364"/>
    <w:rsid w:val="38316A01"/>
    <w:rsid w:val="3A520ADA"/>
    <w:rsid w:val="3A6F0BDF"/>
    <w:rsid w:val="3AD645EF"/>
    <w:rsid w:val="3B22083A"/>
    <w:rsid w:val="3CE11036"/>
    <w:rsid w:val="3D9372DA"/>
    <w:rsid w:val="3E304B29"/>
    <w:rsid w:val="40CE6344"/>
    <w:rsid w:val="40E37C31"/>
    <w:rsid w:val="41E02097"/>
    <w:rsid w:val="42BD1F90"/>
    <w:rsid w:val="43195B8C"/>
    <w:rsid w:val="45013B88"/>
    <w:rsid w:val="450E1E5E"/>
    <w:rsid w:val="4666224F"/>
    <w:rsid w:val="47637D1D"/>
    <w:rsid w:val="479E6180"/>
    <w:rsid w:val="47C22C51"/>
    <w:rsid w:val="47E524E0"/>
    <w:rsid w:val="483C5E9E"/>
    <w:rsid w:val="497171BC"/>
    <w:rsid w:val="49BC2CBC"/>
    <w:rsid w:val="49D00703"/>
    <w:rsid w:val="4A353062"/>
    <w:rsid w:val="4A392FB7"/>
    <w:rsid w:val="4A450172"/>
    <w:rsid w:val="4B9D2539"/>
    <w:rsid w:val="4CB44A5C"/>
    <w:rsid w:val="4CEF2DC0"/>
    <w:rsid w:val="4DB53644"/>
    <w:rsid w:val="4DFA0CB0"/>
    <w:rsid w:val="4E3F643A"/>
    <w:rsid w:val="4ED63EB0"/>
    <w:rsid w:val="4ED67D9C"/>
    <w:rsid w:val="4F344CB1"/>
    <w:rsid w:val="4F531BF3"/>
    <w:rsid w:val="4F9D11BE"/>
    <w:rsid w:val="4FA900E7"/>
    <w:rsid w:val="4FF260E2"/>
    <w:rsid w:val="51267318"/>
    <w:rsid w:val="515C296E"/>
    <w:rsid w:val="51C457AC"/>
    <w:rsid w:val="52743D26"/>
    <w:rsid w:val="528D316F"/>
    <w:rsid w:val="52BA27BB"/>
    <w:rsid w:val="53984BEF"/>
    <w:rsid w:val="53CA35B3"/>
    <w:rsid w:val="541D7CB8"/>
    <w:rsid w:val="54633C10"/>
    <w:rsid w:val="547137C9"/>
    <w:rsid w:val="55A806E3"/>
    <w:rsid w:val="56795229"/>
    <w:rsid w:val="569F3E81"/>
    <w:rsid w:val="57032983"/>
    <w:rsid w:val="57D45CF1"/>
    <w:rsid w:val="58B33F35"/>
    <w:rsid w:val="58C25E07"/>
    <w:rsid w:val="598522B0"/>
    <w:rsid w:val="5B0D2022"/>
    <w:rsid w:val="5B692CC6"/>
    <w:rsid w:val="5BD668B8"/>
    <w:rsid w:val="5C192736"/>
    <w:rsid w:val="5C5872CD"/>
    <w:rsid w:val="5CAB1AF3"/>
    <w:rsid w:val="5D821F75"/>
    <w:rsid w:val="5DB014C6"/>
    <w:rsid w:val="5F932DB0"/>
    <w:rsid w:val="61B00BC8"/>
    <w:rsid w:val="61BA6782"/>
    <w:rsid w:val="62652744"/>
    <w:rsid w:val="64612C96"/>
    <w:rsid w:val="657979EF"/>
    <w:rsid w:val="66B81D7C"/>
    <w:rsid w:val="67BB791E"/>
    <w:rsid w:val="67CE7A63"/>
    <w:rsid w:val="67CF18E1"/>
    <w:rsid w:val="68B300FD"/>
    <w:rsid w:val="68F35C12"/>
    <w:rsid w:val="698743A9"/>
    <w:rsid w:val="69AA08A3"/>
    <w:rsid w:val="69E41059"/>
    <w:rsid w:val="6A395C01"/>
    <w:rsid w:val="6A4912ED"/>
    <w:rsid w:val="6D252BF0"/>
    <w:rsid w:val="6DFB5D0A"/>
    <w:rsid w:val="6E2B05A9"/>
    <w:rsid w:val="6F380657"/>
    <w:rsid w:val="71BF511E"/>
    <w:rsid w:val="71DE2C86"/>
    <w:rsid w:val="733F48EB"/>
    <w:rsid w:val="7389126D"/>
    <w:rsid w:val="73B50593"/>
    <w:rsid w:val="755A49B9"/>
    <w:rsid w:val="75A87574"/>
    <w:rsid w:val="769431A0"/>
    <w:rsid w:val="78745037"/>
    <w:rsid w:val="787A0E5D"/>
    <w:rsid w:val="79184C99"/>
    <w:rsid w:val="79494A28"/>
    <w:rsid w:val="79720394"/>
    <w:rsid w:val="7A475845"/>
    <w:rsid w:val="7AE54A55"/>
    <w:rsid w:val="7B330DC1"/>
    <w:rsid w:val="7BFD471F"/>
    <w:rsid w:val="7C0361DB"/>
    <w:rsid w:val="7C8772E6"/>
    <w:rsid w:val="7CAC03D2"/>
    <w:rsid w:val="7CB40623"/>
    <w:rsid w:val="7CC846E8"/>
    <w:rsid w:val="7CF229CE"/>
    <w:rsid w:val="7D646283"/>
    <w:rsid w:val="7DA41E33"/>
    <w:rsid w:val="7E2655EE"/>
    <w:rsid w:val="7EC51121"/>
    <w:rsid w:val="7F306E8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4"/>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6">
    <w:name w:val="annotation text"/>
    <w:basedOn w:val="1"/>
    <w:autoRedefine/>
    <w:qFormat/>
    <w:uiPriority w:val="0"/>
    <w:pPr>
      <w:jc w:val="left"/>
    </w:p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footnote text"/>
    <w:basedOn w:val="1"/>
    <w:autoRedefine/>
    <w:qFormat/>
    <w:uiPriority w:val="0"/>
    <w:pPr>
      <w:snapToGrid w:val="0"/>
      <w:jc w:val="left"/>
    </w:pPr>
    <w:rPr>
      <w:sz w:val="18"/>
    </w:rPr>
  </w:style>
  <w:style w:type="paragraph" w:styleId="10">
    <w:name w:val="Normal (Web)"/>
    <w:basedOn w:val="1"/>
    <w:autoRedefine/>
    <w:qFormat/>
    <w:uiPriority w:val="0"/>
    <w:pPr>
      <w:spacing w:before="100" w:beforeAutospacing="1" w:after="100" w:afterAutospacing="1"/>
      <w:ind w:left="0" w:right="0"/>
      <w:jc w:val="left"/>
    </w:pPr>
    <w:rPr>
      <w:kern w:val="0"/>
      <w:sz w:val="24"/>
      <w:lang w:val="en-US" w:eastAsia="zh-CN" w:bidi="ar"/>
    </w:rPr>
  </w:style>
  <w:style w:type="character" w:styleId="13">
    <w:name w:val="Strong"/>
    <w:autoRedefine/>
    <w:qFormat/>
    <w:uiPriority w:val="0"/>
    <w:rPr>
      <w:b/>
    </w:rPr>
  </w:style>
  <w:style w:type="character" w:styleId="14">
    <w:name w:val="Emphasis"/>
    <w:basedOn w:val="12"/>
    <w:qFormat/>
    <w:uiPriority w:val="0"/>
    <w:rPr>
      <w:i/>
    </w:rPr>
  </w:style>
  <w:style w:type="character" w:styleId="15">
    <w:name w:val="Hyperlink"/>
    <w:autoRedefine/>
    <w:qFormat/>
    <w:uiPriority w:val="0"/>
    <w:rPr>
      <w:color w:val="0000FF"/>
      <w:u w:val="single"/>
    </w:rPr>
  </w:style>
  <w:style w:type="character" w:styleId="16">
    <w:name w:val="annotation reference"/>
    <w:basedOn w:val="12"/>
    <w:semiHidden/>
    <w:unhideWhenUsed/>
    <w:qFormat/>
    <w:uiPriority w:val="99"/>
    <w:rPr>
      <w:sz w:val="21"/>
      <w:szCs w:val="21"/>
    </w:rPr>
  </w:style>
  <w:style w:type="character" w:styleId="17">
    <w:name w:val="footnote reference"/>
    <w:autoRedefine/>
    <w:qFormat/>
    <w:uiPriority w:val="0"/>
    <w:rPr>
      <w:vertAlign w:val="superscript"/>
    </w:rPr>
  </w:style>
  <w:style w:type="paragraph" w:customStyle="1" w:styleId="18">
    <w:name w:val="WPSOffice手动目录 1"/>
    <w:autoRedefine/>
    <w:qFormat/>
    <w:uiPriority w:val="0"/>
    <w:rPr>
      <w:rFonts w:ascii="Times New Roman" w:hAnsi="Times New Roman" w:eastAsia="宋体" w:cs="Times New Roman"/>
      <w:lang w:val="en-US" w:eastAsia="zh-CN" w:bidi="ar-SA"/>
    </w:rPr>
  </w:style>
  <w:style w:type="paragraph" w:customStyle="1" w:styleId="19">
    <w:name w:val="WPSOffice手动目录 2"/>
    <w:autoRedefine/>
    <w:qFormat/>
    <w:uiPriority w:val="0"/>
    <w:pPr>
      <w:ind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5133</Words>
  <Characters>5538</Characters>
  <Lines>96</Lines>
  <Paragraphs>27</Paragraphs>
  <TotalTime>9</TotalTime>
  <ScaleCrop>false</ScaleCrop>
  <LinksUpToDate>false</LinksUpToDate>
  <CharactersWithSpaces>5592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2024-05-13T07:27:00Z</dcterms:created>
  <dc:creator>92817</dc:creator>
  <cp:lastModifiedBy>可乐来一杯</cp:lastModifiedBy>
  <dcterms:modified xsi:type="dcterms:W3CDTF">2026-04-22T14:17:30Z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541CEB63F66446D4B242B89123344051_13</vt:lpwstr>
  </property>
  <property fmtid="{D5CDD505-2E9C-101B-9397-08002B2CF9AE}" pid="4" name="KSOTemplateDocerSaveRecord">
    <vt:lpwstr>eyJoZGlkIjoiMGU3Yzc4NTJhYThhOTg0YzU4NGM0NzNkYjVhMmZlMjYiLCJ1c2VySWQiOiI1MzgwNjY1MTkifQ==</vt:lpwstr>
  </property>
</Properties>
</file>