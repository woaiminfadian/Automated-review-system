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6ED1B">
      <w:pPr>
        <w:spacing w:line="360" w:lineRule="auto"/>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论</w:t>
      </w:r>
      <w:del w:id="213" w:author="投稿人" w:date="2026-03-09T13:20:16Z">
        <w:r>
          <w:rPr>
            <w:rFonts w:hint="default" w:ascii="宋体" w:hAnsi="宋体" w:eastAsia="宋体" w:cs="宋体"/>
            <w:sz w:val="24"/>
            <w:szCs w:val="24"/>
            <w:lang w:val="en-US" w:eastAsia="zh-CN"/>
          </w:rPr>
          <w:delText>行使股东优先购买权过程中</w:delText>
        </w:r>
      </w:del>
      <w:ins w:id="214" w:author="投稿人" w:date="2026-03-09T13:20:16Z">
        <w:r>
          <w:rPr>
            <w:rFonts w:hint="eastAsia" w:ascii="宋体" w:hAnsi="宋体" w:eastAsia="宋体" w:cs="宋体"/>
            <w:sz w:val="24"/>
            <w:szCs w:val="24"/>
            <w:lang w:val="en-US" w:eastAsia="zh-CN"/>
          </w:rPr>
          <w:t>股东</w:t>
        </w:r>
      </w:ins>
      <w:ins w:id="215" w:author="投稿人" w:date="2026-03-09T13:20:17Z">
        <w:r>
          <w:rPr>
            <w:rFonts w:hint="eastAsia" w:ascii="宋体" w:hAnsi="宋体" w:eastAsia="宋体" w:cs="宋体"/>
            <w:sz w:val="24"/>
            <w:szCs w:val="24"/>
            <w:lang w:val="en-US" w:eastAsia="zh-CN"/>
          </w:rPr>
          <w:t>优先</w:t>
        </w:r>
      </w:ins>
      <w:ins w:id="216" w:author="投稿人" w:date="2026-03-09T13:20:19Z">
        <w:r>
          <w:rPr>
            <w:rFonts w:hint="eastAsia" w:ascii="宋体" w:hAnsi="宋体" w:eastAsia="宋体" w:cs="宋体"/>
            <w:sz w:val="24"/>
            <w:szCs w:val="24"/>
            <w:lang w:val="en-US" w:eastAsia="zh-CN"/>
          </w:rPr>
          <w:t>购买权</w:t>
        </w:r>
      </w:ins>
      <w:ins w:id="217" w:author="投稿人" w:date="2026-03-09T13:20:20Z">
        <w:r>
          <w:rPr>
            <w:rFonts w:hint="eastAsia" w:ascii="宋体" w:hAnsi="宋体" w:eastAsia="宋体" w:cs="宋体"/>
            <w:sz w:val="24"/>
            <w:szCs w:val="24"/>
            <w:lang w:val="en-US" w:eastAsia="zh-CN"/>
          </w:rPr>
          <w:t>制度</w:t>
        </w:r>
      </w:ins>
      <w:ins w:id="218" w:author="投稿人" w:date="2026-03-09T13:20:21Z">
        <w:r>
          <w:rPr>
            <w:rFonts w:hint="eastAsia" w:ascii="宋体" w:hAnsi="宋体" w:eastAsia="宋体" w:cs="宋体"/>
            <w:sz w:val="24"/>
            <w:szCs w:val="24"/>
            <w:lang w:val="en-US" w:eastAsia="zh-CN"/>
          </w:rPr>
          <w:t>中</w:t>
        </w:r>
      </w:ins>
      <w:r>
        <w:rPr>
          <w:rFonts w:hint="eastAsia" w:ascii="宋体" w:hAnsi="宋体" w:eastAsia="宋体" w:cs="宋体"/>
          <w:sz w:val="24"/>
          <w:szCs w:val="24"/>
          <w:lang w:val="en-US" w:eastAsia="zh-CN"/>
        </w:rPr>
        <w:t>的请求、形成与抗辩</w:t>
      </w:r>
    </w:p>
    <w:p w14:paraId="2C81DCA5">
      <w:pPr>
        <w:spacing w:line="360" w:lineRule="auto"/>
        <w:ind w:firstLine="480" w:firstLineChars="200"/>
        <w:jc w:val="center"/>
        <w:rPr>
          <w:rFonts w:hint="eastAsia" w:ascii="宋体" w:hAnsi="宋体" w:eastAsia="宋体" w:cs="宋体"/>
          <w:sz w:val="24"/>
          <w:szCs w:val="24"/>
          <w:lang w:val="en-US" w:eastAsia="zh-CN"/>
        </w:rPr>
      </w:pPr>
    </w:p>
    <w:p w14:paraId="2B6D32A1">
      <w:pPr>
        <w:spacing w:line="360" w:lineRule="auto"/>
        <w:ind w:firstLine="480" w:firstLineChars="200"/>
        <w:jc w:val="left"/>
        <w:rPr>
          <w:ins w:id="219" w:author="投稿人" w:date="2026-03-08T16:01:58Z"/>
          <w:rFonts w:hint="eastAsia" w:ascii="宋体" w:hAnsi="宋体" w:eastAsia="宋体" w:cs="宋体"/>
          <w:b w:val="0"/>
          <w:bCs w:val="0"/>
          <w:sz w:val="24"/>
          <w:szCs w:val="24"/>
          <w:lang w:val="en-US" w:eastAsia="zh-CN"/>
          <w:rPrChange w:id="220" w:author="投稿人" w:date="2026-03-08T17:01:23Z">
            <w:rPr>
              <w:ins w:id="221" w:author="投稿人" w:date="2026-03-08T16:01:58Z"/>
              <w:rFonts w:hint="eastAsia" w:ascii="宋体" w:hAnsi="宋体" w:eastAsia="宋体" w:cs="宋体"/>
              <w:b/>
              <w:bCs/>
              <w:sz w:val="24"/>
              <w:szCs w:val="24"/>
              <w:lang w:val="en-US" w:eastAsia="zh-CN"/>
            </w:rPr>
          </w:rPrChange>
        </w:rPr>
      </w:pPr>
      <w:r>
        <w:rPr>
          <w:rFonts w:hint="eastAsia" w:ascii="宋体" w:hAnsi="宋体" w:eastAsia="宋体" w:cs="宋体"/>
          <w:b/>
          <w:bCs/>
          <w:sz w:val="24"/>
          <w:szCs w:val="24"/>
          <w:lang w:val="en-US" w:eastAsia="zh-CN"/>
        </w:rPr>
        <w:t>摘要：</w:t>
      </w:r>
      <w:ins w:id="222" w:author="投稿人" w:date="2026-03-08T16:01:58Z">
        <w:r>
          <w:rPr>
            <w:rFonts w:hint="eastAsia" w:ascii="宋体" w:hAnsi="宋体" w:eastAsia="宋体" w:cs="宋体"/>
            <w:b w:val="0"/>
            <w:bCs w:val="0"/>
            <w:sz w:val="24"/>
            <w:szCs w:val="24"/>
            <w:lang w:val="en-US" w:eastAsia="zh-CN"/>
            <w:rPrChange w:id="223" w:author="投稿人" w:date="2026-03-08T17:01:23Z">
              <w:rPr>
                <w:rFonts w:hint="eastAsia" w:ascii="宋体" w:hAnsi="宋体" w:eastAsia="宋体" w:cs="宋体"/>
                <w:b/>
                <w:bCs/>
                <w:sz w:val="24"/>
                <w:szCs w:val="24"/>
                <w:lang w:val="en-US" w:eastAsia="zh-CN"/>
              </w:rPr>
            </w:rPrChange>
          </w:rPr>
          <w:t>2023年《公司法》调整股权对外转让规则，</w:t>
        </w:r>
      </w:ins>
      <w:ins w:id="224" w:author="投稿人" w:date="2026-03-08T16:08:08Z">
        <w:r>
          <w:rPr>
            <w:rFonts w:hint="eastAsia" w:ascii="宋体" w:hAnsi="宋体" w:eastAsia="宋体" w:cs="宋体"/>
            <w:b w:val="0"/>
            <w:bCs w:val="0"/>
            <w:sz w:val="24"/>
            <w:szCs w:val="24"/>
            <w:lang w:val="en-US" w:eastAsia="zh-CN"/>
            <w:rPrChange w:id="225" w:author="投稿人" w:date="2026-03-08T17:01:23Z">
              <w:rPr>
                <w:rFonts w:hint="eastAsia" w:ascii="宋体" w:hAnsi="宋体" w:eastAsia="宋体" w:cs="宋体"/>
                <w:b/>
                <w:bCs/>
                <w:sz w:val="24"/>
                <w:szCs w:val="24"/>
                <w:lang w:val="en-US" w:eastAsia="zh-CN"/>
              </w:rPr>
            </w:rPrChange>
          </w:rPr>
          <w:t>股东</w:t>
        </w:r>
      </w:ins>
      <w:ins w:id="226" w:author="投稿人" w:date="2026-03-08T16:08:09Z">
        <w:r>
          <w:rPr>
            <w:rFonts w:hint="eastAsia" w:ascii="宋体" w:hAnsi="宋体" w:eastAsia="宋体" w:cs="宋体"/>
            <w:b w:val="0"/>
            <w:bCs w:val="0"/>
            <w:sz w:val="24"/>
            <w:szCs w:val="24"/>
            <w:lang w:val="en-US" w:eastAsia="zh-CN"/>
            <w:rPrChange w:id="227" w:author="投稿人" w:date="2026-03-08T17:01:23Z">
              <w:rPr>
                <w:rFonts w:hint="eastAsia" w:ascii="宋体" w:hAnsi="宋体" w:eastAsia="宋体" w:cs="宋体"/>
                <w:b/>
                <w:bCs/>
                <w:sz w:val="24"/>
                <w:szCs w:val="24"/>
                <w:lang w:val="en-US" w:eastAsia="zh-CN"/>
              </w:rPr>
            </w:rPrChange>
          </w:rPr>
          <w:t>行使</w:t>
        </w:r>
      </w:ins>
      <w:ins w:id="228" w:author="投稿人" w:date="2026-03-08T16:08:16Z">
        <w:r>
          <w:rPr>
            <w:rFonts w:hint="eastAsia" w:ascii="宋体" w:hAnsi="宋体" w:eastAsia="宋体" w:cs="宋体"/>
            <w:b w:val="0"/>
            <w:bCs w:val="0"/>
            <w:sz w:val="24"/>
            <w:szCs w:val="24"/>
            <w:lang w:val="en-US" w:eastAsia="zh-CN"/>
            <w:rPrChange w:id="229" w:author="投稿人" w:date="2026-03-08T17:01:23Z">
              <w:rPr>
                <w:rFonts w:hint="eastAsia" w:ascii="宋体" w:hAnsi="宋体" w:eastAsia="宋体" w:cs="宋体"/>
                <w:b/>
                <w:bCs/>
                <w:sz w:val="24"/>
                <w:szCs w:val="24"/>
                <w:lang w:val="en-US" w:eastAsia="zh-CN"/>
              </w:rPr>
            </w:rPrChange>
          </w:rPr>
          <w:t>优先购买权</w:t>
        </w:r>
      </w:ins>
      <w:ins w:id="230" w:author="投稿人" w:date="2026-03-08T16:08:26Z">
        <w:r>
          <w:rPr>
            <w:rFonts w:hint="eastAsia" w:ascii="宋体" w:hAnsi="宋体" w:eastAsia="宋体" w:cs="宋体"/>
            <w:b w:val="0"/>
            <w:bCs w:val="0"/>
            <w:sz w:val="24"/>
            <w:szCs w:val="24"/>
            <w:lang w:val="en-US" w:eastAsia="zh-CN"/>
            <w:rPrChange w:id="231" w:author="投稿人" w:date="2026-03-08T17:01:23Z">
              <w:rPr>
                <w:rFonts w:hint="eastAsia" w:ascii="宋体" w:hAnsi="宋体" w:eastAsia="宋体" w:cs="宋体"/>
                <w:b/>
                <w:bCs/>
                <w:sz w:val="24"/>
                <w:szCs w:val="24"/>
                <w:lang w:val="en-US" w:eastAsia="zh-CN"/>
              </w:rPr>
            </w:rPrChange>
          </w:rPr>
          <w:t>过程</w:t>
        </w:r>
      </w:ins>
      <w:ins w:id="232" w:author="投稿人" w:date="2026-03-08T16:08:27Z">
        <w:r>
          <w:rPr>
            <w:rFonts w:hint="eastAsia" w:ascii="宋体" w:hAnsi="宋体" w:eastAsia="宋体" w:cs="宋体"/>
            <w:b w:val="0"/>
            <w:bCs w:val="0"/>
            <w:sz w:val="24"/>
            <w:szCs w:val="24"/>
            <w:lang w:val="en-US" w:eastAsia="zh-CN"/>
            <w:rPrChange w:id="233" w:author="投稿人" w:date="2026-03-08T17:01:23Z">
              <w:rPr>
                <w:rFonts w:hint="eastAsia" w:ascii="宋体" w:hAnsi="宋体" w:eastAsia="宋体" w:cs="宋体"/>
                <w:b/>
                <w:bCs/>
                <w:sz w:val="24"/>
                <w:szCs w:val="24"/>
                <w:lang w:val="en-US" w:eastAsia="zh-CN"/>
              </w:rPr>
            </w:rPrChange>
          </w:rPr>
          <w:t>中的</w:t>
        </w:r>
      </w:ins>
      <w:ins w:id="234" w:author="投稿人" w:date="2026-03-08T16:12:22Z">
        <w:r>
          <w:rPr>
            <w:rFonts w:hint="eastAsia" w:ascii="宋体" w:hAnsi="宋体" w:eastAsia="宋体" w:cs="宋体"/>
            <w:b w:val="0"/>
            <w:bCs w:val="0"/>
            <w:sz w:val="24"/>
            <w:szCs w:val="24"/>
            <w:lang w:val="en-US" w:eastAsia="zh-CN"/>
            <w:rPrChange w:id="235" w:author="投稿人" w:date="2026-03-08T17:01:23Z">
              <w:rPr>
                <w:rFonts w:hint="eastAsia" w:ascii="宋体" w:hAnsi="宋体" w:eastAsia="宋体" w:cs="宋体"/>
                <w:b/>
                <w:bCs/>
                <w:sz w:val="24"/>
                <w:szCs w:val="24"/>
                <w:lang w:val="en-US" w:eastAsia="zh-CN"/>
              </w:rPr>
            </w:rPrChange>
          </w:rPr>
          <w:t>股权</w:t>
        </w:r>
      </w:ins>
      <w:ins w:id="236" w:author="投稿人" w:date="2026-03-08T16:12:23Z">
        <w:r>
          <w:rPr>
            <w:rFonts w:hint="eastAsia" w:ascii="宋体" w:hAnsi="宋体" w:eastAsia="宋体" w:cs="宋体"/>
            <w:b w:val="0"/>
            <w:bCs w:val="0"/>
            <w:sz w:val="24"/>
            <w:szCs w:val="24"/>
            <w:lang w:val="en-US" w:eastAsia="zh-CN"/>
            <w:rPrChange w:id="237" w:author="投稿人" w:date="2026-03-08T17:01:23Z">
              <w:rPr>
                <w:rFonts w:hint="eastAsia" w:ascii="宋体" w:hAnsi="宋体" w:eastAsia="宋体" w:cs="宋体"/>
                <w:b/>
                <w:bCs/>
                <w:sz w:val="24"/>
                <w:szCs w:val="24"/>
                <w:lang w:val="en-US" w:eastAsia="zh-CN"/>
              </w:rPr>
            </w:rPrChange>
          </w:rPr>
          <w:t>变动</w:t>
        </w:r>
      </w:ins>
      <w:ins w:id="238" w:author="投稿人" w:date="2026-03-08T16:12:24Z">
        <w:r>
          <w:rPr>
            <w:rFonts w:hint="eastAsia" w:ascii="宋体" w:hAnsi="宋体" w:eastAsia="宋体" w:cs="宋体"/>
            <w:b w:val="0"/>
            <w:bCs w:val="0"/>
            <w:sz w:val="24"/>
            <w:szCs w:val="24"/>
            <w:lang w:val="en-US" w:eastAsia="zh-CN"/>
            <w:rPrChange w:id="239" w:author="投稿人" w:date="2026-03-08T17:01:23Z">
              <w:rPr>
                <w:rFonts w:hint="eastAsia" w:ascii="宋体" w:hAnsi="宋体" w:eastAsia="宋体" w:cs="宋体"/>
                <w:b/>
                <w:bCs/>
                <w:sz w:val="24"/>
                <w:szCs w:val="24"/>
                <w:lang w:val="en-US" w:eastAsia="zh-CN"/>
              </w:rPr>
            </w:rPrChange>
          </w:rPr>
          <w:t>模式、</w:t>
        </w:r>
      </w:ins>
      <w:ins w:id="240" w:author="投稿人" w:date="2026-03-08T16:12:26Z">
        <w:r>
          <w:rPr>
            <w:rFonts w:hint="eastAsia" w:ascii="宋体" w:hAnsi="宋体" w:eastAsia="宋体" w:cs="宋体"/>
            <w:b w:val="0"/>
            <w:bCs w:val="0"/>
            <w:sz w:val="24"/>
            <w:szCs w:val="24"/>
            <w:lang w:val="en-US" w:eastAsia="zh-CN"/>
            <w:rPrChange w:id="241" w:author="投稿人" w:date="2026-03-08T17:01:23Z">
              <w:rPr>
                <w:rFonts w:hint="eastAsia" w:ascii="宋体" w:hAnsi="宋体" w:eastAsia="宋体" w:cs="宋体"/>
                <w:b/>
                <w:bCs/>
                <w:sz w:val="24"/>
                <w:szCs w:val="24"/>
                <w:lang w:val="en-US" w:eastAsia="zh-CN"/>
              </w:rPr>
            </w:rPrChange>
          </w:rPr>
          <w:t>同等</w:t>
        </w:r>
      </w:ins>
      <w:ins w:id="242" w:author="投稿人" w:date="2026-03-08T16:12:27Z">
        <w:r>
          <w:rPr>
            <w:rFonts w:hint="eastAsia" w:ascii="宋体" w:hAnsi="宋体" w:eastAsia="宋体" w:cs="宋体"/>
            <w:b w:val="0"/>
            <w:bCs w:val="0"/>
            <w:sz w:val="24"/>
            <w:szCs w:val="24"/>
            <w:lang w:val="en-US" w:eastAsia="zh-CN"/>
            <w:rPrChange w:id="243" w:author="投稿人" w:date="2026-03-08T17:01:23Z">
              <w:rPr>
                <w:rFonts w:hint="eastAsia" w:ascii="宋体" w:hAnsi="宋体" w:eastAsia="宋体" w:cs="宋体"/>
                <w:b/>
                <w:bCs/>
                <w:sz w:val="24"/>
                <w:szCs w:val="24"/>
                <w:lang w:val="en-US" w:eastAsia="zh-CN"/>
              </w:rPr>
            </w:rPrChange>
          </w:rPr>
          <w:t>条件</w:t>
        </w:r>
      </w:ins>
      <w:ins w:id="244" w:author="投稿人" w:date="2026-03-08T16:12:28Z">
        <w:r>
          <w:rPr>
            <w:rFonts w:hint="eastAsia" w:ascii="宋体" w:hAnsi="宋体" w:eastAsia="宋体" w:cs="宋体"/>
            <w:b w:val="0"/>
            <w:bCs w:val="0"/>
            <w:sz w:val="24"/>
            <w:szCs w:val="24"/>
            <w:lang w:val="en-US" w:eastAsia="zh-CN"/>
            <w:rPrChange w:id="245" w:author="投稿人" w:date="2026-03-08T17:01:23Z">
              <w:rPr>
                <w:rFonts w:hint="eastAsia" w:ascii="宋体" w:hAnsi="宋体" w:eastAsia="宋体" w:cs="宋体"/>
                <w:b/>
                <w:bCs/>
                <w:sz w:val="24"/>
                <w:szCs w:val="24"/>
                <w:lang w:val="en-US" w:eastAsia="zh-CN"/>
              </w:rPr>
            </w:rPrChange>
          </w:rPr>
          <w:t>的</w:t>
        </w:r>
      </w:ins>
      <w:ins w:id="246" w:author="投稿人" w:date="2026-03-08T16:12:30Z">
        <w:r>
          <w:rPr>
            <w:rFonts w:hint="eastAsia" w:ascii="宋体" w:hAnsi="宋体" w:eastAsia="宋体" w:cs="宋体"/>
            <w:b w:val="0"/>
            <w:bCs w:val="0"/>
            <w:sz w:val="24"/>
            <w:szCs w:val="24"/>
            <w:lang w:val="en-US" w:eastAsia="zh-CN"/>
            <w:rPrChange w:id="247" w:author="投稿人" w:date="2026-03-08T17:01:23Z">
              <w:rPr>
                <w:rFonts w:hint="eastAsia" w:ascii="宋体" w:hAnsi="宋体" w:eastAsia="宋体" w:cs="宋体"/>
                <w:b/>
                <w:bCs/>
                <w:sz w:val="24"/>
                <w:szCs w:val="24"/>
                <w:lang w:val="en-US" w:eastAsia="zh-CN"/>
              </w:rPr>
            </w:rPrChange>
          </w:rPr>
          <w:t>形成</w:t>
        </w:r>
      </w:ins>
      <w:ins w:id="248" w:author="投稿人" w:date="2026-03-08T16:12:31Z">
        <w:r>
          <w:rPr>
            <w:rFonts w:hint="eastAsia" w:ascii="宋体" w:hAnsi="宋体" w:eastAsia="宋体" w:cs="宋体"/>
            <w:b w:val="0"/>
            <w:bCs w:val="0"/>
            <w:sz w:val="24"/>
            <w:szCs w:val="24"/>
            <w:lang w:val="en-US" w:eastAsia="zh-CN"/>
            <w:rPrChange w:id="249" w:author="投稿人" w:date="2026-03-08T17:01:23Z">
              <w:rPr>
                <w:rFonts w:hint="eastAsia" w:ascii="宋体" w:hAnsi="宋体" w:eastAsia="宋体" w:cs="宋体"/>
                <w:b/>
                <w:bCs/>
                <w:sz w:val="24"/>
                <w:szCs w:val="24"/>
                <w:lang w:val="en-US" w:eastAsia="zh-CN"/>
              </w:rPr>
            </w:rPrChange>
          </w:rPr>
          <w:t>过程</w:t>
        </w:r>
      </w:ins>
      <w:ins w:id="250" w:author="投稿人" w:date="2026-03-08T16:12:32Z">
        <w:r>
          <w:rPr>
            <w:rFonts w:hint="eastAsia" w:ascii="宋体" w:hAnsi="宋体" w:eastAsia="宋体" w:cs="宋体"/>
            <w:b w:val="0"/>
            <w:bCs w:val="0"/>
            <w:sz w:val="24"/>
            <w:szCs w:val="24"/>
            <w:lang w:val="en-US" w:eastAsia="zh-CN"/>
            <w:rPrChange w:id="251" w:author="投稿人" w:date="2026-03-08T17:01:23Z">
              <w:rPr>
                <w:rFonts w:hint="eastAsia" w:ascii="宋体" w:hAnsi="宋体" w:eastAsia="宋体" w:cs="宋体"/>
                <w:b/>
                <w:bCs/>
                <w:sz w:val="24"/>
                <w:szCs w:val="24"/>
                <w:lang w:val="en-US" w:eastAsia="zh-CN"/>
              </w:rPr>
            </w:rPrChange>
          </w:rPr>
          <w:t>及</w:t>
        </w:r>
      </w:ins>
      <w:ins w:id="252" w:author="投稿人" w:date="2026-03-08T16:08:28Z">
        <w:r>
          <w:rPr>
            <w:rFonts w:hint="eastAsia" w:ascii="宋体" w:hAnsi="宋体" w:eastAsia="宋体" w:cs="宋体"/>
            <w:b w:val="0"/>
            <w:bCs w:val="0"/>
            <w:sz w:val="24"/>
            <w:szCs w:val="24"/>
            <w:lang w:val="en-US" w:eastAsia="zh-CN"/>
            <w:rPrChange w:id="253" w:author="投稿人" w:date="2026-03-08T17:01:23Z">
              <w:rPr>
                <w:rFonts w:hint="eastAsia" w:ascii="宋体" w:hAnsi="宋体" w:eastAsia="宋体" w:cs="宋体"/>
                <w:b/>
                <w:bCs/>
                <w:sz w:val="24"/>
                <w:szCs w:val="24"/>
                <w:lang w:val="en-US" w:eastAsia="zh-CN"/>
              </w:rPr>
            </w:rPrChange>
          </w:rPr>
          <w:t>各</w:t>
        </w:r>
      </w:ins>
      <w:ins w:id="254" w:author="投稿人" w:date="2026-03-08T16:15:46Z">
        <w:r>
          <w:rPr>
            <w:rFonts w:hint="eastAsia" w:ascii="宋体" w:hAnsi="宋体" w:eastAsia="宋体" w:cs="宋体"/>
            <w:b w:val="0"/>
            <w:bCs w:val="0"/>
            <w:sz w:val="24"/>
            <w:szCs w:val="24"/>
            <w:lang w:val="en-US" w:eastAsia="zh-CN"/>
            <w:rPrChange w:id="255" w:author="投稿人" w:date="2026-03-08T17:01:23Z">
              <w:rPr>
                <w:rFonts w:hint="eastAsia" w:ascii="宋体" w:hAnsi="宋体" w:eastAsia="宋体" w:cs="宋体"/>
                <w:b/>
                <w:bCs/>
                <w:sz w:val="24"/>
                <w:szCs w:val="24"/>
                <w:lang w:val="en-US" w:eastAsia="zh-CN"/>
              </w:rPr>
            </w:rPrChange>
          </w:rPr>
          <w:t>种</w:t>
        </w:r>
      </w:ins>
      <w:ins w:id="256" w:author="投稿人" w:date="2026-03-08T16:08:29Z">
        <w:r>
          <w:rPr>
            <w:rFonts w:hint="eastAsia" w:ascii="宋体" w:hAnsi="宋体" w:eastAsia="宋体" w:cs="宋体"/>
            <w:b w:val="0"/>
            <w:bCs w:val="0"/>
            <w:sz w:val="24"/>
            <w:szCs w:val="24"/>
            <w:lang w:val="en-US" w:eastAsia="zh-CN"/>
            <w:rPrChange w:id="257" w:author="投稿人" w:date="2026-03-08T17:01:23Z">
              <w:rPr>
                <w:rFonts w:hint="eastAsia" w:ascii="宋体" w:hAnsi="宋体" w:eastAsia="宋体" w:cs="宋体"/>
                <w:b/>
                <w:bCs/>
                <w:sz w:val="24"/>
                <w:szCs w:val="24"/>
                <w:lang w:val="en-US" w:eastAsia="zh-CN"/>
              </w:rPr>
            </w:rPrChange>
          </w:rPr>
          <w:t>权利</w:t>
        </w:r>
      </w:ins>
      <w:ins w:id="258" w:author="投稿人" w:date="2026-03-08T16:08:31Z">
        <w:r>
          <w:rPr>
            <w:rFonts w:hint="eastAsia" w:ascii="宋体" w:hAnsi="宋体" w:eastAsia="宋体" w:cs="宋体"/>
            <w:b w:val="0"/>
            <w:bCs w:val="0"/>
            <w:sz w:val="24"/>
            <w:szCs w:val="24"/>
            <w:lang w:val="en-US" w:eastAsia="zh-CN"/>
            <w:rPrChange w:id="259" w:author="投稿人" w:date="2026-03-08T17:01:23Z">
              <w:rPr>
                <w:rFonts w:hint="eastAsia" w:ascii="宋体" w:hAnsi="宋体" w:eastAsia="宋体" w:cs="宋体"/>
                <w:b/>
                <w:bCs/>
                <w:sz w:val="24"/>
                <w:szCs w:val="24"/>
                <w:lang w:val="en-US" w:eastAsia="zh-CN"/>
              </w:rPr>
            </w:rPrChange>
          </w:rPr>
          <w:t>性质</w:t>
        </w:r>
      </w:ins>
      <w:ins w:id="260" w:author="投稿人" w:date="2026-03-08T16:08:32Z">
        <w:r>
          <w:rPr>
            <w:rFonts w:hint="eastAsia" w:ascii="宋体" w:hAnsi="宋体" w:eastAsia="宋体" w:cs="宋体"/>
            <w:b w:val="0"/>
            <w:bCs w:val="0"/>
            <w:sz w:val="24"/>
            <w:szCs w:val="24"/>
            <w:lang w:val="en-US" w:eastAsia="zh-CN"/>
            <w:rPrChange w:id="261" w:author="投稿人" w:date="2026-03-08T17:01:23Z">
              <w:rPr>
                <w:rFonts w:hint="eastAsia" w:ascii="宋体" w:hAnsi="宋体" w:eastAsia="宋体" w:cs="宋体"/>
                <w:b/>
                <w:bCs/>
                <w:sz w:val="24"/>
                <w:szCs w:val="24"/>
                <w:lang w:val="en-US" w:eastAsia="zh-CN"/>
              </w:rPr>
            </w:rPrChange>
          </w:rPr>
          <w:t>均</w:t>
        </w:r>
      </w:ins>
      <w:ins w:id="262" w:author="投稿人" w:date="2026-03-08T16:08:47Z">
        <w:r>
          <w:rPr>
            <w:rFonts w:hint="eastAsia" w:ascii="宋体" w:hAnsi="宋体" w:eastAsia="宋体" w:cs="宋体"/>
            <w:b w:val="0"/>
            <w:bCs w:val="0"/>
            <w:sz w:val="24"/>
            <w:szCs w:val="24"/>
            <w:lang w:val="en-US" w:eastAsia="zh-CN"/>
            <w:rPrChange w:id="263" w:author="投稿人" w:date="2026-03-08T17:01:23Z">
              <w:rPr>
                <w:rFonts w:hint="eastAsia" w:ascii="宋体" w:hAnsi="宋体" w:eastAsia="宋体" w:cs="宋体"/>
                <w:b/>
                <w:bCs/>
                <w:sz w:val="24"/>
                <w:szCs w:val="24"/>
                <w:lang w:val="en-US" w:eastAsia="zh-CN"/>
              </w:rPr>
            </w:rPrChange>
          </w:rPr>
          <w:t>面临新</w:t>
        </w:r>
      </w:ins>
      <w:ins w:id="264" w:author="投稿人" w:date="2026-03-08T16:08:48Z">
        <w:r>
          <w:rPr>
            <w:rFonts w:hint="eastAsia" w:ascii="宋体" w:hAnsi="宋体" w:eastAsia="宋体" w:cs="宋体"/>
            <w:b w:val="0"/>
            <w:bCs w:val="0"/>
            <w:sz w:val="24"/>
            <w:szCs w:val="24"/>
            <w:lang w:val="en-US" w:eastAsia="zh-CN"/>
            <w:rPrChange w:id="265" w:author="投稿人" w:date="2026-03-08T17:01:23Z">
              <w:rPr>
                <w:rFonts w:hint="eastAsia" w:ascii="宋体" w:hAnsi="宋体" w:eastAsia="宋体" w:cs="宋体"/>
                <w:b/>
                <w:bCs/>
                <w:sz w:val="24"/>
                <w:szCs w:val="24"/>
                <w:lang w:val="en-US" w:eastAsia="zh-CN"/>
              </w:rPr>
            </w:rPrChange>
          </w:rPr>
          <w:t>的</w:t>
        </w:r>
      </w:ins>
      <w:ins w:id="266" w:author="投稿人" w:date="2026-03-08T16:08:58Z">
        <w:r>
          <w:rPr>
            <w:rFonts w:hint="eastAsia" w:ascii="宋体" w:hAnsi="宋体" w:eastAsia="宋体" w:cs="宋体"/>
            <w:b w:val="0"/>
            <w:bCs w:val="0"/>
            <w:sz w:val="24"/>
            <w:szCs w:val="24"/>
            <w:lang w:val="en-US" w:eastAsia="zh-CN"/>
            <w:rPrChange w:id="267" w:author="投稿人" w:date="2026-03-08T17:01:23Z">
              <w:rPr>
                <w:rFonts w:hint="eastAsia" w:ascii="宋体" w:hAnsi="宋体" w:eastAsia="宋体" w:cs="宋体"/>
                <w:b/>
                <w:bCs/>
                <w:sz w:val="24"/>
                <w:szCs w:val="24"/>
                <w:lang w:val="en-US" w:eastAsia="zh-CN"/>
              </w:rPr>
            </w:rPrChange>
          </w:rPr>
          <w:t>实证法</w:t>
        </w:r>
      </w:ins>
      <w:ins w:id="268" w:author="投稿人" w:date="2026-03-08T16:09:01Z">
        <w:r>
          <w:rPr>
            <w:rFonts w:hint="eastAsia" w:ascii="宋体" w:hAnsi="宋体" w:eastAsia="宋体" w:cs="宋体"/>
            <w:b w:val="0"/>
            <w:bCs w:val="0"/>
            <w:sz w:val="24"/>
            <w:szCs w:val="24"/>
            <w:lang w:val="en-US" w:eastAsia="zh-CN"/>
            <w:rPrChange w:id="269" w:author="投稿人" w:date="2026-03-08T17:01:23Z">
              <w:rPr>
                <w:rFonts w:hint="eastAsia" w:ascii="宋体" w:hAnsi="宋体" w:eastAsia="宋体" w:cs="宋体"/>
                <w:b/>
                <w:bCs/>
                <w:sz w:val="24"/>
                <w:szCs w:val="24"/>
                <w:lang w:val="en-US" w:eastAsia="zh-CN"/>
              </w:rPr>
            </w:rPrChange>
          </w:rPr>
          <w:t>背景</w:t>
        </w:r>
      </w:ins>
      <w:ins w:id="270" w:author="投稿人" w:date="2026-03-08T16:01:58Z">
        <w:r>
          <w:rPr>
            <w:rFonts w:hint="eastAsia" w:ascii="宋体" w:hAnsi="宋体" w:eastAsia="宋体" w:cs="宋体"/>
            <w:b w:val="0"/>
            <w:bCs w:val="0"/>
            <w:sz w:val="24"/>
            <w:szCs w:val="24"/>
            <w:lang w:val="en-US" w:eastAsia="zh-CN"/>
            <w:rPrChange w:id="271" w:author="投稿人" w:date="2026-03-08T17:01:23Z">
              <w:rPr>
                <w:rFonts w:hint="eastAsia" w:ascii="宋体" w:hAnsi="宋体" w:eastAsia="宋体" w:cs="宋体"/>
                <w:b/>
                <w:bCs/>
                <w:sz w:val="24"/>
                <w:szCs w:val="24"/>
                <w:lang w:val="en-US" w:eastAsia="zh-CN"/>
              </w:rPr>
            </w:rPrChange>
          </w:rPr>
          <w:t>，</w:t>
        </w:r>
      </w:ins>
      <w:ins w:id="272" w:author="投稿人" w:date="2026-03-08T16:10:21Z">
        <w:r>
          <w:rPr>
            <w:rFonts w:hint="eastAsia" w:ascii="宋体" w:hAnsi="宋体" w:eastAsia="宋体" w:cs="宋体"/>
            <w:b w:val="0"/>
            <w:bCs w:val="0"/>
            <w:sz w:val="24"/>
            <w:szCs w:val="24"/>
            <w:lang w:val="en-US" w:eastAsia="zh-CN"/>
            <w:rPrChange w:id="273" w:author="投稿人" w:date="2026-03-08T17:01:23Z">
              <w:rPr>
                <w:rFonts w:hint="eastAsia" w:ascii="宋体" w:hAnsi="宋体" w:eastAsia="宋体" w:cs="宋体"/>
                <w:b/>
                <w:bCs/>
                <w:sz w:val="24"/>
                <w:szCs w:val="24"/>
                <w:lang w:val="en-US" w:eastAsia="zh-CN"/>
              </w:rPr>
            </w:rPrChange>
          </w:rPr>
          <w:t>需要</w:t>
        </w:r>
      </w:ins>
      <w:ins w:id="274" w:author="投稿人" w:date="2026-03-08T16:10:29Z">
        <w:r>
          <w:rPr>
            <w:rFonts w:hint="eastAsia" w:ascii="宋体" w:hAnsi="宋体" w:eastAsia="宋体" w:cs="宋体"/>
            <w:b w:val="0"/>
            <w:bCs w:val="0"/>
            <w:sz w:val="24"/>
            <w:szCs w:val="24"/>
            <w:lang w:val="en-US" w:eastAsia="zh-CN"/>
            <w:rPrChange w:id="275" w:author="投稿人" w:date="2026-03-08T17:01:23Z">
              <w:rPr>
                <w:rFonts w:hint="eastAsia" w:ascii="宋体" w:hAnsi="宋体" w:eastAsia="宋体" w:cs="宋体"/>
                <w:b/>
                <w:bCs/>
                <w:sz w:val="24"/>
                <w:szCs w:val="24"/>
                <w:lang w:val="en-US" w:eastAsia="zh-CN"/>
              </w:rPr>
            </w:rPrChange>
          </w:rPr>
          <w:t>进行</w:t>
        </w:r>
      </w:ins>
      <w:ins w:id="276" w:author="投稿人" w:date="2026-03-08T16:10:30Z">
        <w:r>
          <w:rPr>
            <w:rFonts w:hint="eastAsia" w:ascii="宋体" w:hAnsi="宋体" w:eastAsia="宋体" w:cs="宋体"/>
            <w:b w:val="0"/>
            <w:bCs w:val="0"/>
            <w:sz w:val="24"/>
            <w:szCs w:val="24"/>
            <w:lang w:val="en-US" w:eastAsia="zh-CN"/>
            <w:rPrChange w:id="277" w:author="投稿人" w:date="2026-03-08T17:01:23Z">
              <w:rPr>
                <w:rFonts w:hint="eastAsia" w:ascii="宋体" w:hAnsi="宋体" w:eastAsia="宋体" w:cs="宋体"/>
                <w:b/>
                <w:bCs/>
                <w:sz w:val="24"/>
                <w:szCs w:val="24"/>
                <w:lang w:val="en-US" w:eastAsia="zh-CN"/>
              </w:rPr>
            </w:rPrChange>
          </w:rPr>
          <w:t>体系性</w:t>
        </w:r>
      </w:ins>
      <w:ins w:id="278" w:author="投稿人" w:date="2026-03-08T16:10:31Z">
        <w:r>
          <w:rPr>
            <w:rFonts w:hint="eastAsia" w:ascii="宋体" w:hAnsi="宋体" w:eastAsia="宋体" w:cs="宋体"/>
            <w:b w:val="0"/>
            <w:bCs w:val="0"/>
            <w:sz w:val="24"/>
            <w:szCs w:val="24"/>
            <w:lang w:val="en-US" w:eastAsia="zh-CN"/>
            <w:rPrChange w:id="279" w:author="投稿人" w:date="2026-03-08T17:01:23Z">
              <w:rPr>
                <w:rFonts w:hint="eastAsia" w:ascii="宋体" w:hAnsi="宋体" w:eastAsia="宋体" w:cs="宋体"/>
                <w:b/>
                <w:bCs/>
                <w:sz w:val="24"/>
                <w:szCs w:val="24"/>
                <w:lang w:val="en-US" w:eastAsia="zh-CN"/>
              </w:rPr>
            </w:rPrChange>
          </w:rPr>
          <w:t>回应</w:t>
        </w:r>
      </w:ins>
      <w:ins w:id="280" w:author="投稿人" w:date="2026-03-08T16:10:32Z">
        <w:r>
          <w:rPr>
            <w:rFonts w:hint="eastAsia" w:ascii="宋体" w:hAnsi="宋体" w:eastAsia="宋体" w:cs="宋体"/>
            <w:b w:val="0"/>
            <w:bCs w:val="0"/>
            <w:sz w:val="24"/>
            <w:szCs w:val="24"/>
            <w:lang w:val="en-US" w:eastAsia="zh-CN"/>
            <w:rPrChange w:id="281" w:author="投稿人" w:date="2026-03-08T17:01:23Z">
              <w:rPr>
                <w:rFonts w:hint="eastAsia" w:ascii="宋体" w:hAnsi="宋体" w:eastAsia="宋体" w:cs="宋体"/>
                <w:b/>
                <w:bCs/>
                <w:sz w:val="24"/>
                <w:szCs w:val="24"/>
                <w:lang w:val="en-US" w:eastAsia="zh-CN"/>
              </w:rPr>
            </w:rPrChange>
          </w:rPr>
          <w:t>。</w:t>
        </w:r>
      </w:ins>
      <w:ins w:id="282" w:author="投稿人" w:date="2026-03-08T16:10:47Z">
        <w:r>
          <w:rPr>
            <w:rFonts w:hint="eastAsia" w:ascii="宋体" w:hAnsi="宋体" w:eastAsia="宋体" w:cs="宋体"/>
            <w:b w:val="0"/>
            <w:bCs w:val="0"/>
            <w:sz w:val="24"/>
            <w:szCs w:val="24"/>
            <w:lang w:val="en-US" w:eastAsia="zh-CN"/>
            <w:rPrChange w:id="283" w:author="投稿人" w:date="2026-03-08T17:01:23Z">
              <w:rPr>
                <w:rFonts w:hint="eastAsia" w:ascii="宋体" w:hAnsi="宋体" w:eastAsia="宋体" w:cs="宋体"/>
                <w:b/>
                <w:bCs/>
                <w:sz w:val="24"/>
                <w:szCs w:val="24"/>
                <w:lang w:val="en-US" w:eastAsia="zh-CN"/>
              </w:rPr>
            </w:rPrChange>
          </w:rPr>
          <w:t>在</w:t>
        </w:r>
      </w:ins>
      <w:ins w:id="284" w:author="投稿人" w:date="2026-03-08T16:10:57Z">
        <w:r>
          <w:rPr>
            <w:rFonts w:hint="eastAsia" w:ascii="宋体" w:hAnsi="宋体" w:eastAsia="宋体" w:cs="宋体"/>
            <w:b w:val="0"/>
            <w:bCs w:val="0"/>
            <w:sz w:val="24"/>
            <w:szCs w:val="24"/>
            <w:lang w:val="en-US" w:eastAsia="zh-CN"/>
            <w:rPrChange w:id="285" w:author="投稿人" w:date="2026-03-08T17:01:23Z">
              <w:rPr>
                <w:rFonts w:hint="eastAsia" w:ascii="宋体" w:hAnsi="宋体" w:eastAsia="宋体" w:cs="宋体"/>
                <w:b/>
                <w:bCs/>
                <w:sz w:val="24"/>
                <w:szCs w:val="24"/>
                <w:lang w:val="en-US" w:eastAsia="zh-CN"/>
              </w:rPr>
            </w:rPrChange>
          </w:rPr>
          <w:t>股权</w:t>
        </w:r>
      </w:ins>
      <w:ins w:id="286" w:author="投稿人" w:date="2026-03-08T16:10:59Z">
        <w:r>
          <w:rPr>
            <w:rFonts w:hint="eastAsia" w:ascii="宋体" w:hAnsi="宋体" w:eastAsia="宋体" w:cs="宋体"/>
            <w:b w:val="0"/>
            <w:bCs w:val="0"/>
            <w:sz w:val="24"/>
            <w:szCs w:val="24"/>
            <w:lang w:val="en-US" w:eastAsia="zh-CN"/>
            <w:rPrChange w:id="287" w:author="投稿人" w:date="2026-03-08T17:01:23Z">
              <w:rPr>
                <w:rFonts w:hint="eastAsia" w:ascii="宋体" w:hAnsi="宋体" w:eastAsia="宋体" w:cs="宋体"/>
                <w:b/>
                <w:bCs/>
                <w:sz w:val="24"/>
                <w:szCs w:val="24"/>
                <w:lang w:val="en-US" w:eastAsia="zh-CN"/>
              </w:rPr>
            </w:rPrChange>
          </w:rPr>
          <w:t>变动</w:t>
        </w:r>
      </w:ins>
      <w:ins w:id="288" w:author="投稿人" w:date="2026-03-08T16:11:21Z">
        <w:r>
          <w:rPr>
            <w:rFonts w:hint="eastAsia" w:ascii="宋体" w:hAnsi="宋体" w:eastAsia="宋体" w:cs="宋体"/>
            <w:b w:val="0"/>
            <w:bCs w:val="0"/>
            <w:sz w:val="24"/>
            <w:szCs w:val="24"/>
            <w:lang w:val="en-US" w:eastAsia="zh-CN"/>
            <w:rPrChange w:id="289" w:author="投稿人" w:date="2026-03-08T17:01:23Z">
              <w:rPr>
                <w:rFonts w:hint="eastAsia" w:ascii="宋体" w:hAnsi="宋体" w:eastAsia="宋体" w:cs="宋体"/>
                <w:b/>
                <w:bCs/>
                <w:sz w:val="24"/>
                <w:szCs w:val="24"/>
                <w:lang w:val="en-US" w:eastAsia="zh-CN"/>
              </w:rPr>
            </w:rPrChange>
          </w:rPr>
          <w:t>模式</w:t>
        </w:r>
      </w:ins>
      <w:ins w:id="290" w:author="投稿人" w:date="2026-03-08T16:10:59Z">
        <w:r>
          <w:rPr>
            <w:rFonts w:hint="eastAsia" w:ascii="宋体" w:hAnsi="宋体" w:eastAsia="宋体" w:cs="宋体"/>
            <w:b w:val="0"/>
            <w:bCs w:val="0"/>
            <w:sz w:val="24"/>
            <w:szCs w:val="24"/>
            <w:lang w:val="en-US" w:eastAsia="zh-CN"/>
            <w:rPrChange w:id="291" w:author="投稿人" w:date="2026-03-08T17:01:23Z">
              <w:rPr>
                <w:rFonts w:hint="eastAsia" w:ascii="宋体" w:hAnsi="宋体" w:eastAsia="宋体" w:cs="宋体"/>
                <w:b/>
                <w:bCs/>
                <w:sz w:val="24"/>
                <w:szCs w:val="24"/>
                <w:lang w:val="en-US" w:eastAsia="zh-CN"/>
              </w:rPr>
            </w:rPrChange>
          </w:rPr>
          <w:t>采</w:t>
        </w:r>
      </w:ins>
      <w:ins w:id="292" w:author="投稿人" w:date="2026-03-08T16:10:48Z">
        <w:r>
          <w:rPr>
            <w:rFonts w:hint="eastAsia" w:ascii="宋体" w:hAnsi="宋体" w:eastAsia="宋体" w:cs="宋体"/>
            <w:b w:val="0"/>
            <w:bCs w:val="0"/>
            <w:sz w:val="24"/>
            <w:szCs w:val="24"/>
            <w:lang w:val="en-US" w:eastAsia="zh-CN"/>
            <w:rPrChange w:id="293" w:author="投稿人" w:date="2026-03-08T17:01:23Z">
              <w:rPr>
                <w:rFonts w:hint="eastAsia" w:ascii="宋体" w:hAnsi="宋体" w:eastAsia="宋体" w:cs="宋体"/>
                <w:b/>
                <w:bCs/>
                <w:sz w:val="24"/>
                <w:szCs w:val="24"/>
                <w:lang w:val="en-US" w:eastAsia="zh-CN"/>
              </w:rPr>
            </w:rPrChange>
          </w:rPr>
          <w:t>公司认可</w:t>
        </w:r>
      </w:ins>
      <w:ins w:id="294" w:author="投稿人" w:date="2026-03-08T16:10:50Z">
        <w:r>
          <w:rPr>
            <w:rFonts w:hint="eastAsia" w:ascii="宋体" w:hAnsi="宋体" w:eastAsia="宋体" w:cs="宋体"/>
            <w:b w:val="0"/>
            <w:bCs w:val="0"/>
            <w:sz w:val="24"/>
            <w:szCs w:val="24"/>
            <w:lang w:val="en-US" w:eastAsia="zh-CN"/>
            <w:rPrChange w:id="295" w:author="投稿人" w:date="2026-03-08T17:01:23Z">
              <w:rPr>
                <w:rFonts w:hint="eastAsia" w:ascii="宋体" w:hAnsi="宋体" w:eastAsia="宋体" w:cs="宋体"/>
                <w:b/>
                <w:bCs/>
                <w:sz w:val="24"/>
                <w:szCs w:val="24"/>
                <w:lang w:val="en-US" w:eastAsia="zh-CN"/>
              </w:rPr>
            </w:rPrChange>
          </w:rPr>
          <w:t>主义</w:t>
        </w:r>
      </w:ins>
      <w:ins w:id="296" w:author="投稿人" w:date="2026-03-08T16:27:29Z">
        <w:r>
          <w:rPr>
            <w:rFonts w:hint="eastAsia" w:ascii="宋体" w:hAnsi="宋体" w:eastAsia="宋体" w:cs="宋体"/>
            <w:b w:val="0"/>
            <w:bCs w:val="0"/>
            <w:sz w:val="24"/>
            <w:szCs w:val="24"/>
            <w:lang w:val="en-US" w:eastAsia="zh-CN"/>
            <w:rPrChange w:id="297" w:author="投稿人" w:date="2026-03-08T17:01:23Z">
              <w:rPr>
                <w:rFonts w:hint="eastAsia" w:ascii="宋体" w:hAnsi="宋体" w:eastAsia="宋体" w:cs="宋体"/>
                <w:b/>
                <w:bCs/>
                <w:sz w:val="24"/>
                <w:szCs w:val="24"/>
                <w:lang w:val="en-US" w:eastAsia="zh-CN"/>
              </w:rPr>
            </w:rPrChange>
          </w:rPr>
          <w:t>的</w:t>
        </w:r>
      </w:ins>
      <w:ins w:id="298" w:author="投稿人" w:date="2026-03-08T16:27:30Z">
        <w:r>
          <w:rPr>
            <w:rFonts w:hint="eastAsia" w:ascii="宋体" w:hAnsi="宋体" w:eastAsia="宋体" w:cs="宋体"/>
            <w:b w:val="0"/>
            <w:bCs w:val="0"/>
            <w:sz w:val="24"/>
            <w:szCs w:val="24"/>
            <w:lang w:val="en-US" w:eastAsia="zh-CN"/>
            <w:rPrChange w:id="299" w:author="投稿人" w:date="2026-03-08T17:01:23Z">
              <w:rPr>
                <w:rFonts w:hint="eastAsia" w:ascii="宋体" w:hAnsi="宋体" w:eastAsia="宋体" w:cs="宋体"/>
                <w:b/>
                <w:bCs/>
                <w:sz w:val="24"/>
                <w:szCs w:val="24"/>
                <w:lang w:val="en-US" w:eastAsia="zh-CN"/>
              </w:rPr>
            </w:rPrChange>
          </w:rPr>
          <w:t>前提</w:t>
        </w:r>
      </w:ins>
      <w:ins w:id="300" w:author="投稿人" w:date="2026-03-08T16:27:31Z">
        <w:r>
          <w:rPr>
            <w:rFonts w:hint="eastAsia" w:ascii="宋体" w:hAnsi="宋体" w:eastAsia="宋体" w:cs="宋体"/>
            <w:b w:val="0"/>
            <w:bCs w:val="0"/>
            <w:sz w:val="24"/>
            <w:szCs w:val="24"/>
            <w:lang w:val="en-US" w:eastAsia="zh-CN"/>
            <w:rPrChange w:id="301" w:author="投稿人" w:date="2026-03-08T17:01:23Z">
              <w:rPr>
                <w:rFonts w:hint="eastAsia" w:ascii="宋体" w:hAnsi="宋体" w:eastAsia="宋体" w:cs="宋体"/>
                <w:b/>
                <w:bCs/>
                <w:sz w:val="24"/>
                <w:szCs w:val="24"/>
                <w:lang w:val="en-US" w:eastAsia="zh-CN"/>
              </w:rPr>
            </w:rPrChange>
          </w:rPr>
          <w:t>下</w:t>
        </w:r>
      </w:ins>
      <w:ins w:id="302" w:author="投稿人" w:date="2026-03-08T16:10:53Z">
        <w:r>
          <w:rPr>
            <w:rFonts w:hint="eastAsia" w:ascii="宋体" w:hAnsi="宋体" w:eastAsia="宋体" w:cs="宋体"/>
            <w:b w:val="0"/>
            <w:bCs w:val="0"/>
            <w:sz w:val="24"/>
            <w:szCs w:val="24"/>
            <w:lang w:val="en-US" w:eastAsia="zh-CN"/>
            <w:rPrChange w:id="303" w:author="投稿人" w:date="2026-03-08T17:01:23Z">
              <w:rPr>
                <w:rFonts w:hint="eastAsia" w:ascii="宋体" w:hAnsi="宋体" w:eastAsia="宋体" w:cs="宋体"/>
                <w:b/>
                <w:bCs/>
                <w:sz w:val="24"/>
                <w:szCs w:val="24"/>
                <w:lang w:val="en-US" w:eastAsia="zh-CN"/>
              </w:rPr>
            </w:rPrChange>
          </w:rPr>
          <w:t>，</w:t>
        </w:r>
      </w:ins>
      <w:ins w:id="304" w:author="投稿人" w:date="2026-03-08T16:37:02Z">
        <w:r>
          <w:rPr>
            <w:rFonts w:hint="eastAsia" w:ascii="宋体" w:hAnsi="宋体" w:eastAsia="宋体" w:cs="宋体"/>
            <w:b w:val="0"/>
            <w:bCs w:val="0"/>
            <w:sz w:val="24"/>
            <w:szCs w:val="24"/>
            <w:lang w:val="en-US" w:eastAsia="zh-CN"/>
            <w:rPrChange w:id="305" w:author="投稿人" w:date="2026-03-08T17:01:23Z">
              <w:rPr>
                <w:rFonts w:hint="eastAsia" w:ascii="宋体" w:hAnsi="宋体" w:eastAsia="宋体" w:cs="宋体"/>
                <w:b/>
                <w:bCs/>
                <w:sz w:val="24"/>
                <w:szCs w:val="24"/>
                <w:lang w:val="en-US" w:eastAsia="zh-CN"/>
              </w:rPr>
            </w:rPrChange>
          </w:rPr>
          <w:t>公司</w:t>
        </w:r>
      </w:ins>
      <w:ins w:id="306" w:author="投稿人" w:date="2026-03-08T16:37:06Z">
        <w:r>
          <w:rPr>
            <w:rFonts w:hint="eastAsia" w:ascii="宋体" w:hAnsi="宋体" w:eastAsia="宋体" w:cs="宋体"/>
            <w:b w:val="0"/>
            <w:bCs w:val="0"/>
            <w:sz w:val="24"/>
            <w:szCs w:val="24"/>
            <w:lang w:val="en-US" w:eastAsia="zh-CN"/>
            <w:rPrChange w:id="307" w:author="投稿人" w:date="2026-03-08T17:01:23Z">
              <w:rPr>
                <w:rFonts w:hint="eastAsia" w:ascii="宋体" w:hAnsi="宋体" w:eastAsia="宋体" w:cs="宋体"/>
                <w:b/>
                <w:bCs/>
                <w:sz w:val="24"/>
                <w:szCs w:val="24"/>
                <w:lang w:val="en-US" w:eastAsia="zh-CN"/>
              </w:rPr>
            </w:rPrChange>
          </w:rPr>
          <w:t>意思</w:t>
        </w:r>
      </w:ins>
      <w:ins w:id="308" w:author="投稿人" w:date="2026-03-08T16:37:07Z">
        <w:r>
          <w:rPr>
            <w:rFonts w:hint="eastAsia" w:ascii="宋体" w:hAnsi="宋体" w:eastAsia="宋体" w:cs="宋体"/>
            <w:b w:val="0"/>
            <w:bCs w:val="0"/>
            <w:sz w:val="24"/>
            <w:szCs w:val="24"/>
            <w:lang w:val="en-US" w:eastAsia="zh-CN"/>
            <w:rPrChange w:id="309" w:author="投稿人" w:date="2026-03-08T17:01:23Z">
              <w:rPr>
                <w:rFonts w:hint="eastAsia" w:ascii="宋体" w:hAnsi="宋体" w:eastAsia="宋体" w:cs="宋体"/>
                <w:b/>
                <w:bCs/>
                <w:sz w:val="24"/>
                <w:szCs w:val="24"/>
                <w:lang w:val="en-US" w:eastAsia="zh-CN"/>
              </w:rPr>
            </w:rPrChange>
          </w:rPr>
          <w:t>可</w:t>
        </w:r>
      </w:ins>
      <w:ins w:id="310" w:author="投稿人" w:date="2026-03-08T16:37:08Z">
        <w:r>
          <w:rPr>
            <w:rFonts w:hint="eastAsia" w:ascii="宋体" w:hAnsi="宋体" w:eastAsia="宋体" w:cs="宋体"/>
            <w:b w:val="0"/>
            <w:bCs w:val="0"/>
            <w:sz w:val="24"/>
            <w:szCs w:val="24"/>
            <w:lang w:val="en-US" w:eastAsia="zh-CN"/>
            <w:rPrChange w:id="311" w:author="投稿人" w:date="2026-03-08T17:01:23Z">
              <w:rPr>
                <w:rFonts w:hint="eastAsia" w:ascii="宋体" w:hAnsi="宋体" w:eastAsia="宋体" w:cs="宋体"/>
                <w:b/>
                <w:bCs/>
                <w:sz w:val="24"/>
                <w:szCs w:val="24"/>
                <w:lang w:val="en-US" w:eastAsia="zh-CN"/>
              </w:rPr>
            </w:rPrChange>
          </w:rPr>
          <w:t>通过</w:t>
        </w:r>
      </w:ins>
      <w:ins w:id="312" w:author="投稿人" w:date="2026-03-08T16:37:09Z">
        <w:r>
          <w:rPr>
            <w:rFonts w:hint="eastAsia" w:ascii="宋体" w:hAnsi="宋体" w:eastAsia="宋体" w:cs="宋体"/>
            <w:b w:val="0"/>
            <w:bCs w:val="0"/>
            <w:sz w:val="24"/>
            <w:szCs w:val="24"/>
            <w:lang w:val="en-US" w:eastAsia="zh-CN"/>
            <w:rPrChange w:id="313" w:author="投稿人" w:date="2026-03-08T17:01:23Z">
              <w:rPr>
                <w:rFonts w:hint="eastAsia" w:ascii="宋体" w:hAnsi="宋体" w:eastAsia="宋体" w:cs="宋体"/>
                <w:b/>
                <w:bCs/>
                <w:sz w:val="24"/>
                <w:szCs w:val="24"/>
                <w:lang w:val="en-US" w:eastAsia="zh-CN"/>
              </w:rPr>
            </w:rPrChange>
          </w:rPr>
          <w:t>审查</w:t>
        </w:r>
      </w:ins>
      <w:ins w:id="314" w:author="投稿人" w:date="2026-03-08T16:37:15Z">
        <w:r>
          <w:rPr>
            <w:rFonts w:hint="eastAsia" w:ascii="宋体" w:hAnsi="宋体" w:eastAsia="宋体" w:cs="宋体"/>
            <w:b w:val="0"/>
            <w:bCs w:val="0"/>
            <w:sz w:val="24"/>
            <w:szCs w:val="24"/>
            <w:lang w:val="en-US" w:eastAsia="zh-CN"/>
            <w:rPrChange w:id="315" w:author="投稿人" w:date="2026-03-08T17:01:23Z">
              <w:rPr>
                <w:rFonts w:hint="eastAsia" w:ascii="宋体" w:hAnsi="宋体" w:eastAsia="宋体" w:cs="宋体"/>
                <w:b/>
                <w:bCs/>
                <w:sz w:val="24"/>
                <w:szCs w:val="24"/>
                <w:lang w:val="en-US" w:eastAsia="zh-CN"/>
              </w:rPr>
            </w:rPrChange>
          </w:rPr>
          <w:t>出让股东</w:t>
        </w:r>
      </w:ins>
      <w:ins w:id="316" w:author="投稿人" w:date="2026-03-08T16:37:33Z">
        <w:r>
          <w:rPr>
            <w:rFonts w:hint="eastAsia" w:ascii="宋体" w:hAnsi="宋体" w:eastAsia="宋体" w:cs="宋体"/>
            <w:b w:val="0"/>
            <w:bCs w:val="0"/>
            <w:sz w:val="24"/>
            <w:szCs w:val="24"/>
            <w:lang w:val="en-US" w:eastAsia="zh-CN"/>
            <w:rPrChange w:id="317" w:author="投稿人" w:date="2026-03-08T17:01:23Z">
              <w:rPr>
                <w:rFonts w:hint="eastAsia" w:ascii="宋体" w:hAnsi="宋体" w:eastAsia="宋体" w:cs="宋体"/>
                <w:b/>
                <w:bCs/>
                <w:sz w:val="24"/>
                <w:szCs w:val="24"/>
                <w:lang w:val="en-US" w:eastAsia="zh-CN"/>
              </w:rPr>
            </w:rPrChange>
          </w:rPr>
          <w:t>的</w:t>
        </w:r>
      </w:ins>
      <w:ins w:id="318" w:author="投稿人" w:date="2026-03-08T16:37:18Z">
        <w:r>
          <w:rPr>
            <w:rFonts w:hint="eastAsia" w:ascii="宋体" w:hAnsi="宋体" w:eastAsia="宋体" w:cs="宋体"/>
            <w:b w:val="0"/>
            <w:bCs w:val="0"/>
            <w:sz w:val="24"/>
            <w:szCs w:val="24"/>
            <w:lang w:val="en-US" w:eastAsia="zh-CN"/>
            <w:rPrChange w:id="319" w:author="投稿人" w:date="2026-03-08T17:01:23Z">
              <w:rPr>
                <w:rFonts w:hint="eastAsia" w:ascii="宋体" w:hAnsi="宋体" w:eastAsia="宋体" w:cs="宋体"/>
                <w:b/>
                <w:bCs/>
                <w:sz w:val="24"/>
                <w:szCs w:val="24"/>
                <w:lang w:val="en-US" w:eastAsia="zh-CN"/>
              </w:rPr>
            </w:rPrChange>
          </w:rPr>
          <w:t>通知义务</w:t>
        </w:r>
      </w:ins>
      <w:ins w:id="320" w:author="投稿人" w:date="2026-03-08T16:37:35Z">
        <w:r>
          <w:rPr>
            <w:rFonts w:hint="eastAsia" w:ascii="宋体" w:hAnsi="宋体" w:eastAsia="宋体" w:cs="宋体"/>
            <w:b w:val="0"/>
            <w:bCs w:val="0"/>
            <w:sz w:val="24"/>
            <w:szCs w:val="24"/>
            <w:lang w:val="en-US" w:eastAsia="zh-CN"/>
            <w:rPrChange w:id="321" w:author="投稿人" w:date="2026-03-08T17:01:23Z">
              <w:rPr>
                <w:rFonts w:hint="eastAsia" w:ascii="宋体" w:hAnsi="宋体" w:eastAsia="宋体" w:cs="宋体"/>
                <w:b/>
                <w:bCs/>
                <w:sz w:val="24"/>
                <w:szCs w:val="24"/>
                <w:lang w:val="en-US" w:eastAsia="zh-CN"/>
              </w:rPr>
            </w:rPrChange>
          </w:rPr>
          <w:t>主动介入</w:t>
        </w:r>
      </w:ins>
      <w:ins w:id="322" w:author="投稿人" w:date="2026-03-08T16:37:36Z">
        <w:r>
          <w:rPr>
            <w:rFonts w:hint="eastAsia" w:ascii="宋体" w:hAnsi="宋体" w:eastAsia="宋体" w:cs="宋体"/>
            <w:b w:val="0"/>
            <w:bCs w:val="0"/>
            <w:sz w:val="24"/>
            <w:szCs w:val="24"/>
            <w:lang w:val="en-US" w:eastAsia="zh-CN"/>
            <w:rPrChange w:id="323" w:author="投稿人" w:date="2026-03-08T17:01:23Z">
              <w:rPr>
                <w:rFonts w:hint="eastAsia" w:ascii="宋体" w:hAnsi="宋体" w:eastAsia="宋体" w:cs="宋体"/>
                <w:b/>
                <w:bCs/>
                <w:sz w:val="24"/>
                <w:szCs w:val="24"/>
                <w:lang w:val="en-US" w:eastAsia="zh-CN"/>
              </w:rPr>
            </w:rPrChange>
          </w:rPr>
          <w:t>到</w:t>
        </w:r>
      </w:ins>
      <w:ins w:id="324" w:author="投稿人" w:date="2026-03-08T16:37:38Z">
        <w:r>
          <w:rPr>
            <w:rFonts w:hint="eastAsia" w:ascii="宋体" w:hAnsi="宋体" w:eastAsia="宋体" w:cs="宋体"/>
            <w:b w:val="0"/>
            <w:bCs w:val="0"/>
            <w:sz w:val="24"/>
            <w:szCs w:val="24"/>
            <w:lang w:val="en-US" w:eastAsia="zh-CN"/>
            <w:rPrChange w:id="325" w:author="投稿人" w:date="2026-03-08T17:01:23Z">
              <w:rPr>
                <w:rFonts w:hint="eastAsia" w:ascii="宋体" w:hAnsi="宋体" w:eastAsia="宋体" w:cs="宋体"/>
                <w:b/>
                <w:bCs/>
                <w:sz w:val="24"/>
                <w:szCs w:val="24"/>
                <w:lang w:val="en-US" w:eastAsia="zh-CN"/>
              </w:rPr>
            </w:rPrChange>
          </w:rPr>
          <w:t>股权</w:t>
        </w:r>
      </w:ins>
      <w:ins w:id="326" w:author="投稿人" w:date="2026-03-08T16:37:39Z">
        <w:r>
          <w:rPr>
            <w:rFonts w:hint="eastAsia" w:ascii="宋体" w:hAnsi="宋体" w:eastAsia="宋体" w:cs="宋体"/>
            <w:b w:val="0"/>
            <w:bCs w:val="0"/>
            <w:sz w:val="24"/>
            <w:szCs w:val="24"/>
            <w:lang w:val="en-US" w:eastAsia="zh-CN"/>
            <w:rPrChange w:id="327" w:author="投稿人" w:date="2026-03-08T17:01:23Z">
              <w:rPr>
                <w:rFonts w:hint="eastAsia" w:ascii="宋体" w:hAnsi="宋体" w:eastAsia="宋体" w:cs="宋体"/>
                <w:b/>
                <w:bCs/>
                <w:sz w:val="24"/>
                <w:szCs w:val="24"/>
                <w:lang w:val="en-US" w:eastAsia="zh-CN"/>
              </w:rPr>
            </w:rPrChange>
          </w:rPr>
          <w:t>转让</w:t>
        </w:r>
      </w:ins>
      <w:ins w:id="328" w:author="投稿人" w:date="2026-03-08T16:37:40Z">
        <w:r>
          <w:rPr>
            <w:rFonts w:hint="eastAsia" w:ascii="宋体" w:hAnsi="宋体" w:eastAsia="宋体" w:cs="宋体"/>
            <w:b w:val="0"/>
            <w:bCs w:val="0"/>
            <w:sz w:val="24"/>
            <w:szCs w:val="24"/>
            <w:lang w:val="en-US" w:eastAsia="zh-CN"/>
            <w:rPrChange w:id="329" w:author="投稿人" w:date="2026-03-08T17:01:23Z">
              <w:rPr>
                <w:rFonts w:hint="eastAsia" w:ascii="宋体" w:hAnsi="宋体" w:eastAsia="宋体" w:cs="宋体"/>
                <w:b/>
                <w:bCs/>
                <w:sz w:val="24"/>
                <w:szCs w:val="24"/>
                <w:lang w:val="en-US" w:eastAsia="zh-CN"/>
              </w:rPr>
            </w:rPrChange>
          </w:rPr>
          <w:t>中</w:t>
        </w:r>
      </w:ins>
      <w:ins w:id="330" w:author="投稿人" w:date="2026-03-08T16:37:41Z">
        <w:r>
          <w:rPr>
            <w:rFonts w:hint="eastAsia" w:ascii="宋体" w:hAnsi="宋体" w:eastAsia="宋体" w:cs="宋体"/>
            <w:b w:val="0"/>
            <w:bCs w:val="0"/>
            <w:sz w:val="24"/>
            <w:szCs w:val="24"/>
            <w:lang w:val="en-US" w:eastAsia="zh-CN"/>
            <w:rPrChange w:id="331" w:author="投稿人" w:date="2026-03-08T17:01:23Z">
              <w:rPr>
                <w:rFonts w:hint="eastAsia" w:ascii="宋体" w:hAnsi="宋体" w:eastAsia="宋体" w:cs="宋体"/>
                <w:b/>
                <w:bCs/>
                <w:sz w:val="24"/>
                <w:szCs w:val="24"/>
                <w:lang w:val="en-US" w:eastAsia="zh-CN"/>
              </w:rPr>
            </w:rPrChange>
          </w:rPr>
          <w:t>。</w:t>
        </w:r>
      </w:ins>
      <w:ins w:id="332" w:author="投稿人" w:date="2026-03-08T16:21:28Z">
        <w:r>
          <w:rPr>
            <w:rFonts w:hint="eastAsia" w:ascii="宋体" w:hAnsi="宋体" w:eastAsia="宋体" w:cs="宋体"/>
            <w:b w:val="0"/>
            <w:bCs w:val="0"/>
            <w:sz w:val="24"/>
            <w:szCs w:val="24"/>
            <w:lang w:val="en-US" w:eastAsia="zh-CN"/>
            <w:rPrChange w:id="333" w:author="投稿人" w:date="2026-03-08T17:01:23Z">
              <w:rPr>
                <w:rFonts w:hint="eastAsia" w:ascii="宋体" w:hAnsi="宋体" w:eastAsia="宋体" w:cs="宋体"/>
                <w:b/>
                <w:bCs/>
                <w:sz w:val="24"/>
                <w:szCs w:val="24"/>
                <w:lang w:val="en-US" w:eastAsia="zh-CN"/>
              </w:rPr>
            </w:rPrChange>
          </w:rPr>
          <w:t>同等</w:t>
        </w:r>
      </w:ins>
      <w:ins w:id="334" w:author="投稿人" w:date="2026-03-08T16:21:29Z">
        <w:r>
          <w:rPr>
            <w:rFonts w:hint="eastAsia" w:ascii="宋体" w:hAnsi="宋体" w:eastAsia="宋体" w:cs="宋体"/>
            <w:b w:val="0"/>
            <w:bCs w:val="0"/>
            <w:sz w:val="24"/>
            <w:szCs w:val="24"/>
            <w:lang w:val="en-US" w:eastAsia="zh-CN"/>
            <w:rPrChange w:id="335" w:author="投稿人" w:date="2026-03-08T17:01:23Z">
              <w:rPr>
                <w:rFonts w:hint="eastAsia" w:ascii="宋体" w:hAnsi="宋体" w:eastAsia="宋体" w:cs="宋体"/>
                <w:b/>
                <w:bCs/>
                <w:sz w:val="24"/>
                <w:szCs w:val="24"/>
                <w:lang w:val="en-US" w:eastAsia="zh-CN"/>
              </w:rPr>
            </w:rPrChange>
          </w:rPr>
          <w:t>条件</w:t>
        </w:r>
      </w:ins>
      <w:ins w:id="336" w:author="投稿人" w:date="2026-03-08T16:21:35Z">
        <w:r>
          <w:rPr>
            <w:rFonts w:hint="eastAsia" w:ascii="宋体" w:hAnsi="宋体" w:eastAsia="宋体" w:cs="宋体"/>
            <w:b w:val="0"/>
            <w:bCs w:val="0"/>
            <w:sz w:val="24"/>
            <w:szCs w:val="24"/>
            <w:lang w:val="en-US" w:eastAsia="zh-CN"/>
            <w:rPrChange w:id="337" w:author="投稿人" w:date="2026-03-08T17:01:23Z">
              <w:rPr>
                <w:rFonts w:hint="eastAsia" w:ascii="宋体" w:hAnsi="宋体" w:eastAsia="宋体" w:cs="宋体"/>
                <w:b/>
                <w:bCs/>
                <w:sz w:val="24"/>
                <w:szCs w:val="24"/>
                <w:lang w:val="en-US" w:eastAsia="zh-CN"/>
              </w:rPr>
            </w:rPrChange>
          </w:rPr>
          <w:t>作为</w:t>
        </w:r>
      </w:ins>
      <w:ins w:id="338" w:author="投稿人" w:date="2026-03-08T16:21:37Z">
        <w:r>
          <w:rPr>
            <w:rFonts w:hint="eastAsia" w:ascii="宋体" w:hAnsi="宋体" w:eastAsia="宋体" w:cs="宋体"/>
            <w:b w:val="0"/>
            <w:bCs w:val="0"/>
            <w:sz w:val="24"/>
            <w:szCs w:val="24"/>
            <w:lang w:val="en-US" w:eastAsia="zh-CN"/>
            <w:rPrChange w:id="339" w:author="投稿人" w:date="2026-03-08T17:01:23Z">
              <w:rPr>
                <w:rFonts w:hint="eastAsia" w:ascii="宋体" w:hAnsi="宋体" w:eastAsia="宋体" w:cs="宋体"/>
                <w:b/>
                <w:bCs/>
                <w:sz w:val="24"/>
                <w:szCs w:val="24"/>
                <w:lang w:val="en-US" w:eastAsia="zh-CN"/>
              </w:rPr>
            </w:rPrChange>
          </w:rPr>
          <w:t>竞价</w:t>
        </w:r>
      </w:ins>
      <w:ins w:id="340" w:author="投稿人" w:date="2026-03-08T16:21:38Z">
        <w:r>
          <w:rPr>
            <w:rFonts w:hint="eastAsia" w:ascii="宋体" w:hAnsi="宋体" w:eastAsia="宋体" w:cs="宋体"/>
            <w:b w:val="0"/>
            <w:bCs w:val="0"/>
            <w:sz w:val="24"/>
            <w:szCs w:val="24"/>
            <w:lang w:val="en-US" w:eastAsia="zh-CN"/>
            <w:rPrChange w:id="341" w:author="投稿人" w:date="2026-03-08T17:01:23Z">
              <w:rPr>
                <w:rFonts w:hint="eastAsia" w:ascii="宋体" w:hAnsi="宋体" w:eastAsia="宋体" w:cs="宋体"/>
                <w:b/>
                <w:bCs/>
                <w:sz w:val="24"/>
                <w:szCs w:val="24"/>
                <w:lang w:val="en-US" w:eastAsia="zh-CN"/>
              </w:rPr>
            </w:rPrChange>
          </w:rPr>
          <w:t>枢纽</w:t>
        </w:r>
      </w:ins>
      <w:ins w:id="342" w:author="投稿人" w:date="2026-03-08T16:28:52Z">
        <w:r>
          <w:rPr>
            <w:rFonts w:hint="eastAsia" w:ascii="宋体" w:hAnsi="宋体" w:eastAsia="宋体" w:cs="宋体"/>
            <w:b w:val="0"/>
            <w:bCs w:val="0"/>
            <w:sz w:val="24"/>
            <w:szCs w:val="24"/>
            <w:lang w:val="en-US" w:eastAsia="zh-CN"/>
            <w:rPrChange w:id="343" w:author="投稿人" w:date="2026-03-08T17:01:23Z">
              <w:rPr>
                <w:rFonts w:hint="eastAsia" w:ascii="宋体" w:hAnsi="宋体" w:eastAsia="宋体" w:cs="宋体"/>
                <w:b/>
                <w:bCs/>
                <w:sz w:val="24"/>
                <w:szCs w:val="24"/>
                <w:lang w:val="en-US" w:eastAsia="zh-CN"/>
              </w:rPr>
            </w:rPrChange>
          </w:rPr>
          <w:t>可</w:t>
        </w:r>
      </w:ins>
      <w:ins w:id="344" w:author="投稿人" w:date="2026-03-08T16:28:53Z">
        <w:r>
          <w:rPr>
            <w:rFonts w:hint="eastAsia" w:ascii="宋体" w:hAnsi="宋体" w:eastAsia="宋体" w:cs="宋体"/>
            <w:b w:val="0"/>
            <w:bCs w:val="0"/>
            <w:sz w:val="24"/>
            <w:szCs w:val="24"/>
            <w:lang w:val="en-US" w:eastAsia="zh-CN"/>
            <w:rPrChange w:id="345" w:author="投稿人" w:date="2026-03-08T17:01:23Z">
              <w:rPr>
                <w:rFonts w:hint="eastAsia" w:ascii="宋体" w:hAnsi="宋体" w:eastAsia="宋体" w:cs="宋体"/>
                <w:b/>
                <w:bCs/>
                <w:sz w:val="24"/>
                <w:szCs w:val="24"/>
                <w:lang w:val="en-US" w:eastAsia="zh-CN"/>
              </w:rPr>
            </w:rPrChange>
          </w:rPr>
          <w:t>在</w:t>
        </w:r>
      </w:ins>
      <w:ins w:id="346" w:author="投稿人" w:date="2026-03-08T16:28:39Z">
        <w:r>
          <w:rPr>
            <w:rFonts w:hint="eastAsia" w:ascii="宋体" w:hAnsi="宋体" w:eastAsia="宋体" w:cs="宋体"/>
            <w:b w:val="0"/>
            <w:bCs w:val="0"/>
            <w:sz w:val="24"/>
            <w:szCs w:val="24"/>
            <w:lang w:val="en-US" w:eastAsia="zh-CN"/>
            <w:rPrChange w:id="347" w:author="投稿人" w:date="2026-03-08T17:01:23Z">
              <w:rPr>
                <w:rFonts w:hint="eastAsia" w:ascii="宋体" w:hAnsi="宋体" w:eastAsia="宋体" w:cs="宋体"/>
                <w:b/>
                <w:bCs/>
                <w:sz w:val="24"/>
                <w:szCs w:val="24"/>
                <w:lang w:val="en-US" w:eastAsia="zh-CN"/>
              </w:rPr>
            </w:rPrChange>
          </w:rPr>
          <w:t>其他股东</w:t>
        </w:r>
      </w:ins>
      <w:ins w:id="348" w:author="投稿人" w:date="2026-03-08T16:28:40Z">
        <w:r>
          <w:rPr>
            <w:rFonts w:hint="eastAsia" w:ascii="宋体" w:hAnsi="宋体" w:eastAsia="宋体" w:cs="宋体"/>
            <w:b w:val="0"/>
            <w:bCs w:val="0"/>
            <w:sz w:val="24"/>
            <w:szCs w:val="24"/>
            <w:lang w:val="en-US" w:eastAsia="zh-CN"/>
            <w:rPrChange w:id="349" w:author="投稿人" w:date="2026-03-08T17:01:23Z">
              <w:rPr>
                <w:rFonts w:hint="eastAsia" w:ascii="宋体" w:hAnsi="宋体" w:eastAsia="宋体" w:cs="宋体"/>
                <w:b/>
                <w:bCs/>
                <w:sz w:val="24"/>
                <w:szCs w:val="24"/>
                <w:lang w:val="en-US" w:eastAsia="zh-CN"/>
              </w:rPr>
            </w:rPrChange>
          </w:rPr>
          <w:t>与</w:t>
        </w:r>
      </w:ins>
      <w:ins w:id="350" w:author="投稿人" w:date="2026-03-08T16:28:42Z">
        <w:r>
          <w:rPr>
            <w:rFonts w:hint="eastAsia" w:ascii="宋体" w:hAnsi="宋体" w:eastAsia="宋体" w:cs="宋体"/>
            <w:b w:val="0"/>
            <w:bCs w:val="0"/>
            <w:sz w:val="24"/>
            <w:szCs w:val="24"/>
            <w:lang w:val="en-US" w:eastAsia="zh-CN"/>
            <w:rPrChange w:id="351" w:author="投稿人" w:date="2026-03-08T17:01:23Z">
              <w:rPr>
                <w:rFonts w:hint="eastAsia" w:ascii="宋体" w:hAnsi="宋体" w:eastAsia="宋体" w:cs="宋体"/>
                <w:b/>
                <w:bCs/>
                <w:sz w:val="24"/>
                <w:szCs w:val="24"/>
                <w:lang w:val="en-US" w:eastAsia="zh-CN"/>
              </w:rPr>
            </w:rPrChange>
          </w:rPr>
          <w:t>外部受让人</w:t>
        </w:r>
      </w:ins>
      <w:ins w:id="352" w:author="投稿人" w:date="2026-03-08T16:28:43Z">
        <w:r>
          <w:rPr>
            <w:rFonts w:hint="eastAsia" w:ascii="宋体" w:hAnsi="宋体" w:eastAsia="宋体" w:cs="宋体"/>
            <w:b w:val="0"/>
            <w:bCs w:val="0"/>
            <w:sz w:val="24"/>
            <w:szCs w:val="24"/>
            <w:lang w:val="en-US" w:eastAsia="zh-CN"/>
            <w:rPrChange w:id="353" w:author="投稿人" w:date="2026-03-08T17:01:23Z">
              <w:rPr>
                <w:rFonts w:hint="eastAsia" w:ascii="宋体" w:hAnsi="宋体" w:eastAsia="宋体" w:cs="宋体"/>
                <w:b/>
                <w:bCs/>
                <w:sz w:val="24"/>
                <w:szCs w:val="24"/>
                <w:lang w:val="en-US" w:eastAsia="zh-CN"/>
              </w:rPr>
            </w:rPrChange>
          </w:rPr>
          <w:t>之间</w:t>
        </w:r>
      </w:ins>
      <w:ins w:id="354" w:author="投稿人" w:date="2026-03-08T16:28:44Z">
        <w:r>
          <w:rPr>
            <w:rFonts w:hint="eastAsia" w:ascii="宋体" w:hAnsi="宋体" w:eastAsia="宋体" w:cs="宋体"/>
            <w:b w:val="0"/>
            <w:bCs w:val="0"/>
            <w:sz w:val="24"/>
            <w:szCs w:val="24"/>
            <w:lang w:val="en-US" w:eastAsia="zh-CN"/>
            <w:rPrChange w:id="355" w:author="投稿人" w:date="2026-03-08T17:01:23Z">
              <w:rPr>
                <w:rFonts w:hint="eastAsia" w:ascii="宋体" w:hAnsi="宋体" w:eastAsia="宋体" w:cs="宋体"/>
                <w:b/>
                <w:bCs/>
                <w:sz w:val="24"/>
                <w:szCs w:val="24"/>
                <w:lang w:val="en-US" w:eastAsia="zh-CN"/>
              </w:rPr>
            </w:rPrChange>
          </w:rPr>
          <w:t>形成</w:t>
        </w:r>
      </w:ins>
      <w:ins w:id="356" w:author="投稿人" w:date="2026-03-08T16:28:46Z">
        <w:r>
          <w:rPr>
            <w:rFonts w:hint="eastAsia" w:ascii="宋体" w:hAnsi="宋体" w:eastAsia="宋体" w:cs="宋体"/>
            <w:b w:val="0"/>
            <w:bCs w:val="0"/>
            <w:sz w:val="24"/>
            <w:szCs w:val="24"/>
            <w:lang w:val="en-US" w:eastAsia="zh-CN"/>
            <w:rPrChange w:id="357" w:author="投稿人" w:date="2026-03-08T17:01:23Z">
              <w:rPr>
                <w:rFonts w:hint="eastAsia" w:ascii="宋体" w:hAnsi="宋体" w:eastAsia="宋体" w:cs="宋体"/>
                <w:b/>
                <w:bCs/>
                <w:sz w:val="24"/>
                <w:szCs w:val="24"/>
                <w:lang w:val="en-US" w:eastAsia="zh-CN"/>
              </w:rPr>
            </w:rPrChange>
          </w:rPr>
          <w:t>竞价</w:t>
        </w:r>
      </w:ins>
      <w:ins w:id="358" w:author="投稿人" w:date="2026-03-08T16:41:05Z">
        <w:r>
          <w:rPr>
            <w:rFonts w:hint="eastAsia" w:ascii="宋体" w:hAnsi="宋体" w:eastAsia="宋体" w:cs="宋体"/>
            <w:b w:val="0"/>
            <w:bCs w:val="0"/>
            <w:sz w:val="24"/>
            <w:szCs w:val="24"/>
            <w:lang w:val="en-US" w:eastAsia="zh-CN"/>
            <w:rPrChange w:id="359" w:author="投稿人" w:date="2026-03-08T17:01:23Z">
              <w:rPr>
                <w:rFonts w:hint="eastAsia" w:ascii="宋体" w:hAnsi="宋体" w:eastAsia="宋体" w:cs="宋体"/>
                <w:b/>
                <w:bCs/>
                <w:sz w:val="24"/>
                <w:szCs w:val="24"/>
                <w:lang w:val="en-US" w:eastAsia="zh-CN"/>
              </w:rPr>
            </w:rPrChange>
          </w:rPr>
          <w:t>博弈</w:t>
        </w:r>
      </w:ins>
      <w:ins w:id="360" w:author="投稿人" w:date="2026-03-08T16:28:47Z">
        <w:r>
          <w:rPr>
            <w:rFonts w:hint="eastAsia" w:ascii="宋体" w:hAnsi="宋体" w:eastAsia="宋体" w:cs="宋体"/>
            <w:b w:val="0"/>
            <w:bCs w:val="0"/>
            <w:sz w:val="24"/>
            <w:szCs w:val="24"/>
            <w:lang w:val="en-US" w:eastAsia="zh-CN"/>
            <w:rPrChange w:id="361" w:author="投稿人" w:date="2026-03-08T17:01:23Z">
              <w:rPr>
                <w:rFonts w:hint="eastAsia" w:ascii="宋体" w:hAnsi="宋体" w:eastAsia="宋体" w:cs="宋体"/>
                <w:b/>
                <w:bCs/>
                <w:sz w:val="24"/>
                <w:szCs w:val="24"/>
                <w:lang w:val="en-US" w:eastAsia="zh-CN"/>
              </w:rPr>
            </w:rPrChange>
          </w:rPr>
          <w:t>机制</w:t>
        </w:r>
      </w:ins>
      <w:ins w:id="362" w:author="投稿人" w:date="2026-03-08T16:30:59Z">
        <w:r>
          <w:rPr>
            <w:rFonts w:hint="eastAsia" w:ascii="宋体" w:hAnsi="宋体" w:eastAsia="宋体" w:cs="宋体"/>
            <w:b w:val="0"/>
            <w:bCs w:val="0"/>
            <w:sz w:val="24"/>
            <w:szCs w:val="24"/>
            <w:lang w:val="en-US" w:eastAsia="zh-CN"/>
            <w:rPrChange w:id="363" w:author="投稿人" w:date="2026-03-08T17:01:23Z">
              <w:rPr>
                <w:rFonts w:hint="eastAsia" w:ascii="宋体" w:hAnsi="宋体" w:eastAsia="宋体" w:cs="宋体"/>
                <w:b/>
                <w:bCs/>
                <w:sz w:val="24"/>
                <w:szCs w:val="24"/>
                <w:lang w:val="en-US" w:eastAsia="zh-CN"/>
              </w:rPr>
            </w:rPrChange>
          </w:rPr>
          <w:t>，</w:t>
        </w:r>
      </w:ins>
      <w:ins w:id="364" w:author="投稿人" w:date="2026-03-08T16:01:58Z">
        <w:r>
          <w:rPr>
            <w:rFonts w:hint="eastAsia" w:ascii="宋体" w:hAnsi="宋体" w:eastAsia="宋体" w:cs="宋体"/>
            <w:b w:val="0"/>
            <w:bCs w:val="0"/>
            <w:sz w:val="24"/>
            <w:szCs w:val="24"/>
            <w:lang w:val="en-US" w:eastAsia="zh-CN"/>
            <w:rPrChange w:id="365" w:author="投稿人" w:date="2026-03-08T17:01:23Z">
              <w:rPr>
                <w:rFonts w:hint="eastAsia" w:ascii="宋体" w:hAnsi="宋体" w:eastAsia="宋体" w:cs="宋体"/>
                <w:b/>
                <w:bCs/>
                <w:sz w:val="24"/>
                <w:szCs w:val="24"/>
                <w:lang w:val="en-US" w:eastAsia="zh-CN"/>
              </w:rPr>
            </w:rPrChange>
          </w:rPr>
          <w:t>股东优先购买权</w:t>
        </w:r>
      </w:ins>
      <w:ins w:id="366" w:author="投稿人" w:date="2026-03-08T16:32:16Z">
        <w:r>
          <w:rPr>
            <w:rFonts w:hint="eastAsia" w:ascii="宋体" w:hAnsi="宋体" w:eastAsia="宋体" w:cs="宋体"/>
            <w:b w:val="0"/>
            <w:bCs w:val="0"/>
            <w:sz w:val="24"/>
            <w:szCs w:val="24"/>
            <w:lang w:val="en-US" w:eastAsia="zh-CN"/>
            <w:rPrChange w:id="367" w:author="投稿人" w:date="2026-03-08T17:01:23Z">
              <w:rPr>
                <w:rFonts w:hint="eastAsia" w:ascii="宋体" w:hAnsi="宋体" w:eastAsia="宋体" w:cs="宋体"/>
                <w:b/>
                <w:bCs/>
                <w:sz w:val="24"/>
                <w:szCs w:val="24"/>
                <w:lang w:val="en-US" w:eastAsia="zh-CN"/>
              </w:rPr>
            </w:rPrChange>
          </w:rPr>
          <w:t>的</w:t>
        </w:r>
      </w:ins>
      <w:ins w:id="368" w:author="投稿人" w:date="2026-03-08T16:32:17Z">
        <w:r>
          <w:rPr>
            <w:rFonts w:hint="eastAsia" w:ascii="宋体" w:hAnsi="宋体" w:eastAsia="宋体" w:cs="宋体"/>
            <w:b w:val="0"/>
            <w:bCs w:val="0"/>
            <w:sz w:val="24"/>
            <w:szCs w:val="24"/>
            <w:lang w:val="en-US" w:eastAsia="zh-CN"/>
            <w:rPrChange w:id="369" w:author="投稿人" w:date="2026-03-08T17:01:23Z">
              <w:rPr>
                <w:rFonts w:hint="eastAsia" w:ascii="宋体" w:hAnsi="宋体" w:eastAsia="宋体" w:cs="宋体"/>
                <w:b/>
                <w:bCs/>
                <w:sz w:val="24"/>
                <w:szCs w:val="24"/>
                <w:lang w:val="en-US" w:eastAsia="zh-CN"/>
              </w:rPr>
            </w:rPrChange>
          </w:rPr>
          <w:t>性质</w:t>
        </w:r>
      </w:ins>
      <w:ins w:id="370" w:author="投稿人" w:date="2026-03-08T16:40:46Z">
        <w:r>
          <w:rPr>
            <w:rFonts w:hint="eastAsia" w:ascii="宋体" w:hAnsi="宋体" w:eastAsia="宋体" w:cs="宋体"/>
            <w:b w:val="0"/>
            <w:bCs w:val="0"/>
            <w:sz w:val="24"/>
            <w:szCs w:val="24"/>
            <w:lang w:val="en-US" w:eastAsia="zh-CN"/>
            <w:rPrChange w:id="371" w:author="投稿人" w:date="2026-03-08T17:01:23Z">
              <w:rPr>
                <w:rFonts w:hint="eastAsia" w:ascii="宋体" w:hAnsi="宋体" w:eastAsia="宋体" w:cs="宋体"/>
                <w:b/>
                <w:bCs/>
                <w:sz w:val="24"/>
                <w:szCs w:val="24"/>
                <w:lang w:val="en-US" w:eastAsia="zh-CN"/>
              </w:rPr>
            </w:rPrChange>
          </w:rPr>
          <w:t>也</w:t>
        </w:r>
      </w:ins>
      <w:ins w:id="372" w:author="投稿人" w:date="2026-03-08T16:40:49Z">
        <w:r>
          <w:rPr>
            <w:rFonts w:hint="eastAsia" w:ascii="宋体" w:hAnsi="宋体" w:eastAsia="宋体" w:cs="宋体"/>
            <w:b w:val="0"/>
            <w:bCs w:val="0"/>
            <w:sz w:val="24"/>
            <w:szCs w:val="24"/>
            <w:lang w:val="en-US" w:eastAsia="zh-CN"/>
            <w:rPrChange w:id="373" w:author="投稿人" w:date="2026-03-08T17:01:23Z">
              <w:rPr>
                <w:rFonts w:hint="eastAsia" w:ascii="宋体" w:hAnsi="宋体" w:eastAsia="宋体" w:cs="宋体"/>
                <w:b/>
                <w:bCs/>
                <w:sz w:val="24"/>
                <w:szCs w:val="24"/>
                <w:lang w:val="en-US" w:eastAsia="zh-CN"/>
              </w:rPr>
            </w:rPrChange>
          </w:rPr>
          <w:t>因此</w:t>
        </w:r>
      </w:ins>
      <w:ins w:id="374" w:author="投稿人" w:date="2026-03-08T16:40:50Z">
        <w:r>
          <w:rPr>
            <w:rFonts w:hint="eastAsia" w:ascii="宋体" w:hAnsi="宋体" w:eastAsia="宋体" w:cs="宋体"/>
            <w:b w:val="0"/>
            <w:bCs w:val="0"/>
            <w:sz w:val="24"/>
            <w:szCs w:val="24"/>
            <w:lang w:val="en-US" w:eastAsia="zh-CN"/>
            <w:rPrChange w:id="375" w:author="投稿人" w:date="2026-03-08T17:01:23Z">
              <w:rPr>
                <w:rFonts w:hint="eastAsia" w:ascii="宋体" w:hAnsi="宋体" w:eastAsia="宋体" w:cs="宋体"/>
                <w:b/>
                <w:bCs/>
                <w:sz w:val="24"/>
                <w:szCs w:val="24"/>
                <w:lang w:val="en-US" w:eastAsia="zh-CN"/>
              </w:rPr>
            </w:rPrChange>
          </w:rPr>
          <w:t>更应</w:t>
        </w:r>
      </w:ins>
      <w:ins w:id="376" w:author="投稿人" w:date="2026-03-08T16:40:51Z">
        <w:r>
          <w:rPr>
            <w:rFonts w:hint="eastAsia" w:ascii="宋体" w:hAnsi="宋体" w:eastAsia="宋体" w:cs="宋体"/>
            <w:b w:val="0"/>
            <w:bCs w:val="0"/>
            <w:sz w:val="24"/>
            <w:szCs w:val="24"/>
            <w:lang w:val="en-US" w:eastAsia="zh-CN"/>
            <w:rPrChange w:id="377" w:author="投稿人" w:date="2026-03-08T17:01:23Z">
              <w:rPr>
                <w:rFonts w:hint="eastAsia" w:ascii="宋体" w:hAnsi="宋体" w:eastAsia="宋体" w:cs="宋体"/>
                <w:b/>
                <w:bCs/>
                <w:sz w:val="24"/>
                <w:szCs w:val="24"/>
                <w:lang w:val="en-US" w:eastAsia="zh-CN"/>
              </w:rPr>
            </w:rPrChange>
          </w:rPr>
          <w:t>被</w:t>
        </w:r>
      </w:ins>
      <w:ins w:id="378" w:author="投稿人" w:date="2026-03-08T16:40:52Z">
        <w:r>
          <w:rPr>
            <w:rFonts w:hint="eastAsia" w:ascii="宋体" w:hAnsi="宋体" w:eastAsia="宋体" w:cs="宋体"/>
            <w:b w:val="0"/>
            <w:bCs w:val="0"/>
            <w:sz w:val="24"/>
            <w:szCs w:val="24"/>
            <w:lang w:val="en-US" w:eastAsia="zh-CN"/>
            <w:rPrChange w:id="379" w:author="投稿人" w:date="2026-03-08T17:01:23Z">
              <w:rPr>
                <w:rFonts w:hint="eastAsia" w:ascii="宋体" w:hAnsi="宋体" w:eastAsia="宋体" w:cs="宋体"/>
                <w:b/>
                <w:bCs/>
                <w:sz w:val="24"/>
                <w:szCs w:val="24"/>
                <w:lang w:val="en-US" w:eastAsia="zh-CN"/>
              </w:rPr>
            </w:rPrChange>
          </w:rPr>
          <w:t>认定</w:t>
        </w:r>
      </w:ins>
      <w:ins w:id="380" w:author="投稿人" w:date="2026-03-08T16:40:53Z">
        <w:r>
          <w:rPr>
            <w:rFonts w:hint="eastAsia" w:ascii="宋体" w:hAnsi="宋体" w:eastAsia="宋体" w:cs="宋体"/>
            <w:b w:val="0"/>
            <w:bCs w:val="0"/>
            <w:sz w:val="24"/>
            <w:szCs w:val="24"/>
            <w:lang w:val="en-US" w:eastAsia="zh-CN"/>
            <w:rPrChange w:id="381" w:author="投稿人" w:date="2026-03-08T17:01:23Z">
              <w:rPr>
                <w:rFonts w:hint="eastAsia" w:ascii="宋体" w:hAnsi="宋体" w:eastAsia="宋体" w:cs="宋体"/>
                <w:b/>
                <w:bCs/>
                <w:sz w:val="24"/>
                <w:szCs w:val="24"/>
                <w:lang w:val="en-US" w:eastAsia="zh-CN"/>
              </w:rPr>
            </w:rPrChange>
          </w:rPr>
          <w:t>为</w:t>
        </w:r>
      </w:ins>
      <w:ins w:id="382" w:author="投稿人" w:date="2026-03-08T16:01:58Z">
        <w:r>
          <w:rPr>
            <w:rFonts w:hint="eastAsia" w:ascii="宋体" w:hAnsi="宋体" w:eastAsia="宋体" w:cs="宋体"/>
            <w:b w:val="0"/>
            <w:bCs w:val="0"/>
            <w:sz w:val="24"/>
            <w:szCs w:val="24"/>
            <w:lang w:val="en-US" w:eastAsia="zh-CN"/>
            <w:rPrChange w:id="383" w:author="投稿人" w:date="2026-03-08T17:01:23Z">
              <w:rPr>
                <w:rFonts w:hint="eastAsia" w:ascii="宋体" w:hAnsi="宋体" w:eastAsia="宋体" w:cs="宋体"/>
                <w:b/>
                <w:bCs/>
                <w:sz w:val="24"/>
                <w:szCs w:val="24"/>
                <w:lang w:val="en-US" w:eastAsia="zh-CN"/>
              </w:rPr>
            </w:rPrChange>
          </w:rPr>
          <w:t>订立股权转让本约的请求</w:t>
        </w:r>
      </w:ins>
      <w:ins w:id="384" w:author="投稿人" w:date="2026-03-08T16:45:19Z">
        <w:r>
          <w:rPr>
            <w:rFonts w:hint="eastAsia" w:ascii="宋体" w:hAnsi="宋体" w:eastAsia="宋体" w:cs="宋体"/>
            <w:b w:val="0"/>
            <w:bCs w:val="0"/>
            <w:sz w:val="24"/>
            <w:szCs w:val="24"/>
            <w:lang w:val="en-US" w:eastAsia="zh-CN"/>
            <w:rPrChange w:id="385" w:author="投稿人" w:date="2026-03-08T17:01:23Z">
              <w:rPr>
                <w:rFonts w:hint="eastAsia" w:ascii="宋体" w:hAnsi="宋体" w:eastAsia="宋体" w:cs="宋体"/>
                <w:b/>
                <w:bCs/>
                <w:sz w:val="24"/>
                <w:szCs w:val="24"/>
                <w:lang w:val="en-US" w:eastAsia="zh-CN"/>
              </w:rPr>
            </w:rPrChange>
          </w:rPr>
          <w:t>权</w:t>
        </w:r>
      </w:ins>
      <w:ins w:id="386" w:author="投稿人" w:date="2026-03-08T16:41:53Z">
        <w:r>
          <w:rPr>
            <w:rFonts w:hint="eastAsia" w:ascii="宋体" w:hAnsi="宋体" w:eastAsia="宋体" w:cs="宋体"/>
            <w:b w:val="0"/>
            <w:bCs w:val="0"/>
            <w:sz w:val="24"/>
            <w:szCs w:val="24"/>
            <w:lang w:val="en-US" w:eastAsia="zh-CN"/>
            <w:rPrChange w:id="387" w:author="投稿人" w:date="2026-03-08T17:01:23Z">
              <w:rPr>
                <w:rFonts w:hint="eastAsia" w:ascii="宋体" w:hAnsi="宋体" w:eastAsia="宋体" w:cs="宋体"/>
                <w:b/>
                <w:bCs/>
                <w:sz w:val="24"/>
                <w:szCs w:val="24"/>
                <w:lang w:val="en-US" w:eastAsia="zh-CN"/>
              </w:rPr>
            </w:rPrChange>
          </w:rPr>
          <w:t>。</w:t>
        </w:r>
      </w:ins>
      <w:ins w:id="388" w:author="投稿人" w:date="2026-03-08T16:43:23Z">
        <w:r>
          <w:rPr>
            <w:rFonts w:hint="eastAsia" w:ascii="宋体" w:hAnsi="宋体" w:eastAsia="宋体" w:cs="宋体"/>
            <w:b w:val="0"/>
            <w:bCs w:val="0"/>
            <w:sz w:val="24"/>
            <w:szCs w:val="24"/>
            <w:lang w:val="en-US" w:eastAsia="zh-CN"/>
            <w:rPrChange w:id="389" w:author="投稿人" w:date="2026-03-08T17:01:23Z">
              <w:rPr>
                <w:rFonts w:hint="eastAsia" w:ascii="宋体" w:hAnsi="宋体" w:eastAsia="宋体" w:cs="宋体"/>
                <w:b/>
                <w:bCs/>
                <w:sz w:val="24"/>
                <w:szCs w:val="24"/>
                <w:lang w:val="en-US" w:eastAsia="zh-CN"/>
              </w:rPr>
            </w:rPrChange>
          </w:rPr>
          <w:t>在</w:t>
        </w:r>
      </w:ins>
      <w:ins w:id="390" w:author="投稿人" w:date="2026-03-08T16:43:25Z">
        <w:r>
          <w:rPr>
            <w:rFonts w:hint="eastAsia" w:ascii="宋体" w:hAnsi="宋体" w:eastAsia="宋体" w:cs="宋体"/>
            <w:b w:val="0"/>
            <w:bCs w:val="0"/>
            <w:sz w:val="24"/>
            <w:szCs w:val="24"/>
            <w:lang w:val="en-US" w:eastAsia="zh-CN"/>
            <w:rPrChange w:id="391" w:author="投稿人" w:date="2026-03-08T17:01:23Z">
              <w:rPr>
                <w:rFonts w:hint="eastAsia" w:ascii="宋体" w:hAnsi="宋体" w:eastAsia="宋体" w:cs="宋体"/>
                <w:b/>
                <w:bCs/>
                <w:sz w:val="24"/>
                <w:szCs w:val="24"/>
                <w:lang w:val="en-US" w:eastAsia="zh-CN"/>
              </w:rPr>
            </w:rPrChange>
          </w:rPr>
          <w:t>股东</w:t>
        </w:r>
      </w:ins>
      <w:ins w:id="392" w:author="投稿人" w:date="2026-03-08T16:43:26Z">
        <w:r>
          <w:rPr>
            <w:rFonts w:hint="eastAsia" w:ascii="宋体" w:hAnsi="宋体" w:eastAsia="宋体" w:cs="宋体"/>
            <w:b w:val="0"/>
            <w:bCs w:val="0"/>
            <w:sz w:val="24"/>
            <w:szCs w:val="24"/>
            <w:lang w:val="en-US" w:eastAsia="zh-CN"/>
            <w:rPrChange w:id="393" w:author="投稿人" w:date="2026-03-08T17:01:23Z">
              <w:rPr>
                <w:rFonts w:hint="eastAsia" w:ascii="宋体" w:hAnsi="宋体" w:eastAsia="宋体" w:cs="宋体"/>
                <w:b/>
                <w:bCs/>
                <w:sz w:val="24"/>
                <w:szCs w:val="24"/>
                <w:lang w:val="en-US" w:eastAsia="zh-CN"/>
              </w:rPr>
            </w:rPrChange>
          </w:rPr>
          <w:t>优先</w:t>
        </w:r>
      </w:ins>
      <w:ins w:id="394" w:author="投稿人" w:date="2026-03-08T16:43:27Z">
        <w:r>
          <w:rPr>
            <w:rFonts w:hint="eastAsia" w:ascii="宋体" w:hAnsi="宋体" w:eastAsia="宋体" w:cs="宋体"/>
            <w:b w:val="0"/>
            <w:bCs w:val="0"/>
            <w:sz w:val="24"/>
            <w:szCs w:val="24"/>
            <w:lang w:val="en-US" w:eastAsia="zh-CN"/>
            <w:rPrChange w:id="395" w:author="投稿人" w:date="2026-03-08T17:01:23Z">
              <w:rPr>
                <w:rFonts w:hint="eastAsia" w:ascii="宋体" w:hAnsi="宋体" w:eastAsia="宋体" w:cs="宋体"/>
                <w:b/>
                <w:bCs/>
                <w:sz w:val="24"/>
                <w:szCs w:val="24"/>
                <w:lang w:val="en-US" w:eastAsia="zh-CN"/>
              </w:rPr>
            </w:rPrChange>
          </w:rPr>
          <w:t>购买权</w:t>
        </w:r>
      </w:ins>
      <w:ins w:id="396" w:author="投稿人" w:date="2026-03-08T16:43:28Z">
        <w:r>
          <w:rPr>
            <w:rFonts w:hint="eastAsia" w:ascii="宋体" w:hAnsi="宋体" w:eastAsia="宋体" w:cs="宋体"/>
            <w:b w:val="0"/>
            <w:bCs w:val="0"/>
            <w:sz w:val="24"/>
            <w:szCs w:val="24"/>
            <w:lang w:val="en-US" w:eastAsia="zh-CN"/>
            <w:rPrChange w:id="397" w:author="投稿人" w:date="2026-03-08T17:01:23Z">
              <w:rPr>
                <w:rFonts w:hint="eastAsia" w:ascii="宋体" w:hAnsi="宋体" w:eastAsia="宋体" w:cs="宋体"/>
                <w:b/>
                <w:bCs/>
                <w:sz w:val="24"/>
                <w:szCs w:val="24"/>
                <w:lang w:val="en-US" w:eastAsia="zh-CN"/>
              </w:rPr>
            </w:rPrChange>
          </w:rPr>
          <w:t>发挥</w:t>
        </w:r>
      </w:ins>
      <w:ins w:id="398" w:author="投稿人" w:date="2026-03-08T16:01:58Z">
        <w:r>
          <w:rPr>
            <w:rFonts w:hint="eastAsia" w:ascii="宋体" w:hAnsi="宋体" w:eastAsia="宋体" w:cs="宋体"/>
            <w:b w:val="0"/>
            <w:bCs w:val="0"/>
            <w:sz w:val="24"/>
            <w:szCs w:val="24"/>
            <w:lang w:val="en-US" w:eastAsia="zh-CN"/>
            <w:rPrChange w:id="399" w:author="投稿人" w:date="2026-03-08T17:01:23Z">
              <w:rPr>
                <w:rFonts w:hint="eastAsia" w:ascii="宋体" w:hAnsi="宋体" w:eastAsia="宋体" w:cs="宋体"/>
                <w:b/>
                <w:bCs/>
                <w:sz w:val="24"/>
                <w:szCs w:val="24"/>
                <w:lang w:val="en-US" w:eastAsia="zh-CN"/>
              </w:rPr>
            </w:rPrChange>
          </w:rPr>
          <w:t>法定处分限制</w:t>
        </w:r>
      </w:ins>
      <w:ins w:id="400" w:author="投稿人" w:date="2026-03-08T16:43:33Z">
        <w:r>
          <w:rPr>
            <w:rFonts w:hint="eastAsia" w:ascii="宋体" w:hAnsi="宋体" w:eastAsia="宋体" w:cs="宋体"/>
            <w:b w:val="0"/>
            <w:bCs w:val="0"/>
            <w:sz w:val="24"/>
            <w:szCs w:val="24"/>
            <w:lang w:val="en-US" w:eastAsia="zh-CN"/>
            <w:rPrChange w:id="401" w:author="投稿人" w:date="2026-03-08T17:01:23Z">
              <w:rPr>
                <w:rFonts w:hint="eastAsia" w:ascii="宋体" w:hAnsi="宋体" w:eastAsia="宋体" w:cs="宋体"/>
                <w:b/>
                <w:bCs/>
                <w:sz w:val="24"/>
                <w:szCs w:val="24"/>
                <w:lang w:val="en-US" w:eastAsia="zh-CN"/>
              </w:rPr>
            </w:rPrChange>
          </w:rPr>
          <w:t>时应</w:t>
        </w:r>
      </w:ins>
      <w:ins w:id="402" w:author="投稿人" w:date="2026-03-08T16:01:58Z">
        <w:r>
          <w:rPr>
            <w:rFonts w:hint="eastAsia" w:ascii="宋体" w:hAnsi="宋体" w:eastAsia="宋体" w:cs="宋体"/>
            <w:b w:val="0"/>
            <w:bCs w:val="0"/>
            <w:sz w:val="24"/>
            <w:szCs w:val="24"/>
            <w:lang w:val="en-US" w:eastAsia="zh-CN"/>
            <w:rPrChange w:id="403" w:author="投稿人" w:date="2026-03-08T17:01:23Z">
              <w:rPr>
                <w:rFonts w:hint="eastAsia" w:ascii="宋体" w:hAnsi="宋体" w:eastAsia="宋体" w:cs="宋体"/>
                <w:b/>
                <w:bCs/>
                <w:sz w:val="24"/>
                <w:szCs w:val="24"/>
                <w:lang w:val="en-US" w:eastAsia="zh-CN"/>
              </w:rPr>
            </w:rPrChange>
          </w:rPr>
          <w:t>参照越权担保相关规则引入受让人主观善意判断标准</w:t>
        </w:r>
      </w:ins>
      <w:ins w:id="404" w:author="投稿人" w:date="2026-03-08T16:43:50Z">
        <w:r>
          <w:rPr>
            <w:rFonts w:hint="eastAsia" w:ascii="宋体" w:hAnsi="宋体" w:eastAsia="宋体" w:cs="宋体"/>
            <w:b w:val="0"/>
            <w:bCs w:val="0"/>
            <w:sz w:val="24"/>
            <w:szCs w:val="24"/>
            <w:lang w:val="en-US" w:eastAsia="zh-CN"/>
            <w:rPrChange w:id="405" w:author="投稿人" w:date="2026-03-08T17:01:23Z">
              <w:rPr>
                <w:rFonts w:hint="eastAsia" w:ascii="宋体" w:hAnsi="宋体" w:eastAsia="宋体" w:cs="宋体"/>
                <w:b/>
                <w:bCs/>
                <w:sz w:val="24"/>
                <w:szCs w:val="24"/>
                <w:lang w:val="en-US" w:eastAsia="zh-CN"/>
              </w:rPr>
            </w:rPrChange>
          </w:rPr>
          <w:t>，</w:t>
        </w:r>
      </w:ins>
      <w:ins w:id="406" w:author="投稿人" w:date="2026-03-08T16:43:51Z">
        <w:r>
          <w:rPr>
            <w:rFonts w:hint="eastAsia" w:ascii="宋体" w:hAnsi="宋体" w:eastAsia="宋体" w:cs="宋体"/>
            <w:b w:val="0"/>
            <w:bCs w:val="0"/>
            <w:sz w:val="24"/>
            <w:szCs w:val="24"/>
            <w:lang w:val="en-US" w:eastAsia="zh-CN"/>
            <w:rPrChange w:id="407" w:author="投稿人" w:date="2026-03-08T17:01:23Z">
              <w:rPr>
                <w:rFonts w:hint="eastAsia" w:ascii="宋体" w:hAnsi="宋体" w:eastAsia="宋体" w:cs="宋体"/>
                <w:b/>
                <w:bCs/>
                <w:sz w:val="24"/>
                <w:szCs w:val="24"/>
                <w:lang w:val="en-US" w:eastAsia="zh-CN"/>
              </w:rPr>
            </w:rPrChange>
          </w:rPr>
          <w:t>以</w:t>
        </w:r>
      </w:ins>
      <w:ins w:id="408" w:author="投稿人" w:date="2026-03-08T16:44:25Z">
        <w:r>
          <w:rPr>
            <w:rFonts w:hint="eastAsia" w:ascii="宋体" w:hAnsi="宋体" w:eastAsia="宋体" w:cs="宋体"/>
            <w:b w:val="0"/>
            <w:bCs w:val="0"/>
            <w:sz w:val="24"/>
            <w:szCs w:val="24"/>
            <w:lang w:val="en-US" w:eastAsia="zh-CN"/>
            <w:rPrChange w:id="409" w:author="投稿人" w:date="2026-03-08T17:01:23Z">
              <w:rPr>
                <w:rFonts w:hint="eastAsia" w:ascii="宋体" w:hAnsi="宋体" w:eastAsia="宋体" w:cs="宋体"/>
                <w:b/>
                <w:bCs/>
                <w:sz w:val="24"/>
                <w:szCs w:val="24"/>
                <w:lang w:val="en-US" w:eastAsia="zh-CN"/>
              </w:rPr>
            </w:rPrChange>
          </w:rPr>
          <w:t>缓解</w:t>
        </w:r>
      </w:ins>
      <w:ins w:id="410" w:author="投稿人" w:date="2026-03-08T16:43:48Z">
        <w:r>
          <w:rPr>
            <w:rFonts w:hint="eastAsia" w:ascii="宋体" w:hAnsi="宋体" w:eastAsia="宋体" w:cs="宋体"/>
            <w:b w:val="0"/>
            <w:bCs w:val="0"/>
            <w:sz w:val="24"/>
            <w:szCs w:val="24"/>
            <w:lang w:val="en-US" w:eastAsia="zh-CN"/>
            <w:rPrChange w:id="411" w:author="投稿人" w:date="2026-03-08T17:01:23Z">
              <w:rPr>
                <w:rFonts w:hint="eastAsia" w:ascii="宋体" w:hAnsi="宋体" w:eastAsia="宋体" w:cs="宋体"/>
                <w:b/>
                <w:bCs/>
                <w:sz w:val="24"/>
                <w:szCs w:val="24"/>
                <w:lang w:val="en-US" w:eastAsia="zh-CN"/>
              </w:rPr>
            </w:rPrChange>
          </w:rPr>
          <w:t>公司人合性与受让人交易安全</w:t>
        </w:r>
      </w:ins>
      <w:ins w:id="412" w:author="投稿人" w:date="2026-03-08T16:44:29Z">
        <w:r>
          <w:rPr>
            <w:rFonts w:hint="eastAsia" w:ascii="宋体" w:hAnsi="宋体" w:eastAsia="宋体" w:cs="宋体"/>
            <w:b w:val="0"/>
            <w:bCs w:val="0"/>
            <w:sz w:val="24"/>
            <w:szCs w:val="24"/>
            <w:lang w:val="en-US" w:eastAsia="zh-CN"/>
            <w:rPrChange w:id="413" w:author="投稿人" w:date="2026-03-08T17:01:23Z">
              <w:rPr>
                <w:rFonts w:hint="eastAsia" w:ascii="宋体" w:hAnsi="宋体" w:eastAsia="宋体" w:cs="宋体"/>
                <w:b/>
                <w:bCs/>
                <w:sz w:val="24"/>
                <w:szCs w:val="24"/>
                <w:lang w:val="en-US" w:eastAsia="zh-CN"/>
              </w:rPr>
            </w:rPrChange>
          </w:rPr>
          <w:t>的</w:t>
        </w:r>
      </w:ins>
      <w:ins w:id="414" w:author="投稿人" w:date="2026-03-08T16:44:39Z">
        <w:r>
          <w:rPr>
            <w:rFonts w:hint="eastAsia" w:ascii="宋体" w:hAnsi="宋体" w:eastAsia="宋体" w:cs="宋体"/>
            <w:b w:val="0"/>
            <w:bCs w:val="0"/>
            <w:sz w:val="24"/>
            <w:szCs w:val="24"/>
            <w:lang w:val="en-US" w:eastAsia="zh-CN"/>
            <w:rPrChange w:id="415" w:author="投稿人" w:date="2026-03-08T17:01:23Z">
              <w:rPr>
                <w:rFonts w:hint="eastAsia" w:ascii="宋体" w:hAnsi="宋体" w:eastAsia="宋体" w:cs="宋体"/>
                <w:b/>
                <w:bCs/>
                <w:sz w:val="24"/>
                <w:szCs w:val="24"/>
                <w:lang w:val="en-US" w:eastAsia="zh-CN"/>
              </w:rPr>
            </w:rPrChange>
          </w:rPr>
          <w:t>需求</w:t>
        </w:r>
      </w:ins>
      <w:ins w:id="416" w:author="投稿人" w:date="2026-03-08T16:44:30Z">
        <w:r>
          <w:rPr>
            <w:rFonts w:hint="eastAsia" w:ascii="宋体" w:hAnsi="宋体" w:eastAsia="宋体" w:cs="宋体"/>
            <w:b w:val="0"/>
            <w:bCs w:val="0"/>
            <w:sz w:val="24"/>
            <w:szCs w:val="24"/>
            <w:lang w:val="en-US" w:eastAsia="zh-CN"/>
            <w:rPrChange w:id="417" w:author="投稿人" w:date="2026-03-08T17:01:23Z">
              <w:rPr>
                <w:rFonts w:hint="eastAsia" w:ascii="宋体" w:hAnsi="宋体" w:eastAsia="宋体" w:cs="宋体"/>
                <w:b/>
                <w:bCs/>
                <w:sz w:val="24"/>
                <w:szCs w:val="24"/>
                <w:lang w:val="en-US" w:eastAsia="zh-CN"/>
              </w:rPr>
            </w:rPrChange>
          </w:rPr>
          <w:t>冲突</w:t>
        </w:r>
      </w:ins>
      <w:ins w:id="418" w:author="投稿人" w:date="2026-03-08T16:44:31Z">
        <w:r>
          <w:rPr>
            <w:rFonts w:hint="eastAsia" w:ascii="宋体" w:hAnsi="宋体" w:eastAsia="宋体" w:cs="宋体"/>
            <w:b w:val="0"/>
            <w:bCs w:val="0"/>
            <w:sz w:val="24"/>
            <w:szCs w:val="24"/>
            <w:lang w:val="en-US" w:eastAsia="zh-CN"/>
            <w:rPrChange w:id="419" w:author="投稿人" w:date="2026-03-08T17:01:23Z">
              <w:rPr>
                <w:rFonts w:hint="eastAsia" w:ascii="宋体" w:hAnsi="宋体" w:eastAsia="宋体" w:cs="宋体"/>
                <w:b/>
                <w:bCs/>
                <w:sz w:val="24"/>
                <w:szCs w:val="24"/>
                <w:lang w:val="en-US" w:eastAsia="zh-CN"/>
              </w:rPr>
            </w:rPrChange>
          </w:rPr>
          <w:t>。</w:t>
        </w:r>
      </w:ins>
      <w:ins w:id="420" w:author="投稿人" w:date="2026-03-08T16:01:58Z">
        <w:r>
          <w:rPr>
            <w:rFonts w:hint="eastAsia" w:ascii="宋体" w:hAnsi="宋体" w:eastAsia="宋体" w:cs="宋体"/>
            <w:b w:val="0"/>
            <w:bCs w:val="0"/>
            <w:sz w:val="24"/>
            <w:szCs w:val="24"/>
            <w:lang w:val="en-US" w:eastAsia="zh-CN"/>
            <w:rPrChange w:id="421" w:author="投稿人" w:date="2026-03-08T17:01:23Z">
              <w:rPr>
                <w:rFonts w:hint="eastAsia" w:ascii="宋体" w:hAnsi="宋体" w:eastAsia="宋体" w:cs="宋体"/>
                <w:b/>
                <w:bCs/>
                <w:sz w:val="24"/>
                <w:szCs w:val="24"/>
                <w:lang w:val="en-US" w:eastAsia="zh-CN"/>
              </w:rPr>
            </w:rPrChange>
          </w:rPr>
          <w:t>股东反悔权属</w:t>
        </w:r>
      </w:ins>
      <w:ins w:id="422" w:author="投稿人" w:date="2026-03-08T16:45:45Z">
        <w:r>
          <w:rPr>
            <w:rFonts w:hint="eastAsia" w:ascii="宋体" w:hAnsi="宋体" w:eastAsia="宋体" w:cs="宋体"/>
            <w:b w:val="0"/>
            <w:bCs w:val="0"/>
            <w:sz w:val="24"/>
            <w:szCs w:val="24"/>
            <w:lang w:val="en-US" w:eastAsia="zh-CN"/>
            <w:rPrChange w:id="423" w:author="投稿人" w:date="2026-03-08T17:01:23Z">
              <w:rPr>
                <w:rFonts w:hint="eastAsia" w:ascii="宋体" w:hAnsi="宋体" w:eastAsia="宋体" w:cs="宋体"/>
                <w:b/>
                <w:bCs/>
                <w:sz w:val="24"/>
                <w:szCs w:val="24"/>
                <w:lang w:val="en-US" w:eastAsia="zh-CN"/>
              </w:rPr>
            </w:rPrChange>
          </w:rPr>
          <w:t>解除</w:t>
        </w:r>
      </w:ins>
      <w:ins w:id="424" w:author="投稿人" w:date="2026-03-08T16:22:39Z">
        <w:r>
          <w:rPr>
            <w:rFonts w:hint="eastAsia" w:ascii="宋体" w:hAnsi="宋体" w:eastAsia="宋体" w:cs="宋体"/>
            <w:b w:val="0"/>
            <w:bCs w:val="0"/>
            <w:sz w:val="24"/>
            <w:szCs w:val="24"/>
            <w:lang w:val="en-US" w:eastAsia="zh-CN"/>
            <w:rPrChange w:id="425" w:author="投稿人" w:date="2026-03-08T17:01:23Z">
              <w:rPr>
                <w:rFonts w:hint="eastAsia" w:ascii="宋体" w:hAnsi="宋体" w:eastAsia="宋体" w:cs="宋体"/>
                <w:b/>
                <w:bCs/>
                <w:sz w:val="24"/>
                <w:szCs w:val="24"/>
                <w:lang w:val="en-US" w:eastAsia="zh-CN"/>
              </w:rPr>
            </w:rPrChange>
          </w:rPr>
          <w:t>形成</w:t>
        </w:r>
      </w:ins>
      <w:ins w:id="426" w:author="投稿人" w:date="2026-03-08T16:22:40Z">
        <w:r>
          <w:rPr>
            <w:rFonts w:hint="eastAsia" w:ascii="宋体" w:hAnsi="宋体" w:eastAsia="宋体" w:cs="宋体"/>
            <w:b w:val="0"/>
            <w:bCs w:val="0"/>
            <w:sz w:val="24"/>
            <w:szCs w:val="24"/>
            <w:lang w:val="en-US" w:eastAsia="zh-CN"/>
            <w:rPrChange w:id="427" w:author="投稿人" w:date="2026-03-08T17:01:23Z">
              <w:rPr>
                <w:rFonts w:hint="eastAsia" w:ascii="宋体" w:hAnsi="宋体" w:eastAsia="宋体" w:cs="宋体"/>
                <w:b/>
                <w:bCs/>
                <w:sz w:val="24"/>
                <w:szCs w:val="24"/>
                <w:lang w:val="en-US" w:eastAsia="zh-CN"/>
              </w:rPr>
            </w:rPrChange>
          </w:rPr>
          <w:t>权</w:t>
        </w:r>
      </w:ins>
      <w:ins w:id="428" w:author="投稿人" w:date="2026-03-08T16:24:21Z">
        <w:r>
          <w:rPr>
            <w:rFonts w:hint="eastAsia" w:ascii="宋体" w:hAnsi="宋体" w:eastAsia="宋体" w:cs="宋体"/>
            <w:b w:val="0"/>
            <w:bCs w:val="0"/>
            <w:sz w:val="24"/>
            <w:szCs w:val="24"/>
            <w:lang w:val="en-US" w:eastAsia="zh-CN"/>
            <w:rPrChange w:id="429" w:author="投稿人" w:date="2026-03-08T17:01:23Z">
              <w:rPr>
                <w:rFonts w:hint="eastAsia" w:ascii="宋体" w:hAnsi="宋体" w:eastAsia="宋体" w:cs="宋体"/>
                <w:b/>
                <w:bCs/>
                <w:sz w:val="24"/>
                <w:szCs w:val="24"/>
                <w:lang w:val="en-US" w:eastAsia="zh-CN"/>
              </w:rPr>
            </w:rPrChange>
          </w:rPr>
          <w:t>，</w:t>
        </w:r>
      </w:ins>
      <w:ins w:id="430" w:author="投稿人" w:date="2026-03-08T16:45:52Z">
        <w:r>
          <w:rPr>
            <w:rFonts w:hint="eastAsia" w:ascii="宋体" w:hAnsi="宋体" w:eastAsia="宋体" w:cs="宋体"/>
            <w:b w:val="0"/>
            <w:bCs w:val="0"/>
            <w:sz w:val="24"/>
            <w:szCs w:val="24"/>
            <w:lang w:val="en-US" w:eastAsia="zh-CN"/>
            <w:rPrChange w:id="431" w:author="投稿人" w:date="2026-03-08T17:01:23Z">
              <w:rPr>
                <w:rFonts w:hint="eastAsia" w:ascii="宋体" w:hAnsi="宋体" w:eastAsia="宋体" w:cs="宋体"/>
                <w:b/>
                <w:bCs/>
                <w:sz w:val="24"/>
                <w:szCs w:val="24"/>
                <w:lang w:val="en-US" w:eastAsia="zh-CN"/>
              </w:rPr>
            </w:rPrChange>
          </w:rPr>
          <w:t>且</w:t>
        </w:r>
      </w:ins>
      <w:ins w:id="432" w:author="投稿人" w:date="2026-03-08T16:45:53Z">
        <w:r>
          <w:rPr>
            <w:rFonts w:hint="eastAsia" w:ascii="宋体" w:hAnsi="宋体" w:eastAsia="宋体" w:cs="宋体"/>
            <w:b w:val="0"/>
            <w:bCs w:val="0"/>
            <w:sz w:val="24"/>
            <w:szCs w:val="24"/>
            <w:lang w:val="en-US" w:eastAsia="zh-CN"/>
            <w:rPrChange w:id="433" w:author="投稿人" w:date="2026-03-08T17:01:23Z">
              <w:rPr>
                <w:rFonts w:hint="eastAsia" w:ascii="宋体" w:hAnsi="宋体" w:eastAsia="宋体" w:cs="宋体"/>
                <w:b/>
                <w:bCs/>
                <w:sz w:val="24"/>
                <w:szCs w:val="24"/>
                <w:lang w:val="en-US" w:eastAsia="zh-CN"/>
              </w:rPr>
            </w:rPrChange>
          </w:rPr>
          <w:t>指向</w:t>
        </w:r>
      </w:ins>
      <w:ins w:id="434" w:author="投稿人" w:date="2026-03-08T16:45:55Z">
        <w:r>
          <w:rPr>
            <w:rFonts w:hint="eastAsia" w:ascii="宋体" w:hAnsi="宋体" w:eastAsia="宋体" w:cs="宋体"/>
            <w:b w:val="0"/>
            <w:bCs w:val="0"/>
            <w:sz w:val="24"/>
            <w:szCs w:val="24"/>
            <w:lang w:val="en-US" w:eastAsia="zh-CN"/>
            <w:rPrChange w:id="435" w:author="投稿人" w:date="2026-03-08T17:01:23Z">
              <w:rPr>
                <w:rFonts w:hint="eastAsia" w:ascii="宋体" w:hAnsi="宋体" w:eastAsia="宋体" w:cs="宋体"/>
                <w:b/>
                <w:bCs/>
                <w:sz w:val="24"/>
                <w:szCs w:val="24"/>
                <w:lang w:val="en-US" w:eastAsia="zh-CN"/>
              </w:rPr>
            </w:rPrChange>
          </w:rPr>
          <w:t>的</w:t>
        </w:r>
      </w:ins>
      <w:ins w:id="436" w:author="投稿人" w:date="2026-03-08T16:45:57Z">
        <w:r>
          <w:rPr>
            <w:rFonts w:hint="eastAsia" w:ascii="宋体" w:hAnsi="宋体" w:eastAsia="宋体" w:cs="宋体"/>
            <w:b w:val="0"/>
            <w:bCs w:val="0"/>
            <w:sz w:val="24"/>
            <w:szCs w:val="24"/>
            <w:lang w:val="en-US" w:eastAsia="zh-CN"/>
            <w:rPrChange w:id="437" w:author="投稿人" w:date="2026-03-08T17:01:23Z">
              <w:rPr>
                <w:rFonts w:hint="eastAsia" w:ascii="宋体" w:hAnsi="宋体" w:eastAsia="宋体" w:cs="宋体"/>
                <w:b/>
                <w:bCs/>
                <w:sz w:val="24"/>
                <w:szCs w:val="24"/>
                <w:lang w:val="en-US" w:eastAsia="zh-CN"/>
              </w:rPr>
            </w:rPrChange>
          </w:rPr>
          <w:t>是产生</w:t>
        </w:r>
      </w:ins>
      <w:ins w:id="438" w:author="投稿人" w:date="2026-03-08T16:46:04Z">
        <w:r>
          <w:rPr>
            <w:rFonts w:hint="eastAsia" w:ascii="宋体" w:hAnsi="宋体" w:eastAsia="宋体" w:cs="宋体"/>
            <w:b w:val="0"/>
            <w:bCs w:val="0"/>
            <w:sz w:val="24"/>
            <w:szCs w:val="24"/>
            <w:lang w:val="en-US" w:eastAsia="zh-CN"/>
            <w:rPrChange w:id="439" w:author="投稿人" w:date="2026-03-08T17:01:23Z">
              <w:rPr>
                <w:rFonts w:hint="eastAsia" w:ascii="宋体" w:hAnsi="宋体" w:eastAsia="宋体" w:cs="宋体"/>
                <w:b/>
                <w:bCs/>
                <w:sz w:val="24"/>
                <w:szCs w:val="24"/>
                <w:lang w:val="en-US" w:eastAsia="zh-CN"/>
              </w:rPr>
            </w:rPrChange>
          </w:rPr>
          <w:t>股东优先</w:t>
        </w:r>
      </w:ins>
      <w:ins w:id="440" w:author="投稿人" w:date="2026-03-08T16:46:06Z">
        <w:r>
          <w:rPr>
            <w:rFonts w:hint="eastAsia" w:ascii="宋体" w:hAnsi="宋体" w:eastAsia="宋体" w:cs="宋体"/>
            <w:b w:val="0"/>
            <w:bCs w:val="0"/>
            <w:sz w:val="24"/>
            <w:szCs w:val="24"/>
            <w:lang w:val="en-US" w:eastAsia="zh-CN"/>
            <w:rPrChange w:id="441" w:author="投稿人" w:date="2026-03-08T17:01:23Z">
              <w:rPr>
                <w:rFonts w:hint="eastAsia" w:ascii="宋体" w:hAnsi="宋体" w:eastAsia="宋体" w:cs="宋体"/>
                <w:b/>
                <w:bCs/>
                <w:sz w:val="24"/>
                <w:szCs w:val="24"/>
                <w:lang w:val="en-US" w:eastAsia="zh-CN"/>
              </w:rPr>
            </w:rPrChange>
          </w:rPr>
          <w:t>购买权的</w:t>
        </w:r>
      </w:ins>
      <w:ins w:id="442" w:author="投稿人" w:date="2026-03-08T16:46:07Z">
        <w:r>
          <w:rPr>
            <w:rFonts w:hint="eastAsia" w:ascii="宋体" w:hAnsi="宋体" w:eastAsia="宋体" w:cs="宋体"/>
            <w:b w:val="0"/>
            <w:bCs w:val="0"/>
            <w:sz w:val="24"/>
            <w:szCs w:val="24"/>
            <w:lang w:val="en-US" w:eastAsia="zh-CN"/>
            <w:rPrChange w:id="443" w:author="投稿人" w:date="2026-03-08T17:01:23Z">
              <w:rPr>
                <w:rFonts w:hint="eastAsia" w:ascii="宋体" w:hAnsi="宋体" w:eastAsia="宋体" w:cs="宋体"/>
                <w:b/>
                <w:bCs/>
                <w:sz w:val="24"/>
                <w:szCs w:val="24"/>
                <w:lang w:val="en-US" w:eastAsia="zh-CN"/>
              </w:rPr>
            </w:rPrChange>
          </w:rPr>
          <w:t>预约</w:t>
        </w:r>
      </w:ins>
      <w:ins w:id="444" w:author="投稿人" w:date="2026-03-08T16:46:08Z">
        <w:r>
          <w:rPr>
            <w:rFonts w:hint="eastAsia" w:ascii="宋体" w:hAnsi="宋体" w:eastAsia="宋体" w:cs="宋体"/>
            <w:b w:val="0"/>
            <w:bCs w:val="0"/>
            <w:sz w:val="24"/>
            <w:szCs w:val="24"/>
            <w:lang w:val="en-US" w:eastAsia="zh-CN"/>
            <w:rPrChange w:id="445" w:author="投稿人" w:date="2026-03-08T17:01:23Z">
              <w:rPr>
                <w:rFonts w:hint="eastAsia" w:ascii="宋体" w:hAnsi="宋体" w:eastAsia="宋体" w:cs="宋体"/>
                <w:b/>
                <w:bCs/>
                <w:sz w:val="24"/>
                <w:szCs w:val="24"/>
                <w:lang w:val="en-US" w:eastAsia="zh-CN"/>
              </w:rPr>
            </w:rPrChange>
          </w:rPr>
          <w:t>关系</w:t>
        </w:r>
      </w:ins>
      <w:ins w:id="446" w:author="投稿人" w:date="2026-03-08T16:01:58Z">
        <w:r>
          <w:rPr>
            <w:rFonts w:hint="eastAsia" w:ascii="宋体" w:hAnsi="宋体" w:eastAsia="宋体" w:cs="宋体"/>
            <w:b w:val="0"/>
            <w:bCs w:val="0"/>
            <w:sz w:val="24"/>
            <w:szCs w:val="24"/>
            <w:lang w:val="en-US" w:eastAsia="zh-CN"/>
            <w:rPrChange w:id="447" w:author="投稿人" w:date="2026-03-08T17:01:23Z">
              <w:rPr>
                <w:rFonts w:hint="eastAsia" w:ascii="宋体" w:hAnsi="宋体" w:eastAsia="宋体" w:cs="宋体"/>
                <w:b/>
                <w:bCs/>
                <w:sz w:val="24"/>
                <w:szCs w:val="24"/>
                <w:lang w:val="en-US" w:eastAsia="zh-CN"/>
              </w:rPr>
            </w:rPrChange>
          </w:rPr>
          <w:t>，其市场化获利机制具有正当性，行使期间应严格限定于其他股东报价后、股权转让本约订立前。</w:t>
        </w:r>
      </w:ins>
      <w:ins w:id="448" w:author="投稿人" w:date="2026-03-08T16:50:34Z">
        <w:r>
          <w:rPr>
            <w:rFonts w:hint="eastAsia" w:ascii="宋体" w:hAnsi="宋体" w:eastAsia="宋体" w:cs="宋体"/>
            <w:b w:val="0"/>
            <w:bCs w:val="0"/>
            <w:sz w:val="24"/>
            <w:szCs w:val="24"/>
            <w:lang w:val="en-US" w:eastAsia="zh-CN"/>
            <w:rPrChange w:id="449" w:author="投稿人" w:date="2026-03-08T17:01:23Z">
              <w:rPr>
                <w:rFonts w:hint="eastAsia" w:ascii="宋体" w:hAnsi="宋体" w:eastAsia="宋体" w:cs="宋体"/>
                <w:b/>
                <w:bCs/>
                <w:sz w:val="24"/>
                <w:szCs w:val="24"/>
                <w:lang w:val="en-US" w:eastAsia="zh-CN"/>
              </w:rPr>
            </w:rPrChange>
          </w:rPr>
          <w:t>同等</w:t>
        </w:r>
      </w:ins>
      <w:ins w:id="450" w:author="投稿人" w:date="2026-03-08T16:01:58Z">
        <w:r>
          <w:rPr>
            <w:rFonts w:hint="eastAsia" w:ascii="宋体" w:hAnsi="宋体" w:eastAsia="宋体" w:cs="宋体"/>
            <w:b w:val="0"/>
            <w:bCs w:val="0"/>
            <w:sz w:val="24"/>
            <w:szCs w:val="24"/>
            <w:lang w:val="en-US" w:eastAsia="zh-CN"/>
            <w:rPrChange w:id="451" w:author="投稿人" w:date="2026-03-08T17:01:23Z">
              <w:rPr>
                <w:rFonts w:hint="eastAsia" w:ascii="宋体" w:hAnsi="宋体" w:eastAsia="宋体" w:cs="宋体"/>
                <w:b/>
                <w:bCs/>
                <w:sz w:val="24"/>
                <w:szCs w:val="24"/>
                <w:lang w:val="en-US" w:eastAsia="zh-CN"/>
              </w:rPr>
            </w:rPrChange>
          </w:rPr>
          <w:t>履行能力</w:t>
        </w:r>
      </w:ins>
      <w:ins w:id="452" w:author="投稿人" w:date="2026-03-08T16:50:47Z">
        <w:r>
          <w:rPr>
            <w:rFonts w:hint="eastAsia" w:ascii="宋体" w:hAnsi="宋体" w:eastAsia="宋体" w:cs="宋体"/>
            <w:b w:val="0"/>
            <w:bCs w:val="0"/>
            <w:sz w:val="24"/>
            <w:szCs w:val="24"/>
            <w:lang w:val="en-US" w:eastAsia="zh-CN"/>
            <w:rPrChange w:id="453" w:author="投稿人" w:date="2026-03-08T17:01:23Z">
              <w:rPr>
                <w:rFonts w:hint="eastAsia" w:ascii="宋体" w:hAnsi="宋体" w:eastAsia="宋体" w:cs="宋体"/>
                <w:b/>
                <w:bCs/>
                <w:sz w:val="24"/>
                <w:szCs w:val="24"/>
                <w:lang w:val="en-US" w:eastAsia="zh-CN"/>
              </w:rPr>
            </w:rPrChange>
          </w:rPr>
          <w:t>并非</w:t>
        </w:r>
      </w:ins>
      <w:ins w:id="454" w:author="投稿人" w:date="2026-03-08T16:50:56Z">
        <w:r>
          <w:rPr>
            <w:rFonts w:hint="eastAsia" w:ascii="宋体" w:hAnsi="宋体" w:eastAsia="宋体" w:cs="宋体"/>
            <w:b w:val="0"/>
            <w:bCs w:val="0"/>
            <w:sz w:val="24"/>
            <w:szCs w:val="24"/>
            <w:lang w:val="en-US" w:eastAsia="zh-CN"/>
            <w:rPrChange w:id="455" w:author="投稿人" w:date="2026-03-08T17:01:23Z">
              <w:rPr>
                <w:rFonts w:hint="eastAsia" w:ascii="宋体" w:hAnsi="宋体" w:eastAsia="宋体" w:cs="宋体"/>
                <w:b/>
                <w:bCs/>
                <w:sz w:val="24"/>
                <w:szCs w:val="24"/>
                <w:lang w:val="en-US" w:eastAsia="zh-CN"/>
              </w:rPr>
            </w:rPrChange>
          </w:rPr>
          <w:t>股东</w:t>
        </w:r>
      </w:ins>
      <w:ins w:id="456" w:author="投稿人" w:date="2026-03-08T16:50:57Z">
        <w:r>
          <w:rPr>
            <w:rFonts w:hint="eastAsia" w:ascii="宋体" w:hAnsi="宋体" w:eastAsia="宋体" w:cs="宋体"/>
            <w:b w:val="0"/>
            <w:bCs w:val="0"/>
            <w:sz w:val="24"/>
            <w:szCs w:val="24"/>
            <w:lang w:val="en-US" w:eastAsia="zh-CN"/>
            <w:rPrChange w:id="457" w:author="投稿人" w:date="2026-03-08T17:01:23Z">
              <w:rPr>
                <w:rFonts w:hint="eastAsia" w:ascii="宋体" w:hAnsi="宋体" w:eastAsia="宋体" w:cs="宋体"/>
                <w:b/>
                <w:bCs/>
                <w:sz w:val="24"/>
                <w:szCs w:val="24"/>
                <w:lang w:val="en-US" w:eastAsia="zh-CN"/>
              </w:rPr>
            </w:rPrChange>
          </w:rPr>
          <w:t>优先</w:t>
        </w:r>
      </w:ins>
      <w:ins w:id="458" w:author="投稿人" w:date="2026-03-08T16:50:59Z">
        <w:r>
          <w:rPr>
            <w:rFonts w:hint="eastAsia" w:ascii="宋体" w:hAnsi="宋体" w:eastAsia="宋体" w:cs="宋体"/>
            <w:b w:val="0"/>
            <w:bCs w:val="0"/>
            <w:sz w:val="24"/>
            <w:szCs w:val="24"/>
            <w:lang w:val="en-US" w:eastAsia="zh-CN"/>
            <w:rPrChange w:id="459" w:author="投稿人" w:date="2026-03-08T17:01:23Z">
              <w:rPr>
                <w:rFonts w:hint="eastAsia" w:ascii="宋体" w:hAnsi="宋体" w:eastAsia="宋体" w:cs="宋体"/>
                <w:b/>
                <w:bCs/>
                <w:sz w:val="24"/>
                <w:szCs w:val="24"/>
                <w:lang w:val="en-US" w:eastAsia="zh-CN"/>
              </w:rPr>
            </w:rPrChange>
          </w:rPr>
          <w:t>购买权的</w:t>
        </w:r>
      </w:ins>
      <w:ins w:id="460" w:author="投稿人" w:date="2026-03-08T16:51:02Z">
        <w:r>
          <w:rPr>
            <w:rFonts w:hint="eastAsia" w:ascii="宋体" w:hAnsi="宋体" w:eastAsia="宋体" w:cs="宋体"/>
            <w:b w:val="0"/>
            <w:bCs w:val="0"/>
            <w:sz w:val="24"/>
            <w:szCs w:val="24"/>
            <w:lang w:val="en-US" w:eastAsia="zh-CN"/>
            <w:rPrChange w:id="461" w:author="投稿人" w:date="2026-03-08T17:01:23Z">
              <w:rPr>
                <w:rFonts w:hint="eastAsia" w:ascii="宋体" w:hAnsi="宋体" w:eastAsia="宋体" w:cs="宋体"/>
                <w:b/>
                <w:bCs/>
                <w:sz w:val="24"/>
                <w:szCs w:val="24"/>
                <w:lang w:val="en-US" w:eastAsia="zh-CN"/>
              </w:rPr>
            </w:rPrChange>
          </w:rPr>
          <w:t>构成</w:t>
        </w:r>
      </w:ins>
      <w:ins w:id="462" w:author="投稿人" w:date="2026-03-08T16:51:04Z">
        <w:r>
          <w:rPr>
            <w:rFonts w:hint="eastAsia" w:ascii="宋体" w:hAnsi="宋体" w:eastAsia="宋体" w:cs="宋体"/>
            <w:b w:val="0"/>
            <w:bCs w:val="0"/>
            <w:sz w:val="24"/>
            <w:szCs w:val="24"/>
            <w:lang w:val="en-US" w:eastAsia="zh-CN"/>
            <w:rPrChange w:id="463" w:author="投稿人" w:date="2026-03-08T17:01:23Z">
              <w:rPr>
                <w:rFonts w:hint="eastAsia" w:ascii="宋体" w:hAnsi="宋体" w:eastAsia="宋体" w:cs="宋体"/>
                <w:b/>
                <w:bCs/>
                <w:sz w:val="24"/>
                <w:szCs w:val="24"/>
                <w:lang w:val="en-US" w:eastAsia="zh-CN"/>
              </w:rPr>
            </w:rPrChange>
          </w:rPr>
          <w:t>要件</w:t>
        </w:r>
      </w:ins>
      <w:ins w:id="464" w:author="投稿人" w:date="2026-03-08T16:01:58Z">
        <w:r>
          <w:rPr>
            <w:rFonts w:hint="eastAsia" w:ascii="宋体" w:hAnsi="宋体" w:eastAsia="宋体" w:cs="宋体"/>
            <w:b w:val="0"/>
            <w:bCs w:val="0"/>
            <w:sz w:val="24"/>
            <w:szCs w:val="24"/>
            <w:lang w:val="en-US" w:eastAsia="zh-CN"/>
            <w:rPrChange w:id="465" w:author="投稿人" w:date="2026-03-08T17:01:23Z">
              <w:rPr>
                <w:rFonts w:hint="eastAsia" w:ascii="宋体" w:hAnsi="宋体" w:eastAsia="宋体" w:cs="宋体"/>
                <w:b/>
                <w:bCs/>
                <w:sz w:val="24"/>
                <w:szCs w:val="24"/>
                <w:lang w:val="en-US" w:eastAsia="zh-CN"/>
              </w:rPr>
            </w:rPrChange>
          </w:rPr>
          <w:t>，</w:t>
        </w:r>
      </w:ins>
      <w:ins w:id="466" w:author="投稿人" w:date="2026-03-08T16:24:53Z">
        <w:r>
          <w:rPr>
            <w:rFonts w:hint="eastAsia" w:ascii="宋体" w:hAnsi="宋体" w:eastAsia="宋体" w:cs="宋体"/>
            <w:b w:val="0"/>
            <w:bCs w:val="0"/>
            <w:sz w:val="24"/>
            <w:szCs w:val="24"/>
            <w:lang w:val="en-US" w:eastAsia="zh-CN"/>
            <w:rPrChange w:id="467" w:author="投稿人" w:date="2026-03-08T17:01:23Z">
              <w:rPr>
                <w:rFonts w:hint="eastAsia" w:ascii="宋体" w:hAnsi="宋体" w:eastAsia="宋体" w:cs="宋体"/>
                <w:b/>
                <w:bCs/>
                <w:sz w:val="24"/>
                <w:szCs w:val="24"/>
                <w:lang w:val="en-US" w:eastAsia="zh-CN"/>
              </w:rPr>
            </w:rPrChange>
          </w:rPr>
          <w:t>为保护</w:t>
        </w:r>
      </w:ins>
      <w:ins w:id="468" w:author="投稿人" w:date="2026-03-08T16:24:55Z">
        <w:r>
          <w:rPr>
            <w:rFonts w:hint="eastAsia" w:ascii="宋体" w:hAnsi="宋体" w:eastAsia="宋体" w:cs="宋体"/>
            <w:b w:val="0"/>
            <w:bCs w:val="0"/>
            <w:sz w:val="24"/>
            <w:szCs w:val="24"/>
            <w:lang w:val="en-US" w:eastAsia="zh-CN"/>
            <w:rPrChange w:id="469" w:author="投稿人" w:date="2026-03-08T17:01:23Z">
              <w:rPr>
                <w:rFonts w:hint="eastAsia" w:ascii="宋体" w:hAnsi="宋体" w:eastAsia="宋体" w:cs="宋体"/>
                <w:b/>
                <w:bCs/>
                <w:sz w:val="24"/>
                <w:szCs w:val="24"/>
                <w:lang w:val="en-US" w:eastAsia="zh-CN"/>
              </w:rPr>
            </w:rPrChange>
          </w:rPr>
          <w:t>出让股东</w:t>
        </w:r>
      </w:ins>
      <w:ins w:id="470" w:author="投稿人" w:date="2026-03-08T16:24:56Z">
        <w:r>
          <w:rPr>
            <w:rFonts w:hint="eastAsia" w:ascii="宋体" w:hAnsi="宋体" w:eastAsia="宋体" w:cs="宋体"/>
            <w:b w:val="0"/>
            <w:bCs w:val="0"/>
            <w:sz w:val="24"/>
            <w:szCs w:val="24"/>
            <w:lang w:val="en-US" w:eastAsia="zh-CN"/>
            <w:rPrChange w:id="471" w:author="投稿人" w:date="2026-03-08T17:01:23Z">
              <w:rPr>
                <w:rFonts w:hint="eastAsia" w:ascii="宋体" w:hAnsi="宋体" w:eastAsia="宋体" w:cs="宋体"/>
                <w:b/>
                <w:bCs/>
                <w:sz w:val="24"/>
                <w:szCs w:val="24"/>
                <w:lang w:val="en-US" w:eastAsia="zh-CN"/>
              </w:rPr>
            </w:rPrChange>
          </w:rPr>
          <w:t>利益，</w:t>
        </w:r>
      </w:ins>
      <w:ins w:id="472" w:author="投稿人" w:date="2026-03-08T16:01:58Z">
        <w:r>
          <w:rPr>
            <w:rFonts w:hint="eastAsia" w:ascii="宋体" w:hAnsi="宋体" w:eastAsia="宋体" w:cs="宋体"/>
            <w:b w:val="0"/>
            <w:bCs w:val="0"/>
            <w:sz w:val="24"/>
            <w:szCs w:val="24"/>
            <w:lang w:val="en-US" w:eastAsia="zh-CN"/>
            <w:rPrChange w:id="473" w:author="投稿人" w:date="2026-03-08T17:01:23Z">
              <w:rPr>
                <w:rFonts w:hint="eastAsia" w:ascii="宋体" w:hAnsi="宋体" w:eastAsia="宋体" w:cs="宋体"/>
                <w:b/>
                <w:bCs/>
                <w:sz w:val="24"/>
                <w:szCs w:val="24"/>
                <w:lang w:val="en-US" w:eastAsia="zh-CN"/>
              </w:rPr>
            </w:rPrChange>
          </w:rPr>
          <w:t>可将履行能力不足</w:t>
        </w:r>
      </w:ins>
      <w:ins w:id="474" w:author="投稿人" w:date="2026-03-09T13:25:57Z">
        <w:r>
          <w:rPr>
            <w:rFonts w:hint="eastAsia" w:ascii="宋体" w:hAnsi="宋体" w:eastAsia="宋体" w:cs="宋体"/>
            <w:b w:val="0"/>
            <w:bCs w:val="0"/>
            <w:sz w:val="24"/>
            <w:szCs w:val="24"/>
            <w:lang w:val="en-US" w:eastAsia="zh-CN"/>
          </w:rPr>
          <w:t>解释</w:t>
        </w:r>
      </w:ins>
      <w:ins w:id="475" w:author="投稿人" w:date="2026-03-08T16:01:58Z">
        <w:r>
          <w:rPr>
            <w:rFonts w:hint="eastAsia" w:ascii="宋体" w:hAnsi="宋体" w:eastAsia="宋体" w:cs="宋体"/>
            <w:b w:val="0"/>
            <w:bCs w:val="0"/>
            <w:sz w:val="24"/>
            <w:szCs w:val="24"/>
            <w:lang w:val="en-US" w:eastAsia="zh-CN"/>
            <w:rPrChange w:id="476" w:author="投稿人" w:date="2026-03-08T17:01:23Z">
              <w:rPr>
                <w:rFonts w:hint="eastAsia" w:ascii="宋体" w:hAnsi="宋体" w:eastAsia="宋体" w:cs="宋体"/>
                <w:b/>
                <w:bCs/>
                <w:sz w:val="24"/>
                <w:szCs w:val="24"/>
                <w:lang w:val="en-US" w:eastAsia="zh-CN"/>
              </w:rPr>
            </w:rPrChange>
          </w:rPr>
          <w:t>为出让股东的不安抗辩权</w:t>
        </w:r>
      </w:ins>
      <w:ins w:id="477" w:author="投稿人" w:date="2026-03-08T16:46:42Z">
        <w:r>
          <w:rPr>
            <w:rFonts w:hint="eastAsia" w:ascii="宋体" w:hAnsi="宋体" w:eastAsia="宋体" w:cs="宋体"/>
            <w:b w:val="0"/>
            <w:bCs w:val="0"/>
            <w:sz w:val="24"/>
            <w:szCs w:val="24"/>
            <w:lang w:val="en-US" w:eastAsia="zh-CN"/>
            <w:rPrChange w:id="478" w:author="投稿人" w:date="2026-03-08T17:01:23Z">
              <w:rPr>
                <w:rFonts w:hint="eastAsia" w:ascii="宋体" w:hAnsi="宋体" w:eastAsia="宋体" w:cs="宋体"/>
                <w:b/>
                <w:bCs/>
                <w:sz w:val="24"/>
                <w:szCs w:val="24"/>
                <w:lang w:val="en-US" w:eastAsia="zh-CN"/>
              </w:rPr>
            </w:rPrChange>
          </w:rPr>
          <w:t>，</w:t>
        </w:r>
      </w:ins>
      <w:ins w:id="479" w:author="投稿人" w:date="2026-03-08T16:46:43Z">
        <w:r>
          <w:rPr>
            <w:rFonts w:hint="eastAsia" w:ascii="宋体" w:hAnsi="宋体" w:eastAsia="宋体" w:cs="宋体"/>
            <w:b w:val="0"/>
            <w:bCs w:val="0"/>
            <w:sz w:val="24"/>
            <w:szCs w:val="24"/>
            <w:lang w:val="en-US" w:eastAsia="zh-CN"/>
            <w:rPrChange w:id="480" w:author="投稿人" w:date="2026-03-08T17:01:23Z">
              <w:rPr>
                <w:rFonts w:hint="eastAsia" w:ascii="宋体" w:hAnsi="宋体" w:eastAsia="宋体" w:cs="宋体"/>
                <w:b/>
                <w:bCs/>
                <w:sz w:val="24"/>
                <w:szCs w:val="24"/>
                <w:lang w:val="en-US" w:eastAsia="zh-CN"/>
              </w:rPr>
            </w:rPrChange>
          </w:rPr>
          <w:t>并</w:t>
        </w:r>
      </w:ins>
      <w:ins w:id="481" w:author="投稿人" w:date="2026-03-08T16:46:47Z">
        <w:r>
          <w:rPr>
            <w:rFonts w:hint="eastAsia" w:ascii="宋体" w:hAnsi="宋体" w:eastAsia="宋体" w:cs="宋体"/>
            <w:b w:val="0"/>
            <w:bCs w:val="0"/>
            <w:sz w:val="24"/>
            <w:szCs w:val="24"/>
            <w:lang w:val="en-US" w:eastAsia="zh-CN"/>
            <w:rPrChange w:id="482" w:author="投稿人" w:date="2026-03-08T17:01:23Z">
              <w:rPr>
                <w:rFonts w:hint="eastAsia" w:ascii="宋体" w:hAnsi="宋体" w:eastAsia="宋体" w:cs="宋体"/>
                <w:b/>
                <w:bCs/>
                <w:sz w:val="24"/>
                <w:szCs w:val="24"/>
                <w:lang w:val="en-US" w:eastAsia="zh-CN"/>
              </w:rPr>
            </w:rPrChange>
          </w:rPr>
          <w:t>适用《</w:t>
        </w:r>
      </w:ins>
      <w:ins w:id="483" w:author="投稿人" w:date="2026-03-08T16:46:51Z">
        <w:r>
          <w:rPr>
            <w:rFonts w:hint="eastAsia" w:ascii="宋体" w:hAnsi="宋体" w:eastAsia="宋体" w:cs="宋体"/>
            <w:b w:val="0"/>
            <w:bCs w:val="0"/>
            <w:sz w:val="24"/>
            <w:szCs w:val="24"/>
            <w:lang w:val="en-US" w:eastAsia="zh-CN"/>
            <w:rPrChange w:id="484" w:author="投稿人" w:date="2026-03-08T17:01:23Z">
              <w:rPr>
                <w:rFonts w:hint="eastAsia" w:ascii="宋体" w:hAnsi="宋体" w:eastAsia="宋体" w:cs="宋体"/>
                <w:b/>
                <w:bCs/>
                <w:sz w:val="24"/>
                <w:szCs w:val="24"/>
                <w:lang w:val="en-US" w:eastAsia="zh-CN"/>
              </w:rPr>
            </w:rPrChange>
          </w:rPr>
          <w:t>民法典</w:t>
        </w:r>
      </w:ins>
      <w:ins w:id="485" w:author="投稿人" w:date="2026-03-08T16:46:48Z">
        <w:r>
          <w:rPr>
            <w:rFonts w:hint="eastAsia" w:ascii="宋体" w:hAnsi="宋体" w:eastAsia="宋体" w:cs="宋体"/>
            <w:b w:val="0"/>
            <w:bCs w:val="0"/>
            <w:sz w:val="24"/>
            <w:szCs w:val="24"/>
            <w:lang w:val="en-US" w:eastAsia="zh-CN"/>
            <w:rPrChange w:id="486" w:author="投稿人" w:date="2026-03-08T17:01:23Z">
              <w:rPr>
                <w:rFonts w:hint="eastAsia" w:ascii="宋体" w:hAnsi="宋体" w:eastAsia="宋体" w:cs="宋体"/>
                <w:b/>
                <w:bCs/>
                <w:sz w:val="24"/>
                <w:szCs w:val="24"/>
                <w:lang w:val="en-US" w:eastAsia="zh-CN"/>
              </w:rPr>
            </w:rPrChange>
          </w:rPr>
          <w:t>》</w:t>
        </w:r>
      </w:ins>
      <w:ins w:id="487" w:author="投稿人" w:date="2026-03-08T16:46:53Z">
        <w:r>
          <w:rPr>
            <w:rFonts w:hint="eastAsia" w:ascii="宋体" w:hAnsi="宋体" w:eastAsia="宋体" w:cs="宋体"/>
            <w:b w:val="0"/>
            <w:bCs w:val="0"/>
            <w:sz w:val="24"/>
            <w:szCs w:val="24"/>
            <w:lang w:val="en-US" w:eastAsia="zh-CN"/>
            <w:rPrChange w:id="488" w:author="投稿人" w:date="2026-03-08T17:01:23Z">
              <w:rPr>
                <w:rFonts w:hint="eastAsia" w:ascii="宋体" w:hAnsi="宋体" w:eastAsia="宋体" w:cs="宋体"/>
                <w:b/>
                <w:bCs/>
                <w:sz w:val="24"/>
                <w:szCs w:val="24"/>
                <w:lang w:val="en-US" w:eastAsia="zh-CN"/>
              </w:rPr>
            </w:rPrChange>
          </w:rPr>
          <w:t>的</w:t>
        </w:r>
      </w:ins>
      <w:ins w:id="489" w:author="投稿人" w:date="2026-03-08T16:46:55Z">
        <w:r>
          <w:rPr>
            <w:rFonts w:hint="eastAsia" w:ascii="宋体" w:hAnsi="宋体" w:eastAsia="宋体" w:cs="宋体"/>
            <w:b w:val="0"/>
            <w:bCs w:val="0"/>
            <w:sz w:val="24"/>
            <w:szCs w:val="24"/>
            <w:lang w:val="en-US" w:eastAsia="zh-CN"/>
            <w:rPrChange w:id="490" w:author="投稿人" w:date="2026-03-08T17:01:23Z">
              <w:rPr>
                <w:rFonts w:hint="eastAsia" w:ascii="宋体" w:hAnsi="宋体" w:eastAsia="宋体" w:cs="宋体"/>
                <w:b/>
                <w:bCs/>
                <w:sz w:val="24"/>
                <w:szCs w:val="24"/>
                <w:lang w:val="en-US" w:eastAsia="zh-CN"/>
              </w:rPr>
            </w:rPrChange>
          </w:rPr>
          <w:t>相关</w:t>
        </w:r>
      </w:ins>
      <w:ins w:id="491" w:author="投稿人" w:date="2026-03-08T16:46:56Z">
        <w:r>
          <w:rPr>
            <w:rFonts w:hint="eastAsia" w:ascii="宋体" w:hAnsi="宋体" w:eastAsia="宋体" w:cs="宋体"/>
            <w:b w:val="0"/>
            <w:bCs w:val="0"/>
            <w:sz w:val="24"/>
            <w:szCs w:val="24"/>
            <w:lang w:val="en-US" w:eastAsia="zh-CN"/>
            <w:rPrChange w:id="492" w:author="投稿人" w:date="2026-03-08T17:01:23Z">
              <w:rPr>
                <w:rFonts w:hint="eastAsia" w:ascii="宋体" w:hAnsi="宋体" w:eastAsia="宋体" w:cs="宋体"/>
                <w:b/>
                <w:bCs/>
                <w:sz w:val="24"/>
                <w:szCs w:val="24"/>
                <w:lang w:val="en-US" w:eastAsia="zh-CN"/>
              </w:rPr>
            </w:rPrChange>
          </w:rPr>
          <w:t>规定</w:t>
        </w:r>
      </w:ins>
      <w:ins w:id="493" w:author="投稿人" w:date="2026-03-08T16:01:58Z">
        <w:r>
          <w:rPr>
            <w:rFonts w:hint="eastAsia" w:ascii="宋体" w:hAnsi="宋体" w:eastAsia="宋体" w:cs="宋体"/>
            <w:b w:val="0"/>
            <w:bCs w:val="0"/>
            <w:sz w:val="24"/>
            <w:szCs w:val="24"/>
            <w:lang w:val="en-US" w:eastAsia="zh-CN"/>
            <w:rPrChange w:id="494" w:author="投稿人" w:date="2026-03-08T17:01:23Z">
              <w:rPr>
                <w:rFonts w:hint="eastAsia" w:ascii="宋体" w:hAnsi="宋体" w:eastAsia="宋体" w:cs="宋体"/>
                <w:b/>
                <w:bCs/>
                <w:sz w:val="24"/>
                <w:szCs w:val="24"/>
                <w:lang w:val="en-US" w:eastAsia="zh-CN"/>
              </w:rPr>
            </w:rPrChange>
          </w:rPr>
          <w:t>。</w:t>
        </w:r>
      </w:ins>
    </w:p>
    <w:p w14:paraId="331807A5">
      <w:pPr>
        <w:spacing w:line="360" w:lineRule="auto"/>
        <w:ind w:firstLine="480" w:firstLineChars="200"/>
        <w:jc w:val="left"/>
        <w:rPr>
          <w:del w:id="495" w:author="投稿人" w:date="2026-03-08T16:02:03Z"/>
          <w:rFonts w:hint="default" w:ascii="宋体" w:hAnsi="宋体" w:eastAsia="宋体" w:cs="宋体"/>
          <w:sz w:val="24"/>
          <w:szCs w:val="24"/>
          <w:lang w:val="en-US" w:eastAsia="zh-CN"/>
        </w:rPr>
      </w:pPr>
      <w:del w:id="496" w:author="投稿人" w:date="2026-03-08T16:02:03Z">
        <w:r>
          <w:rPr>
            <w:rFonts w:hint="eastAsia" w:ascii="宋体" w:hAnsi="宋体" w:eastAsia="宋体" w:cs="宋体"/>
            <w:b/>
            <w:bCs/>
            <w:sz w:val="24"/>
            <w:szCs w:val="24"/>
            <w:lang w:val="en-US" w:eastAsia="zh-CN"/>
          </w:rPr>
          <w:delText>股东优先购买权制度面临多重争议，需系统性回应。民商领域优先购买权规范目的与效力差异显著，统一构建缺乏可行性。股东同意权废除后，同等条件通过三类竞价机制形成，可实现股权价值最大化。股东优先购买权性质内部效力为请求权、外部效力为股权处分限制。为平衡其他股东和受让人利益，应参照越权担保引入受让人主观判断规则。反悔权属解除权，其获利机制具有正当性，行使期间限定于其他股东报价后、本约订立前。行使优先购买权的同等条件不包含履行能力，应将履行能力不足设计为出让人抗辩权，出让人可要求优先购买权人提供担保以保障自身利益。</w:delText>
        </w:r>
      </w:del>
    </w:p>
    <w:p w14:paraId="01EF6BFC">
      <w:pPr>
        <w:spacing w:line="360" w:lineRule="auto"/>
        <w:ind w:firstLine="480" w:firstLineChars="200"/>
        <w:jc w:val="left"/>
        <w:rPr>
          <w:rFonts w:hint="default" w:ascii="宋体" w:hAnsi="宋体" w:eastAsia="宋体" w:cs="宋体"/>
          <w:sz w:val="24"/>
          <w:szCs w:val="24"/>
          <w:lang w:val="en-US" w:eastAsia="zh-CN"/>
        </w:rPr>
      </w:pPr>
    </w:p>
    <w:p w14:paraId="764E9281">
      <w:pPr>
        <w:spacing w:line="360" w:lineRule="auto"/>
        <w:ind w:firstLine="480" w:firstLineChars="200"/>
        <w:jc w:val="left"/>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b w:val="0"/>
          <w:bCs w:val="0"/>
          <w:sz w:val="24"/>
          <w:szCs w:val="24"/>
          <w:lang w:val="en-US" w:eastAsia="zh-CN"/>
        </w:rPr>
        <w:t>股东优先购买权、股东反悔权、同等条件、不安抗辩权</w:t>
      </w:r>
    </w:p>
    <w:p w14:paraId="06BBFD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7214BA05">
      <w:pPr>
        <w:spacing w:line="360" w:lineRule="auto"/>
        <w:ind w:firstLine="480" w:firstLineChars="200"/>
        <w:jc w:val="center"/>
        <w:rPr>
          <w:rFonts w:hint="default" w:ascii="宋体" w:hAnsi="宋体" w:eastAsia="宋体" w:cs="宋体"/>
          <w:sz w:val="24"/>
          <w:szCs w:val="24"/>
          <w:lang w:val="en-US" w:eastAsia="zh-CN"/>
        </w:rPr>
      </w:pPr>
    </w:p>
    <w:p w14:paraId="7A6FF4AD">
      <w:pPr>
        <w:numPr>
          <w:ilvl w:val="0"/>
          <w:numId w:val="1"/>
        </w:numPr>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问题的提出</w:t>
      </w:r>
    </w:p>
    <w:p w14:paraId="5621192C">
      <w:pPr>
        <w:keepNext w:val="0"/>
        <w:keepLines w:val="0"/>
        <w:widowControl/>
        <w:suppressLineNumbers w:val="0"/>
        <w:spacing w:line="360" w:lineRule="auto"/>
        <w:ind w:firstLine="480" w:firstLineChars="200"/>
        <w:jc w:val="left"/>
        <w:rPr>
          <w:del w:id="497" w:author="投稿人" w:date="2026-03-08T17:06:28Z"/>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我国股东优先购买权制度</w:t>
      </w:r>
      <w:del w:id="498" w:author="投稿人" w:date="2026-03-08T17:05:35Z">
        <w:r>
          <w:rPr>
            <w:rFonts w:hint="default" w:ascii="宋体" w:hAnsi="宋体" w:eastAsia="宋体" w:cs="宋体"/>
            <w:i w:val="0"/>
            <w:iCs w:val="0"/>
            <w:caps w:val="0"/>
            <w:color w:val="1F2329"/>
            <w:spacing w:val="0"/>
            <w:kern w:val="0"/>
            <w:sz w:val="24"/>
            <w:szCs w:val="24"/>
            <w:shd w:val="clear" w:fill="FFFFFF"/>
            <w:lang w:val="en-US" w:eastAsia="zh-CN" w:bidi="ar"/>
          </w:rPr>
          <w:delText>的演进，始终围绕公司人合性维护与股权自由转让的平衡展开</w:delText>
        </w:r>
      </w:del>
      <w:ins w:id="499" w:author="投稿人" w:date="2026-03-08T17:05:35Z">
        <w:r>
          <w:rPr>
            <w:rFonts w:hint="eastAsia" w:ascii="宋体" w:hAnsi="宋体" w:eastAsia="宋体" w:cs="宋体"/>
            <w:i w:val="0"/>
            <w:iCs w:val="0"/>
            <w:caps w:val="0"/>
            <w:color w:val="1F2329"/>
            <w:spacing w:val="0"/>
            <w:kern w:val="0"/>
            <w:sz w:val="24"/>
            <w:szCs w:val="24"/>
            <w:shd w:val="clear" w:fill="FFFFFF"/>
            <w:lang w:val="en-US" w:eastAsia="zh-CN" w:bidi="ar"/>
          </w:rPr>
          <w:t>的</w:t>
        </w:r>
      </w:ins>
      <w:ins w:id="500" w:author="投稿人" w:date="2026-03-08T17:05:39Z">
        <w:r>
          <w:rPr>
            <w:rFonts w:hint="eastAsia" w:ascii="宋体" w:hAnsi="宋体" w:eastAsia="宋体" w:cs="宋体"/>
            <w:i w:val="0"/>
            <w:iCs w:val="0"/>
            <w:caps w:val="0"/>
            <w:color w:val="1F2329"/>
            <w:spacing w:val="0"/>
            <w:kern w:val="0"/>
            <w:sz w:val="24"/>
            <w:szCs w:val="24"/>
            <w:shd w:val="clear" w:fill="FFFFFF"/>
            <w:lang w:val="en-US" w:eastAsia="zh-CN" w:bidi="ar"/>
          </w:rPr>
          <w:t>演进</w:t>
        </w:r>
      </w:ins>
      <w:ins w:id="501" w:author="投稿人" w:date="2026-03-08T17:05:40Z">
        <w:r>
          <w:rPr>
            <w:rFonts w:hint="eastAsia" w:ascii="宋体" w:hAnsi="宋体" w:eastAsia="宋体" w:cs="宋体"/>
            <w:i w:val="0"/>
            <w:iCs w:val="0"/>
            <w:caps w:val="0"/>
            <w:color w:val="1F2329"/>
            <w:spacing w:val="0"/>
            <w:kern w:val="0"/>
            <w:sz w:val="24"/>
            <w:szCs w:val="24"/>
            <w:shd w:val="clear" w:fill="FFFFFF"/>
            <w:lang w:val="en-US" w:eastAsia="zh-CN" w:bidi="ar"/>
          </w:rPr>
          <w:t>始终</w:t>
        </w:r>
      </w:ins>
      <w:ins w:id="502" w:author="投稿人" w:date="2026-03-08T17:05:41Z">
        <w:r>
          <w:rPr>
            <w:rFonts w:hint="eastAsia" w:ascii="宋体" w:hAnsi="宋体" w:eastAsia="宋体" w:cs="宋体"/>
            <w:i w:val="0"/>
            <w:iCs w:val="0"/>
            <w:caps w:val="0"/>
            <w:color w:val="1F2329"/>
            <w:spacing w:val="0"/>
            <w:kern w:val="0"/>
            <w:sz w:val="24"/>
            <w:szCs w:val="24"/>
            <w:shd w:val="clear" w:fill="FFFFFF"/>
            <w:lang w:val="en-US" w:eastAsia="zh-CN" w:bidi="ar"/>
          </w:rPr>
          <w:t>伴随</w:t>
        </w:r>
      </w:ins>
      <w:ins w:id="503" w:author="投稿人" w:date="2026-03-08T17:05:42Z">
        <w:r>
          <w:rPr>
            <w:rFonts w:hint="eastAsia" w:ascii="宋体" w:hAnsi="宋体" w:eastAsia="宋体" w:cs="宋体"/>
            <w:i w:val="0"/>
            <w:iCs w:val="0"/>
            <w:caps w:val="0"/>
            <w:color w:val="1F2329"/>
            <w:spacing w:val="0"/>
            <w:kern w:val="0"/>
            <w:sz w:val="24"/>
            <w:szCs w:val="24"/>
            <w:shd w:val="clear" w:fill="FFFFFF"/>
            <w:lang w:val="en-US" w:eastAsia="zh-CN" w:bidi="ar"/>
          </w:rPr>
          <w:t>着</w:t>
        </w:r>
      </w:ins>
      <w:ins w:id="504" w:author="投稿人" w:date="2026-03-08T17:05:45Z">
        <w:r>
          <w:rPr>
            <w:rFonts w:hint="eastAsia" w:ascii="宋体" w:hAnsi="宋体" w:eastAsia="宋体" w:cs="宋体"/>
            <w:i w:val="0"/>
            <w:iCs w:val="0"/>
            <w:caps w:val="0"/>
            <w:color w:val="1F2329"/>
            <w:spacing w:val="0"/>
            <w:kern w:val="0"/>
            <w:sz w:val="24"/>
            <w:szCs w:val="24"/>
            <w:shd w:val="clear" w:fill="FFFFFF"/>
            <w:lang w:val="en-US" w:eastAsia="zh-CN" w:bidi="ar"/>
          </w:rPr>
          <w:t>争议</w:t>
        </w:r>
      </w:ins>
      <w:r>
        <w:rPr>
          <w:rFonts w:hint="eastAsia" w:ascii="宋体" w:hAnsi="宋体" w:eastAsia="宋体" w:cs="宋体"/>
          <w:i w:val="0"/>
          <w:iCs w:val="0"/>
          <w:caps w:val="0"/>
          <w:color w:val="1F2329"/>
          <w:spacing w:val="0"/>
          <w:kern w:val="0"/>
          <w:sz w:val="24"/>
          <w:szCs w:val="24"/>
          <w:shd w:val="clear" w:fill="FFFFFF"/>
          <w:lang w:val="en-US" w:eastAsia="zh-CN" w:bidi="ar"/>
        </w:rPr>
        <w:t>。原《中华人民共和国公司法》（简称《公司法》）第</w:t>
      </w:r>
      <w:del w:id="505" w:author="投稿人" w:date="2026-03-08T16:04:19Z">
        <w:r>
          <w:rPr>
            <w:rFonts w:hint="default" w:ascii="宋体" w:hAnsi="宋体" w:eastAsia="宋体" w:cs="宋体"/>
            <w:i w:val="0"/>
            <w:iCs w:val="0"/>
            <w:caps w:val="0"/>
            <w:color w:val="1F2329"/>
            <w:spacing w:val="0"/>
            <w:kern w:val="0"/>
            <w:sz w:val="24"/>
            <w:szCs w:val="24"/>
            <w:shd w:val="clear" w:fill="FFFFFF"/>
            <w:lang w:val="en-US" w:eastAsia="zh-CN" w:bidi="ar"/>
          </w:rPr>
          <w:delText>71</w:delText>
        </w:r>
      </w:del>
      <w:ins w:id="506" w:author="投稿人" w:date="2026-03-08T16:04:21Z">
        <w:r>
          <w:rPr>
            <w:rFonts w:hint="eastAsia" w:ascii="宋体" w:hAnsi="宋体" w:eastAsia="宋体" w:cs="宋体"/>
            <w:i w:val="0"/>
            <w:iCs w:val="0"/>
            <w:caps w:val="0"/>
            <w:color w:val="1F2329"/>
            <w:spacing w:val="0"/>
            <w:kern w:val="0"/>
            <w:sz w:val="24"/>
            <w:szCs w:val="24"/>
            <w:shd w:val="clear" w:fill="FFFFFF"/>
            <w:lang w:val="en-US" w:eastAsia="zh-CN" w:bidi="ar"/>
          </w:rPr>
          <w:t>七十一</w:t>
        </w:r>
      </w:ins>
      <w:r>
        <w:rPr>
          <w:rFonts w:hint="eastAsia" w:ascii="宋体" w:hAnsi="宋体" w:eastAsia="宋体" w:cs="宋体"/>
          <w:i w:val="0"/>
          <w:iCs w:val="0"/>
          <w:caps w:val="0"/>
          <w:color w:val="1F2329"/>
          <w:spacing w:val="0"/>
          <w:kern w:val="0"/>
          <w:sz w:val="24"/>
          <w:szCs w:val="24"/>
          <w:shd w:val="clear" w:fill="FFFFFF"/>
          <w:lang w:val="en-US" w:eastAsia="zh-CN" w:bidi="ar"/>
        </w:rPr>
        <w:t>条仅对优先购买权作出原则性规定，因条款简略引发性质界定、同等条件认定等一系列争议，导致司法裁判标准不一。为</w:t>
      </w:r>
      <w:ins w:id="507" w:author="投稿人" w:date="2026-03-08T14:40:39Z">
        <w:r>
          <w:rPr>
            <w:rFonts w:hint="eastAsia" w:ascii="宋体" w:hAnsi="宋体" w:eastAsia="宋体" w:cs="宋体"/>
            <w:i w:val="0"/>
            <w:iCs w:val="0"/>
            <w:caps w:val="0"/>
            <w:color w:val="1F2329"/>
            <w:spacing w:val="0"/>
            <w:kern w:val="0"/>
            <w:sz w:val="24"/>
            <w:szCs w:val="24"/>
            <w:shd w:val="clear" w:fill="FFFFFF"/>
            <w:lang w:val="en-US" w:eastAsia="zh-CN" w:bidi="ar"/>
          </w:rPr>
          <w:t>摆脱</w:t>
        </w:r>
      </w:ins>
      <w:del w:id="508" w:author="投稿人" w:date="2026-03-08T14:40:39Z">
        <w:r>
          <w:rPr>
            <w:rFonts w:hint="eastAsia" w:ascii="宋体" w:hAnsi="宋体" w:eastAsia="宋体" w:cs="宋体"/>
            <w:i w:val="0"/>
            <w:iCs w:val="0"/>
            <w:caps w:val="0"/>
            <w:color w:val="1F2329"/>
            <w:spacing w:val="0"/>
            <w:kern w:val="0"/>
            <w:sz w:val="24"/>
            <w:szCs w:val="24"/>
            <w:shd w:val="clear" w:fill="FFFFFF"/>
            <w:lang w:val="en-US" w:eastAsia="zh-CN" w:bidi="ar"/>
          </w:rPr>
          <w:delText>破解</w:delText>
        </w:r>
      </w:del>
      <w:r>
        <w:rPr>
          <w:rFonts w:hint="eastAsia" w:ascii="宋体" w:hAnsi="宋体" w:eastAsia="宋体" w:cs="宋体"/>
          <w:i w:val="0"/>
          <w:iCs w:val="0"/>
          <w:caps w:val="0"/>
          <w:color w:val="1F2329"/>
          <w:spacing w:val="0"/>
          <w:kern w:val="0"/>
          <w:sz w:val="24"/>
          <w:szCs w:val="24"/>
          <w:shd w:val="clear" w:fill="FFFFFF"/>
          <w:lang w:val="en-US" w:eastAsia="zh-CN" w:bidi="ar"/>
        </w:rPr>
        <w:t>实践困境，《最高人民法院关于适用〈中华人民共和国公司法〉若干问题的规定（四)》（以下简称《公司法司法解释（四）》）以专门条文细化规则，明确了同等条件的判断因素、侵害优先购买权的民事责任，并以第</w:t>
      </w:r>
      <w:ins w:id="509" w:author="投稿人" w:date="2026-03-08T16:53:36Z">
        <w:r>
          <w:rPr>
            <w:rFonts w:hint="eastAsia" w:ascii="宋体" w:hAnsi="宋体" w:eastAsia="宋体" w:cs="宋体"/>
            <w:i w:val="0"/>
            <w:iCs w:val="0"/>
            <w:caps w:val="0"/>
            <w:color w:val="1F2329"/>
            <w:spacing w:val="0"/>
            <w:kern w:val="0"/>
            <w:sz w:val="24"/>
            <w:szCs w:val="24"/>
            <w:shd w:val="clear" w:fill="FFFFFF"/>
            <w:lang w:val="en-US" w:eastAsia="zh-CN" w:bidi="ar"/>
          </w:rPr>
          <w:t>二十</w:t>
        </w:r>
      </w:ins>
      <w:del w:id="510" w:author="投稿人" w:date="2026-03-08T16:53:34Z">
        <w:r>
          <w:rPr>
            <w:rFonts w:hint="eastAsia" w:ascii="宋体" w:hAnsi="宋体" w:eastAsia="宋体" w:cs="宋体"/>
            <w:i w:val="0"/>
            <w:iCs w:val="0"/>
            <w:caps w:val="0"/>
            <w:color w:val="1F2329"/>
            <w:spacing w:val="0"/>
            <w:kern w:val="0"/>
            <w:sz w:val="24"/>
            <w:szCs w:val="24"/>
            <w:shd w:val="clear" w:fill="FFFFFF"/>
            <w:lang w:val="en-US" w:eastAsia="zh-CN" w:bidi="ar"/>
          </w:rPr>
          <w:delText>20</w:delText>
        </w:r>
      </w:del>
      <w:r>
        <w:rPr>
          <w:rFonts w:hint="eastAsia" w:ascii="宋体" w:hAnsi="宋体" w:eastAsia="宋体" w:cs="宋体"/>
          <w:i w:val="0"/>
          <w:iCs w:val="0"/>
          <w:caps w:val="0"/>
          <w:color w:val="1F2329"/>
          <w:spacing w:val="0"/>
          <w:kern w:val="0"/>
          <w:sz w:val="24"/>
          <w:szCs w:val="24"/>
          <w:shd w:val="clear" w:fill="FFFFFF"/>
          <w:lang w:val="en-US" w:eastAsia="zh-CN" w:bidi="ar"/>
        </w:rPr>
        <w:t>条确立转让股东反悔权。然而该司法解释的出台并未终结争议，</w:t>
      </w:r>
      <w:commentRangeStart w:id="0"/>
      <w:commentRangeStart w:id="1"/>
      <w:r>
        <w:rPr>
          <w:rFonts w:hint="eastAsia" w:ascii="宋体" w:hAnsi="宋体" w:eastAsia="宋体" w:cs="宋体"/>
          <w:i w:val="0"/>
          <w:iCs w:val="0"/>
          <w:caps w:val="0"/>
          <w:color w:val="1F2329"/>
          <w:spacing w:val="0"/>
          <w:kern w:val="0"/>
          <w:sz w:val="24"/>
          <w:szCs w:val="24"/>
          <w:shd w:val="clear" w:fill="FFFFFF"/>
          <w:lang w:val="en-US" w:eastAsia="zh-CN" w:bidi="ar"/>
        </w:rPr>
        <w:t>学界围绕优先购买权应属形成权还是请求权、反悔权的正当性基础、侵害优先购买权合同的效力等</w:t>
      </w:r>
      <w:ins w:id="511" w:author="刘明杰" w:date="2026-03-01T10:48:43Z">
        <w:r>
          <w:rPr>
            <w:rFonts w:hint="eastAsia" w:ascii="宋体" w:hAnsi="宋体" w:eastAsia="宋体" w:cs="宋体"/>
            <w:i w:val="0"/>
            <w:iCs w:val="0"/>
            <w:caps w:val="0"/>
            <w:color w:val="1F2329"/>
            <w:spacing w:val="0"/>
            <w:kern w:val="0"/>
            <w:sz w:val="24"/>
            <w:szCs w:val="24"/>
            <w:shd w:val="clear" w:fill="FFFFFF"/>
            <w:lang w:val="en-US" w:eastAsia="zh-CN" w:bidi="ar"/>
          </w:rPr>
          <w:t>基本</w:t>
        </w:r>
      </w:ins>
      <w:ins w:id="512" w:author="刘明杰" w:date="2026-03-01T10:48:44Z">
        <w:r>
          <w:rPr>
            <w:rFonts w:hint="eastAsia" w:ascii="宋体" w:hAnsi="宋体" w:eastAsia="宋体" w:cs="宋体"/>
            <w:i w:val="0"/>
            <w:iCs w:val="0"/>
            <w:caps w:val="0"/>
            <w:color w:val="1F2329"/>
            <w:spacing w:val="0"/>
            <w:kern w:val="0"/>
            <w:sz w:val="24"/>
            <w:szCs w:val="24"/>
            <w:shd w:val="clear" w:fill="FFFFFF"/>
            <w:lang w:val="en-US" w:eastAsia="zh-CN" w:bidi="ar"/>
          </w:rPr>
          <w:t>理论</w:t>
        </w:r>
      </w:ins>
      <w:r>
        <w:rPr>
          <w:rFonts w:hint="eastAsia" w:ascii="宋体" w:hAnsi="宋体" w:eastAsia="宋体" w:cs="宋体"/>
          <w:i w:val="0"/>
          <w:iCs w:val="0"/>
          <w:caps w:val="0"/>
          <w:color w:val="1F2329"/>
          <w:spacing w:val="0"/>
          <w:kern w:val="0"/>
          <w:sz w:val="24"/>
          <w:szCs w:val="24"/>
          <w:shd w:val="clear" w:fill="FFFFFF"/>
          <w:lang w:val="en-US" w:eastAsia="zh-CN" w:bidi="ar"/>
        </w:rPr>
        <w:t>问题仍存激烈论辩。</w:t>
      </w:r>
      <w:commentRangeEnd w:id="0"/>
      <w:r>
        <w:commentReference w:id="0"/>
      </w:r>
      <w:commentRangeEnd w:id="1"/>
      <w:r>
        <w:commentReference w:id="1"/>
      </w:r>
    </w:p>
    <w:p w14:paraId="18AC789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commentRangeStart w:id="2"/>
      <w:commentRangeStart w:id="3"/>
      <w:r>
        <w:rPr>
          <w:rFonts w:hint="eastAsia" w:ascii="宋体" w:hAnsi="宋体" w:eastAsia="宋体" w:cs="宋体"/>
          <w:i w:val="0"/>
          <w:iCs w:val="0"/>
          <w:caps w:val="0"/>
          <w:color w:val="1F2329"/>
          <w:spacing w:val="0"/>
          <w:kern w:val="0"/>
          <w:sz w:val="24"/>
          <w:szCs w:val="24"/>
          <w:shd w:val="clear" w:fill="FFFFFF"/>
          <w:lang w:val="en-US" w:eastAsia="zh-CN" w:bidi="ar"/>
        </w:rPr>
        <w:t>2023年《公司法》</w:t>
      </w:r>
      <w:del w:id="513" w:author="投稿人" w:date="2026-03-08T17:07:42Z">
        <w:r>
          <w:rPr>
            <w:rFonts w:hint="default" w:ascii="宋体" w:hAnsi="宋体" w:eastAsia="宋体" w:cs="宋体"/>
            <w:i w:val="0"/>
            <w:iCs w:val="0"/>
            <w:caps w:val="0"/>
            <w:color w:val="1F2329"/>
            <w:spacing w:val="0"/>
            <w:kern w:val="0"/>
            <w:sz w:val="24"/>
            <w:szCs w:val="24"/>
            <w:shd w:val="clear" w:fill="FFFFFF"/>
            <w:lang w:val="en-US" w:eastAsia="zh-CN" w:bidi="ar"/>
          </w:rPr>
          <w:delText>对股权对外转让规则作出重大调整</w:delText>
        </w:r>
      </w:del>
      <w:ins w:id="514" w:author="投稿人" w:date="2026-03-08T17:07:43Z">
        <w:r>
          <w:rPr>
            <w:rFonts w:hint="eastAsia" w:ascii="宋体" w:hAnsi="宋体" w:eastAsia="宋体" w:cs="宋体"/>
            <w:i w:val="0"/>
            <w:iCs w:val="0"/>
            <w:caps w:val="0"/>
            <w:color w:val="1F2329"/>
            <w:spacing w:val="0"/>
            <w:kern w:val="0"/>
            <w:sz w:val="24"/>
            <w:szCs w:val="24"/>
            <w:shd w:val="clear" w:fill="FFFFFF"/>
            <w:lang w:val="en-US" w:eastAsia="zh-CN" w:bidi="ar"/>
          </w:rPr>
          <w:t>修改了</w:t>
        </w:r>
      </w:ins>
      <w:ins w:id="515" w:author="投稿人" w:date="2026-03-08T17:07:48Z">
        <w:r>
          <w:rPr>
            <w:rFonts w:hint="eastAsia" w:ascii="宋体" w:hAnsi="宋体" w:eastAsia="宋体" w:cs="宋体"/>
            <w:i w:val="0"/>
            <w:iCs w:val="0"/>
            <w:caps w:val="0"/>
            <w:color w:val="1F2329"/>
            <w:spacing w:val="0"/>
            <w:kern w:val="0"/>
            <w:sz w:val="24"/>
            <w:szCs w:val="24"/>
            <w:shd w:val="clear" w:fill="FFFFFF"/>
            <w:lang w:val="en-US" w:eastAsia="zh-CN" w:bidi="ar"/>
          </w:rPr>
          <w:t>股权</w:t>
        </w:r>
      </w:ins>
      <w:ins w:id="516" w:author="投稿人" w:date="2026-03-08T17:07:49Z">
        <w:r>
          <w:rPr>
            <w:rFonts w:hint="eastAsia" w:ascii="宋体" w:hAnsi="宋体" w:eastAsia="宋体" w:cs="宋体"/>
            <w:i w:val="0"/>
            <w:iCs w:val="0"/>
            <w:caps w:val="0"/>
            <w:color w:val="1F2329"/>
            <w:spacing w:val="0"/>
            <w:kern w:val="0"/>
            <w:sz w:val="24"/>
            <w:szCs w:val="24"/>
            <w:shd w:val="clear" w:fill="FFFFFF"/>
            <w:lang w:val="en-US" w:eastAsia="zh-CN" w:bidi="ar"/>
          </w:rPr>
          <w:t>对外</w:t>
        </w:r>
      </w:ins>
      <w:ins w:id="517" w:author="投稿人" w:date="2026-03-08T17:07:52Z">
        <w:r>
          <w:rPr>
            <w:rFonts w:hint="eastAsia" w:ascii="宋体" w:hAnsi="宋体" w:eastAsia="宋体" w:cs="宋体"/>
            <w:i w:val="0"/>
            <w:iCs w:val="0"/>
            <w:caps w:val="0"/>
            <w:color w:val="1F2329"/>
            <w:spacing w:val="0"/>
            <w:kern w:val="0"/>
            <w:sz w:val="24"/>
            <w:szCs w:val="24"/>
            <w:shd w:val="clear" w:fill="FFFFFF"/>
            <w:lang w:val="en-US" w:eastAsia="zh-CN" w:bidi="ar"/>
          </w:rPr>
          <w:t>转让的</w:t>
        </w:r>
      </w:ins>
      <w:ins w:id="518" w:author="投稿人" w:date="2026-03-08T17:08:00Z">
        <w:r>
          <w:rPr>
            <w:rFonts w:hint="eastAsia" w:ascii="宋体" w:hAnsi="宋体" w:eastAsia="宋体" w:cs="宋体"/>
            <w:i w:val="0"/>
            <w:iCs w:val="0"/>
            <w:caps w:val="0"/>
            <w:color w:val="1F2329"/>
            <w:spacing w:val="0"/>
            <w:kern w:val="0"/>
            <w:sz w:val="24"/>
            <w:szCs w:val="24"/>
            <w:shd w:val="clear" w:fill="FFFFFF"/>
            <w:lang w:val="en-US" w:eastAsia="zh-CN" w:bidi="ar"/>
          </w:rPr>
          <w:t>规定</w:t>
        </w:r>
      </w:ins>
      <w:r>
        <w:rPr>
          <w:rFonts w:hint="eastAsia" w:ascii="宋体" w:hAnsi="宋体" w:eastAsia="宋体" w:cs="宋体"/>
          <w:i w:val="0"/>
          <w:iCs w:val="0"/>
          <w:caps w:val="0"/>
          <w:color w:val="1F2329"/>
          <w:spacing w:val="0"/>
          <w:kern w:val="0"/>
          <w:sz w:val="24"/>
          <w:szCs w:val="24"/>
          <w:shd w:val="clear" w:fill="FFFFFF"/>
          <w:lang w:val="en-US" w:eastAsia="zh-CN" w:bidi="ar"/>
        </w:rPr>
        <w:t>，</w:t>
      </w:r>
      <w:ins w:id="519" w:author="投稿人" w:date="2026-03-08T17:10:48Z">
        <w:r>
          <w:rPr>
            <w:rFonts w:hint="eastAsia" w:ascii="宋体" w:hAnsi="宋体" w:eastAsia="宋体" w:cs="宋体"/>
            <w:i w:val="0"/>
            <w:iCs w:val="0"/>
            <w:caps w:val="0"/>
            <w:color w:val="1F2329"/>
            <w:spacing w:val="0"/>
            <w:kern w:val="0"/>
            <w:sz w:val="24"/>
            <w:szCs w:val="24"/>
            <w:shd w:val="clear" w:fill="FFFFFF"/>
            <w:lang w:val="en-US" w:eastAsia="zh-CN" w:bidi="ar"/>
          </w:rPr>
          <w:t>并</w:t>
        </w:r>
      </w:ins>
      <w:ins w:id="520" w:author="投稿人" w:date="2026-03-08T17:10:49Z">
        <w:r>
          <w:rPr>
            <w:rFonts w:hint="eastAsia" w:ascii="宋体" w:hAnsi="宋体" w:eastAsia="宋体" w:cs="宋体"/>
            <w:i w:val="0"/>
            <w:iCs w:val="0"/>
            <w:caps w:val="0"/>
            <w:color w:val="1F2329"/>
            <w:spacing w:val="0"/>
            <w:kern w:val="0"/>
            <w:sz w:val="24"/>
            <w:szCs w:val="24"/>
            <w:shd w:val="clear" w:fill="FFFFFF"/>
            <w:lang w:val="en-US" w:eastAsia="zh-CN" w:bidi="ar"/>
          </w:rPr>
          <w:t>伴随着</w:t>
        </w:r>
      </w:ins>
      <w:ins w:id="521" w:author="投稿人" w:date="2026-03-08T17:11:36Z">
        <w:r>
          <w:rPr>
            <w:rFonts w:hint="eastAsia" w:ascii="宋体" w:hAnsi="宋体" w:eastAsia="宋体" w:cs="宋体"/>
            <w:i w:val="0"/>
            <w:iCs w:val="0"/>
            <w:caps w:val="0"/>
            <w:color w:val="1F2329"/>
            <w:spacing w:val="0"/>
            <w:kern w:val="0"/>
            <w:sz w:val="24"/>
            <w:szCs w:val="24"/>
            <w:shd w:val="clear" w:fill="FFFFFF"/>
            <w:lang w:val="en-US" w:eastAsia="zh-CN" w:bidi="ar"/>
          </w:rPr>
          <w:t>《最高人民法院关于适用</w:t>
        </w:r>
      </w:ins>
      <w:ins w:id="522" w:author="投稿人" w:date="2026-03-09T15:29:29Z">
        <w:r>
          <w:rPr>
            <w:rFonts w:hint="eastAsia" w:ascii="宋体" w:hAnsi="宋体" w:eastAsia="宋体" w:cs="宋体"/>
            <w:i w:val="0"/>
            <w:iCs w:val="0"/>
            <w:caps w:val="0"/>
            <w:color w:val="1F2329"/>
            <w:spacing w:val="0"/>
            <w:kern w:val="0"/>
            <w:sz w:val="24"/>
            <w:szCs w:val="24"/>
            <w:shd w:val="clear" w:fill="FFFFFF"/>
            <w:lang w:val="en-US" w:eastAsia="zh-CN" w:bidi="ar"/>
          </w:rPr>
          <w:t>〈</w:t>
        </w:r>
      </w:ins>
      <w:ins w:id="523" w:author="投稿人" w:date="2026-03-08T17:11:36Z">
        <w:r>
          <w:rPr>
            <w:rFonts w:hint="eastAsia" w:ascii="宋体" w:hAnsi="宋体" w:eastAsia="宋体" w:cs="宋体"/>
            <w:i w:val="0"/>
            <w:iCs w:val="0"/>
            <w:caps w:val="0"/>
            <w:color w:val="1F2329"/>
            <w:spacing w:val="0"/>
            <w:kern w:val="0"/>
            <w:sz w:val="24"/>
            <w:szCs w:val="24"/>
            <w:shd w:val="clear" w:fill="FFFFFF"/>
            <w:lang w:val="en-US" w:eastAsia="zh-CN" w:bidi="ar"/>
          </w:rPr>
          <w:t>中华人民共和国公司法</w:t>
        </w:r>
      </w:ins>
      <w:ins w:id="524" w:author="投稿人" w:date="2026-03-09T15:29:30Z">
        <w:r>
          <w:rPr>
            <w:rFonts w:hint="eastAsia" w:ascii="宋体" w:hAnsi="宋体" w:eastAsia="宋体" w:cs="宋体"/>
            <w:i w:val="0"/>
            <w:iCs w:val="0"/>
            <w:caps w:val="0"/>
            <w:color w:val="1F2329"/>
            <w:spacing w:val="0"/>
            <w:kern w:val="0"/>
            <w:sz w:val="24"/>
            <w:szCs w:val="24"/>
            <w:shd w:val="clear" w:fill="FFFFFF"/>
            <w:lang w:val="en-US" w:eastAsia="zh-CN" w:bidi="ar"/>
          </w:rPr>
          <w:t>〉</w:t>
        </w:r>
      </w:ins>
      <w:ins w:id="525" w:author="投稿人" w:date="2026-03-08T17:11:36Z">
        <w:r>
          <w:rPr>
            <w:rFonts w:hint="eastAsia" w:ascii="宋体" w:hAnsi="宋体" w:eastAsia="宋体" w:cs="宋体"/>
            <w:i w:val="0"/>
            <w:iCs w:val="0"/>
            <w:caps w:val="0"/>
            <w:color w:val="1F2329"/>
            <w:spacing w:val="0"/>
            <w:kern w:val="0"/>
            <w:sz w:val="24"/>
            <w:szCs w:val="24"/>
            <w:shd w:val="clear" w:fill="FFFFFF"/>
            <w:lang w:val="en-US" w:eastAsia="zh-CN" w:bidi="ar"/>
          </w:rPr>
          <w:t>若干问题的解释（征求意见稿）》</w:t>
        </w:r>
      </w:ins>
      <w:ins w:id="526" w:author="投稿人" w:date="2026-03-08T17:11:39Z">
        <w:r>
          <w:rPr>
            <w:rFonts w:hint="eastAsia" w:ascii="宋体" w:hAnsi="宋体" w:eastAsia="宋体" w:cs="宋体"/>
            <w:i w:val="0"/>
            <w:iCs w:val="0"/>
            <w:caps w:val="0"/>
            <w:color w:val="1F2329"/>
            <w:spacing w:val="0"/>
            <w:kern w:val="0"/>
            <w:sz w:val="24"/>
            <w:szCs w:val="24"/>
            <w:shd w:val="clear" w:fill="FFFFFF"/>
            <w:lang w:val="en-US" w:eastAsia="zh-CN" w:bidi="ar"/>
          </w:rPr>
          <w:t>的</w:t>
        </w:r>
      </w:ins>
      <w:ins w:id="527" w:author="投稿人" w:date="2026-03-08T17:11:41Z">
        <w:r>
          <w:rPr>
            <w:rFonts w:hint="eastAsia" w:ascii="宋体" w:hAnsi="宋体" w:eastAsia="宋体" w:cs="宋体"/>
            <w:i w:val="0"/>
            <w:iCs w:val="0"/>
            <w:caps w:val="0"/>
            <w:color w:val="1F2329"/>
            <w:spacing w:val="0"/>
            <w:kern w:val="0"/>
            <w:sz w:val="24"/>
            <w:szCs w:val="24"/>
            <w:shd w:val="clear" w:fill="FFFFFF"/>
            <w:lang w:val="en-US" w:eastAsia="zh-CN" w:bidi="ar"/>
          </w:rPr>
          <w:t>公布</w:t>
        </w:r>
      </w:ins>
      <w:ins w:id="528" w:author="投稿人" w:date="2026-03-08T17:11:42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过往仅聚焦于股东优先购买权的研究</w:t>
      </w:r>
      <w:ins w:id="529" w:author="投稿人" w:date="2026-03-08T17:10:14Z">
        <w:r>
          <w:rPr>
            <w:rFonts w:hint="eastAsia" w:ascii="宋体" w:hAnsi="宋体" w:eastAsia="宋体" w:cs="宋体"/>
            <w:i w:val="0"/>
            <w:iCs w:val="0"/>
            <w:caps w:val="0"/>
            <w:color w:val="1F2329"/>
            <w:spacing w:val="0"/>
            <w:kern w:val="0"/>
            <w:sz w:val="24"/>
            <w:szCs w:val="24"/>
            <w:shd w:val="clear" w:fill="FFFFFF"/>
            <w:lang w:val="en-US" w:eastAsia="zh-CN" w:bidi="ar"/>
          </w:rPr>
          <w:t>需要</w:t>
        </w:r>
      </w:ins>
      <w:ins w:id="530" w:author="投稿人" w:date="2026-03-08T17:10:15Z">
        <w:r>
          <w:rPr>
            <w:rFonts w:hint="eastAsia" w:ascii="宋体" w:hAnsi="宋体" w:eastAsia="宋体" w:cs="宋体"/>
            <w:i w:val="0"/>
            <w:iCs w:val="0"/>
            <w:caps w:val="0"/>
            <w:color w:val="1F2329"/>
            <w:spacing w:val="0"/>
            <w:kern w:val="0"/>
            <w:sz w:val="24"/>
            <w:szCs w:val="24"/>
            <w:shd w:val="clear" w:fill="FFFFFF"/>
            <w:lang w:val="en-US" w:eastAsia="zh-CN" w:bidi="ar"/>
          </w:rPr>
          <w:t>面对</w:t>
        </w:r>
      </w:ins>
      <w:ins w:id="531" w:author="投稿人" w:date="2026-03-01T11:00:03Z">
        <w:r>
          <w:rPr>
            <w:rFonts w:hint="eastAsia" w:ascii="宋体" w:hAnsi="宋体" w:eastAsia="宋体" w:cs="宋体"/>
            <w:i w:val="0"/>
            <w:iCs w:val="0"/>
            <w:caps w:val="0"/>
            <w:color w:val="1F2329"/>
            <w:spacing w:val="0"/>
            <w:kern w:val="0"/>
            <w:sz w:val="24"/>
            <w:szCs w:val="24"/>
            <w:shd w:val="clear" w:fill="FFFFFF"/>
            <w:lang w:val="en-US" w:eastAsia="zh-CN" w:bidi="ar"/>
          </w:rPr>
          <w:t>制度</w:t>
        </w:r>
      </w:ins>
      <w:ins w:id="532" w:author="投稿人" w:date="2026-03-01T11:00:11Z">
        <w:r>
          <w:rPr>
            <w:rFonts w:hint="eastAsia" w:ascii="宋体" w:hAnsi="宋体" w:eastAsia="宋体" w:cs="宋体"/>
            <w:i w:val="0"/>
            <w:iCs w:val="0"/>
            <w:caps w:val="0"/>
            <w:color w:val="1F2329"/>
            <w:spacing w:val="0"/>
            <w:kern w:val="0"/>
            <w:sz w:val="24"/>
            <w:szCs w:val="24"/>
            <w:shd w:val="clear" w:fill="FFFFFF"/>
            <w:lang w:val="en-US" w:eastAsia="zh-CN" w:bidi="ar"/>
          </w:rPr>
          <w:t>发生</w:t>
        </w:r>
      </w:ins>
      <w:ins w:id="533" w:author="投稿人" w:date="2026-03-01T11:00:16Z">
        <w:r>
          <w:rPr>
            <w:rFonts w:hint="eastAsia" w:ascii="宋体" w:hAnsi="宋体" w:eastAsia="宋体" w:cs="宋体"/>
            <w:i w:val="0"/>
            <w:iCs w:val="0"/>
            <w:caps w:val="0"/>
            <w:color w:val="1F2329"/>
            <w:spacing w:val="0"/>
            <w:kern w:val="0"/>
            <w:sz w:val="24"/>
            <w:szCs w:val="24"/>
            <w:shd w:val="clear" w:fill="FFFFFF"/>
            <w:lang w:val="en-US" w:eastAsia="zh-CN" w:bidi="ar"/>
          </w:rPr>
          <w:t>的</w:t>
        </w:r>
      </w:ins>
      <w:ins w:id="534" w:author="投稿人" w:date="2026-03-01T11:00:03Z">
        <w:r>
          <w:rPr>
            <w:rFonts w:hint="eastAsia" w:ascii="宋体" w:hAnsi="宋体" w:eastAsia="宋体" w:cs="宋体"/>
            <w:i w:val="0"/>
            <w:iCs w:val="0"/>
            <w:caps w:val="0"/>
            <w:color w:val="1F2329"/>
            <w:spacing w:val="0"/>
            <w:kern w:val="0"/>
            <w:sz w:val="24"/>
            <w:szCs w:val="24"/>
            <w:shd w:val="clear" w:fill="FFFFFF"/>
            <w:lang w:val="en-US" w:eastAsia="zh-CN" w:bidi="ar"/>
          </w:rPr>
          <w:t>整体变革</w:t>
        </w:r>
      </w:ins>
      <w:ins w:id="535" w:author="投稿人" w:date="2026-03-09T15:29:32Z">
        <w:r>
          <w:rPr>
            <w:rFonts w:hint="eastAsia" w:ascii="宋体" w:hAnsi="宋体" w:eastAsia="宋体" w:cs="宋体"/>
            <w:i w:val="0"/>
            <w:iCs w:val="0"/>
            <w:caps w:val="0"/>
            <w:color w:val="1F2329"/>
            <w:spacing w:val="0"/>
            <w:kern w:val="0"/>
            <w:sz w:val="24"/>
            <w:szCs w:val="24"/>
            <w:shd w:val="clear" w:fill="FFFFFF"/>
            <w:lang w:val="en-US" w:eastAsia="zh-CN" w:bidi="ar"/>
          </w:rPr>
          <w:t>，</w:t>
        </w:r>
      </w:ins>
      <w:ins w:id="536" w:author="投稿人" w:date="2026-03-08T17:12:37Z">
        <w:r>
          <w:rPr>
            <w:rFonts w:hint="eastAsia" w:ascii="宋体" w:hAnsi="宋体" w:eastAsia="宋体" w:cs="宋体"/>
            <w:i w:val="0"/>
            <w:iCs w:val="0"/>
            <w:caps w:val="0"/>
            <w:color w:val="1F2329"/>
            <w:spacing w:val="0"/>
            <w:kern w:val="0"/>
            <w:sz w:val="24"/>
            <w:szCs w:val="24"/>
            <w:shd w:val="clear" w:fill="FFFFFF"/>
            <w:lang w:val="en-US" w:eastAsia="zh-CN" w:bidi="ar"/>
          </w:rPr>
          <w:t>产生了</w:t>
        </w:r>
      </w:ins>
      <w:ins w:id="537" w:author="投稿人" w:date="2026-03-08T17:12:39Z">
        <w:r>
          <w:rPr>
            <w:rFonts w:hint="eastAsia" w:ascii="宋体" w:hAnsi="宋体" w:eastAsia="宋体" w:cs="宋体"/>
            <w:i w:val="0"/>
            <w:iCs w:val="0"/>
            <w:caps w:val="0"/>
            <w:color w:val="1F2329"/>
            <w:spacing w:val="0"/>
            <w:kern w:val="0"/>
            <w:sz w:val="24"/>
            <w:szCs w:val="24"/>
            <w:shd w:val="clear" w:fill="FFFFFF"/>
            <w:lang w:val="en-US" w:eastAsia="zh-CN" w:bidi="ar"/>
          </w:rPr>
          <w:t>理论</w:t>
        </w:r>
      </w:ins>
      <w:ins w:id="538" w:author="投稿人" w:date="2026-03-08T17:12:40Z">
        <w:r>
          <w:rPr>
            <w:rFonts w:hint="eastAsia" w:ascii="宋体" w:hAnsi="宋体" w:eastAsia="宋体" w:cs="宋体"/>
            <w:i w:val="0"/>
            <w:iCs w:val="0"/>
            <w:caps w:val="0"/>
            <w:color w:val="1F2329"/>
            <w:spacing w:val="0"/>
            <w:kern w:val="0"/>
            <w:sz w:val="24"/>
            <w:szCs w:val="24"/>
            <w:shd w:val="clear" w:fill="FFFFFF"/>
            <w:lang w:val="en-US" w:eastAsia="zh-CN" w:bidi="ar"/>
          </w:rPr>
          <w:t>衔接</w:t>
        </w:r>
      </w:ins>
      <w:ins w:id="539" w:author="投稿人" w:date="2026-03-08T17:12:41Z">
        <w:r>
          <w:rPr>
            <w:rFonts w:hint="eastAsia" w:ascii="宋体" w:hAnsi="宋体" w:eastAsia="宋体" w:cs="宋体"/>
            <w:i w:val="0"/>
            <w:iCs w:val="0"/>
            <w:caps w:val="0"/>
            <w:color w:val="1F2329"/>
            <w:spacing w:val="0"/>
            <w:kern w:val="0"/>
            <w:sz w:val="24"/>
            <w:szCs w:val="24"/>
            <w:shd w:val="clear" w:fill="FFFFFF"/>
            <w:lang w:val="en-US" w:eastAsia="zh-CN" w:bidi="ar"/>
          </w:rPr>
          <w:t>的</w:t>
        </w:r>
      </w:ins>
      <w:ins w:id="540" w:author="投稿人" w:date="2026-03-08T17:12:42Z">
        <w:r>
          <w:rPr>
            <w:rFonts w:hint="eastAsia" w:ascii="宋体" w:hAnsi="宋体" w:eastAsia="宋体" w:cs="宋体"/>
            <w:i w:val="0"/>
            <w:iCs w:val="0"/>
            <w:caps w:val="0"/>
            <w:color w:val="1F2329"/>
            <w:spacing w:val="0"/>
            <w:kern w:val="0"/>
            <w:sz w:val="24"/>
            <w:szCs w:val="24"/>
            <w:shd w:val="clear" w:fill="FFFFFF"/>
            <w:lang w:val="en-US" w:eastAsia="zh-CN" w:bidi="ar"/>
          </w:rPr>
          <w:t>缝隙</w:t>
        </w:r>
      </w:ins>
      <w:del w:id="541" w:author="投稿人" w:date="2026-03-01T10:59:57Z">
        <w:r>
          <w:rPr>
            <w:rFonts w:hint="eastAsia" w:ascii="宋体" w:hAnsi="宋体" w:eastAsia="宋体" w:cs="宋体"/>
            <w:i w:val="0"/>
            <w:iCs w:val="0"/>
            <w:caps w:val="0"/>
            <w:color w:val="1F2329"/>
            <w:spacing w:val="0"/>
            <w:kern w:val="0"/>
            <w:sz w:val="24"/>
            <w:szCs w:val="24"/>
            <w:shd w:val="clear" w:fill="FFFFFF"/>
            <w:lang w:val="en-US" w:eastAsia="zh-CN" w:bidi="ar"/>
          </w:rPr>
          <w:delText>难以回应制度整体变革带来的问题</w:delText>
        </w:r>
      </w:del>
      <w:r>
        <w:rPr>
          <w:rFonts w:hint="eastAsia" w:ascii="宋体" w:hAnsi="宋体" w:eastAsia="宋体" w:cs="宋体"/>
          <w:i w:val="0"/>
          <w:iCs w:val="0"/>
          <w:caps w:val="0"/>
          <w:color w:val="1F2329"/>
          <w:spacing w:val="0"/>
          <w:kern w:val="0"/>
          <w:sz w:val="24"/>
          <w:szCs w:val="24"/>
          <w:shd w:val="clear" w:fill="FFFFFF"/>
          <w:lang w:val="en-US" w:eastAsia="zh-CN" w:bidi="ar"/>
        </w:rPr>
        <w:t>。</w:t>
      </w:r>
      <w:commentRangeEnd w:id="2"/>
      <w:r>
        <w:commentReference w:id="2"/>
      </w:r>
      <w:commentRangeEnd w:id="3"/>
      <w:r>
        <w:commentReference w:id="3"/>
      </w:r>
      <w:r>
        <w:rPr>
          <w:rFonts w:hint="eastAsia" w:ascii="宋体" w:hAnsi="宋体" w:eastAsia="宋体" w:cs="宋体"/>
          <w:i w:val="0"/>
          <w:iCs w:val="0"/>
          <w:caps w:val="0"/>
          <w:color w:val="1F2329"/>
          <w:spacing w:val="0"/>
          <w:kern w:val="0"/>
          <w:sz w:val="24"/>
          <w:szCs w:val="24"/>
          <w:shd w:val="clear" w:fill="FFFFFF"/>
          <w:lang w:val="en-US" w:eastAsia="zh-CN" w:bidi="ar"/>
        </w:rPr>
        <w:t>首先，股权变动模式的争鸣尚未形成共识，不同模式下优先购买权受侵害的可能性</w:t>
      </w:r>
      <w:del w:id="542" w:author="投稿人" w:date="2026-03-08T17:13:20Z">
        <w:r>
          <w:rPr>
            <w:rFonts w:hint="default" w:ascii="宋体" w:hAnsi="宋体" w:eastAsia="宋体" w:cs="宋体"/>
            <w:i w:val="0"/>
            <w:iCs w:val="0"/>
            <w:caps w:val="0"/>
            <w:color w:val="1F2329"/>
            <w:spacing w:val="0"/>
            <w:kern w:val="0"/>
            <w:sz w:val="24"/>
            <w:szCs w:val="24"/>
            <w:shd w:val="clear" w:fill="FFFFFF"/>
            <w:lang w:val="en-US" w:eastAsia="zh-CN" w:bidi="ar"/>
          </w:rPr>
          <w:delText>与救济路径存在显著差异</w:delText>
        </w:r>
      </w:del>
      <w:ins w:id="543" w:author="投稿人" w:date="2026-03-08T17:13:28Z">
        <w:r>
          <w:rPr>
            <w:rFonts w:hint="eastAsia" w:ascii="宋体" w:hAnsi="宋体" w:eastAsia="宋体" w:cs="宋体"/>
            <w:i w:val="0"/>
            <w:iCs w:val="0"/>
            <w:caps w:val="0"/>
            <w:color w:val="1F2329"/>
            <w:spacing w:val="0"/>
            <w:kern w:val="0"/>
            <w:sz w:val="24"/>
            <w:szCs w:val="24"/>
            <w:shd w:val="clear" w:fill="FFFFFF"/>
            <w:lang w:val="en-US" w:eastAsia="zh-CN" w:bidi="ar"/>
          </w:rPr>
          <w:t>存在</w:t>
        </w:r>
      </w:ins>
      <w:ins w:id="544" w:author="投稿人" w:date="2026-03-08T17:13:29Z">
        <w:r>
          <w:rPr>
            <w:rFonts w:hint="eastAsia" w:ascii="宋体" w:hAnsi="宋体" w:eastAsia="宋体" w:cs="宋体"/>
            <w:i w:val="0"/>
            <w:iCs w:val="0"/>
            <w:caps w:val="0"/>
            <w:color w:val="1F2329"/>
            <w:spacing w:val="0"/>
            <w:kern w:val="0"/>
            <w:sz w:val="24"/>
            <w:szCs w:val="24"/>
            <w:shd w:val="clear" w:fill="FFFFFF"/>
            <w:lang w:val="en-US" w:eastAsia="zh-CN" w:bidi="ar"/>
          </w:rPr>
          <w:t>明显差异</w:t>
        </w:r>
      </w:ins>
      <w:r>
        <w:rPr>
          <w:rFonts w:hint="eastAsia" w:ascii="宋体" w:hAnsi="宋体" w:eastAsia="宋体" w:cs="宋体"/>
          <w:i w:val="0"/>
          <w:iCs w:val="0"/>
          <w:caps w:val="0"/>
          <w:color w:val="1F2329"/>
          <w:spacing w:val="0"/>
          <w:kern w:val="0"/>
          <w:sz w:val="24"/>
          <w:szCs w:val="24"/>
          <w:shd w:val="clear" w:fill="FFFFFF"/>
          <w:lang w:val="en-US" w:eastAsia="zh-CN" w:bidi="ar"/>
        </w:rPr>
        <w:t>，</w:t>
      </w:r>
      <w:del w:id="545" w:author="投稿人" w:date="2026-03-08T17:13:58Z">
        <w:r>
          <w:rPr>
            <w:rFonts w:hint="default" w:ascii="宋体" w:hAnsi="宋体" w:eastAsia="宋体" w:cs="宋体"/>
            <w:i w:val="0"/>
            <w:iCs w:val="0"/>
            <w:caps w:val="0"/>
            <w:color w:val="1F2329"/>
            <w:spacing w:val="0"/>
            <w:kern w:val="0"/>
            <w:sz w:val="24"/>
            <w:szCs w:val="24"/>
            <w:shd w:val="clear" w:fill="FFFFFF"/>
            <w:lang w:val="en-US" w:eastAsia="zh-CN" w:bidi="ar"/>
          </w:rPr>
          <w:delText>需要确定讨论的前提</w:delText>
        </w:r>
      </w:del>
      <w:ins w:id="546" w:author="投稿人" w:date="2026-03-08T17:13:58Z">
        <w:r>
          <w:rPr>
            <w:rFonts w:hint="eastAsia" w:ascii="宋体" w:hAnsi="宋体" w:eastAsia="宋体" w:cs="宋体"/>
            <w:i w:val="0"/>
            <w:iCs w:val="0"/>
            <w:caps w:val="0"/>
            <w:color w:val="1F2329"/>
            <w:spacing w:val="0"/>
            <w:kern w:val="0"/>
            <w:sz w:val="24"/>
            <w:szCs w:val="24"/>
            <w:shd w:val="clear" w:fill="FFFFFF"/>
            <w:lang w:val="en-US" w:eastAsia="zh-CN" w:bidi="ar"/>
          </w:rPr>
          <w:t>讨论</w:t>
        </w:r>
      </w:ins>
      <w:ins w:id="547" w:author="投稿人" w:date="2026-03-08T17:13:59Z">
        <w:r>
          <w:rPr>
            <w:rFonts w:hint="eastAsia" w:ascii="宋体" w:hAnsi="宋体" w:eastAsia="宋体" w:cs="宋体"/>
            <w:i w:val="0"/>
            <w:iCs w:val="0"/>
            <w:caps w:val="0"/>
            <w:color w:val="1F2329"/>
            <w:spacing w:val="0"/>
            <w:kern w:val="0"/>
            <w:sz w:val="24"/>
            <w:szCs w:val="24"/>
            <w:shd w:val="clear" w:fill="FFFFFF"/>
            <w:lang w:val="en-US" w:eastAsia="zh-CN" w:bidi="ar"/>
          </w:rPr>
          <w:t>股权</w:t>
        </w:r>
      </w:ins>
      <w:ins w:id="548" w:author="投稿人" w:date="2026-03-08T17:14:00Z">
        <w:r>
          <w:rPr>
            <w:rFonts w:hint="eastAsia" w:ascii="宋体" w:hAnsi="宋体" w:eastAsia="宋体" w:cs="宋体"/>
            <w:i w:val="0"/>
            <w:iCs w:val="0"/>
            <w:caps w:val="0"/>
            <w:color w:val="1F2329"/>
            <w:spacing w:val="0"/>
            <w:kern w:val="0"/>
            <w:sz w:val="24"/>
            <w:szCs w:val="24"/>
            <w:shd w:val="clear" w:fill="FFFFFF"/>
            <w:lang w:val="en-US" w:eastAsia="zh-CN" w:bidi="ar"/>
          </w:rPr>
          <w:t>对外</w:t>
        </w:r>
      </w:ins>
      <w:ins w:id="549" w:author="投稿人" w:date="2026-03-08T17:14:03Z">
        <w:r>
          <w:rPr>
            <w:rFonts w:hint="eastAsia" w:ascii="宋体" w:hAnsi="宋体" w:eastAsia="宋体" w:cs="宋体"/>
            <w:i w:val="0"/>
            <w:iCs w:val="0"/>
            <w:caps w:val="0"/>
            <w:color w:val="1F2329"/>
            <w:spacing w:val="0"/>
            <w:kern w:val="0"/>
            <w:sz w:val="24"/>
            <w:szCs w:val="24"/>
            <w:shd w:val="clear" w:fill="FFFFFF"/>
            <w:lang w:val="en-US" w:eastAsia="zh-CN" w:bidi="ar"/>
          </w:rPr>
          <w:t>转让</w:t>
        </w:r>
      </w:ins>
      <w:ins w:id="550" w:author="投稿人" w:date="2026-03-08T17:14:05Z">
        <w:r>
          <w:rPr>
            <w:rFonts w:hint="eastAsia" w:ascii="宋体" w:hAnsi="宋体" w:eastAsia="宋体" w:cs="宋体"/>
            <w:i w:val="0"/>
            <w:iCs w:val="0"/>
            <w:caps w:val="0"/>
            <w:color w:val="1F2329"/>
            <w:spacing w:val="0"/>
            <w:kern w:val="0"/>
            <w:sz w:val="24"/>
            <w:szCs w:val="24"/>
            <w:shd w:val="clear" w:fill="FFFFFF"/>
            <w:lang w:val="en-US" w:eastAsia="zh-CN" w:bidi="ar"/>
          </w:rPr>
          <w:t>需要</w:t>
        </w:r>
      </w:ins>
      <w:ins w:id="551" w:author="投稿人" w:date="2026-03-08T17:14:06Z">
        <w:r>
          <w:rPr>
            <w:rFonts w:hint="eastAsia" w:ascii="宋体" w:hAnsi="宋体" w:eastAsia="宋体" w:cs="宋体"/>
            <w:i w:val="0"/>
            <w:iCs w:val="0"/>
            <w:caps w:val="0"/>
            <w:color w:val="1F2329"/>
            <w:spacing w:val="0"/>
            <w:kern w:val="0"/>
            <w:sz w:val="24"/>
            <w:szCs w:val="24"/>
            <w:shd w:val="clear" w:fill="FFFFFF"/>
            <w:lang w:val="en-US" w:eastAsia="zh-CN" w:bidi="ar"/>
          </w:rPr>
          <w:t>明确</w:t>
        </w:r>
      </w:ins>
      <w:ins w:id="552" w:author="投稿人" w:date="2026-03-08T17:14:07Z">
        <w:r>
          <w:rPr>
            <w:rFonts w:hint="eastAsia" w:ascii="宋体" w:hAnsi="宋体" w:eastAsia="宋体" w:cs="宋体"/>
            <w:i w:val="0"/>
            <w:iCs w:val="0"/>
            <w:caps w:val="0"/>
            <w:color w:val="1F2329"/>
            <w:spacing w:val="0"/>
            <w:kern w:val="0"/>
            <w:sz w:val="24"/>
            <w:szCs w:val="24"/>
            <w:shd w:val="clear" w:fill="FFFFFF"/>
            <w:lang w:val="en-US" w:eastAsia="zh-CN" w:bidi="ar"/>
          </w:rPr>
          <w:t>是在</w:t>
        </w:r>
      </w:ins>
      <w:ins w:id="553" w:author="投稿人" w:date="2026-03-08T17:14:09Z">
        <w:r>
          <w:rPr>
            <w:rFonts w:hint="eastAsia" w:ascii="宋体" w:hAnsi="宋体" w:eastAsia="宋体" w:cs="宋体"/>
            <w:i w:val="0"/>
            <w:iCs w:val="0"/>
            <w:caps w:val="0"/>
            <w:color w:val="1F2329"/>
            <w:spacing w:val="0"/>
            <w:kern w:val="0"/>
            <w:sz w:val="24"/>
            <w:szCs w:val="24"/>
            <w:shd w:val="clear" w:fill="FFFFFF"/>
            <w:lang w:val="en-US" w:eastAsia="zh-CN" w:bidi="ar"/>
          </w:rPr>
          <w:t>何种模式</w:t>
        </w:r>
      </w:ins>
      <w:ins w:id="554" w:author="投稿人" w:date="2026-03-08T17:14:10Z">
        <w:r>
          <w:rPr>
            <w:rFonts w:hint="eastAsia" w:ascii="宋体" w:hAnsi="宋体" w:eastAsia="宋体" w:cs="宋体"/>
            <w:i w:val="0"/>
            <w:iCs w:val="0"/>
            <w:caps w:val="0"/>
            <w:color w:val="1F2329"/>
            <w:spacing w:val="0"/>
            <w:kern w:val="0"/>
            <w:sz w:val="24"/>
            <w:szCs w:val="24"/>
            <w:shd w:val="clear" w:fill="FFFFFF"/>
            <w:lang w:val="en-US" w:eastAsia="zh-CN" w:bidi="ar"/>
          </w:rPr>
          <w:t>之下</w:t>
        </w:r>
      </w:ins>
      <w:ins w:id="555" w:author="投稿人" w:date="2026-03-08T17:14:13Z">
        <w:r>
          <w:rPr>
            <w:rFonts w:hint="eastAsia" w:ascii="宋体" w:hAnsi="宋体" w:eastAsia="宋体" w:cs="宋体"/>
            <w:i w:val="0"/>
            <w:iCs w:val="0"/>
            <w:caps w:val="0"/>
            <w:color w:val="1F2329"/>
            <w:spacing w:val="0"/>
            <w:kern w:val="0"/>
            <w:sz w:val="24"/>
            <w:szCs w:val="24"/>
            <w:shd w:val="clear" w:fill="FFFFFF"/>
            <w:lang w:val="en-US" w:eastAsia="zh-CN" w:bidi="ar"/>
          </w:rPr>
          <w:t>展开</w:t>
        </w:r>
      </w:ins>
      <w:ins w:id="556" w:author="投稿人" w:date="2026-03-08T17:14:14Z">
        <w:r>
          <w:rPr>
            <w:rFonts w:hint="eastAsia" w:ascii="宋体" w:hAnsi="宋体" w:eastAsia="宋体" w:cs="宋体"/>
            <w:i w:val="0"/>
            <w:iCs w:val="0"/>
            <w:caps w:val="0"/>
            <w:color w:val="1F2329"/>
            <w:spacing w:val="0"/>
            <w:kern w:val="0"/>
            <w:sz w:val="24"/>
            <w:szCs w:val="24"/>
            <w:shd w:val="clear" w:fill="FFFFFF"/>
            <w:lang w:val="en-US" w:eastAsia="zh-CN" w:bidi="ar"/>
          </w:rPr>
          <w:t>讨论</w:t>
        </w:r>
      </w:ins>
      <w:r>
        <w:rPr>
          <w:rFonts w:hint="eastAsia" w:ascii="宋体" w:hAnsi="宋体" w:eastAsia="宋体" w:cs="宋体"/>
          <w:i w:val="0"/>
          <w:iCs w:val="0"/>
          <w:caps w:val="0"/>
          <w:color w:val="1F2329"/>
          <w:spacing w:val="0"/>
          <w:kern w:val="0"/>
          <w:sz w:val="24"/>
          <w:szCs w:val="24"/>
          <w:shd w:val="clear" w:fill="FFFFFF"/>
          <w:lang w:val="en-US" w:eastAsia="zh-CN" w:bidi="ar"/>
        </w:rPr>
        <w:t>。其次，</w:t>
      </w:r>
      <w:commentRangeStart w:id="4"/>
      <w:commentRangeStart w:id="5"/>
      <w:r>
        <w:rPr>
          <w:rFonts w:hint="eastAsia" w:ascii="宋体" w:hAnsi="宋体" w:eastAsia="宋体" w:cs="宋体"/>
          <w:i w:val="0"/>
          <w:iCs w:val="0"/>
          <w:caps w:val="0"/>
          <w:color w:val="1F2329"/>
          <w:spacing w:val="0"/>
          <w:kern w:val="0"/>
          <w:sz w:val="24"/>
          <w:szCs w:val="24"/>
          <w:shd w:val="clear" w:fill="FFFFFF"/>
          <w:lang w:val="en-US" w:eastAsia="zh-CN" w:bidi="ar"/>
        </w:rPr>
        <w:t>民商领域优先购买权的统一构建呼声</w:t>
      </w:r>
      <w:commentRangeEnd w:id="4"/>
      <w:r>
        <w:commentReference w:id="4"/>
      </w:r>
      <w:commentRangeEnd w:id="5"/>
      <w:r>
        <w:commentReference w:id="5"/>
      </w:r>
      <w:r>
        <w:rPr>
          <w:rFonts w:hint="eastAsia" w:ascii="宋体" w:hAnsi="宋体" w:eastAsia="宋体" w:cs="宋体"/>
          <w:i w:val="0"/>
          <w:iCs w:val="0"/>
          <w:caps w:val="0"/>
          <w:color w:val="1F2329"/>
          <w:spacing w:val="0"/>
          <w:kern w:val="0"/>
          <w:sz w:val="24"/>
          <w:szCs w:val="24"/>
          <w:shd w:val="clear" w:fill="FFFFFF"/>
          <w:lang w:val="en-US" w:eastAsia="zh-CN" w:bidi="ar"/>
        </w:rPr>
        <w:t>与制度特殊性之间存在张力，民法上按份共有人、承租人优先购买权与公司法股东优先购买权在规范目的、权利效力上存在本质区别，统一构建是否可行仍需审慎考量。再次，同意权的废除改变了同等条件的形成机制，原有的双重通知义务不复存在，</w:t>
      </w:r>
      <w:del w:id="557" w:author="投稿人" w:date="2026-03-08T14:56:59Z">
        <w:commentRangeStart w:id="6"/>
        <w:commentRangeStart w:id="7"/>
        <w:r>
          <w:rPr>
            <w:rFonts w:hint="default" w:ascii="宋体" w:hAnsi="宋体" w:eastAsia="宋体" w:cs="宋体"/>
            <w:i w:val="0"/>
            <w:iCs w:val="0"/>
            <w:caps w:val="0"/>
            <w:color w:val="1F2329"/>
            <w:spacing w:val="0"/>
            <w:kern w:val="0"/>
            <w:sz w:val="24"/>
            <w:szCs w:val="24"/>
            <w:shd w:val="clear" w:fill="FFFFFF"/>
            <w:lang w:val="en-US" w:eastAsia="zh-CN" w:bidi="ar"/>
          </w:rPr>
          <w:delText>竞价机制</w:delText>
        </w:r>
        <w:commentRangeEnd w:id="6"/>
      </w:del>
      <w:r>
        <w:commentReference w:id="6"/>
      </w:r>
      <w:commentRangeEnd w:id="7"/>
      <w:r>
        <w:commentReference w:id="7"/>
      </w:r>
      <w:ins w:id="558" w:author="投稿人" w:date="2026-03-08T14:57:00Z">
        <w:r>
          <w:rPr>
            <w:rFonts w:hint="eastAsia" w:ascii="宋体" w:hAnsi="宋体" w:eastAsia="宋体" w:cs="宋体"/>
            <w:i w:val="0"/>
            <w:iCs w:val="0"/>
            <w:caps w:val="0"/>
            <w:color w:val="1F2329"/>
            <w:spacing w:val="0"/>
            <w:kern w:val="0"/>
            <w:sz w:val="24"/>
            <w:szCs w:val="24"/>
            <w:shd w:val="clear" w:fill="FFFFFF"/>
            <w:lang w:val="en-US" w:eastAsia="zh-CN" w:bidi="ar"/>
          </w:rPr>
          <w:t>价格形成</w:t>
        </w:r>
      </w:ins>
      <w:ins w:id="559" w:author="投稿人" w:date="2026-03-08T14:57:01Z">
        <w:r>
          <w:rPr>
            <w:rFonts w:hint="eastAsia" w:ascii="宋体" w:hAnsi="宋体" w:eastAsia="宋体" w:cs="宋体"/>
            <w:i w:val="0"/>
            <w:iCs w:val="0"/>
            <w:caps w:val="0"/>
            <w:color w:val="1F2329"/>
            <w:spacing w:val="0"/>
            <w:kern w:val="0"/>
            <w:sz w:val="24"/>
            <w:szCs w:val="24"/>
            <w:shd w:val="clear" w:fill="FFFFFF"/>
            <w:lang w:val="en-US" w:eastAsia="zh-CN" w:bidi="ar"/>
          </w:rPr>
          <w:t>机制</w:t>
        </w:r>
      </w:ins>
      <w:del w:id="560" w:author="投稿人" w:date="2026-03-08T14:57:20Z">
        <w:r>
          <w:rPr>
            <w:rFonts w:hint="eastAsia" w:ascii="宋体" w:hAnsi="宋体" w:eastAsia="宋体" w:cs="宋体"/>
            <w:i w:val="0"/>
            <w:iCs w:val="0"/>
            <w:caps w:val="0"/>
            <w:color w:val="1F2329"/>
            <w:spacing w:val="0"/>
            <w:kern w:val="0"/>
            <w:sz w:val="24"/>
            <w:szCs w:val="24"/>
            <w:shd w:val="clear" w:fill="FFFFFF"/>
            <w:lang w:val="en-US" w:eastAsia="zh-CN" w:bidi="ar"/>
          </w:rPr>
          <w:delText>如何</w:delText>
        </w:r>
      </w:del>
      <w:ins w:id="561" w:author="投稿人" w:date="2026-03-08T14:57:06Z">
        <w:r>
          <w:rPr>
            <w:rFonts w:hint="eastAsia" w:ascii="宋体" w:hAnsi="宋体" w:eastAsia="宋体" w:cs="宋体"/>
            <w:i w:val="0"/>
            <w:iCs w:val="0"/>
            <w:caps w:val="0"/>
            <w:color w:val="1F2329"/>
            <w:spacing w:val="0"/>
            <w:kern w:val="0"/>
            <w:sz w:val="24"/>
            <w:szCs w:val="24"/>
            <w:shd w:val="clear" w:fill="FFFFFF"/>
            <w:lang w:val="en-US" w:eastAsia="zh-CN" w:bidi="ar"/>
          </w:rPr>
          <w:t>在新</w:t>
        </w:r>
      </w:ins>
      <w:ins w:id="562" w:author="投稿人" w:date="2026-03-08T14:57:07Z">
        <w:r>
          <w:rPr>
            <w:rFonts w:hint="eastAsia" w:ascii="宋体" w:hAnsi="宋体" w:eastAsia="宋体" w:cs="宋体"/>
            <w:i w:val="0"/>
            <w:iCs w:val="0"/>
            <w:caps w:val="0"/>
            <w:color w:val="1F2329"/>
            <w:spacing w:val="0"/>
            <w:kern w:val="0"/>
            <w:sz w:val="24"/>
            <w:szCs w:val="24"/>
            <w:shd w:val="clear" w:fill="FFFFFF"/>
            <w:lang w:val="en-US" w:eastAsia="zh-CN" w:bidi="ar"/>
          </w:rPr>
          <w:t>背景</w:t>
        </w:r>
      </w:ins>
      <w:ins w:id="563" w:author="投稿人" w:date="2026-03-08T14:57:08Z">
        <w:r>
          <w:rPr>
            <w:rFonts w:hint="eastAsia" w:ascii="宋体" w:hAnsi="宋体" w:eastAsia="宋体" w:cs="宋体"/>
            <w:i w:val="0"/>
            <w:iCs w:val="0"/>
            <w:caps w:val="0"/>
            <w:color w:val="1F2329"/>
            <w:spacing w:val="0"/>
            <w:kern w:val="0"/>
            <w:sz w:val="24"/>
            <w:szCs w:val="24"/>
            <w:shd w:val="clear" w:fill="FFFFFF"/>
            <w:lang w:val="en-US" w:eastAsia="zh-CN" w:bidi="ar"/>
          </w:rPr>
          <w:t>下</w:t>
        </w:r>
      </w:ins>
      <w:ins w:id="564" w:author="投稿人" w:date="2026-03-08T14:57:20Z">
        <w:r>
          <w:rPr>
            <w:rFonts w:hint="eastAsia" w:ascii="宋体" w:hAnsi="宋体" w:eastAsia="宋体" w:cs="宋体"/>
            <w:i w:val="0"/>
            <w:iCs w:val="0"/>
            <w:caps w:val="0"/>
            <w:color w:val="1F2329"/>
            <w:spacing w:val="0"/>
            <w:kern w:val="0"/>
            <w:sz w:val="24"/>
            <w:szCs w:val="24"/>
            <w:shd w:val="clear" w:fill="FFFFFF"/>
            <w:lang w:val="en-US" w:eastAsia="zh-CN" w:bidi="ar"/>
          </w:rPr>
          <w:t>如何</w:t>
        </w:r>
      </w:ins>
      <w:r>
        <w:rPr>
          <w:rFonts w:hint="eastAsia" w:ascii="宋体" w:hAnsi="宋体" w:eastAsia="宋体" w:cs="宋体"/>
          <w:i w:val="0"/>
          <w:iCs w:val="0"/>
          <w:caps w:val="0"/>
          <w:color w:val="1F2329"/>
          <w:spacing w:val="0"/>
          <w:kern w:val="0"/>
          <w:sz w:val="24"/>
          <w:szCs w:val="24"/>
          <w:shd w:val="clear" w:fill="FFFFFF"/>
          <w:lang w:val="en-US" w:eastAsia="zh-CN" w:bidi="ar"/>
        </w:rPr>
        <w:t>有效运作、外部受让人与其他股东的利益如何平衡，成为需要重新思考实践问题。同时，优先购买权的性质界定仍悬而未决，</w:t>
      </w:r>
      <w:ins w:id="565" w:author="投稿人" w:date="2026-03-08T17:16:17Z">
        <w:r>
          <w:rPr>
            <w:rFonts w:hint="eastAsia" w:ascii="宋体" w:hAnsi="宋体" w:eastAsia="宋体" w:cs="宋体"/>
            <w:i w:val="0"/>
            <w:iCs w:val="0"/>
            <w:caps w:val="0"/>
            <w:color w:val="1F2329"/>
            <w:spacing w:val="0"/>
            <w:kern w:val="0"/>
            <w:sz w:val="24"/>
            <w:szCs w:val="24"/>
            <w:shd w:val="clear" w:fill="FFFFFF"/>
            <w:lang w:val="en-US" w:eastAsia="zh-CN" w:bidi="ar"/>
          </w:rPr>
          <w:t>在新的</w:t>
        </w:r>
      </w:ins>
      <w:ins w:id="566" w:author="投稿人" w:date="2026-03-08T17:16:19Z">
        <w:r>
          <w:rPr>
            <w:rFonts w:hint="eastAsia" w:ascii="宋体" w:hAnsi="宋体" w:eastAsia="宋体" w:cs="宋体"/>
            <w:i w:val="0"/>
            <w:iCs w:val="0"/>
            <w:caps w:val="0"/>
            <w:color w:val="1F2329"/>
            <w:spacing w:val="0"/>
            <w:kern w:val="0"/>
            <w:sz w:val="24"/>
            <w:szCs w:val="24"/>
            <w:shd w:val="clear" w:fill="FFFFFF"/>
            <w:lang w:val="en-US" w:eastAsia="zh-CN" w:bidi="ar"/>
          </w:rPr>
          <w:t>实证法</w:t>
        </w:r>
      </w:ins>
      <w:ins w:id="567" w:author="投稿人" w:date="2026-03-08T17:16:22Z">
        <w:r>
          <w:rPr>
            <w:rFonts w:hint="eastAsia" w:ascii="宋体" w:hAnsi="宋体" w:eastAsia="宋体" w:cs="宋体"/>
            <w:i w:val="0"/>
            <w:iCs w:val="0"/>
            <w:caps w:val="0"/>
            <w:color w:val="1F2329"/>
            <w:spacing w:val="0"/>
            <w:kern w:val="0"/>
            <w:sz w:val="24"/>
            <w:szCs w:val="24"/>
            <w:shd w:val="clear" w:fill="FFFFFF"/>
            <w:lang w:val="en-US" w:eastAsia="zh-CN" w:bidi="ar"/>
          </w:rPr>
          <w:t>背景下</w:t>
        </w:r>
      </w:ins>
      <w:del w:id="568" w:author="投稿人" w:date="2026-03-08T17:16:32Z">
        <w:r>
          <w:rPr>
            <w:rFonts w:hint="eastAsia" w:ascii="宋体" w:hAnsi="宋体" w:eastAsia="宋体" w:cs="宋体"/>
            <w:i w:val="0"/>
            <w:iCs w:val="0"/>
            <w:caps w:val="0"/>
            <w:color w:val="1F2329"/>
            <w:spacing w:val="0"/>
            <w:kern w:val="0"/>
            <w:sz w:val="24"/>
            <w:szCs w:val="24"/>
            <w:shd w:val="clear" w:fill="FFFFFF"/>
            <w:lang w:val="en-US" w:eastAsia="zh-CN" w:bidi="ar"/>
          </w:rPr>
          <w:delText>形成权与请求权的争议</w:delText>
        </w:r>
      </w:del>
      <w:r>
        <w:rPr>
          <w:rFonts w:hint="eastAsia" w:ascii="宋体" w:hAnsi="宋体" w:eastAsia="宋体" w:cs="宋体"/>
          <w:i w:val="0"/>
          <w:iCs w:val="0"/>
          <w:caps w:val="0"/>
          <w:color w:val="1F2329"/>
          <w:spacing w:val="0"/>
          <w:kern w:val="0"/>
          <w:sz w:val="24"/>
          <w:szCs w:val="24"/>
          <w:shd w:val="clear" w:fill="FFFFFF"/>
          <w:lang w:val="en-US" w:eastAsia="zh-CN" w:bidi="ar"/>
        </w:rPr>
        <w:t>应当寻找新的</w:t>
      </w:r>
      <w:ins w:id="569" w:author="投稿人" w:date="2026-03-08T17:16:37Z">
        <w:r>
          <w:rPr>
            <w:rFonts w:hint="eastAsia" w:ascii="宋体" w:hAnsi="宋体" w:eastAsia="宋体" w:cs="宋体"/>
            <w:i w:val="0"/>
            <w:iCs w:val="0"/>
            <w:caps w:val="0"/>
            <w:color w:val="1F2329"/>
            <w:spacing w:val="0"/>
            <w:kern w:val="0"/>
            <w:sz w:val="24"/>
            <w:szCs w:val="24"/>
            <w:shd w:val="clear" w:fill="FFFFFF"/>
            <w:lang w:val="en-US" w:eastAsia="zh-CN" w:bidi="ar"/>
          </w:rPr>
          <w:t>解释</w:t>
        </w:r>
      </w:ins>
      <w:del w:id="570" w:author="投稿人" w:date="2026-03-08T17:16:36Z">
        <w:r>
          <w:rPr>
            <w:rFonts w:hint="eastAsia" w:ascii="宋体" w:hAnsi="宋体" w:eastAsia="宋体" w:cs="宋体"/>
            <w:i w:val="0"/>
            <w:iCs w:val="0"/>
            <w:caps w:val="0"/>
            <w:color w:val="1F2329"/>
            <w:spacing w:val="0"/>
            <w:kern w:val="0"/>
            <w:sz w:val="24"/>
            <w:szCs w:val="24"/>
            <w:shd w:val="clear" w:fill="FFFFFF"/>
            <w:lang w:val="en-US" w:eastAsia="zh-CN" w:bidi="ar"/>
          </w:rPr>
          <w:delText>定性</w:delText>
        </w:r>
      </w:del>
      <w:r>
        <w:rPr>
          <w:rFonts w:hint="eastAsia" w:ascii="宋体" w:hAnsi="宋体" w:eastAsia="宋体" w:cs="宋体"/>
          <w:i w:val="0"/>
          <w:iCs w:val="0"/>
          <w:caps w:val="0"/>
          <w:color w:val="1F2329"/>
          <w:spacing w:val="0"/>
          <w:kern w:val="0"/>
          <w:sz w:val="24"/>
          <w:szCs w:val="24"/>
          <w:shd w:val="clear" w:fill="FFFFFF"/>
          <w:lang w:val="en-US" w:eastAsia="zh-CN" w:bidi="ar"/>
        </w:rPr>
        <w:t>路径。此外，反悔权虽经司法解释确认，但未被《公司法》吸收，仍</w:t>
      </w:r>
      <w:ins w:id="571" w:author="投稿人" w:date="2026-03-08T17:16:58Z">
        <w:r>
          <w:rPr>
            <w:rFonts w:hint="eastAsia" w:ascii="宋体" w:hAnsi="宋体" w:eastAsia="宋体" w:cs="宋体"/>
            <w:i w:val="0"/>
            <w:iCs w:val="0"/>
            <w:caps w:val="0"/>
            <w:color w:val="1F2329"/>
            <w:spacing w:val="0"/>
            <w:kern w:val="0"/>
            <w:sz w:val="24"/>
            <w:szCs w:val="24"/>
            <w:shd w:val="clear" w:fill="FFFFFF"/>
            <w:lang w:val="en-US" w:eastAsia="zh-CN" w:bidi="ar"/>
          </w:rPr>
          <w:t>有必要</w:t>
        </w:r>
      </w:ins>
      <w:ins w:id="572" w:author="投稿人" w:date="2026-03-08T17:17:03Z">
        <w:r>
          <w:rPr>
            <w:rFonts w:hint="eastAsia" w:ascii="宋体" w:hAnsi="宋体" w:eastAsia="宋体" w:cs="宋体"/>
            <w:i w:val="0"/>
            <w:iCs w:val="0"/>
            <w:caps w:val="0"/>
            <w:color w:val="1F2329"/>
            <w:spacing w:val="0"/>
            <w:kern w:val="0"/>
            <w:sz w:val="24"/>
            <w:szCs w:val="24"/>
            <w:shd w:val="clear" w:fill="FFFFFF"/>
            <w:lang w:val="en-US" w:eastAsia="zh-CN" w:bidi="ar"/>
          </w:rPr>
          <w:t>对其</w:t>
        </w:r>
      </w:ins>
      <w:ins w:id="573" w:author="投稿人" w:date="2026-03-08T17:17:05Z">
        <w:r>
          <w:rPr>
            <w:rFonts w:hint="eastAsia" w:ascii="宋体" w:hAnsi="宋体" w:eastAsia="宋体" w:cs="宋体"/>
            <w:i w:val="0"/>
            <w:iCs w:val="0"/>
            <w:caps w:val="0"/>
            <w:color w:val="1F2329"/>
            <w:spacing w:val="0"/>
            <w:kern w:val="0"/>
            <w:sz w:val="24"/>
            <w:szCs w:val="24"/>
            <w:shd w:val="clear" w:fill="FFFFFF"/>
            <w:lang w:val="en-US" w:eastAsia="zh-CN" w:bidi="ar"/>
          </w:rPr>
          <w:t>存在的</w:t>
        </w:r>
      </w:ins>
      <w:ins w:id="574" w:author="投稿人" w:date="2026-03-08T17:17:07Z">
        <w:r>
          <w:rPr>
            <w:rFonts w:hint="eastAsia" w:ascii="宋体" w:hAnsi="宋体" w:eastAsia="宋体" w:cs="宋体"/>
            <w:i w:val="0"/>
            <w:iCs w:val="0"/>
            <w:caps w:val="0"/>
            <w:color w:val="1F2329"/>
            <w:spacing w:val="0"/>
            <w:kern w:val="0"/>
            <w:sz w:val="24"/>
            <w:szCs w:val="24"/>
            <w:shd w:val="clear" w:fill="FFFFFF"/>
            <w:lang w:val="en-US" w:eastAsia="zh-CN" w:bidi="ar"/>
          </w:rPr>
          <w:t>正当性</w:t>
        </w:r>
      </w:ins>
      <w:del w:id="575" w:author="投稿人" w:date="2026-03-08T17:17:38Z">
        <w:r>
          <w:rPr>
            <w:rFonts w:hint="default" w:ascii="宋体" w:hAnsi="宋体" w:eastAsia="宋体" w:cs="宋体"/>
            <w:i w:val="0"/>
            <w:iCs w:val="0"/>
            <w:caps w:val="0"/>
            <w:color w:val="1F2329"/>
            <w:spacing w:val="0"/>
            <w:kern w:val="0"/>
            <w:sz w:val="24"/>
            <w:szCs w:val="24"/>
            <w:shd w:val="clear" w:fill="FFFFFF"/>
            <w:lang w:val="en-US" w:eastAsia="zh-CN" w:bidi="ar"/>
          </w:rPr>
          <w:delText>需对</w:delText>
        </w:r>
      </w:del>
      <w:ins w:id="576" w:author="投稿人" w:date="2026-03-08T17:17:39Z">
        <w:r>
          <w:rPr>
            <w:rFonts w:hint="eastAsia" w:ascii="宋体" w:hAnsi="宋体" w:eastAsia="宋体" w:cs="宋体"/>
            <w:i w:val="0"/>
            <w:iCs w:val="0"/>
            <w:caps w:val="0"/>
            <w:color w:val="1F2329"/>
            <w:spacing w:val="0"/>
            <w:kern w:val="0"/>
            <w:sz w:val="24"/>
            <w:szCs w:val="24"/>
            <w:shd w:val="clear" w:fill="FFFFFF"/>
            <w:lang w:val="en-US" w:eastAsia="zh-CN" w:bidi="ar"/>
          </w:rPr>
          <w:t>及</w:t>
        </w:r>
      </w:ins>
      <w:ins w:id="577" w:author="投稿人" w:date="2026-03-08T17:17:40Z">
        <w:r>
          <w:rPr>
            <w:rFonts w:hint="eastAsia" w:ascii="宋体" w:hAnsi="宋体" w:eastAsia="宋体" w:cs="宋体"/>
            <w:i w:val="0"/>
            <w:iCs w:val="0"/>
            <w:caps w:val="0"/>
            <w:color w:val="1F2329"/>
            <w:spacing w:val="0"/>
            <w:kern w:val="0"/>
            <w:sz w:val="24"/>
            <w:szCs w:val="24"/>
            <w:shd w:val="clear" w:fill="FFFFFF"/>
            <w:lang w:val="en-US" w:eastAsia="zh-CN" w:bidi="ar"/>
          </w:rPr>
          <w:t>权利</w:t>
        </w:r>
      </w:ins>
      <w:ins w:id="578" w:author="投稿人" w:date="2026-03-09T15:29:39Z">
        <w:r>
          <w:rPr>
            <w:rFonts w:hint="eastAsia" w:ascii="宋体" w:hAnsi="宋体" w:eastAsia="宋体" w:cs="宋体"/>
            <w:i w:val="0"/>
            <w:iCs w:val="0"/>
            <w:caps w:val="0"/>
            <w:color w:val="1F2329"/>
            <w:spacing w:val="0"/>
            <w:kern w:val="0"/>
            <w:sz w:val="24"/>
            <w:szCs w:val="24"/>
            <w:shd w:val="clear" w:fill="FFFFFF"/>
            <w:lang w:val="en-US" w:eastAsia="zh-CN" w:bidi="ar"/>
          </w:rPr>
          <w:t>性质</w:t>
        </w:r>
      </w:ins>
      <w:del w:id="579" w:author="投稿人" w:date="2026-03-09T15:29:39Z">
        <w:r>
          <w:rPr>
            <w:rFonts w:hint="eastAsia" w:ascii="宋体" w:hAnsi="宋体" w:eastAsia="宋体" w:cs="宋体"/>
            <w:i w:val="0"/>
            <w:iCs w:val="0"/>
            <w:caps w:val="0"/>
            <w:color w:val="1F2329"/>
            <w:spacing w:val="0"/>
            <w:kern w:val="0"/>
            <w:sz w:val="24"/>
            <w:szCs w:val="24"/>
            <w:shd w:val="clear" w:fill="FFFFFF"/>
            <w:lang w:val="en-US" w:eastAsia="zh-CN" w:bidi="ar"/>
          </w:rPr>
          <w:delText>其</w:delText>
        </w:r>
      </w:del>
      <w:r>
        <w:rPr>
          <w:rFonts w:hint="eastAsia" w:ascii="宋体" w:hAnsi="宋体" w:eastAsia="宋体" w:cs="宋体"/>
          <w:i w:val="0"/>
          <w:iCs w:val="0"/>
          <w:caps w:val="0"/>
          <w:color w:val="1F2329"/>
          <w:spacing w:val="0"/>
          <w:kern w:val="0"/>
          <w:sz w:val="24"/>
          <w:szCs w:val="24"/>
          <w:shd w:val="clear" w:fill="FFFFFF"/>
          <w:lang w:val="en-US" w:eastAsia="zh-CN" w:bidi="ar"/>
        </w:rPr>
        <w:t>进行</w:t>
      </w:r>
      <w:del w:id="580" w:author="投稿人" w:date="2026-03-08T17:17:47Z">
        <w:r>
          <w:rPr>
            <w:rFonts w:hint="default" w:ascii="宋体" w:hAnsi="宋体" w:eastAsia="宋体" w:cs="宋体"/>
            <w:i w:val="0"/>
            <w:iCs w:val="0"/>
            <w:caps w:val="0"/>
            <w:color w:val="1F2329"/>
            <w:spacing w:val="0"/>
            <w:kern w:val="0"/>
            <w:sz w:val="24"/>
            <w:szCs w:val="24"/>
            <w:shd w:val="clear" w:fill="FFFFFF"/>
            <w:lang w:val="en-US" w:eastAsia="zh-CN" w:bidi="ar"/>
          </w:rPr>
          <w:delText>教义学工作</w:delText>
        </w:r>
      </w:del>
      <w:ins w:id="581" w:author="投稿人" w:date="2026-03-08T17:17:48Z">
        <w:r>
          <w:rPr>
            <w:rFonts w:hint="eastAsia" w:ascii="宋体" w:hAnsi="宋体" w:eastAsia="宋体" w:cs="宋体"/>
            <w:i w:val="0"/>
            <w:iCs w:val="0"/>
            <w:caps w:val="0"/>
            <w:color w:val="1F2329"/>
            <w:spacing w:val="0"/>
            <w:kern w:val="0"/>
            <w:sz w:val="24"/>
            <w:szCs w:val="24"/>
            <w:shd w:val="clear" w:fill="FFFFFF"/>
            <w:lang w:val="en-US" w:eastAsia="zh-CN" w:bidi="ar"/>
          </w:rPr>
          <w:t>论证</w:t>
        </w:r>
      </w:ins>
      <w:r>
        <w:rPr>
          <w:rFonts w:hint="eastAsia" w:ascii="宋体" w:hAnsi="宋体" w:eastAsia="宋体" w:cs="宋体"/>
          <w:i w:val="0"/>
          <w:iCs w:val="0"/>
          <w:caps w:val="0"/>
          <w:color w:val="1F2329"/>
          <w:spacing w:val="0"/>
          <w:kern w:val="0"/>
          <w:sz w:val="24"/>
          <w:szCs w:val="24"/>
          <w:shd w:val="clear" w:fill="FFFFFF"/>
          <w:lang w:val="en-US" w:eastAsia="zh-CN" w:bidi="ar"/>
        </w:rPr>
        <w:t>。最后，</w:t>
      </w:r>
      <w:del w:id="582" w:author="投稿人" w:date="2026-03-08T17:18:13Z">
        <w:r>
          <w:rPr>
            <w:rFonts w:hint="eastAsia" w:ascii="宋体" w:hAnsi="宋体" w:eastAsia="宋体" w:cs="宋体"/>
            <w:i w:val="0"/>
            <w:iCs w:val="0"/>
            <w:caps w:val="0"/>
            <w:color w:val="1F2329"/>
            <w:spacing w:val="0"/>
            <w:kern w:val="0"/>
            <w:sz w:val="24"/>
            <w:szCs w:val="24"/>
            <w:shd w:val="clear" w:fill="FFFFFF"/>
            <w:lang w:val="en-US" w:eastAsia="zh-CN" w:bidi="ar"/>
          </w:rPr>
          <w:delText>同等条件的认定是否应包含</w:delText>
        </w:r>
      </w:del>
      <w:r>
        <w:rPr>
          <w:rFonts w:hint="eastAsia" w:ascii="宋体" w:hAnsi="宋体" w:eastAsia="宋体" w:cs="宋体"/>
          <w:i w:val="0"/>
          <w:iCs w:val="0"/>
          <w:caps w:val="0"/>
          <w:color w:val="1F2329"/>
          <w:spacing w:val="0"/>
          <w:kern w:val="0"/>
          <w:sz w:val="24"/>
          <w:szCs w:val="24"/>
          <w:shd w:val="clear" w:fill="FFFFFF"/>
          <w:lang w:val="en-US" w:eastAsia="zh-CN" w:bidi="ar"/>
        </w:rPr>
        <w:t>优先购买权人的履行能力</w:t>
      </w:r>
      <w:ins w:id="583" w:author="投稿人" w:date="2026-03-08T17:18:17Z">
        <w:r>
          <w:rPr>
            <w:rFonts w:hint="eastAsia" w:ascii="宋体" w:hAnsi="宋体" w:eastAsia="宋体" w:cs="宋体"/>
            <w:i w:val="0"/>
            <w:iCs w:val="0"/>
            <w:caps w:val="0"/>
            <w:color w:val="1F2329"/>
            <w:spacing w:val="0"/>
            <w:kern w:val="0"/>
            <w:sz w:val="24"/>
            <w:szCs w:val="24"/>
            <w:shd w:val="clear" w:fill="FFFFFF"/>
            <w:lang w:val="en-US" w:eastAsia="zh-CN" w:bidi="ar"/>
          </w:rPr>
          <w:t>是否</w:t>
        </w:r>
      </w:ins>
      <w:ins w:id="584" w:author="投稿人" w:date="2026-03-08T17:18:19Z">
        <w:r>
          <w:rPr>
            <w:rFonts w:hint="eastAsia" w:ascii="宋体" w:hAnsi="宋体" w:eastAsia="宋体" w:cs="宋体"/>
            <w:i w:val="0"/>
            <w:iCs w:val="0"/>
            <w:caps w:val="0"/>
            <w:color w:val="1F2329"/>
            <w:spacing w:val="0"/>
            <w:kern w:val="0"/>
            <w:sz w:val="24"/>
            <w:szCs w:val="24"/>
            <w:shd w:val="clear" w:fill="FFFFFF"/>
            <w:lang w:val="en-US" w:eastAsia="zh-CN" w:bidi="ar"/>
          </w:rPr>
          <w:t>作为</w:t>
        </w:r>
      </w:ins>
      <w:ins w:id="585" w:author="投稿人" w:date="2026-03-08T17:18:25Z">
        <w:r>
          <w:rPr>
            <w:rFonts w:hint="eastAsia" w:ascii="宋体" w:hAnsi="宋体" w:eastAsia="宋体" w:cs="宋体"/>
            <w:i w:val="0"/>
            <w:iCs w:val="0"/>
            <w:caps w:val="0"/>
            <w:color w:val="1F2329"/>
            <w:spacing w:val="0"/>
            <w:kern w:val="0"/>
            <w:sz w:val="24"/>
            <w:szCs w:val="24"/>
            <w:shd w:val="clear" w:fill="FFFFFF"/>
            <w:lang w:val="en-US" w:eastAsia="zh-CN" w:bidi="ar"/>
          </w:rPr>
          <w:t>构成</w:t>
        </w:r>
      </w:ins>
      <w:ins w:id="586" w:author="投稿人" w:date="2026-03-08T17:18:26Z">
        <w:r>
          <w:rPr>
            <w:rFonts w:hint="eastAsia" w:ascii="宋体" w:hAnsi="宋体" w:eastAsia="宋体" w:cs="宋体"/>
            <w:i w:val="0"/>
            <w:iCs w:val="0"/>
            <w:caps w:val="0"/>
            <w:color w:val="1F2329"/>
            <w:spacing w:val="0"/>
            <w:kern w:val="0"/>
            <w:sz w:val="24"/>
            <w:szCs w:val="24"/>
            <w:shd w:val="clear" w:fill="FFFFFF"/>
            <w:lang w:val="en-US" w:eastAsia="zh-CN" w:bidi="ar"/>
          </w:rPr>
          <w:t>要件</w:t>
        </w:r>
      </w:ins>
      <w:r>
        <w:rPr>
          <w:rFonts w:hint="eastAsia" w:ascii="宋体" w:hAnsi="宋体" w:eastAsia="宋体" w:cs="宋体"/>
          <w:i w:val="0"/>
          <w:iCs w:val="0"/>
          <w:caps w:val="0"/>
          <w:color w:val="1F2329"/>
          <w:spacing w:val="0"/>
          <w:kern w:val="0"/>
          <w:sz w:val="24"/>
          <w:szCs w:val="24"/>
          <w:shd w:val="clear" w:fill="FFFFFF"/>
          <w:lang w:val="en-US" w:eastAsia="zh-CN" w:bidi="ar"/>
        </w:rPr>
        <w:t>，如何防止无资力主体滥用优先购买权损害出让人利益</w:t>
      </w:r>
      <w:ins w:id="587" w:author="投稿人" w:date="2026-03-08T17:19:33Z">
        <w:r>
          <w:rPr>
            <w:rFonts w:hint="eastAsia" w:ascii="宋体" w:hAnsi="宋体" w:eastAsia="宋体" w:cs="宋体"/>
            <w:i w:val="0"/>
            <w:iCs w:val="0"/>
            <w:caps w:val="0"/>
            <w:color w:val="1F2329"/>
            <w:spacing w:val="0"/>
            <w:kern w:val="0"/>
            <w:sz w:val="24"/>
            <w:szCs w:val="24"/>
            <w:shd w:val="clear" w:fill="FFFFFF"/>
            <w:lang w:val="en-US" w:eastAsia="zh-CN" w:bidi="ar"/>
          </w:rPr>
          <w:t>亦</w:t>
        </w:r>
      </w:ins>
      <w:ins w:id="588" w:author="投稿人" w:date="2026-03-08T17:19:34Z">
        <w:r>
          <w:rPr>
            <w:rFonts w:hint="eastAsia" w:ascii="宋体" w:hAnsi="宋体" w:eastAsia="宋体" w:cs="宋体"/>
            <w:i w:val="0"/>
            <w:iCs w:val="0"/>
            <w:caps w:val="0"/>
            <w:color w:val="1F2329"/>
            <w:spacing w:val="0"/>
            <w:kern w:val="0"/>
            <w:sz w:val="24"/>
            <w:szCs w:val="24"/>
            <w:shd w:val="clear" w:fill="FFFFFF"/>
            <w:lang w:val="en-US" w:eastAsia="zh-CN" w:bidi="ar"/>
          </w:rPr>
          <w:t>是</w:t>
        </w:r>
      </w:ins>
      <w:ins w:id="589" w:author="投稿人" w:date="2026-03-08T17:19:18Z">
        <w:r>
          <w:rPr>
            <w:rFonts w:hint="eastAsia" w:ascii="宋体" w:hAnsi="宋体" w:eastAsia="宋体" w:cs="宋体"/>
            <w:i w:val="0"/>
            <w:iCs w:val="0"/>
            <w:caps w:val="0"/>
            <w:color w:val="1F2329"/>
            <w:spacing w:val="0"/>
            <w:kern w:val="0"/>
            <w:sz w:val="24"/>
            <w:szCs w:val="24"/>
            <w:shd w:val="clear" w:fill="FFFFFF"/>
            <w:lang w:val="en-US" w:eastAsia="zh-CN" w:bidi="ar"/>
          </w:rPr>
          <w:t>重要问题</w:t>
        </w:r>
      </w:ins>
      <w:ins w:id="590" w:author="投稿人" w:date="2026-03-08T17:19:37Z">
        <w:r>
          <w:rPr>
            <w:rFonts w:hint="eastAsia" w:ascii="宋体" w:hAnsi="宋体" w:eastAsia="宋体" w:cs="宋体"/>
            <w:i w:val="0"/>
            <w:iCs w:val="0"/>
            <w:caps w:val="0"/>
            <w:color w:val="1F2329"/>
            <w:spacing w:val="0"/>
            <w:kern w:val="0"/>
            <w:sz w:val="24"/>
            <w:szCs w:val="24"/>
            <w:shd w:val="clear" w:fill="FFFFFF"/>
            <w:lang w:val="en-US" w:eastAsia="zh-CN" w:bidi="ar"/>
          </w:rPr>
          <w:t>，然</w:t>
        </w:r>
      </w:ins>
      <w:ins w:id="591" w:author="投稿人" w:date="2026-03-08T17:19:38Z">
        <w:r>
          <w:rPr>
            <w:rFonts w:hint="eastAsia" w:ascii="宋体" w:hAnsi="宋体" w:eastAsia="宋体" w:cs="宋体"/>
            <w:i w:val="0"/>
            <w:iCs w:val="0"/>
            <w:caps w:val="0"/>
            <w:color w:val="1F2329"/>
            <w:spacing w:val="0"/>
            <w:kern w:val="0"/>
            <w:sz w:val="24"/>
            <w:szCs w:val="24"/>
            <w:shd w:val="clear" w:fill="FFFFFF"/>
            <w:lang w:val="en-US" w:eastAsia="zh-CN" w:bidi="ar"/>
          </w:rPr>
          <w:t>立法</w:t>
        </w:r>
      </w:ins>
      <w:ins w:id="592" w:author="投稿人" w:date="2026-03-08T17:19:43Z">
        <w:r>
          <w:rPr>
            <w:rFonts w:hint="eastAsia" w:ascii="宋体" w:hAnsi="宋体" w:eastAsia="宋体" w:cs="宋体"/>
            <w:i w:val="0"/>
            <w:iCs w:val="0"/>
            <w:caps w:val="0"/>
            <w:color w:val="1F2329"/>
            <w:spacing w:val="0"/>
            <w:kern w:val="0"/>
            <w:sz w:val="24"/>
            <w:szCs w:val="24"/>
            <w:shd w:val="clear" w:fill="FFFFFF"/>
            <w:lang w:val="en-US" w:eastAsia="zh-CN" w:bidi="ar"/>
          </w:rPr>
          <w:t>未</w:t>
        </w:r>
      </w:ins>
      <w:ins w:id="593" w:author="投稿人" w:date="2026-03-08T17:19:46Z">
        <w:r>
          <w:rPr>
            <w:rFonts w:hint="eastAsia" w:ascii="宋体" w:hAnsi="宋体" w:eastAsia="宋体" w:cs="宋体"/>
            <w:i w:val="0"/>
            <w:iCs w:val="0"/>
            <w:caps w:val="0"/>
            <w:color w:val="1F2329"/>
            <w:spacing w:val="0"/>
            <w:kern w:val="0"/>
            <w:sz w:val="24"/>
            <w:szCs w:val="24"/>
            <w:shd w:val="clear" w:fill="FFFFFF"/>
            <w:lang w:val="en-US" w:eastAsia="zh-CN" w:bidi="ar"/>
          </w:rPr>
          <w:t>予</w:t>
        </w:r>
      </w:ins>
      <w:ins w:id="594" w:author="投稿人" w:date="2026-03-08T17:19:47Z">
        <w:r>
          <w:rPr>
            <w:rFonts w:hint="eastAsia" w:ascii="宋体" w:hAnsi="宋体" w:eastAsia="宋体" w:cs="宋体"/>
            <w:i w:val="0"/>
            <w:iCs w:val="0"/>
            <w:caps w:val="0"/>
            <w:color w:val="1F2329"/>
            <w:spacing w:val="0"/>
            <w:kern w:val="0"/>
            <w:sz w:val="24"/>
            <w:szCs w:val="24"/>
            <w:shd w:val="clear" w:fill="FFFFFF"/>
            <w:lang w:val="en-US" w:eastAsia="zh-CN" w:bidi="ar"/>
          </w:rPr>
          <w:t>明确</w:t>
        </w:r>
      </w:ins>
      <w:del w:id="595" w:author="投稿人" w:date="2026-03-08T17:19:26Z">
        <w:r>
          <w:rPr>
            <w:rFonts w:hint="eastAsia" w:ascii="宋体" w:hAnsi="宋体" w:eastAsia="宋体" w:cs="宋体"/>
            <w:i w:val="0"/>
            <w:iCs w:val="0"/>
            <w:caps w:val="0"/>
            <w:color w:val="1F2329"/>
            <w:spacing w:val="0"/>
            <w:kern w:val="0"/>
            <w:sz w:val="24"/>
            <w:szCs w:val="24"/>
            <w:shd w:val="clear" w:fill="FFFFFF"/>
            <w:lang w:val="en-US" w:eastAsia="zh-CN" w:bidi="ar"/>
          </w:rPr>
          <w:delText>，亦</w:delText>
        </w:r>
      </w:del>
      <w:del w:id="596" w:author="投稿人" w:date="2026-03-08T17:19:25Z">
        <w:r>
          <w:rPr>
            <w:rFonts w:hint="eastAsia" w:ascii="宋体" w:hAnsi="宋体" w:eastAsia="宋体" w:cs="宋体"/>
            <w:i w:val="0"/>
            <w:iCs w:val="0"/>
            <w:caps w:val="0"/>
            <w:color w:val="1F2329"/>
            <w:spacing w:val="0"/>
            <w:kern w:val="0"/>
            <w:sz w:val="24"/>
            <w:szCs w:val="24"/>
            <w:shd w:val="clear" w:fill="FFFFFF"/>
            <w:lang w:val="en-US" w:eastAsia="zh-CN" w:bidi="ar"/>
          </w:rPr>
          <w:delText>是</w:delText>
        </w:r>
      </w:del>
      <w:del w:id="597" w:author="投稿人" w:date="2026-03-08T17:19:18Z">
        <w:r>
          <w:rPr>
            <w:rFonts w:hint="default" w:ascii="宋体" w:hAnsi="宋体" w:eastAsia="宋体" w:cs="宋体"/>
            <w:i w:val="0"/>
            <w:iCs w:val="0"/>
            <w:caps w:val="0"/>
            <w:color w:val="1F2329"/>
            <w:spacing w:val="0"/>
            <w:kern w:val="0"/>
            <w:sz w:val="24"/>
            <w:szCs w:val="24"/>
            <w:shd w:val="clear" w:fill="FFFFFF"/>
            <w:lang w:val="en-US" w:eastAsia="zh-CN" w:bidi="ar"/>
          </w:rPr>
          <w:delText>当前规则</w:delText>
        </w:r>
      </w:del>
      <w:del w:id="598" w:author="投稿人" w:date="2026-03-08T17:19:18Z">
        <w:r>
          <w:rPr>
            <w:rFonts w:hint="eastAsia" w:ascii="宋体" w:hAnsi="宋体" w:eastAsia="宋体" w:cs="宋体"/>
            <w:i w:val="0"/>
            <w:iCs w:val="0"/>
            <w:caps w:val="0"/>
            <w:color w:val="1F2329"/>
            <w:spacing w:val="0"/>
            <w:kern w:val="0"/>
            <w:sz w:val="24"/>
            <w:szCs w:val="24"/>
            <w:shd w:val="clear" w:fill="FFFFFF"/>
            <w:lang w:val="en-US" w:eastAsia="zh-CN" w:bidi="ar"/>
          </w:rPr>
          <w:delText>未明确的重要</w:delText>
        </w:r>
      </w:del>
      <w:del w:id="599" w:author="投稿人" w:date="2026-03-08T17:18:58Z">
        <w:r>
          <w:rPr>
            <w:rFonts w:hint="eastAsia" w:ascii="宋体" w:hAnsi="宋体" w:eastAsia="宋体" w:cs="宋体"/>
            <w:i w:val="0"/>
            <w:iCs w:val="0"/>
            <w:caps w:val="0"/>
            <w:color w:val="1F2329"/>
            <w:spacing w:val="0"/>
            <w:kern w:val="0"/>
            <w:sz w:val="24"/>
            <w:szCs w:val="24"/>
            <w:shd w:val="clear" w:fill="FFFFFF"/>
            <w:lang w:val="en-US" w:eastAsia="zh-CN" w:bidi="ar"/>
          </w:rPr>
          <w:delText>议题</w:delText>
        </w:r>
      </w:del>
      <w:r>
        <w:rPr>
          <w:rFonts w:hint="eastAsia" w:ascii="宋体" w:hAnsi="宋体" w:eastAsia="宋体" w:cs="宋体"/>
          <w:i w:val="0"/>
          <w:iCs w:val="0"/>
          <w:caps w:val="0"/>
          <w:color w:val="1F2329"/>
          <w:spacing w:val="0"/>
          <w:kern w:val="0"/>
          <w:sz w:val="24"/>
          <w:szCs w:val="24"/>
          <w:shd w:val="clear" w:fill="FFFFFF"/>
          <w:lang w:val="en-US" w:eastAsia="zh-CN" w:bidi="ar"/>
        </w:rPr>
        <w:t>。这些问题相互交织，</w:t>
      </w:r>
      <w:del w:id="600" w:author="投稿人" w:date="2026-03-08T17:20:58Z">
        <w:r>
          <w:rPr>
            <w:rFonts w:hint="default" w:ascii="宋体" w:hAnsi="宋体" w:eastAsia="宋体" w:cs="宋体"/>
            <w:i w:val="0"/>
            <w:iCs w:val="0"/>
            <w:caps w:val="0"/>
            <w:color w:val="1F2329"/>
            <w:spacing w:val="0"/>
            <w:kern w:val="0"/>
            <w:sz w:val="24"/>
            <w:szCs w:val="24"/>
            <w:shd w:val="clear" w:fill="FFFFFF"/>
            <w:lang w:val="en-US" w:eastAsia="zh-CN" w:bidi="ar"/>
          </w:rPr>
          <w:delText>既涉及制度沿革的历史延续性，也关乎新公司法实施后的实践适配性</w:delText>
        </w:r>
      </w:del>
      <w:ins w:id="601" w:author="投稿人" w:date="2026-03-08T17:20:58Z">
        <w:r>
          <w:rPr>
            <w:rFonts w:hint="eastAsia" w:ascii="宋体" w:hAnsi="宋体" w:eastAsia="宋体" w:cs="宋体"/>
            <w:i w:val="0"/>
            <w:iCs w:val="0"/>
            <w:caps w:val="0"/>
            <w:color w:val="1F2329"/>
            <w:spacing w:val="0"/>
            <w:kern w:val="0"/>
            <w:sz w:val="24"/>
            <w:szCs w:val="24"/>
            <w:shd w:val="clear" w:fill="FFFFFF"/>
            <w:lang w:val="en-US" w:eastAsia="zh-CN" w:bidi="ar"/>
          </w:rPr>
          <w:t>在</w:t>
        </w:r>
      </w:ins>
      <w:ins w:id="602" w:author="投稿人" w:date="2026-03-08T17:20:59Z">
        <w:r>
          <w:rPr>
            <w:rFonts w:hint="eastAsia" w:ascii="宋体" w:hAnsi="宋体" w:eastAsia="宋体" w:cs="宋体"/>
            <w:i w:val="0"/>
            <w:iCs w:val="0"/>
            <w:caps w:val="0"/>
            <w:color w:val="1F2329"/>
            <w:spacing w:val="0"/>
            <w:kern w:val="0"/>
            <w:sz w:val="24"/>
            <w:szCs w:val="24"/>
            <w:shd w:val="clear" w:fill="FFFFFF"/>
            <w:lang w:val="en-US" w:eastAsia="zh-CN" w:bidi="ar"/>
          </w:rPr>
          <w:t>新旧</w:t>
        </w:r>
      </w:ins>
      <w:ins w:id="603" w:author="投稿人" w:date="2026-03-08T17:21:00Z">
        <w:r>
          <w:rPr>
            <w:rFonts w:hint="eastAsia" w:ascii="宋体" w:hAnsi="宋体" w:eastAsia="宋体" w:cs="宋体"/>
            <w:i w:val="0"/>
            <w:iCs w:val="0"/>
            <w:caps w:val="0"/>
            <w:color w:val="1F2329"/>
            <w:spacing w:val="0"/>
            <w:kern w:val="0"/>
            <w:sz w:val="24"/>
            <w:szCs w:val="24"/>
            <w:shd w:val="clear" w:fill="FFFFFF"/>
            <w:lang w:val="en-US" w:eastAsia="zh-CN" w:bidi="ar"/>
          </w:rPr>
          <w:t>制度之间</w:t>
        </w:r>
      </w:ins>
      <w:ins w:id="604" w:author="投稿人" w:date="2026-03-08T17:21:02Z">
        <w:r>
          <w:rPr>
            <w:rFonts w:hint="eastAsia" w:ascii="宋体" w:hAnsi="宋体" w:eastAsia="宋体" w:cs="宋体"/>
            <w:i w:val="0"/>
            <w:iCs w:val="0"/>
            <w:caps w:val="0"/>
            <w:color w:val="1F2329"/>
            <w:spacing w:val="0"/>
            <w:kern w:val="0"/>
            <w:sz w:val="24"/>
            <w:szCs w:val="24"/>
            <w:shd w:val="clear" w:fill="FFFFFF"/>
            <w:lang w:val="en-US" w:eastAsia="zh-CN" w:bidi="ar"/>
          </w:rPr>
          <w:t>反复</w:t>
        </w:r>
      </w:ins>
      <w:ins w:id="605" w:author="投稿人" w:date="2026-03-08T17:21:08Z">
        <w:r>
          <w:rPr>
            <w:rFonts w:hint="eastAsia" w:ascii="宋体" w:hAnsi="宋体" w:eastAsia="宋体" w:cs="宋体"/>
            <w:i w:val="0"/>
            <w:iCs w:val="0"/>
            <w:caps w:val="0"/>
            <w:color w:val="1F2329"/>
            <w:spacing w:val="0"/>
            <w:kern w:val="0"/>
            <w:sz w:val="24"/>
            <w:szCs w:val="24"/>
            <w:shd w:val="clear" w:fill="FFFFFF"/>
            <w:lang w:val="en-US" w:eastAsia="zh-CN" w:bidi="ar"/>
          </w:rPr>
          <w:t>碰撞</w:t>
        </w:r>
      </w:ins>
      <w:r>
        <w:rPr>
          <w:rFonts w:hint="eastAsia" w:ascii="宋体" w:hAnsi="宋体" w:eastAsia="宋体" w:cs="宋体"/>
          <w:i w:val="0"/>
          <w:iCs w:val="0"/>
          <w:caps w:val="0"/>
          <w:color w:val="1F2329"/>
          <w:spacing w:val="0"/>
          <w:kern w:val="0"/>
          <w:sz w:val="24"/>
          <w:szCs w:val="24"/>
          <w:shd w:val="clear" w:fill="FFFFFF"/>
          <w:lang w:val="en-US" w:eastAsia="zh-CN" w:bidi="ar"/>
        </w:rPr>
        <w:t>，</w:t>
      </w:r>
      <w:ins w:id="606" w:author="投稿人" w:date="2026-03-08T14:41:11Z">
        <w:r>
          <w:rPr>
            <w:rFonts w:hint="eastAsia" w:ascii="宋体" w:hAnsi="宋体" w:eastAsia="宋体" w:cs="宋体"/>
            <w:i w:val="0"/>
            <w:iCs w:val="0"/>
            <w:caps w:val="0"/>
            <w:color w:val="1F2329"/>
            <w:spacing w:val="0"/>
            <w:kern w:val="0"/>
            <w:sz w:val="24"/>
            <w:szCs w:val="24"/>
            <w:shd w:val="clear" w:fill="FFFFFF"/>
            <w:lang w:val="en-US" w:eastAsia="zh-CN" w:bidi="ar"/>
          </w:rPr>
          <w:t>亟须</w:t>
        </w:r>
      </w:ins>
      <w:del w:id="607" w:author="投稿人" w:date="2026-03-08T14:41:11Z">
        <w:r>
          <w:rPr>
            <w:rFonts w:hint="eastAsia" w:ascii="宋体" w:hAnsi="宋体" w:eastAsia="宋体" w:cs="宋体"/>
            <w:i w:val="0"/>
            <w:iCs w:val="0"/>
            <w:caps w:val="0"/>
            <w:color w:val="1F2329"/>
            <w:spacing w:val="0"/>
            <w:kern w:val="0"/>
            <w:sz w:val="24"/>
            <w:szCs w:val="24"/>
            <w:shd w:val="clear" w:fill="FFFFFF"/>
            <w:lang w:val="en-US" w:eastAsia="zh-CN" w:bidi="ar"/>
          </w:rPr>
          <w:delText>亟需</w:delText>
        </w:r>
      </w:del>
      <w:r>
        <w:rPr>
          <w:rFonts w:hint="eastAsia" w:ascii="宋体" w:hAnsi="宋体" w:eastAsia="宋体" w:cs="宋体"/>
          <w:i w:val="0"/>
          <w:iCs w:val="0"/>
          <w:caps w:val="0"/>
          <w:color w:val="1F2329"/>
          <w:spacing w:val="0"/>
          <w:kern w:val="0"/>
          <w:sz w:val="24"/>
          <w:szCs w:val="24"/>
          <w:shd w:val="clear" w:fill="FFFFFF"/>
          <w:lang w:val="en-US" w:eastAsia="zh-CN" w:bidi="ar"/>
        </w:rPr>
        <w:t>系统性研究予以回应。</w:t>
      </w:r>
    </w:p>
    <w:p w14:paraId="387B1DD4">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二、股权变动模式：讨论优先购买权的前提</w:t>
      </w:r>
    </w:p>
    <w:p w14:paraId="60A86C5E">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ins w:id="608" w:author="投稿人" w:date="2026-03-01T11:23:02Z">
        <w:r>
          <w:rPr>
            <w:rFonts w:hint="eastAsia" w:ascii="宋体" w:hAnsi="宋体" w:eastAsia="宋体" w:cs="宋体"/>
            <w:i w:val="0"/>
            <w:iCs w:val="0"/>
            <w:caps w:val="0"/>
            <w:color w:val="1F2329"/>
            <w:spacing w:val="0"/>
            <w:kern w:val="0"/>
            <w:sz w:val="24"/>
            <w:szCs w:val="24"/>
            <w:shd w:val="clear" w:fill="FFFFFF"/>
            <w:lang w:val="en-US" w:eastAsia="zh-CN" w:bidi="ar"/>
          </w:rPr>
          <w:t>不同</w:t>
        </w:r>
      </w:ins>
      <w:ins w:id="609" w:author="投稿人" w:date="2026-03-01T11:23:31Z">
        <w:r>
          <w:rPr>
            <w:rFonts w:hint="eastAsia" w:ascii="宋体" w:hAnsi="宋体" w:eastAsia="宋体" w:cs="宋体"/>
            <w:i w:val="0"/>
            <w:iCs w:val="0"/>
            <w:caps w:val="0"/>
            <w:color w:val="1F2329"/>
            <w:spacing w:val="0"/>
            <w:kern w:val="0"/>
            <w:sz w:val="24"/>
            <w:szCs w:val="24"/>
            <w:shd w:val="clear" w:fill="FFFFFF"/>
            <w:lang w:val="en-US" w:eastAsia="zh-CN" w:bidi="ar"/>
          </w:rPr>
          <w:t>股权</w:t>
        </w:r>
      </w:ins>
      <w:ins w:id="610" w:author="投稿人" w:date="2026-03-01T11:23:02Z">
        <w:r>
          <w:rPr>
            <w:rFonts w:hint="eastAsia" w:ascii="宋体" w:hAnsi="宋体" w:eastAsia="宋体" w:cs="宋体"/>
            <w:i w:val="0"/>
            <w:iCs w:val="0"/>
            <w:caps w:val="0"/>
            <w:color w:val="1F2329"/>
            <w:spacing w:val="0"/>
            <w:kern w:val="0"/>
            <w:sz w:val="24"/>
            <w:szCs w:val="24"/>
            <w:shd w:val="clear" w:fill="FFFFFF"/>
            <w:lang w:val="en-US" w:eastAsia="zh-CN" w:bidi="ar"/>
          </w:rPr>
          <w:t>变动模式下股东优先购买权的受侵害可能性存在差异</w:t>
        </w:r>
      </w:ins>
      <w:ins w:id="611" w:author="投稿人" w:date="2026-03-01T11:23:09Z">
        <w:r>
          <w:rPr>
            <w:rFonts w:hint="eastAsia" w:ascii="宋体" w:hAnsi="宋体" w:eastAsia="宋体" w:cs="宋体"/>
            <w:i w:val="0"/>
            <w:iCs w:val="0"/>
            <w:caps w:val="0"/>
            <w:color w:val="1F2329"/>
            <w:spacing w:val="0"/>
            <w:kern w:val="0"/>
            <w:sz w:val="24"/>
            <w:szCs w:val="24"/>
            <w:shd w:val="clear" w:fill="FFFFFF"/>
            <w:lang w:val="en-US" w:eastAsia="zh-CN" w:bidi="ar"/>
          </w:rPr>
          <w:t>，</w:t>
        </w:r>
      </w:ins>
      <w:ins w:id="612" w:author="投稿人" w:date="2026-03-01T11:23:10Z">
        <w:r>
          <w:rPr>
            <w:rFonts w:hint="eastAsia" w:ascii="宋体" w:hAnsi="宋体" w:eastAsia="宋体" w:cs="宋体"/>
            <w:i w:val="0"/>
            <w:iCs w:val="0"/>
            <w:caps w:val="0"/>
            <w:color w:val="1F2329"/>
            <w:spacing w:val="0"/>
            <w:kern w:val="0"/>
            <w:sz w:val="24"/>
            <w:szCs w:val="24"/>
            <w:shd w:val="clear" w:fill="FFFFFF"/>
            <w:lang w:val="en-US" w:eastAsia="zh-CN" w:bidi="ar"/>
          </w:rPr>
          <w:t>因此</w:t>
        </w:r>
      </w:ins>
      <w:del w:id="613" w:author="投稿人" w:date="2026-03-01T11:23:49Z">
        <w:r>
          <w:rPr>
            <w:rFonts w:hint="default" w:ascii="宋体" w:hAnsi="宋体" w:eastAsia="宋体" w:cs="宋体"/>
            <w:i w:val="0"/>
            <w:iCs w:val="0"/>
            <w:caps w:val="0"/>
            <w:color w:val="1F2329"/>
            <w:spacing w:val="0"/>
            <w:kern w:val="0"/>
            <w:sz w:val="24"/>
            <w:szCs w:val="24"/>
            <w:shd w:val="clear" w:fill="FFFFFF"/>
            <w:lang w:val="en-US" w:eastAsia="zh-CN" w:bidi="ar"/>
          </w:rPr>
          <w:delText>对优先购买权制度</w:delText>
        </w:r>
      </w:del>
      <w:ins w:id="614" w:author="投稿人" w:date="2026-03-01T11:23:50Z">
        <w:r>
          <w:rPr>
            <w:rFonts w:hint="eastAsia" w:ascii="宋体" w:hAnsi="宋体" w:eastAsia="宋体" w:cs="宋体"/>
            <w:i w:val="0"/>
            <w:iCs w:val="0"/>
            <w:caps w:val="0"/>
            <w:color w:val="1F2329"/>
            <w:spacing w:val="0"/>
            <w:kern w:val="0"/>
            <w:sz w:val="24"/>
            <w:szCs w:val="24"/>
            <w:shd w:val="clear" w:fill="FFFFFF"/>
            <w:lang w:val="en-US" w:eastAsia="zh-CN" w:bidi="ar"/>
          </w:rPr>
          <w:t>要对该</w:t>
        </w:r>
      </w:ins>
      <w:ins w:id="615" w:author="投稿人" w:date="2026-03-01T11:23:51Z">
        <w:r>
          <w:rPr>
            <w:rFonts w:hint="eastAsia" w:ascii="宋体" w:hAnsi="宋体" w:eastAsia="宋体" w:cs="宋体"/>
            <w:i w:val="0"/>
            <w:iCs w:val="0"/>
            <w:caps w:val="0"/>
            <w:color w:val="1F2329"/>
            <w:spacing w:val="0"/>
            <w:kern w:val="0"/>
            <w:sz w:val="24"/>
            <w:szCs w:val="24"/>
            <w:shd w:val="clear" w:fill="FFFFFF"/>
            <w:lang w:val="en-US" w:eastAsia="zh-CN" w:bidi="ar"/>
          </w:rPr>
          <w:t>制度</w:t>
        </w:r>
      </w:ins>
      <w:r>
        <w:rPr>
          <w:rFonts w:hint="eastAsia" w:ascii="宋体" w:hAnsi="宋体" w:eastAsia="宋体" w:cs="宋体"/>
          <w:i w:val="0"/>
          <w:iCs w:val="0"/>
          <w:caps w:val="0"/>
          <w:color w:val="1F2329"/>
          <w:spacing w:val="0"/>
          <w:kern w:val="0"/>
          <w:sz w:val="24"/>
          <w:szCs w:val="24"/>
          <w:shd w:val="clear" w:fill="FFFFFF"/>
          <w:lang w:val="en-US" w:eastAsia="zh-CN" w:bidi="ar"/>
        </w:rPr>
        <w:t>进行讨论</w:t>
      </w:r>
      <w:ins w:id="616" w:author="投稿人" w:date="2026-03-01T11:24:01Z">
        <w:r>
          <w:rPr>
            <w:rFonts w:hint="eastAsia" w:ascii="宋体" w:hAnsi="宋体" w:eastAsia="宋体" w:cs="宋体"/>
            <w:i w:val="0"/>
            <w:iCs w:val="0"/>
            <w:caps w:val="0"/>
            <w:color w:val="1F2329"/>
            <w:spacing w:val="0"/>
            <w:kern w:val="0"/>
            <w:sz w:val="24"/>
            <w:szCs w:val="24"/>
            <w:shd w:val="clear" w:fill="FFFFFF"/>
            <w:lang w:val="en-US" w:eastAsia="zh-CN" w:bidi="ar"/>
          </w:rPr>
          <w:t>的</w:t>
        </w:r>
      </w:ins>
      <w:ins w:id="617" w:author="投稿人" w:date="2026-03-01T11:24:04Z">
        <w:r>
          <w:rPr>
            <w:rFonts w:hint="eastAsia" w:ascii="宋体" w:hAnsi="宋体" w:eastAsia="宋体" w:cs="宋体"/>
            <w:i w:val="0"/>
            <w:iCs w:val="0"/>
            <w:caps w:val="0"/>
            <w:color w:val="1F2329"/>
            <w:spacing w:val="0"/>
            <w:kern w:val="0"/>
            <w:sz w:val="24"/>
            <w:szCs w:val="24"/>
            <w:shd w:val="clear" w:fill="FFFFFF"/>
            <w:lang w:val="en-US" w:eastAsia="zh-CN" w:bidi="ar"/>
          </w:rPr>
          <w:t>前提</w:t>
        </w:r>
      </w:ins>
      <w:ins w:id="618" w:author="投稿人" w:date="2026-03-01T11:24:06Z">
        <w:r>
          <w:rPr>
            <w:rFonts w:hint="eastAsia" w:ascii="宋体" w:hAnsi="宋体" w:eastAsia="宋体" w:cs="宋体"/>
            <w:i w:val="0"/>
            <w:iCs w:val="0"/>
            <w:caps w:val="0"/>
            <w:color w:val="1F2329"/>
            <w:spacing w:val="0"/>
            <w:kern w:val="0"/>
            <w:sz w:val="24"/>
            <w:szCs w:val="24"/>
            <w:shd w:val="clear" w:fill="FFFFFF"/>
            <w:lang w:val="en-US" w:eastAsia="zh-CN" w:bidi="ar"/>
          </w:rPr>
          <w:t>是</w:t>
        </w:r>
      </w:ins>
      <w:del w:id="619" w:author="投稿人" w:date="2026-03-01T11:23:54Z">
        <w:r>
          <w:rPr>
            <w:rFonts w:hint="eastAsia" w:ascii="宋体" w:hAnsi="宋体" w:eastAsia="宋体" w:cs="宋体"/>
            <w:i w:val="0"/>
            <w:iCs w:val="0"/>
            <w:caps w:val="0"/>
            <w:color w:val="1F2329"/>
            <w:spacing w:val="0"/>
            <w:kern w:val="0"/>
            <w:sz w:val="24"/>
            <w:szCs w:val="24"/>
            <w:shd w:val="clear" w:fill="FFFFFF"/>
            <w:lang w:val="en-US" w:eastAsia="zh-CN" w:bidi="ar"/>
          </w:rPr>
          <w:delText>的</w:delText>
        </w:r>
      </w:del>
      <w:del w:id="620" w:author="投稿人" w:date="2026-03-01T11:24:06Z">
        <w:r>
          <w:rPr>
            <w:rFonts w:hint="eastAsia" w:ascii="宋体" w:hAnsi="宋体" w:eastAsia="宋体" w:cs="宋体"/>
            <w:i w:val="0"/>
            <w:iCs w:val="0"/>
            <w:caps w:val="0"/>
            <w:color w:val="1F2329"/>
            <w:spacing w:val="0"/>
            <w:kern w:val="0"/>
            <w:sz w:val="24"/>
            <w:szCs w:val="24"/>
            <w:shd w:val="clear" w:fill="FFFFFF"/>
            <w:lang w:val="en-US" w:eastAsia="zh-CN" w:bidi="ar"/>
          </w:rPr>
          <w:delText>需</w:delText>
        </w:r>
      </w:del>
      <w:del w:id="621" w:author="投稿人" w:date="2026-03-01T11:23:55Z">
        <w:r>
          <w:rPr>
            <w:rFonts w:hint="eastAsia" w:ascii="宋体" w:hAnsi="宋体" w:eastAsia="宋体" w:cs="宋体"/>
            <w:i w:val="0"/>
            <w:iCs w:val="0"/>
            <w:caps w:val="0"/>
            <w:color w:val="1F2329"/>
            <w:spacing w:val="0"/>
            <w:kern w:val="0"/>
            <w:sz w:val="24"/>
            <w:szCs w:val="24"/>
            <w:shd w:val="clear" w:fill="FFFFFF"/>
            <w:lang w:val="en-US" w:eastAsia="zh-CN" w:bidi="ar"/>
          </w:rPr>
          <w:delText>要</w:delText>
        </w:r>
      </w:del>
      <w:r>
        <w:rPr>
          <w:rFonts w:hint="eastAsia" w:ascii="宋体" w:hAnsi="宋体" w:eastAsia="宋体" w:cs="宋体"/>
          <w:i w:val="0"/>
          <w:iCs w:val="0"/>
          <w:caps w:val="0"/>
          <w:color w:val="1F2329"/>
          <w:spacing w:val="0"/>
          <w:kern w:val="0"/>
          <w:sz w:val="24"/>
          <w:szCs w:val="24"/>
          <w:shd w:val="clear" w:fill="FFFFFF"/>
          <w:lang w:val="en-US" w:eastAsia="zh-CN" w:bidi="ar"/>
        </w:rPr>
        <w:t>明确股权让与</w:t>
      </w:r>
      <w:ins w:id="622" w:author="投稿人" w:date="2026-03-01T11:24:17Z">
        <w:r>
          <w:rPr>
            <w:rFonts w:hint="eastAsia" w:ascii="宋体" w:hAnsi="宋体" w:eastAsia="宋体" w:cs="宋体"/>
            <w:i w:val="0"/>
            <w:iCs w:val="0"/>
            <w:caps w:val="0"/>
            <w:color w:val="1F2329"/>
            <w:spacing w:val="0"/>
            <w:kern w:val="0"/>
            <w:sz w:val="24"/>
            <w:szCs w:val="24"/>
            <w:shd w:val="clear" w:fill="FFFFFF"/>
            <w:lang w:val="en-US" w:eastAsia="zh-CN" w:bidi="ar"/>
          </w:rPr>
          <w:t>是</w:t>
        </w:r>
      </w:ins>
      <w:r>
        <w:rPr>
          <w:rFonts w:hint="eastAsia" w:ascii="宋体" w:hAnsi="宋体" w:eastAsia="宋体" w:cs="宋体"/>
          <w:i w:val="0"/>
          <w:iCs w:val="0"/>
          <w:caps w:val="0"/>
          <w:color w:val="1F2329"/>
          <w:spacing w:val="0"/>
          <w:kern w:val="0"/>
          <w:sz w:val="24"/>
          <w:szCs w:val="24"/>
          <w:shd w:val="clear" w:fill="FFFFFF"/>
          <w:lang w:val="en-US" w:eastAsia="zh-CN" w:bidi="ar"/>
        </w:rPr>
        <w:t>在何种股权变动模式之下进行</w:t>
      </w:r>
      <w:ins w:id="623" w:author="投稿人" w:date="2026-03-01T11:24:18Z">
        <w:r>
          <w:rPr>
            <w:rFonts w:hint="eastAsia" w:ascii="宋体" w:hAnsi="宋体" w:eastAsia="宋体" w:cs="宋体"/>
            <w:i w:val="0"/>
            <w:iCs w:val="0"/>
            <w:caps w:val="0"/>
            <w:color w:val="1F2329"/>
            <w:spacing w:val="0"/>
            <w:kern w:val="0"/>
            <w:sz w:val="24"/>
            <w:szCs w:val="24"/>
            <w:shd w:val="clear" w:fill="FFFFFF"/>
            <w:lang w:val="en-US" w:eastAsia="zh-CN" w:bidi="ar"/>
          </w:rPr>
          <w:t>的</w:t>
        </w:r>
      </w:ins>
      <w:del w:id="624" w:author="投稿人" w:date="2026-03-01T11:23:17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del w:id="625" w:author="投稿人" w:date="2026-03-01T11:23:02Z">
        <w:r>
          <w:rPr>
            <w:rFonts w:hint="eastAsia" w:ascii="宋体" w:hAnsi="宋体" w:eastAsia="宋体" w:cs="宋体"/>
            <w:i w:val="0"/>
            <w:iCs w:val="0"/>
            <w:caps w:val="0"/>
            <w:color w:val="1F2329"/>
            <w:spacing w:val="0"/>
            <w:kern w:val="0"/>
            <w:sz w:val="24"/>
            <w:szCs w:val="24"/>
            <w:shd w:val="clear" w:fill="FFFFFF"/>
            <w:lang w:val="en-US" w:eastAsia="zh-CN" w:bidi="ar"/>
          </w:rPr>
          <w:delText>不同变动模式下股东优先购买权的受侵害可能性存在差异</w:delText>
        </w:r>
      </w:del>
      <w:r>
        <w:rPr>
          <w:rFonts w:hint="eastAsia" w:ascii="宋体" w:hAnsi="宋体" w:eastAsia="宋体" w:cs="宋体"/>
          <w:i w:val="0"/>
          <w:iCs w:val="0"/>
          <w:caps w:val="0"/>
          <w:color w:val="1F2329"/>
          <w:spacing w:val="0"/>
          <w:kern w:val="0"/>
          <w:sz w:val="24"/>
          <w:szCs w:val="24"/>
          <w:shd w:val="clear" w:fill="FFFFFF"/>
          <w:lang w:val="en-US" w:eastAsia="zh-CN" w:bidi="ar"/>
        </w:rPr>
        <w:t>。我国</w:t>
      </w:r>
      <w:ins w:id="626" w:author="投稿人" w:date="2026-03-01T11:28:06Z">
        <w:r>
          <w:rPr>
            <w:rFonts w:hint="eastAsia" w:ascii="宋体" w:hAnsi="宋体" w:eastAsia="宋体" w:cs="宋体"/>
            <w:i w:val="0"/>
            <w:iCs w:val="0"/>
            <w:caps w:val="0"/>
            <w:color w:val="1F2329"/>
            <w:spacing w:val="0"/>
            <w:kern w:val="0"/>
            <w:sz w:val="24"/>
            <w:szCs w:val="24"/>
            <w:shd w:val="clear" w:fill="FFFFFF"/>
            <w:lang w:val="en-US" w:eastAsia="zh-CN" w:bidi="ar"/>
          </w:rPr>
          <w:t>应采</w:t>
        </w:r>
      </w:ins>
      <w:ins w:id="627" w:author="投稿人" w:date="2026-03-01T11:28:11Z">
        <w:r>
          <w:rPr>
            <w:rFonts w:hint="eastAsia" w:ascii="宋体" w:hAnsi="宋体" w:eastAsia="宋体" w:cs="宋体"/>
            <w:i w:val="0"/>
            <w:iCs w:val="0"/>
            <w:caps w:val="0"/>
            <w:color w:val="1F2329"/>
            <w:spacing w:val="0"/>
            <w:kern w:val="0"/>
            <w:sz w:val="24"/>
            <w:szCs w:val="24"/>
            <w:shd w:val="clear" w:fill="FFFFFF"/>
            <w:lang w:val="en-US" w:eastAsia="zh-CN" w:bidi="ar"/>
          </w:rPr>
          <w:t>何种</w:t>
        </w:r>
      </w:ins>
      <w:del w:id="628" w:author="投稿人" w:date="2026-03-01T11:28:04Z">
        <w:r>
          <w:rPr>
            <w:rFonts w:hint="eastAsia" w:ascii="宋体" w:hAnsi="宋体" w:eastAsia="宋体" w:cs="宋体"/>
            <w:i w:val="0"/>
            <w:iCs w:val="0"/>
            <w:caps w:val="0"/>
            <w:color w:val="1F2329"/>
            <w:spacing w:val="0"/>
            <w:kern w:val="0"/>
            <w:sz w:val="24"/>
            <w:szCs w:val="24"/>
            <w:shd w:val="clear" w:fill="FFFFFF"/>
            <w:lang w:val="en-US" w:eastAsia="zh-CN" w:bidi="ar"/>
          </w:rPr>
          <w:delText>的</w:delText>
        </w:r>
      </w:del>
      <w:r>
        <w:rPr>
          <w:rFonts w:hint="eastAsia" w:ascii="宋体" w:hAnsi="宋体" w:eastAsia="宋体" w:cs="宋体"/>
          <w:i w:val="0"/>
          <w:iCs w:val="0"/>
          <w:caps w:val="0"/>
          <w:color w:val="1F2329"/>
          <w:spacing w:val="0"/>
          <w:kern w:val="0"/>
          <w:sz w:val="24"/>
          <w:szCs w:val="24"/>
          <w:shd w:val="clear" w:fill="FFFFFF"/>
          <w:lang w:val="en-US" w:eastAsia="zh-CN" w:bidi="ar"/>
        </w:rPr>
        <w:t>股权变动模式</w:t>
      </w:r>
      <w:ins w:id="629" w:author="投稿人" w:date="2026-03-01T11:28:17Z">
        <w:r>
          <w:rPr>
            <w:rFonts w:hint="eastAsia" w:ascii="宋体" w:hAnsi="宋体" w:eastAsia="宋体" w:cs="宋体"/>
            <w:i w:val="0"/>
            <w:iCs w:val="0"/>
            <w:caps w:val="0"/>
            <w:color w:val="1F2329"/>
            <w:spacing w:val="0"/>
            <w:kern w:val="0"/>
            <w:sz w:val="24"/>
            <w:szCs w:val="24"/>
            <w:shd w:val="clear" w:fill="FFFFFF"/>
            <w:lang w:val="en-US" w:eastAsia="zh-CN" w:bidi="ar"/>
          </w:rPr>
          <w:t>的疑问</w:t>
        </w:r>
      </w:ins>
      <w:r>
        <w:rPr>
          <w:rFonts w:hint="eastAsia" w:ascii="宋体" w:hAnsi="宋体" w:eastAsia="宋体" w:cs="宋体"/>
          <w:i w:val="0"/>
          <w:iCs w:val="0"/>
          <w:caps w:val="0"/>
          <w:color w:val="1F2329"/>
          <w:spacing w:val="0"/>
          <w:kern w:val="0"/>
          <w:sz w:val="24"/>
          <w:szCs w:val="24"/>
          <w:shd w:val="clear" w:fill="FFFFFF"/>
          <w:lang w:val="en-US" w:eastAsia="zh-CN" w:bidi="ar"/>
        </w:rPr>
        <w:t>正处于多种学说争鸣的阶段，总体上形成了意思自治与组织介入的两类路径。</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0"/>
      </w:r>
      <w:r>
        <w:rPr>
          <w:rFonts w:hint="eastAsia" w:ascii="宋体" w:hAnsi="宋体" w:eastAsia="宋体" w:cs="宋体"/>
          <w:i w:val="0"/>
          <w:iCs w:val="0"/>
          <w:caps w:val="0"/>
          <w:color w:val="1F2329"/>
          <w:spacing w:val="0"/>
          <w:kern w:val="0"/>
          <w:sz w:val="24"/>
          <w:szCs w:val="24"/>
          <w:shd w:val="clear" w:fill="FFFFFF"/>
          <w:lang w:val="en-US" w:eastAsia="zh-CN" w:bidi="ar"/>
        </w:rPr>
        <w:t>纯粹意思主义主张</w:t>
      </w:r>
      <w:del w:id="630" w:author="投稿人" w:date="2026-03-01T11:29:14Z">
        <w:r>
          <w:rPr>
            <w:rFonts w:hint="eastAsia" w:ascii="宋体" w:hAnsi="宋体" w:eastAsia="宋体" w:cs="宋体"/>
            <w:i w:val="0"/>
            <w:iCs w:val="0"/>
            <w:caps w:val="0"/>
            <w:color w:val="1F2329"/>
            <w:spacing w:val="0"/>
            <w:kern w:val="0"/>
            <w:sz w:val="24"/>
            <w:szCs w:val="24"/>
            <w:shd w:val="clear" w:fill="FFFFFF"/>
            <w:lang w:val="en-US" w:eastAsia="zh-CN" w:bidi="ar"/>
          </w:rPr>
          <w:delText>在当事人间，</w:delText>
        </w:r>
      </w:del>
      <w:r>
        <w:rPr>
          <w:rFonts w:hint="eastAsia" w:ascii="宋体" w:hAnsi="宋体" w:eastAsia="宋体" w:cs="宋体"/>
          <w:i w:val="0"/>
          <w:iCs w:val="0"/>
          <w:caps w:val="0"/>
          <w:color w:val="1F2329"/>
          <w:spacing w:val="0"/>
          <w:kern w:val="0"/>
          <w:sz w:val="24"/>
          <w:szCs w:val="24"/>
          <w:shd w:val="clear" w:fill="FFFFFF"/>
          <w:lang w:val="en-US" w:eastAsia="zh-CN" w:bidi="ar"/>
        </w:rPr>
        <w:t>股权让与</w:t>
      </w:r>
      <w:ins w:id="631" w:author="投稿人" w:date="2026-03-01T11:29:18Z">
        <w:r>
          <w:rPr>
            <w:rFonts w:hint="eastAsia" w:ascii="宋体" w:hAnsi="宋体" w:eastAsia="宋体" w:cs="宋体"/>
            <w:i w:val="0"/>
            <w:iCs w:val="0"/>
            <w:caps w:val="0"/>
            <w:color w:val="1F2329"/>
            <w:spacing w:val="0"/>
            <w:kern w:val="0"/>
            <w:sz w:val="24"/>
            <w:szCs w:val="24"/>
            <w:shd w:val="clear" w:fill="FFFFFF"/>
            <w:lang w:val="en-US" w:eastAsia="zh-CN" w:bidi="ar"/>
          </w:rPr>
          <w:t>合意</w:t>
        </w:r>
      </w:ins>
      <w:del w:id="632" w:author="投稿人" w:date="2026-03-01T11:29:17Z">
        <w:r>
          <w:rPr>
            <w:rFonts w:hint="eastAsia" w:ascii="宋体" w:hAnsi="宋体" w:eastAsia="宋体" w:cs="宋体"/>
            <w:i w:val="0"/>
            <w:iCs w:val="0"/>
            <w:caps w:val="0"/>
            <w:color w:val="1F2329"/>
            <w:spacing w:val="0"/>
            <w:kern w:val="0"/>
            <w:sz w:val="24"/>
            <w:szCs w:val="24"/>
            <w:shd w:val="clear" w:fill="FFFFFF"/>
            <w:lang w:val="en-US" w:eastAsia="zh-CN" w:bidi="ar"/>
          </w:rPr>
          <w:delText>行</w:delText>
        </w:r>
      </w:del>
      <w:del w:id="633" w:author="投稿人" w:date="2026-03-01T11:29:16Z">
        <w:r>
          <w:rPr>
            <w:rFonts w:hint="eastAsia" w:ascii="宋体" w:hAnsi="宋体" w:eastAsia="宋体" w:cs="宋体"/>
            <w:i w:val="0"/>
            <w:iCs w:val="0"/>
            <w:caps w:val="0"/>
            <w:color w:val="1F2329"/>
            <w:spacing w:val="0"/>
            <w:kern w:val="0"/>
            <w:sz w:val="24"/>
            <w:szCs w:val="24"/>
            <w:shd w:val="clear" w:fill="FFFFFF"/>
            <w:lang w:val="en-US" w:eastAsia="zh-CN" w:bidi="ar"/>
          </w:rPr>
          <w:delText>为</w:delText>
        </w:r>
      </w:del>
      <w:r>
        <w:rPr>
          <w:rFonts w:hint="eastAsia" w:ascii="宋体" w:hAnsi="宋体" w:eastAsia="宋体" w:cs="宋体"/>
          <w:i w:val="0"/>
          <w:iCs w:val="0"/>
          <w:caps w:val="0"/>
          <w:color w:val="1F2329"/>
          <w:spacing w:val="0"/>
          <w:kern w:val="0"/>
          <w:sz w:val="24"/>
          <w:szCs w:val="24"/>
          <w:shd w:val="clear" w:fill="FFFFFF"/>
          <w:lang w:val="en-US" w:eastAsia="zh-CN" w:bidi="ar"/>
        </w:rPr>
        <w:t>一经生效，受让人即取得所受让的股权，至于股东名册记载等形式要件均无意义。</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
      </w:r>
      <w:r>
        <w:rPr>
          <w:rFonts w:hint="eastAsia" w:ascii="宋体" w:hAnsi="宋体" w:eastAsia="宋体" w:cs="宋体"/>
          <w:i w:val="0"/>
          <w:iCs w:val="0"/>
          <w:caps w:val="0"/>
          <w:color w:val="1F2329"/>
          <w:spacing w:val="0"/>
          <w:kern w:val="0"/>
          <w:sz w:val="24"/>
          <w:szCs w:val="24"/>
          <w:shd w:val="clear" w:fill="FFFFFF"/>
          <w:lang w:val="en-US" w:eastAsia="zh-CN" w:bidi="ar"/>
        </w:rPr>
        <w:t>修正意思主义也称为公司知情对抗主义，在纯粹意思主义的基础上引入对抗要件，认为股权转让合同生效后，股权已在转让人与受让人内部发生变动，但通知公司后方可对抗公司，完成工商登记后才能获得公示的保护。</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
      </w:r>
      <w:r>
        <w:rPr>
          <w:rFonts w:hint="eastAsia" w:ascii="宋体" w:hAnsi="宋体" w:eastAsia="宋体" w:cs="宋体"/>
          <w:i w:val="0"/>
          <w:iCs w:val="0"/>
          <w:caps w:val="0"/>
          <w:color w:val="1F2329"/>
          <w:spacing w:val="0"/>
          <w:kern w:val="0"/>
          <w:sz w:val="24"/>
          <w:szCs w:val="24"/>
          <w:shd w:val="clear" w:fill="FFFFFF"/>
          <w:lang w:val="en-US" w:eastAsia="zh-CN" w:bidi="ar"/>
        </w:rPr>
        <w:t>两种形态的意思主义均以当事人的合意为股权变动的核心依据，公司的地位至多仅为对抗要件。公司认可生效主义要求股权变动除当事人合意外，还需将转让事实通知公司并获得公司的认可。</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3"/>
      </w:r>
      <w:r>
        <w:rPr>
          <w:rFonts w:hint="eastAsia" w:ascii="宋体" w:hAnsi="宋体" w:eastAsia="宋体" w:cs="宋体"/>
          <w:i w:val="0"/>
          <w:iCs w:val="0"/>
          <w:caps w:val="0"/>
          <w:color w:val="1F2329"/>
          <w:spacing w:val="0"/>
          <w:kern w:val="0"/>
          <w:sz w:val="24"/>
          <w:szCs w:val="24"/>
          <w:shd w:val="clear" w:fill="FFFFFF"/>
          <w:lang w:val="en-US" w:eastAsia="zh-CN" w:bidi="ar"/>
        </w:rPr>
        <w:t>记载形式主义以股东名册的变更为股权变动的生效要件，公司股东名册的变更登记之时视为股权交付、股东身份开始转移之时。</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
      </w:r>
      <w:r>
        <w:rPr>
          <w:rFonts w:hint="eastAsia" w:ascii="宋体" w:hAnsi="宋体" w:eastAsia="宋体" w:cs="宋体"/>
          <w:i w:val="0"/>
          <w:iCs w:val="0"/>
          <w:caps w:val="0"/>
          <w:color w:val="1F2329"/>
          <w:spacing w:val="0"/>
          <w:kern w:val="0"/>
          <w:sz w:val="24"/>
          <w:szCs w:val="24"/>
          <w:shd w:val="clear" w:fill="FFFFFF"/>
          <w:lang w:val="en-US" w:eastAsia="zh-CN" w:bidi="ar"/>
        </w:rPr>
        <w:t>登记形式主义则以工商登记的变更为生效要件</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5"/>
      </w:r>
      <w:r>
        <w:rPr>
          <w:rFonts w:hint="eastAsia" w:ascii="宋体" w:hAnsi="宋体" w:eastAsia="宋体" w:cs="宋体"/>
          <w:i w:val="0"/>
          <w:iCs w:val="0"/>
          <w:caps w:val="0"/>
          <w:color w:val="1F2329"/>
          <w:spacing w:val="0"/>
          <w:kern w:val="0"/>
          <w:sz w:val="24"/>
          <w:szCs w:val="24"/>
          <w:shd w:val="clear" w:fill="FFFFFF"/>
          <w:lang w:val="en-US" w:eastAsia="zh-CN" w:bidi="ar"/>
        </w:rPr>
        <w:t>。尽管后三种理论对公司认可形式的要求不同，但股东名册的变更、工商登记的办理均需公司主动参与，是公司认可意思的外在表现，因此在不细究认可形式的前提下，可统一归入公司认可生效主义的范畴。</w:t>
      </w:r>
    </w:p>
    <w:p w14:paraId="4BA11B26">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忽视公司意思的股权变动模式导致股东的优先购买权较容易受到侵害。在股权让与的过程中，其他股东越早知晓让与股东对外转让股权的事实，越能够及时介入到股权变动中行使优先购买权。意思主义模式下极易发生转让人故意不通知其他股东，股权直接转移至受让人的情况，甚至出现一股多卖的情况。</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6"/>
      </w:r>
      <w:r>
        <w:rPr>
          <w:rFonts w:hint="eastAsia" w:ascii="宋体" w:hAnsi="宋体" w:eastAsia="宋体" w:cs="宋体"/>
          <w:i w:val="0"/>
          <w:iCs w:val="0"/>
          <w:caps w:val="0"/>
          <w:color w:val="1F2329"/>
          <w:spacing w:val="0"/>
          <w:kern w:val="0"/>
          <w:sz w:val="24"/>
          <w:szCs w:val="24"/>
          <w:shd w:val="clear" w:fill="FFFFFF"/>
          <w:lang w:val="en-US" w:eastAsia="zh-CN" w:bidi="ar"/>
        </w:rPr>
        <w:t>即使在修正的意思主义下，出让股东需将转让事实通知公司后才可对抗公司，其他股东对于优先购买权的行使也滞后于股权变动，仍需要面临股权归属第三人的既成事实</w:t>
      </w:r>
      <w:ins w:id="634" w:author="投稿人" w:date="2026-03-01T11:43:02Z">
        <w:r>
          <w:rPr>
            <w:rFonts w:hint="eastAsia" w:ascii="宋体" w:hAnsi="宋体" w:eastAsia="宋体" w:cs="宋体"/>
            <w:i w:val="0"/>
            <w:iCs w:val="0"/>
            <w:caps w:val="0"/>
            <w:color w:val="1F2329"/>
            <w:spacing w:val="0"/>
            <w:kern w:val="0"/>
            <w:sz w:val="24"/>
            <w:szCs w:val="24"/>
            <w:shd w:val="clear" w:fill="FFFFFF"/>
            <w:lang w:val="en-US" w:eastAsia="zh-CN" w:bidi="ar"/>
          </w:rPr>
          <w:t>，</w:t>
        </w:r>
      </w:ins>
      <w:del w:id="635" w:author="投稿人" w:date="2026-03-01T11:43:02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此时其他股东的公司人合性需求和受让人的交易安全形成冲突</w:t>
      </w:r>
      <w:ins w:id="636" w:author="投稿人" w:date="2026-03-01T11:43:07Z">
        <w:r>
          <w:rPr>
            <w:rFonts w:hint="eastAsia" w:ascii="宋体" w:hAnsi="宋体" w:eastAsia="宋体" w:cs="宋体"/>
            <w:i w:val="0"/>
            <w:iCs w:val="0"/>
            <w:caps w:val="0"/>
            <w:color w:val="1F2329"/>
            <w:spacing w:val="0"/>
            <w:kern w:val="0"/>
            <w:sz w:val="24"/>
            <w:szCs w:val="24"/>
            <w:shd w:val="clear" w:fill="FFFFFF"/>
            <w:lang w:val="en-US" w:eastAsia="zh-CN" w:bidi="ar"/>
          </w:rPr>
          <w:t>。</w:t>
        </w:r>
      </w:ins>
      <w:ins w:id="637" w:author="投稿人" w:date="2026-03-01T16:27:17Z">
        <w:r>
          <w:rPr>
            <w:rFonts w:hint="eastAsia" w:ascii="宋体" w:hAnsi="宋体" w:eastAsia="宋体" w:cs="宋体"/>
            <w:i w:val="0"/>
            <w:iCs w:val="0"/>
            <w:caps w:val="0"/>
            <w:color w:val="1F2329"/>
            <w:spacing w:val="0"/>
            <w:kern w:val="0"/>
            <w:sz w:val="24"/>
            <w:szCs w:val="24"/>
            <w:shd w:val="clear" w:fill="FFFFFF"/>
            <w:lang w:val="en-US" w:eastAsia="zh-CN" w:bidi="ar"/>
          </w:rPr>
          <w:t>所谓</w:t>
        </w:r>
      </w:ins>
      <w:ins w:id="638" w:author="投稿人" w:date="2026-03-01T16:27:18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639" w:author="投稿人" w:date="2026-03-01T16:27:20Z">
        <w:r>
          <w:rPr>
            <w:rFonts w:hint="eastAsia" w:ascii="宋体" w:hAnsi="宋体" w:eastAsia="宋体" w:cs="宋体"/>
            <w:i w:val="0"/>
            <w:iCs w:val="0"/>
            <w:caps w:val="0"/>
            <w:color w:val="1F2329"/>
            <w:spacing w:val="0"/>
            <w:kern w:val="0"/>
            <w:sz w:val="24"/>
            <w:szCs w:val="24"/>
            <w:shd w:val="clear" w:fill="FFFFFF"/>
            <w:lang w:val="en-US" w:eastAsia="zh-CN" w:bidi="ar"/>
          </w:rPr>
          <w:t>人合性</w:t>
        </w:r>
      </w:ins>
      <w:ins w:id="640" w:author="投稿人" w:date="2026-03-01T16:34:35Z">
        <w:r>
          <w:rPr>
            <w:rFonts w:hint="eastAsia" w:ascii="宋体" w:hAnsi="宋体" w:eastAsia="宋体" w:cs="宋体"/>
            <w:i w:val="0"/>
            <w:iCs w:val="0"/>
            <w:caps w:val="0"/>
            <w:color w:val="1F2329"/>
            <w:spacing w:val="0"/>
            <w:kern w:val="0"/>
            <w:sz w:val="24"/>
            <w:szCs w:val="24"/>
            <w:shd w:val="clear" w:fill="FFFFFF"/>
            <w:lang w:val="en-US" w:eastAsia="zh-CN" w:bidi="ar"/>
          </w:rPr>
          <w:t>主要包含两层含义</w:t>
        </w:r>
      </w:ins>
      <w:ins w:id="641" w:author="投稿人" w:date="2026-03-01T17:07:40Z">
        <w:r>
          <w:rPr>
            <w:rFonts w:hint="eastAsia" w:ascii="宋体" w:hAnsi="宋体" w:eastAsia="宋体" w:cs="宋体"/>
            <w:i w:val="0"/>
            <w:iCs w:val="0"/>
            <w:caps w:val="0"/>
            <w:color w:val="1F2329"/>
            <w:spacing w:val="0"/>
            <w:kern w:val="0"/>
            <w:sz w:val="24"/>
            <w:szCs w:val="24"/>
            <w:shd w:val="clear" w:fill="FFFFFF"/>
            <w:lang w:val="en-US" w:eastAsia="zh-CN" w:bidi="ar"/>
          </w:rPr>
          <w:t>，</w:t>
        </w:r>
      </w:ins>
      <w:ins w:id="642" w:author="投稿人" w:date="2026-03-01T17:07:42Z">
        <w:r>
          <w:rPr>
            <w:rFonts w:hint="eastAsia" w:ascii="宋体" w:hAnsi="宋体" w:eastAsia="宋体" w:cs="宋体"/>
            <w:i w:val="0"/>
            <w:iCs w:val="0"/>
            <w:caps w:val="0"/>
            <w:color w:val="1F2329"/>
            <w:spacing w:val="0"/>
            <w:kern w:val="0"/>
            <w:sz w:val="24"/>
            <w:szCs w:val="24"/>
            <w:shd w:val="clear" w:fill="FFFFFF"/>
            <w:lang w:val="en-US" w:eastAsia="zh-CN" w:bidi="ar"/>
          </w:rPr>
          <w:t>其一是</w:t>
        </w:r>
      </w:ins>
      <w:ins w:id="643" w:author="投稿人" w:date="2026-03-01T17:09:31Z">
        <w:r>
          <w:rPr>
            <w:rFonts w:hint="eastAsia" w:ascii="宋体" w:hAnsi="宋体" w:eastAsia="宋体" w:cs="宋体"/>
            <w:i w:val="0"/>
            <w:iCs w:val="0"/>
            <w:caps w:val="0"/>
            <w:color w:val="1F2329"/>
            <w:spacing w:val="0"/>
            <w:kern w:val="0"/>
            <w:sz w:val="24"/>
            <w:szCs w:val="24"/>
            <w:shd w:val="clear" w:fill="FFFFFF"/>
            <w:lang w:val="en-US" w:eastAsia="zh-CN" w:bidi="ar"/>
          </w:rPr>
          <w:t>从</w:t>
        </w:r>
      </w:ins>
      <w:ins w:id="644" w:author="投稿人" w:date="2026-03-01T17:09:54Z">
        <w:r>
          <w:rPr>
            <w:rFonts w:hint="eastAsia" w:ascii="宋体" w:hAnsi="宋体" w:eastAsia="宋体" w:cs="宋体"/>
            <w:i w:val="0"/>
            <w:iCs w:val="0"/>
            <w:caps w:val="0"/>
            <w:color w:val="1F2329"/>
            <w:spacing w:val="0"/>
            <w:kern w:val="0"/>
            <w:sz w:val="24"/>
            <w:szCs w:val="24"/>
            <w:shd w:val="clear" w:fill="FFFFFF"/>
            <w:lang w:val="en-US" w:eastAsia="zh-CN" w:bidi="ar"/>
          </w:rPr>
          <w:t>商主体</w:t>
        </w:r>
      </w:ins>
      <w:ins w:id="645" w:author="投稿人" w:date="2026-03-01T17:09:55Z">
        <w:r>
          <w:rPr>
            <w:rFonts w:hint="eastAsia" w:ascii="宋体" w:hAnsi="宋体" w:eastAsia="宋体" w:cs="宋体"/>
            <w:i w:val="0"/>
            <w:iCs w:val="0"/>
            <w:caps w:val="0"/>
            <w:color w:val="1F2329"/>
            <w:spacing w:val="0"/>
            <w:kern w:val="0"/>
            <w:sz w:val="24"/>
            <w:szCs w:val="24"/>
            <w:shd w:val="clear" w:fill="FFFFFF"/>
            <w:lang w:val="en-US" w:eastAsia="zh-CN" w:bidi="ar"/>
          </w:rPr>
          <w:t>从事</w:t>
        </w:r>
      </w:ins>
      <w:ins w:id="646" w:author="投稿人" w:date="2026-03-01T17:09:56Z">
        <w:r>
          <w:rPr>
            <w:rFonts w:hint="eastAsia" w:ascii="宋体" w:hAnsi="宋体" w:eastAsia="宋体" w:cs="宋体"/>
            <w:i w:val="0"/>
            <w:iCs w:val="0"/>
            <w:caps w:val="0"/>
            <w:color w:val="1F2329"/>
            <w:spacing w:val="0"/>
            <w:kern w:val="0"/>
            <w:sz w:val="24"/>
            <w:szCs w:val="24"/>
            <w:shd w:val="clear" w:fill="FFFFFF"/>
            <w:lang w:val="en-US" w:eastAsia="zh-CN" w:bidi="ar"/>
          </w:rPr>
          <w:t>商事</w:t>
        </w:r>
      </w:ins>
      <w:ins w:id="647" w:author="投稿人" w:date="2026-03-01T17:09:57Z">
        <w:r>
          <w:rPr>
            <w:rFonts w:hint="eastAsia" w:ascii="宋体" w:hAnsi="宋体" w:eastAsia="宋体" w:cs="宋体"/>
            <w:i w:val="0"/>
            <w:iCs w:val="0"/>
            <w:caps w:val="0"/>
            <w:color w:val="1F2329"/>
            <w:spacing w:val="0"/>
            <w:kern w:val="0"/>
            <w:sz w:val="24"/>
            <w:szCs w:val="24"/>
            <w:shd w:val="clear" w:fill="FFFFFF"/>
            <w:lang w:val="en-US" w:eastAsia="zh-CN" w:bidi="ar"/>
          </w:rPr>
          <w:t>活动</w:t>
        </w:r>
      </w:ins>
      <w:ins w:id="648" w:author="投稿人" w:date="2026-03-01T17:09:59Z">
        <w:r>
          <w:rPr>
            <w:rFonts w:hint="eastAsia" w:ascii="宋体" w:hAnsi="宋体" w:eastAsia="宋体" w:cs="宋体"/>
            <w:i w:val="0"/>
            <w:iCs w:val="0"/>
            <w:caps w:val="0"/>
            <w:color w:val="1F2329"/>
            <w:spacing w:val="0"/>
            <w:kern w:val="0"/>
            <w:sz w:val="24"/>
            <w:szCs w:val="24"/>
            <w:shd w:val="clear" w:fill="FFFFFF"/>
            <w:lang w:val="en-US" w:eastAsia="zh-CN" w:bidi="ar"/>
          </w:rPr>
          <w:t>的信用</w:t>
        </w:r>
      </w:ins>
      <w:ins w:id="649" w:author="投稿人" w:date="2026-03-01T17:10:00Z">
        <w:r>
          <w:rPr>
            <w:rFonts w:hint="eastAsia" w:ascii="宋体" w:hAnsi="宋体" w:eastAsia="宋体" w:cs="宋体"/>
            <w:i w:val="0"/>
            <w:iCs w:val="0"/>
            <w:caps w:val="0"/>
            <w:color w:val="1F2329"/>
            <w:spacing w:val="0"/>
            <w:kern w:val="0"/>
            <w:sz w:val="24"/>
            <w:szCs w:val="24"/>
            <w:shd w:val="clear" w:fill="FFFFFF"/>
            <w:lang w:val="en-US" w:eastAsia="zh-CN" w:bidi="ar"/>
          </w:rPr>
          <w:t>基础</w:t>
        </w:r>
      </w:ins>
      <w:ins w:id="650" w:author="投稿人" w:date="2026-03-01T17:11:34Z">
        <w:r>
          <w:rPr>
            <w:rFonts w:hint="eastAsia" w:ascii="宋体" w:hAnsi="宋体" w:eastAsia="宋体" w:cs="宋体"/>
            <w:i w:val="0"/>
            <w:iCs w:val="0"/>
            <w:caps w:val="0"/>
            <w:color w:val="1F2329"/>
            <w:spacing w:val="0"/>
            <w:kern w:val="0"/>
            <w:sz w:val="24"/>
            <w:szCs w:val="24"/>
            <w:shd w:val="clear" w:fill="FFFFFF"/>
            <w:lang w:val="en-US" w:eastAsia="zh-CN" w:bidi="ar"/>
          </w:rPr>
          <w:t>进行</w:t>
        </w:r>
      </w:ins>
      <w:ins w:id="651" w:author="投稿人" w:date="2026-03-01T17:11:36Z">
        <w:r>
          <w:rPr>
            <w:rFonts w:hint="eastAsia" w:ascii="宋体" w:hAnsi="宋体" w:eastAsia="宋体" w:cs="宋体"/>
            <w:i w:val="0"/>
            <w:iCs w:val="0"/>
            <w:caps w:val="0"/>
            <w:color w:val="1F2329"/>
            <w:spacing w:val="0"/>
            <w:kern w:val="0"/>
            <w:sz w:val="24"/>
            <w:szCs w:val="24"/>
            <w:shd w:val="clear" w:fill="FFFFFF"/>
            <w:lang w:val="en-US" w:eastAsia="zh-CN" w:bidi="ar"/>
          </w:rPr>
          <w:t>定义</w:t>
        </w:r>
      </w:ins>
      <w:ins w:id="652" w:author="投稿人" w:date="2026-03-01T17:10:05Z">
        <w:r>
          <w:rPr>
            <w:rFonts w:hint="eastAsia" w:ascii="宋体" w:hAnsi="宋体" w:eastAsia="宋体" w:cs="宋体"/>
            <w:i w:val="0"/>
            <w:iCs w:val="0"/>
            <w:caps w:val="0"/>
            <w:color w:val="1F2329"/>
            <w:spacing w:val="0"/>
            <w:kern w:val="0"/>
            <w:sz w:val="24"/>
            <w:szCs w:val="24"/>
            <w:shd w:val="clear" w:fill="FFFFFF"/>
            <w:lang w:val="en-US" w:eastAsia="zh-CN" w:bidi="ar"/>
          </w:rPr>
          <w:t>，</w:t>
        </w:r>
      </w:ins>
      <w:ins w:id="653" w:author="投稿人" w:date="2026-03-01T17:10:10Z">
        <w:r>
          <w:rPr>
            <w:rFonts w:hint="eastAsia" w:ascii="宋体" w:hAnsi="宋体" w:eastAsia="宋体" w:cs="宋体"/>
            <w:i w:val="0"/>
            <w:iCs w:val="0"/>
            <w:caps w:val="0"/>
            <w:color w:val="1F2329"/>
            <w:spacing w:val="0"/>
            <w:kern w:val="0"/>
            <w:sz w:val="24"/>
            <w:szCs w:val="24"/>
            <w:shd w:val="clear" w:fill="FFFFFF"/>
            <w:lang w:val="en-US" w:eastAsia="zh-CN" w:bidi="ar"/>
          </w:rPr>
          <w:t>若</w:t>
        </w:r>
      </w:ins>
      <w:ins w:id="654" w:author="投稿人" w:date="2026-03-01T17:10:26Z">
        <w:r>
          <w:rPr>
            <w:rFonts w:hint="eastAsia" w:ascii="宋体" w:hAnsi="宋体" w:eastAsia="宋体" w:cs="宋体"/>
            <w:i w:val="0"/>
            <w:iCs w:val="0"/>
            <w:caps w:val="0"/>
            <w:color w:val="1F2329"/>
            <w:spacing w:val="0"/>
            <w:kern w:val="0"/>
            <w:sz w:val="24"/>
            <w:szCs w:val="24"/>
            <w:shd w:val="clear" w:fill="FFFFFF"/>
            <w:lang w:val="en-US" w:eastAsia="zh-CN" w:bidi="ar"/>
          </w:rPr>
          <w:t>商主体是</w:t>
        </w:r>
      </w:ins>
      <w:ins w:id="655" w:author="投稿人" w:date="2026-03-01T17:10:12Z">
        <w:r>
          <w:rPr>
            <w:rFonts w:hint="eastAsia" w:ascii="宋体" w:hAnsi="宋体" w:eastAsia="宋体" w:cs="宋体"/>
            <w:i w:val="0"/>
            <w:iCs w:val="0"/>
            <w:caps w:val="0"/>
            <w:color w:val="1F2329"/>
            <w:spacing w:val="0"/>
            <w:kern w:val="0"/>
            <w:sz w:val="24"/>
            <w:szCs w:val="24"/>
            <w:shd w:val="clear" w:fill="FFFFFF"/>
            <w:lang w:val="en-US" w:eastAsia="zh-CN" w:bidi="ar"/>
          </w:rPr>
          <w:t>以</w:t>
        </w:r>
      </w:ins>
      <w:ins w:id="656" w:author="投稿人" w:date="2026-03-01T17:07:51Z">
        <w:r>
          <w:rPr>
            <w:rFonts w:hint="eastAsia" w:ascii="宋体" w:hAnsi="宋体" w:eastAsia="宋体" w:cs="宋体"/>
            <w:i w:val="0"/>
            <w:iCs w:val="0"/>
            <w:caps w:val="0"/>
            <w:color w:val="1F2329"/>
            <w:spacing w:val="0"/>
            <w:kern w:val="0"/>
            <w:sz w:val="24"/>
            <w:szCs w:val="24"/>
            <w:shd w:val="clear" w:fill="FFFFFF"/>
            <w:lang w:val="en-US" w:eastAsia="zh-CN" w:bidi="ar"/>
          </w:rPr>
          <w:t>投资人</w:t>
        </w:r>
      </w:ins>
      <w:ins w:id="657" w:author="投稿人" w:date="2026-03-01T17:07:54Z">
        <w:r>
          <w:rPr>
            <w:rFonts w:hint="eastAsia" w:ascii="宋体" w:hAnsi="宋体" w:eastAsia="宋体" w:cs="宋体"/>
            <w:i w:val="0"/>
            <w:iCs w:val="0"/>
            <w:caps w:val="0"/>
            <w:color w:val="1F2329"/>
            <w:spacing w:val="0"/>
            <w:kern w:val="0"/>
            <w:sz w:val="24"/>
            <w:szCs w:val="24"/>
            <w:shd w:val="clear" w:fill="FFFFFF"/>
            <w:lang w:val="en-US" w:eastAsia="zh-CN" w:bidi="ar"/>
          </w:rPr>
          <w:t>的个人</w:t>
        </w:r>
      </w:ins>
      <w:ins w:id="658" w:author="投稿人" w:date="2026-03-01T17:07:56Z">
        <w:r>
          <w:rPr>
            <w:rFonts w:hint="eastAsia" w:ascii="宋体" w:hAnsi="宋体" w:eastAsia="宋体" w:cs="宋体"/>
            <w:i w:val="0"/>
            <w:iCs w:val="0"/>
            <w:caps w:val="0"/>
            <w:color w:val="1F2329"/>
            <w:spacing w:val="0"/>
            <w:kern w:val="0"/>
            <w:sz w:val="24"/>
            <w:szCs w:val="24"/>
            <w:shd w:val="clear" w:fill="FFFFFF"/>
            <w:lang w:val="en-US" w:eastAsia="zh-CN" w:bidi="ar"/>
          </w:rPr>
          <w:t>信用</w:t>
        </w:r>
      </w:ins>
      <w:ins w:id="659" w:author="投稿人" w:date="2026-03-01T17:08:13Z">
        <w:r>
          <w:rPr>
            <w:rFonts w:hint="eastAsia" w:ascii="宋体" w:hAnsi="宋体" w:eastAsia="宋体" w:cs="宋体"/>
            <w:i w:val="0"/>
            <w:iCs w:val="0"/>
            <w:caps w:val="0"/>
            <w:color w:val="1F2329"/>
            <w:spacing w:val="0"/>
            <w:kern w:val="0"/>
            <w:sz w:val="24"/>
            <w:szCs w:val="24"/>
            <w:shd w:val="clear" w:fill="FFFFFF"/>
            <w:lang w:val="en-US" w:eastAsia="zh-CN" w:bidi="ar"/>
          </w:rPr>
          <w:t>作为</w:t>
        </w:r>
      </w:ins>
      <w:ins w:id="660" w:author="投稿人" w:date="2026-03-01T17:08:19Z">
        <w:r>
          <w:rPr>
            <w:rFonts w:hint="eastAsia" w:ascii="宋体" w:hAnsi="宋体" w:eastAsia="宋体" w:cs="宋体"/>
            <w:i w:val="0"/>
            <w:iCs w:val="0"/>
            <w:caps w:val="0"/>
            <w:color w:val="1F2329"/>
            <w:spacing w:val="0"/>
            <w:kern w:val="0"/>
            <w:sz w:val="24"/>
            <w:szCs w:val="24"/>
            <w:shd w:val="clear" w:fill="FFFFFF"/>
            <w:lang w:val="en-US" w:eastAsia="zh-CN" w:bidi="ar"/>
          </w:rPr>
          <w:t>从事</w:t>
        </w:r>
      </w:ins>
      <w:ins w:id="661" w:author="投稿人" w:date="2026-03-01T17:08:23Z">
        <w:r>
          <w:rPr>
            <w:rFonts w:hint="eastAsia" w:ascii="宋体" w:hAnsi="宋体" w:eastAsia="宋体" w:cs="宋体"/>
            <w:i w:val="0"/>
            <w:iCs w:val="0"/>
            <w:caps w:val="0"/>
            <w:color w:val="1F2329"/>
            <w:spacing w:val="0"/>
            <w:kern w:val="0"/>
            <w:sz w:val="24"/>
            <w:szCs w:val="24"/>
            <w:shd w:val="clear" w:fill="FFFFFF"/>
            <w:lang w:val="en-US" w:eastAsia="zh-CN" w:bidi="ar"/>
          </w:rPr>
          <w:t>商事</w:t>
        </w:r>
      </w:ins>
      <w:ins w:id="662" w:author="投稿人" w:date="2026-03-01T17:08:27Z">
        <w:r>
          <w:rPr>
            <w:rFonts w:hint="eastAsia" w:ascii="宋体" w:hAnsi="宋体" w:eastAsia="宋体" w:cs="宋体"/>
            <w:i w:val="0"/>
            <w:iCs w:val="0"/>
            <w:caps w:val="0"/>
            <w:color w:val="1F2329"/>
            <w:spacing w:val="0"/>
            <w:kern w:val="0"/>
            <w:sz w:val="24"/>
            <w:szCs w:val="24"/>
            <w:shd w:val="clear" w:fill="FFFFFF"/>
            <w:lang w:val="en-US" w:eastAsia="zh-CN" w:bidi="ar"/>
          </w:rPr>
          <w:t>活动</w:t>
        </w:r>
      </w:ins>
      <w:ins w:id="663" w:author="投稿人" w:date="2026-03-01T17:08:29Z">
        <w:r>
          <w:rPr>
            <w:rFonts w:hint="eastAsia" w:ascii="宋体" w:hAnsi="宋体" w:eastAsia="宋体" w:cs="宋体"/>
            <w:i w:val="0"/>
            <w:iCs w:val="0"/>
            <w:caps w:val="0"/>
            <w:color w:val="1F2329"/>
            <w:spacing w:val="0"/>
            <w:kern w:val="0"/>
            <w:sz w:val="24"/>
            <w:szCs w:val="24"/>
            <w:shd w:val="clear" w:fill="FFFFFF"/>
            <w:lang w:val="en-US" w:eastAsia="zh-CN" w:bidi="ar"/>
          </w:rPr>
          <w:t>的</w:t>
        </w:r>
      </w:ins>
      <w:ins w:id="664" w:author="投稿人" w:date="2026-03-01T17:08:30Z">
        <w:r>
          <w:rPr>
            <w:rFonts w:hint="eastAsia" w:ascii="宋体" w:hAnsi="宋体" w:eastAsia="宋体" w:cs="宋体"/>
            <w:i w:val="0"/>
            <w:iCs w:val="0"/>
            <w:caps w:val="0"/>
            <w:color w:val="1F2329"/>
            <w:spacing w:val="0"/>
            <w:kern w:val="0"/>
            <w:sz w:val="24"/>
            <w:szCs w:val="24"/>
            <w:shd w:val="clear" w:fill="FFFFFF"/>
            <w:lang w:val="en-US" w:eastAsia="zh-CN" w:bidi="ar"/>
          </w:rPr>
          <w:t>信用</w:t>
        </w:r>
      </w:ins>
      <w:ins w:id="665" w:author="投稿人" w:date="2026-03-01T17:08:31Z">
        <w:r>
          <w:rPr>
            <w:rFonts w:hint="eastAsia" w:ascii="宋体" w:hAnsi="宋体" w:eastAsia="宋体" w:cs="宋体"/>
            <w:i w:val="0"/>
            <w:iCs w:val="0"/>
            <w:caps w:val="0"/>
            <w:color w:val="1F2329"/>
            <w:spacing w:val="0"/>
            <w:kern w:val="0"/>
            <w:sz w:val="24"/>
            <w:szCs w:val="24"/>
            <w:shd w:val="clear" w:fill="FFFFFF"/>
            <w:lang w:val="en-US" w:eastAsia="zh-CN" w:bidi="ar"/>
          </w:rPr>
          <w:t>基础</w:t>
        </w:r>
      </w:ins>
      <w:ins w:id="666" w:author="投稿人" w:date="2026-03-01T17:10:16Z">
        <w:r>
          <w:rPr>
            <w:rFonts w:hint="eastAsia" w:ascii="宋体" w:hAnsi="宋体" w:eastAsia="宋体" w:cs="宋体"/>
            <w:i w:val="0"/>
            <w:iCs w:val="0"/>
            <w:caps w:val="0"/>
            <w:color w:val="1F2329"/>
            <w:spacing w:val="0"/>
            <w:kern w:val="0"/>
            <w:sz w:val="24"/>
            <w:szCs w:val="24"/>
            <w:shd w:val="clear" w:fill="FFFFFF"/>
            <w:lang w:val="en-US" w:eastAsia="zh-CN" w:bidi="ar"/>
          </w:rPr>
          <w:t>则</w:t>
        </w:r>
      </w:ins>
      <w:ins w:id="667" w:author="投稿人" w:date="2026-03-01T17:12:21Z">
        <w:r>
          <w:rPr>
            <w:rFonts w:hint="eastAsia" w:ascii="宋体" w:hAnsi="宋体" w:eastAsia="宋体" w:cs="宋体"/>
            <w:i w:val="0"/>
            <w:iCs w:val="0"/>
            <w:caps w:val="0"/>
            <w:color w:val="1F2329"/>
            <w:spacing w:val="0"/>
            <w:kern w:val="0"/>
            <w:sz w:val="24"/>
            <w:szCs w:val="24"/>
            <w:shd w:val="clear" w:fill="FFFFFF"/>
            <w:lang w:val="en-US" w:eastAsia="zh-CN" w:bidi="ar"/>
          </w:rPr>
          <w:t>可</w:t>
        </w:r>
      </w:ins>
      <w:ins w:id="668" w:author="投稿人" w:date="2026-03-08T14:41:29Z">
        <w:r>
          <w:rPr>
            <w:rFonts w:hint="eastAsia" w:ascii="宋体" w:hAnsi="宋体" w:eastAsia="宋体" w:cs="宋体"/>
            <w:i w:val="0"/>
            <w:iCs w:val="0"/>
            <w:caps w:val="0"/>
            <w:color w:val="1F2329"/>
            <w:spacing w:val="0"/>
            <w:kern w:val="0"/>
            <w:sz w:val="24"/>
            <w:szCs w:val="24"/>
            <w:shd w:val="clear" w:fill="FFFFFF"/>
            <w:lang w:val="en-US" w:eastAsia="zh-CN" w:bidi="ar"/>
          </w:rPr>
          <w:t>归入</w:t>
        </w:r>
      </w:ins>
      <w:ins w:id="669" w:author="投稿人" w:date="2026-03-01T17:12:29Z">
        <w:r>
          <w:rPr>
            <w:rFonts w:hint="eastAsia" w:ascii="宋体" w:hAnsi="宋体" w:eastAsia="宋体" w:cs="宋体"/>
            <w:i w:val="0"/>
            <w:iCs w:val="0"/>
            <w:caps w:val="0"/>
            <w:color w:val="1F2329"/>
            <w:spacing w:val="0"/>
            <w:kern w:val="0"/>
            <w:sz w:val="24"/>
            <w:szCs w:val="24"/>
            <w:shd w:val="clear" w:fill="FFFFFF"/>
            <w:lang w:val="en-US" w:eastAsia="zh-CN" w:bidi="ar"/>
          </w:rPr>
          <w:t>人合性</w:t>
        </w:r>
      </w:ins>
      <w:ins w:id="670" w:author="投稿人" w:date="2026-03-01T17:12:30Z">
        <w:r>
          <w:rPr>
            <w:rFonts w:hint="eastAsia" w:ascii="宋体" w:hAnsi="宋体" w:eastAsia="宋体" w:cs="宋体"/>
            <w:i w:val="0"/>
            <w:iCs w:val="0"/>
            <w:caps w:val="0"/>
            <w:color w:val="1F2329"/>
            <w:spacing w:val="0"/>
            <w:kern w:val="0"/>
            <w:sz w:val="24"/>
            <w:szCs w:val="24"/>
            <w:shd w:val="clear" w:fill="FFFFFF"/>
            <w:lang w:val="en-US" w:eastAsia="zh-CN" w:bidi="ar"/>
          </w:rPr>
          <w:t>商事</w:t>
        </w:r>
      </w:ins>
      <w:ins w:id="671" w:author="投稿人" w:date="2026-03-01T17:12:31Z">
        <w:r>
          <w:rPr>
            <w:rFonts w:hint="eastAsia" w:ascii="宋体" w:hAnsi="宋体" w:eastAsia="宋体" w:cs="宋体"/>
            <w:i w:val="0"/>
            <w:iCs w:val="0"/>
            <w:caps w:val="0"/>
            <w:color w:val="1F2329"/>
            <w:spacing w:val="0"/>
            <w:kern w:val="0"/>
            <w:sz w:val="24"/>
            <w:szCs w:val="24"/>
            <w:shd w:val="clear" w:fill="FFFFFF"/>
            <w:lang w:val="en-US" w:eastAsia="zh-CN" w:bidi="ar"/>
          </w:rPr>
          <w:t>组织</w:t>
        </w:r>
      </w:ins>
      <w:ins w:id="672" w:author="投稿人" w:date="2026-03-01T17:13:07Z">
        <w:r>
          <w:rPr>
            <w:rFonts w:hint="eastAsia" w:ascii="宋体" w:hAnsi="宋体" w:eastAsia="宋体" w:cs="宋体"/>
            <w:i w:val="0"/>
            <w:iCs w:val="0"/>
            <w:caps w:val="0"/>
            <w:color w:val="1F2329"/>
            <w:spacing w:val="0"/>
            <w:kern w:val="0"/>
            <w:sz w:val="24"/>
            <w:szCs w:val="24"/>
            <w:shd w:val="clear" w:fill="FFFFFF"/>
            <w:lang w:val="en-US" w:eastAsia="zh-CN" w:bidi="ar"/>
          </w:rPr>
          <w:t>；</w:t>
        </w:r>
      </w:ins>
      <w:ins w:id="673" w:author="投稿人" w:date="2026-03-01T17:13:08Z">
        <w:r>
          <w:rPr>
            <w:rFonts w:hint="eastAsia" w:ascii="宋体" w:hAnsi="宋体" w:eastAsia="宋体" w:cs="宋体"/>
            <w:i w:val="0"/>
            <w:iCs w:val="0"/>
            <w:caps w:val="0"/>
            <w:color w:val="1F2329"/>
            <w:spacing w:val="0"/>
            <w:kern w:val="0"/>
            <w:sz w:val="24"/>
            <w:szCs w:val="24"/>
            <w:shd w:val="clear" w:fill="FFFFFF"/>
            <w:lang w:val="en-US" w:eastAsia="zh-CN" w:bidi="ar"/>
          </w:rPr>
          <w:t>其二是</w:t>
        </w:r>
      </w:ins>
      <w:ins w:id="674" w:author="投稿人" w:date="2026-03-01T17:15:01Z">
        <w:r>
          <w:rPr>
            <w:rFonts w:hint="eastAsia" w:ascii="宋体" w:hAnsi="宋体" w:eastAsia="宋体" w:cs="宋体"/>
            <w:i w:val="0"/>
            <w:iCs w:val="0"/>
            <w:caps w:val="0"/>
            <w:color w:val="1F2329"/>
            <w:spacing w:val="0"/>
            <w:kern w:val="0"/>
            <w:sz w:val="24"/>
            <w:szCs w:val="24"/>
            <w:shd w:val="clear" w:fill="FFFFFF"/>
            <w:lang w:val="en-US" w:eastAsia="zh-CN" w:bidi="ar"/>
          </w:rPr>
          <w:t>指</w:t>
        </w:r>
      </w:ins>
      <w:ins w:id="675" w:author="投稿人" w:date="2026-03-01T17:15:04Z">
        <w:r>
          <w:rPr>
            <w:rFonts w:hint="eastAsia" w:ascii="宋体" w:hAnsi="宋体" w:eastAsia="宋体" w:cs="宋体"/>
            <w:i w:val="0"/>
            <w:iCs w:val="0"/>
            <w:caps w:val="0"/>
            <w:color w:val="1F2329"/>
            <w:spacing w:val="0"/>
            <w:kern w:val="0"/>
            <w:sz w:val="24"/>
            <w:szCs w:val="24"/>
            <w:shd w:val="clear" w:fill="FFFFFF"/>
            <w:lang w:val="en-US" w:eastAsia="zh-CN" w:bidi="ar"/>
          </w:rPr>
          <w:t>投资人</w:t>
        </w:r>
      </w:ins>
      <w:ins w:id="676" w:author="投稿人" w:date="2026-03-01T17:15:05Z">
        <w:r>
          <w:rPr>
            <w:rFonts w:hint="eastAsia" w:ascii="宋体" w:hAnsi="宋体" w:eastAsia="宋体" w:cs="宋体"/>
            <w:i w:val="0"/>
            <w:iCs w:val="0"/>
            <w:caps w:val="0"/>
            <w:color w:val="1F2329"/>
            <w:spacing w:val="0"/>
            <w:kern w:val="0"/>
            <w:sz w:val="24"/>
            <w:szCs w:val="24"/>
            <w:shd w:val="clear" w:fill="FFFFFF"/>
            <w:lang w:val="en-US" w:eastAsia="zh-CN" w:bidi="ar"/>
          </w:rPr>
          <w:t>之间</w:t>
        </w:r>
      </w:ins>
      <w:ins w:id="677" w:author="投稿人" w:date="2026-03-01T17:15:06Z">
        <w:r>
          <w:rPr>
            <w:rFonts w:hint="eastAsia" w:ascii="宋体" w:hAnsi="宋体" w:eastAsia="宋体" w:cs="宋体"/>
            <w:i w:val="0"/>
            <w:iCs w:val="0"/>
            <w:caps w:val="0"/>
            <w:color w:val="1F2329"/>
            <w:spacing w:val="0"/>
            <w:kern w:val="0"/>
            <w:sz w:val="24"/>
            <w:szCs w:val="24"/>
            <w:shd w:val="clear" w:fill="FFFFFF"/>
            <w:lang w:val="en-US" w:eastAsia="zh-CN" w:bidi="ar"/>
          </w:rPr>
          <w:t>所</w:t>
        </w:r>
      </w:ins>
      <w:ins w:id="678" w:author="投稿人" w:date="2026-03-01T17:15:07Z">
        <w:r>
          <w:rPr>
            <w:rFonts w:hint="eastAsia" w:ascii="宋体" w:hAnsi="宋体" w:eastAsia="宋体" w:cs="宋体"/>
            <w:i w:val="0"/>
            <w:iCs w:val="0"/>
            <w:caps w:val="0"/>
            <w:color w:val="1F2329"/>
            <w:spacing w:val="0"/>
            <w:kern w:val="0"/>
            <w:sz w:val="24"/>
            <w:szCs w:val="24"/>
            <w:shd w:val="clear" w:fill="FFFFFF"/>
            <w:lang w:val="en-US" w:eastAsia="zh-CN" w:bidi="ar"/>
          </w:rPr>
          <w:t>具有的</w:t>
        </w:r>
      </w:ins>
      <w:ins w:id="679" w:author="投稿人" w:date="2026-03-01T17:15:09Z">
        <w:r>
          <w:rPr>
            <w:rFonts w:hint="eastAsia" w:ascii="宋体" w:hAnsi="宋体" w:eastAsia="宋体" w:cs="宋体"/>
            <w:i w:val="0"/>
            <w:iCs w:val="0"/>
            <w:caps w:val="0"/>
            <w:color w:val="1F2329"/>
            <w:spacing w:val="0"/>
            <w:kern w:val="0"/>
            <w:sz w:val="24"/>
            <w:szCs w:val="24"/>
            <w:shd w:val="clear" w:fill="FFFFFF"/>
            <w:lang w:val="en-US" w:eastAsia="zh-CN" w:bidi="ar"/>
          </w:rPr>
          <w:t>紧密</w:t>
        </w:r>
      </w:ins>
      <w:ins w:id="680" w:author="投稿人" w:date="2026-03-01T17:15:12Z">
        <w:r>
          <w:rPr>
            <w:rFonts w:hint="eastAsia" w:ascii="宋体" w:hAnsi="宋体" w:eastAsia="宋体" w:cs="宋体"/>
            <w:i w:val="0"/>
            <w:iCs w:val="0"/>
            <w:caps w:val="0"/>
            <w:color w:val="1F2329"/>
            <w:spacing w:val="0"/>
            <w:kern w:val="0"/>
            <w:sz w:val="24"/>
            <w:szCs w:val="24"/>
            <w:shd w:val="clear" w:fill="FFFFFF"/>
            <w:lang w:val="en-US" w:eastAsia="zh-CN" w:bidi="ar"/>
          </w:rPr>
          <w:t>合作</w:t>
        </w:r>
      </w:ins>
      <w:ins w:id="681" w:author="投稿人" w:date="2026-03-01T17:15:13Z">
        <w:r>
          <w:rPr>
            <w:rFonts w:hint="eastAsia" w:ascii="宋体" w:hAnsi="宋体" w:eastAsia="宋体" w:cs="宋体"/>
            <w:i w:val="0"/>
            <w:iCs w:val="0"/>
            <w:caps w:val="0"/>
            <w:color w:val="1F2329"/>
            <w:spacing w:val="0"/>
            <w:kern w:val="0"/>
            <w:sz w:val="24"/>
            <w:szCs w:val="24"/>
            <w:shd w:val="clear" w:fill="FFFFFF"/>
            <w:lang w:val="en-US" w:eastAsia="zh-CN" w:bidi="ar"/>
          </w:rPr>
          <w:t>关系和</w:t>
        </w:r>
      </w:ins>
      <w:ins w:id="682" w:author="投稿人" w:date="2026-03-01T17:15:17Z">
        <w:r>
          <w:rPr>
            <w:rFonts w:hint="eastAsia" w:ascii="宋体" w:hAnsi="宋体" w:eastAsia="宋体" w:cs="宋体"/>
            <w:i w:val="0"/>
            <w:iCs w:val="0"/>
            <w:caps w:val="0"/>
            <w:color w:val="1F2329"/>
            <w:spacing w:val="0"/>
            <w:kern w:val="0"/>
            <w:sz w:val="24"/>
            <w:szCs w:val="24"/>
            <w:shd w:val="clear" w:fill="FFFFFF"/>
            <w:lang w:val="en-US" w:eastAsia="zh-CN" w:bidi="ar"/>
          </w:rPr>
          <w:t>相互信任</w:t>
        </w:r>
      </w:ins>
      <w:ins w:id="683" w:author="投稿人" w:date="2026-03-01T17:15:19Z">
        <w:r>
          <w:rPr>
            <w:rFonts w:hint="eastAsia" w:ascii="宋体" w:hAnsi="宋体" w:eastAsia="宋体" w:cs="宋体"/>
            <w:i w:val="0"/>
            <w:iCs w:val="0"/>
            <w:caps w:val="0"/>
            <w:color w:val="1F2329"/>
            <w:spacing w:val="0"/>
            <w:kern w:val="0"/>
            <w:sz w:val="24"/>
            <w:szCs w:val="24"/>
            <w:shd w:val="clear" w:fill="FFFFFF"/>
            <w:lang w:val="en-US" w:eastAsia="zh-CN" w:bidi="ar"/>
          </w:rPr>
          <w:t>，</w:t>
        </w:r>
      </w:ins>
      <w:ins w:id="684" w:author="投稿人" w:date="2026-03-01T17:15:38Z">
        <w:r>
          <w:rPr>
            <w:rFonts w:hint="eastAsia" w:ascii="宋体" w:hAnsi="宋体" w:eastAsia="宋体" w:cs="宋体"/>
            <w:i w:val="0"/>
            <w:iCs w:val="0"/>
            <w:caps w:val="0"/>
            <w:color w:val="1F2329"/>
            <w:spacing w:val="0"/>
            <w:kern w:val="0"/>
            <w:sz w:val="24"/>
            <w:szCs w:val="24"/>
            <w:shd w:val="clear" w:fill="FFFFFF"/>
            <w:lang w:val="en-US" w:eastAsia="zh-CN" w:bidi="ar"/>
          </w:rPr>
          <w:t>不问</w:t>
        </w:r>
      </w:ins>
      <w:ins w:id="685" w:author="投稿人" w:date="2026-03-01T17:15:40Z">
        <w:r>
          <w:rPr>
            <w:rFonts w:hint="eastAsia" w:ascii="宋体" w:hAnsi="宋体" w:eastAsia="宋体" w:cs="宋体"/>
            <w:i w:val="0"/>
            <w:iCs w:val="0"/>
            <w:caps w:val="0"/>
            <w:color w:val="1F2329"/>
            <w:spacing w:val="0"/>
            <w:kern w:val="0"/>
            <w:sz w:val="24"/>
            <w:szCs w:val="24"/>
            <w:shd w:val="clear" w:fill="FFFFFF"/>
            <w:lang w:val="en-US" w:eastAsia="zh-CN" w:bidi="ar"/>
          </w:rPr>
          <w:t>对外</w:t>
        </w:r>
      </w:ins>
      <w:ins w:id="686" w:author="投稿人" w:date="2026-03-01T17:15:45Z">
        <w:r>
          <w:rPr>
            <w:rFonts w:hint="eastAsia" w:ascii="宋体" w:hAnsi="宋体" w:eastAsia="宋体" w:cs="宋体"/>
            <w:i w:val="0"/>
            <w:iCs w:val="0"/>
            <w:caps w:val="0"/>
            <w:color w:val="1F2329"/>
            <w:spacing w:val="0"/>
            <w:kern w:val="0"/>
            <w:sz w:val="24"/>
            <w:szCs w:val="24"/>
            <w:shd w:val="clear" w:fill="FFFFFF"/>
            <w:lang w:val="en-US" w:eastAsia="zh-CN" w:bidi="ar"/>
          </w:rPr>
          <w:t>承担</w:t>
        </w:r>
      </w:ins>
      <w:ins w:id="687" w:author="投稿人" w:date="2026-03-01T17:15:46Z">
        <w:r>
          <w:rPr>
            <w:rFonts w:hint="eastAsia" w:ascii="宋体" w:hAnsi="宋体" w:eastAsia="宋体" w:cs="宋体"/>
            <w:i w:val="0"/>
            <w:iCs w:val="0"/>
            <w:caps w:val="0"/>
            <w:color w:val="1F2329"/>
            <w:spacing w:val="0"/>
            <w:kern w:val="0"/>
            <w:sz w:val="24"/>
            <w:szCs w:val="24"/>
            <w:shd w:val="clear" w:fill="FFFFFF"/>
            <w:lang w:val="en-US" w:eastAsia="zh-CN" w:bidi="ar"/>
          </w:rPr>
          <w:t>责任的</w:t>
        </w:r>
      </w:ins>
      <w:ins w:id="688" w:author="投稿人" w:date="2026-03-01T17:15:54Z">
        <w:r>
          <w:rPr>
            <w:rFonts w:hint="eastAsia" w:ascii="宋体" w:hAnsi="宋体" w:eastAsia="宋体" w:cs="宋体"/>
            <w:i w:val="0"/>
            <w:iCs w:val="0"/>
            <w:caps w:val="0"/>
            <w:color w:val="1F2329"/>
            <w:spacing w:val="0"/>
            <w:kern w:val="0"/>
            <w:sz w:val="24"/>
            <w:szCs w:val="24"/>
            <w:shd w:val="clear" w:fill="FFFFFF"/>
            <w:lang w:val="en-US" w:eastAsia="zh-CN" w:bidi="ar"/>
          </w:rPr>
          <w:t>基础</w:t>
        </w:r>
      </w:ins>
      <w:ins w:id="689" w:author="投稿人" w:date="2026-03-01T17:15:59Z">
        <w:r>
          <w:rPr>
            <w:rFonts w:hint="eastAsia" w:ascii="宋体" w:hAnsi="宋体" w:eastAsia="宋体" w:cs="宋体"/>
            <w:i w:val="0"/>
            <w:iCs w:val="0"/>
            <w:caps w:val="0"/>
            <w:color w:val="1F2329"/>
            <w:spacing w:val="0"/>
            <w:kern w:val="0"/>
            <w:sz w:val="24"/>
            <w:szCs w:val="24"/>
            <w:shd w:val="clear" w:fill="FFFFFF"/>
            <w:lang w:val="en-US" w:eastAsia="zh-CN" w:bidi="ar"/>
          </w:rPr>
          <w:t>如何</w:t>
        </w:r>
      </w:ins>
      <w:ins w:id="690" w:author="投稿人" w:date="2026-03-01T17:17:50Z">
        <w:r>
          <w:rPr>
            <w:rFonts w:hint="eastAsia" w:ascii="宋体" w:hAnsi="宋体" w:eastAsia="宋体" w:cs="宋体"/>
            <w:i w:val="0"/>
            <w:iCs w:val="0"/>
            <w:caps w:val="0"/>
            <w:color w:val="1F2329"/>
            <w:spacing w:val="0"/>
            <w:kern w:val="0"/>
            <w:sz w:val="24"/>
            <w:szCs w:val="24"/>
            <w:shd w:val="clear" w:fill="FFFFFF"/>
            <w:lang w:val="en-US" w:eastAsia="zh-CN" w:bidi="ar"/>
          </w:rPr>
          <w:t>。</w:t>
        </w:r>
      </w:ins>
      <w:ins w:id="691" w:author="投稿人" w:date="2026-03-01T17:19:04Z">
        <w:r>
          <w:rPr>
            <w:rFonts w:hint="eastAsia" w:ascii="宋体" w:hAnsi="宋体" w:eastAsia="宋体" w:cs="宋体"/>
            <w:i w:val="0"/>
            <w:iCs w:val="0"/>
            <w:caps w:val="0"/>
            <w:color w:val="1F2329"/>
            <w:spacing w:val="0"/>
            <w:kern w:val="0"/>
            <w:sz w:val="24"/>
            <w:szCs w:val="24"/>
            <w:shd w:val="clear" w:fill="FFFFFF"/>
            <w:lang w:val="en-US" w:eastAsia="zh-CN" w:bidi="ar"/>
          </w:rPr>
          <w:t>商主体</w:t>
        </w:r>
      </w:ins>
      <w:ins w:id="692" w:author="投稿人" w:date="2026-03-01T17:18:31Z">
        <w:r>
          <w:rPr>
            <w:rFonts w:hint="eastAsia" w:ascii="宋体" w:hAnsi="宋体" w:eastAsia="宋体" w:cs="宋体"/>
            <w:i w:val="0"/>
            <w:iCs w:val="0"/>
            <w:caps w:val="0"/>
            <w:color w:val="1F2329"/>
            <w:spacing w:val="0"/>
            <w:kern w:val="0"/>
            <w:sz w:val="24"/>
            <w:szCs w:val="24"/>
            <w:shd w:val="clear" w:fill="FFFFFF"/>
            <w:lang w:val="en-US" w:eastAsia="zh-CN" w:bidi="ar"/>
          </w:rPr>
          <w:t>只要</w:t>
        </w:r>
      </w:ins>
      <w:ins w:id="693" w:author="投稿人" w:date="2026-03-01T17:18:32Z">
        <w:r>
          <w:rPr>
            <w:rFonts w:hint="eastAsia" w:ascii="宋体" w:hAnsi="宋体" w:eastAsia="宋体" w:cs="宋体"/>
            <w:i w:val="0"/>
            <w:iCs w:val="0"/>
            <w:caps w:val="0"/>
            <w:color w:val="1F2329"/>
            <w:spacing w:val="0"/>
            <w:kern w:val="0"/>
            <w:sz w:val="24"/>
            <w:szCs w:val="24"/>
            <w:shd w:val="clear" w:fill="FFFFFF"/>
            <w:lang w:val="en-US" w:eastAsia="zh-CN" w:bidi="ar"/>
          </w:rPr>
          <w:t>具备</w:t>
        </w:r>
      </w:ins>
      <w:ins w:id="694" w:author="投稿人" w:date="2026-03-01T17:18:40Z">
        <w:r>
          <w:rPr>
            <w:rFonts w:hint="eastAsia" w:ascii="宋体" w:hAnsi="宋体" w:eastAsia="宋体" w:cs="宋体"/>
            <w:i w:val="0"/>
            <w:iCs w:val="0"/>
            <w:caps w:val="0"/>
            <w:color w:val="1F2329"/>
            <w:spacing w:val="0"/>
            <w:kern w:val="0"/>
            <w:sz w:val="24"/>
            <w:szCs w:val="24"/>
            <w:shd w:val="clear" w:fill="FFFFFF"/>
            <w:lang w:val="en-US" w:eastAsia="zh-CN" w:bidi="ar"/>
          </w:rPr>
          <w:t>任何</w:t>
        </w:r>
      </w:ins>
      <w:ins w:id="695" w:author="投稿人" w:date="2026-03-01T17:18:41Z">
        <w:r>
          <w:rPr>
            <w:rFonts w:hint="eastAsia" w:ascii="宋体" w:hAnsi="宋体" w:eastAsia="宋体" w:cs="宋体"/>
            <w:i w:val="0"/>
            <w:iCs w:val="0"/>
            <w:caps w:val="0"/>
            <w:color w:val="1F2329"/>
            <w:spacing w:val="0"/>
            <w:kern w:val="0"/>
            <w:sz w:val="24"/>
            <w:szCs w:val="24"/>
            <w:shd w:val="clear" w:fill="FFFFFF"/>
            <w:lang w:val="en-US" w:eastAsia="zh-CN" w:bidi="ar"/>
          </w:rPr>
          <w:t>一</w:t>
        </w:r>
      </w:ins>
      <w:ins w:id="696" w:author="投稿人" w:date="2026-03-01T17:18:46Z">
        <w:r>
          <w:rPr>
            <w:rFonts w:hint="eastAsia" w:ascii="宋体" w:hAnsi="宋体" w:eastAsia="宋体" w:cs="宋体"/>
            <w:i w:val="0"/>
            <w:iCs w:val="0"/>
            <w:caps w:val="0"/>
            <w:color w:val="1F2329"/>
            <w:spacing w:val="0"/>
            <w:kern w:val="0"/>
            <w:sz w:val="24"/>
            <w:szCs w:val="24"/>
            <w:shd w:val="clear" w:fill="FFFFFF"/>
            <w:lang w:val="en-US" w:eastAsia="zh-CN" w:bidi="ar"/>
          </w:rPr>
          <w:t>个</w:t>
        </w:r>
      </w:ins>
      <w:ins w:id="697" w:author="投稿人" w:date="2026-03-01T17:18:47Z">
        <w:r>
          <w:rPr>
            <w:rFonts w:hint="eastAsia" w:ascii="宋体" w:hAnsi="宋体" w:eastAsia="宋体" w:cs="宋体"/>
            <w:i w:val="0"/>
            <w:iCs w:val="0"/>
            <w:caps w:val="0"/>
            <w:color w:val="1F2329"/>
            <w:spacing w:val="0"/>
            <w:kern w:val="0"/>
            <w:sz w:val="24"/>
            <w:szCs w:val="24"/>
            <w:shd w:val="clear" w:fill="FFFFFF"/>
            <w:lang w:val="en-US" w:eastAsia="zh-CN" w:bidi="ar"/>
          </w:rPr>
          <w:t>层次</w:t>
        </w:r>
      </w:ins>
      <w:ins w:id="698" w:author="投稿人" w:date="2026-03-01T17:18:48Z">
        <w:r>
          <w:rPr>
            <w:rFonts w:hint="eastAsia" w:ascii="宋体" w:hAnsi="宋体" w:eastAsia="宋体" w:cs="宋体"/>
            <w:i w:val="0"/>
            <w:iCs w:val="0"/>
            <w:caps w:val="0"/>
            <w:color w:val="1F2329"/>
            <w:spacing w:val="0"/>
            <w:kern w:val="0"/>
            <w:sz w:val="24"/>
            <w:szCs w:val="24"/>
            <w:shd w:val="clear" w:fill="FFFFFF"/>
            <w:lang w:val="en-US" w:eastAsia="zh-CN" w:bidi="ar"/>
          </w:rPr>
          <w:t>就可</w:t>
        </w:r>
      </w:ins>
      <w:ins w:id="699" w:author="投稿人" w:date="2026-03-01T17:18:49Z">
        <w:r>
          <w:rPr>
            <w:rFonts w:hint="eastAsia" w:ascii="宋体" w:hAnsi="宋体" w:eastAsia="宋体" w:cs="宋体"/>
            <w:i w:val="0"/>
            <w:iCs w:val="0"/>
            <w:caps w:val="0"/>
            <w:color w:val="1F2329"/>
            <w:spacing w:val="0"/>
            <w:kern w:val="0"/>
            <w:sz w:val="24"/>
            <w:szCs w:val="24"/>
            <w:shd w:val="clear" w:fill="FFFFFF"/>
            <w:lang w:val="en-US" w:eastAsia="zh-CN" w:bidi="ar"/>
          </w:rPr>
          <w:t>被</w:t>
        </w:r>
      </w:ins>
      <w:ins w:id="700" w:author="投稿人" w:date="2026-03-01T17:18:55Z">
        <w:r>
          <w:rPr>
            <w:rFonts w:hint="eastAsia" w:ascii="宋体" w:hAnsi="宋体" w:eastAsia="宋体" w:cs="宋体"/>
            <w:i w:val="0"/>
            <w:iCs w:val="0"/>
            <w:caps w:val="0"/>
            <w:color w:val="1F2329"/>
            <w:spacing w:val="0"/>
            <w:kern w:val="0"/>
            <w:sz w:val="24"/>
            <w:szCs w:val="24"/>
            <w:shd w:val="clear" w:fill="FFFFFF"/>
            <w:lang w:val="en-US" w:eastAsia="zh-CN" w:bidi="ar"/>
          </w:rPr>
          <w:t>视为具有</w:t>
        </w:r>
      </w:ins>
      <w:ins w:id="701" w:author="投稿人" w:date="2026-03-01T17:18:57Z">
        <w:r>
          <w:rPr>
            <w:rFonts w:hint="eastAsia" w:ascii="宋体" w:hAnsi="宋体" w:eastAsia="宋体" w:cs="宋体"/>
            <w:i w:val="0"/>
            <w:iCs w:val="0"/>
            <w:caps w:val="0"/>
            <w:color w:val="1F2329"/>
            <w:spacing w:val="0"/>
            <w:kern w:val="0"/>
            <w:sz w:val="24"/>
            <w:szCs w:val="24"/>
            <w:shd w:val="clear" w:fill="FFFFFF"/>
            <w:lang w:val="en-US" w:eastAsia="zh-CN" w:bidi="ar"/>
          </w:rPr>
          <w:t>人合性</w:t>
        </w:r>
      </w:ins>
      <w:ins w:id="702" w:author="投稿人" w:date="2026-03-01T17:19:01Z">
        <w:r>
          <w:rPr>
            <w:rFonts w:hint="eastAsia" w:ascii="宋体" w:hAnsi="宋体" w:eastAsia="宋体" w:cs="宋体"/>
            <w:i w:val="0"/>
            <w:iCs w:val="0"/>
            <w:caps w:val="0"/>
            <w:color w:val="1F2329"/>
            <w:spacing w:val="0"/>
            <w:kern w:val="0"/>
            <w:sz w:val="24"/>
            <w:szCs w:val="24"/>
            <w:shd w:val="clear" w:fill="FFFFFF"/>
            <w:lang w:val="en-US" w:eastAsia="zh-CN" w:bidi="ar"/>
          </w:rPr>
          <w:t>，</w:t>
        </w:r>
      </w:ins>
      <w:ins w:id="703" w:author="投稿人" w:date="2026-03-01T17:16:26Z">
        <w:r>
          <w:rPr>
            <w:rFonts w:hint="eastAsia" w:ascii="宋体" w:hAnsi="宋体" w:eastAsia="宋体" w:cs="宋体"/>
            <w:i w:val="0"/>
            <w:iCs w:val="0"/>
            <w:caps w:val="0"/>
            <w:color w:val="1F2329"/>
            <w:spacing w:val="0"/>
            <w:kern w:val="0"/>
            <w:sz w:val="24"/>
            <w:szCs w:val="24"/>
            <w:shd w:val="clear" w:fill="FFFFFF"/>
            <w:lang w:val="en-US" w:eastAsia="zh-CN" w:bidi="ar"/>
          </w:rPr>
          <w:t>有限</w:t>
        </w:r>
      </w:ins>
      <w:ins w:id="704" w:author="投稿人" w:date="2026-03-01T17:16:27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705" w:author="投稿人" w:date="2026-03-01T17:16:29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706" w:author="投稿人" w:date="2026-03-01T17:16:30Z">
        <w:r>
          <w:rPr>
            <w:rFonts w:hint="eastAsia" w:ascii="宋体" w:hAnsi="宋体" w:eastAsia="宋体" w:cs="宋体"/>
            <w:i w:val="0"/>
            <w:iCs w:val="0"/>
            <w:caps w:val="0"/>
            <w:color w:val="1F2329"/>
            <w:spacing w:val="0"/>
            <w:kern w:val="0"/>
            <w:sz w:val="24"/>
            <w:szCs w:val="24"/>
            <w:shd w:val="clear" w:fill="FFFFFF"/>
            <w:lang w:val="en-US" w:eastAsia="zh-CN" w:bidi="ar"/>
          </w:rPr>
          <w:t>之间具</w:t>
        </w:r>
      </w:ins>
      <w:ins w:id="707" w:author="投稿人" w:date="2026-03-01T17:16:31Z">
        <w:r>
          <w:rPr>
            <w:rFonts w:hint="eastAsia" w:ascii="宋体" w:hAnsi="宋体" w:eastAsia="宋体" w:cs="宋体"/>
            <w:i w:val="0"/>
            <w:iCs w:val="0"/>
            <w:caps w:val="0"/>
            <w:color w:val="1F2329"/>
            <w:spacing w:val="0"/>
            <w:kern w:val="0"/>
            <w:sz w:val="24"/>
            <w:szCs w:val="24"/>
            <w:shd w:val="clear" w:fill="FFFFFF"/>
            <w:lang w:val="en-US" w:eastAsia="zh-CN" w:bidi="ar"/>
          </w:rPr>
          <w:t>有的</w:t>
        </w:r>
      </w:ins>
      <w:ins w:id="708" w:author="投稿人" w:date="2026-03-01T17:16:32Z">
        <w:r>
          <w:rPr>
            <w:rFonts w:hint="eastAsia" w:ascii="宋体" w:hAnsi="宋体" w:eastAsia="宋体" w:cs="宋体"/>
            <w:i w:val="0"/>
            <w:iCs w:val="0"/>
            <w:caps w:val="0"/>
            <w:color w:val="1F2329"/>
            <w:spacing w:val="0"/>
            <w:kern w:val="0"/>
            <w:sz w:val="24"/>
            <w:szCs w:val="24"/>
            <w:shd w:val="clear" w:fill="FFFFFF"/>
            <w:lang w:val="en-US" w:eastAsia="zh-CN" w:bidi="ar"/>
          </w:rPr>
          <w:t>特别</w:t>
        </w:r>
      </w:ins>
      <w:ins w:id="709" w:author="投稿人" w:date="2026-03-01T17:16:33Z">
        <w:r>
          <w:rPr>
            <w:rFonts w:hint="eastAsia" w:ascii="宋体" w:hAnsi="宋体" w:eastAsia="宋体" w:cs="宋体"/>
            <w:i w:val="0"/>
            <w:iCs w:val="0"/>
            <w:caps w:val="0"/>
            <w:color w:val="1F2329"/>
            <w:spacing w:val="0"/>
            <w:kern w:val="0"/>
            <w:sz w:val="24"/>
            <w:szCs w:val="24"/>
            <w:shd w:val="clear" w:fill="FFFFFF"/>
            <w:lang w:val="en-US" w:eastAsia="zh-CN" w:bidi="ar"/>
          </w:rPr>
          <w:t>联系</w:t>
        </w:r>
      </w:ins>
      <w:ins w:id="710" w:author="投稿人" w:date="2026-03-01T17:17:08Z">
        <w:r>
          <w:rPr>
            <w:rFonts w:hint="eastAsia" w:ascii="宋体" w:hAnsi="宋体" w:eastAsia="宋体" w:cs="宋体"/>
            <w:i w:val="0"/>
            <w:iCs w:val="0"/>
            <w:caps w:val="0"/>
            <w:color w:val="1F2329"/>
            <w:spacing w:val="0"/>
            <w:kern w:val="0"/>
            <w:sz w:val="24"/>
            <w:szCs w:val="24"/>
            <w:shd w:val="clear" w:fill="FFFFFF"/>
            <w:lang w:val="en-US" w:eastAsia="zh-CN" w:bidi="ar"/>
          </w:rPr>
          <w:t>使其</w:t>
        </w:r>
      </w:ins>
      <w:ins w:id="711" w:author="投稿人" w:date="2026-03-01T17:17:13Z">
        <w:r>
          <w:rPr>
            <w:rFonts w:hint="eastAsia" w:ascii="宋体" w:hAnsi="宋体" w:eastAsia="宋体" w:cs="宋体"/>
            <w:i w:val="0"/>
            <w:iCs w:val="0"/>
            <w:caps w:val="0"/>
            <w:color w:val="1F2329"/>
            <w:spacing w:val="0"/>
            <w:kern w:val="0"/>
            <w:sz w:val="24"/>
            <w:szCs w:val="24"/>
            <w:shd w:val="clear" w:fill="FFFFFF"/>
            <w:lang w:val="en-US" w:eastAsia="zh-CN" w:bidi="ar"/>
          </w:rPr>
          <w:t>同样</w:t>
        </w:r>
      </w:ins>
      <w:ins w:id="712" w:author="投稿人" w:date="2026-03-01T17:17:14Z">
        <w:r>
          <w:rPr>
            <w:rFonts w:hint="eastAsia" w:ascii="宋体" w:hAnsi="宋体" w:eastAsia="宋体" w:cs="宋体"/>
            <w:i w:val="0"/>
            <w:iCs w:val="0"/>
            <w:caps w:val="0"/>
            <w:color w:val="1F2329"/>
            <w:spacing w:val="0"/>
            <w:kern w:val="0"/>
            <w:sz w:val="24"/>
            <w:szCs w:val="24"/>
            <w:shd w:val="clear" w:fill="FFFFFF"/>
            <w:lang w:val="en-US" w:eastAsia="zh-CN" w:bidi="ar"/>
          </w:rPr>
          <w:t>被</w:t>
        </w:r>
      </w:ins>
      <w:ins w:id="713" w:author="投稿人" w:date="2026-03-01T17:17:15Z">
        <w:r>
          <w:rPr>
            <w:rFonts w:hint="eastAsia" w:ascii="宋体" w:hAnsi="宋体" w:eastAsia="宋体" w:cs="宋体"/>
            <w:i w:val="0"/>
            <w:iCs w:val="0"/>
            <w:caps w:val="0"/>
            <w:color w:val="1F2329"/>
            <w:spacing w:val="0"/>
            <w:kern w:val="0"/>
            <w:sz w:val="24"/>
            <w:szCs w:val="24"/>
            <w:shd w:val="clear" w:fill="FFFFFF"/>
            <w:lang w:val="en-US" w:eastAsia="zh-CN" w:bidi="ar"/>
          </w:rPr>
          <w:t>视为</w:t>
        </w:r>
      </w:ins>
      <w:ins w:id="714" w:author="投稿人" w:date="2026-03-01T17:17:18Z">
        <w:r>
          <w:rPr>
            <w:rFonts w:hint="eastAsia" w:ascii="宋体" w:hAnsi="宋体" w:eastAsia="宋体" w:cs="宋体"/>
            <w:i w:val="0"/>
            <w:iCs w:val="0"/>
            <w:caps w:val="0"/>
            <w:color w:val="1F2329"/>
            <w:spacing w:val="0"/>
            <w:kern w:val="0"/>
            <w:sz w:val="24"/>
            <w:szCs w:val="24"/>
            <w:shd w:val="clear" w:fill="FFFFFF"/>
            <w:lang w:val="en-US" w:eastAsia="zh-CN" w:bidi="ar"/>
          </w:rPr>
          <w:t>具有</w:t>
        </w:r>
      </w:ins>
      <w:ins w:id="715" w:author="投稿人" w:date="2026-03-01T17:17:19Z">
        <w:r>
          <w:rPr>
            <w:rFonts w:hint="eastAsia" w:ascii="宋体" w:hAnsi="宋体" w:eastAsia="宋体" w:cs="宋体"/>
            <w:i w:val="0"/>
            <w:iCs w:val="0"/>
            <w:caps w:val="0"/>
            <w:color w:val="1F2329"/>
            <w:spacing w:val="0"/>
            <w:kern w:val="0"/>
            <w:sz w:val="24"/>
            <w:szCs w:val="24"/>
            <w:shd w:val="clear" w:fill="FFFFFF"/>
            <w:lang w:val="en-US" w:eastAsia="zh-CN" w:bidi="ar"/>
          </w:rPr>
          <w:t>强烈</w:t>
        </w:r>
      </w:ins>
      <w:ins w:id="716" w:author="投稿人" w:date="2026-03-01T17:17:20Z">
        <w:r>
          <w:rPr>
            <w:rFonts w:hint="eastAsia" w:ascii="宋体" w:hAnsi="宋体" w:eastAsia="宋体" w:cs="宋体"/>
            <w:i w:val="0"/>
            <w:iCs w:val="0"/>
            <w:caps w:val="0"/>
            <w:color w:val="1F2329"/>
            <w:spacing w:val="0"/>
            <w:kern w:val="0"/>
            <w:sz w:val="24"/>
            <w:szCs w:val="24"/>
            <w:shd w:val="clear" w:fill="FFFFFF"/>
            <w:lang w:val="en-US" w:eastAsia="zh-CN" w:bidi="ar"/>
          </w:rPr>
          <w:t>的</w:t>
        </w:r>
      </w:ins>
      <w:ins w:id="717" w:author="投稿人" w:date="2026-03-01T17:17:21Z">
        <w:r>
          <w:rPr>
            <w:rFonts w:hint="eastAsia" w:ascii="宋体" w:hAnsi="宋体" w:eastAsia="宋体" w:cs="宋体"/>
            <w:i w:val="0"/>
            <w:iCs w:val="0"/>
            <w:caps w:val="0"/>
            <w:color w:val="1F2329"/>
            <w:spacing w:val="0"/>
            <w:kern w:val="0"/>
            <w:sz w:val="24"/>
            <w:szCs w:val="24"/>
            <w:shd w:val="clear" w:fill="FFFFFF"/>
            <w:lang w:val="en-US" w:eastAsia="zh-CN" w:bidi="ar"/>
          </w:rPr>
          <w:t>人合性</w:t>
        </w:r>
      </w:ins>
      <w:ins w:id="718" w:author="投稿人" w:date="2026-03-01T17:17:22Z">
        <w:r>
          <w:rPr>
            <w:rFonts w:hint="eastAsia" w:ascii="宋体" w:hAnsi="宋体" w:eastAsia="宋体" w:cs="宋体"/>
            <w:i w:val="0"/>
            <w:iCs w:val="0"/>
            <w:caps w:val="0"/>
            <w:color w:val="1F2329"/>
            <w:spacing w:val="0"/>
            <w:kern w:val="0"/>
            <w:sz w:val="24"/>
            <w:szCs w:val="24"/>
            <w:shd w:val="clear" w:fill="FFFFFF"/>
            <w:lang w:val="en-US" w:eastAsia="zh-CN" w:bidi="ar"/>
          </w:rPr>
          <w:t>色彩</w:t>
        </w:r>
      </w:ins>
      <w:ins w:id="719" w:author="投稿人" w:date="2026-03-01T17:17:23Z">
        <w:r>
          <w:rPr>
            <w:rFonts w:hint="eastAsia" w:ascii="宋体" w:hAnsi="宋体" w:eastAsia="宋体" w:cs="宋体"/>
            <w:i w:val="0"/>
            <w:iCs w:val="0"/>
            <w:caps w:val="0"/>
            <w:color w:val="1F2329"/>
            <w:spacing w:val="0"/>
            <w:kern w:val="0"/>
            <w:sz w:val="24"/>
            <w:szCs w:val="24"/>
            <w:shd w:val="clear" w:fill="FFFFFF"/>
            <w:lang w:val="en-US" w:eastAsia="zh-CN" w:bidi="ar"/>
          </w:rPr>
          <w:t>。</w:t>
        </w:r>
      </w:ins>
      <w:ins w:id="720" w:author="投稿人" w:date="2026-03-01T17:20:43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
        </w:r>
      </w:ins>
      <w:ins w:id="721" w:author="投稿人" w:date="2026-03-01T11:46:15Z">
        <w:commentRangeStart w:id="8"/>
        <w:r>
          <w:rPr>
            <w:rFonts w:hint="eastAsia" w:ascii="宋体" w:hAnsi="宋体" w:eastAsia="宋体" w:cs="宋体"/>
            <w:i w:val="0"/>
            <w:iCs w:val="0"/>
            <w:caps w:val="0"/>
            <w:color w:val="1F2329"/>
            <w:spacing w:val="0"/>
            <w:kern w:val="0"/>
            <w:sz w:val="24"/>
            <w:szCs w:val="24"/>
            <w:shd w:val="clear" w:fill="FFFFFF"/>
            <w:lang w:val="en-US" w:eastAsia="zh-CN" w:bidi="ar"/>
          </w:rPr>
          <w:t>若认为股东优先购买权制度所保护的人合性是这一情况</w:t>
        </w:r>
      </w:ins>
      <w:ins w:id="722" w:author="投稿人" w:date="2026-03-08T14:41:33Z">
        <w:r>
          <w:rPr>
            <w:rFonts w:hint="eastAsia" w:ascii="宋体" w:hAnsi="宋体" w:eastAsia="宋体" w:cs="宋体"/>
            <w:i w:val="0"/>
            <w:iCs w:val="0"/>
            <w:caps w:val="0"/>
            <w:color w:val="1F2329"/>
            <w:spacing w:val="0"/>
            <w:kern w:val="0"/>
            <w:sz w:val="24"/>
            <w:szCs w:val="24"/>
            <w:shd w:val="clear" w:fill="FFFFFF"/>
            <w:lang w:val="en-US" w:eastAsia="zh-CN" w:bidi="ar"/>
          </w:rPr>
          <w:t>下</w:t>
        </w:r>
      </w:ins>
      <w:ins w:id="723" w:author="投稿人" w:date="2026-03-01T11:46:15Z">
        <w:r>
          <w:rPr>
            <w:rFonts w:hint="eastAsia" w:ascii="宋体" w:hAnsi="宋体" w:eastAsia="宋体" w:cs="宋体"/>
            <w:i w:val="0"/>
            <w:iCs w:val="0"/>
            <w:caps w:val="0"/>
            <w:color w:val="1F2329"/>
            <w:spacing w:val="0"/>
            <w:kern w:val="0"/>
            <w:sz w:val="24"/>
            <w:szCs w:val="24"/>
            <w:shd w:val="clear" w:fill="FFFFFF"/>
            <w:lang w:val="en-US" w:eastAsia="zh-CN" w:bidi="ar"/>
          </w:rPr>
          <w:t>的最优先利益，</w:t>
        </w:r>
        <w:commentRangeEnd w:id="8"/>
      </w:ins>
      <w:ins w:id="724" w:author="投稿人" w:date="2026-03-01T11:46:15Z">
        <w:r>
          <w:rPr/>
          <w:commentReference w:id="8"/>
        </w:r>
      </w:ins>
      <w:ins w:id="725" w:author="投稿人" w:date="2026-03-01T11:46:15Z">
        <w:r>
          <w:rPr>
            <w:rFonts w:hint="eastAsia" w:ascii="宋体" w:hAnsi="宋体" w:eastAsia="宋体" w:cs="宋体"/>
            <w:i w:val="0"/>
            <w:iCs w:val="0"/>
            <w:caps w:val="0"/>
            <w:color w:val="1F2329"/>
            <w:spacing w:val="0"/>
            <w:kern w:val="0"/>
            <w:sz w:val="24"/>
            <w:szCs w:val="24"/>
            <w:shd w:val="clear" w:fill="FFFFFF"/>
            <w:lang w:val="en-US" w:eastAsia="zh-CN" w:bidi="ar"/>
          </w:rPr>
          <w:t>则不得不讨论股东优先购买权对股权变动行为的阻断效力，这也是股东优先购买权是否具有物权性效力的问题来源。</w:t>
        </w:r>
      </w:ins>
      <w:del w:id="726" w:author="投稿人" w:date="2026-03-01T11:43:06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若法律选择保护受让人利益，出让股东因股权变动已发生而履行不能，其他股东无法获得股权本身，只能主张难以计算的优先购买权侵权损害赔偿。</w:t>
      </w:r>
      <w:del w:id="727" w:author="投稿人" w:date="2026-03-01T11:46:15Z">
        <w:commentRangeStart w:id="9"/>
        <w:r>
          <w:rPr>
            <w:rFonts w:hint="eastAsia" w:ascii="宋体" w:hAnsi="宋体" w:eastAsia="宋体" w:cs="宋体"/>
            <w:i w:val="0"/>
            <w:iCs w:val="0"/>
            <w:caps w:val="0"/>
            <w:color w:val="1F2329"/>
            <w:spacing w:val="0"/>
            <w:kern w:val="0"/>
            <w:sz w:val="24"/>
            <w:szCs w:val="24"/>
            <w:shd w:val="clear" w:fill="FFFFFF"/>
            <w:lang w:val="en-US" w:eastAsia="zh-CN" w:bidi="ar"/>
          </w:rPr>
          <w:delText>若认为股东优先购买权制度所保护的人合性是这一情况下的的最优先利益，</w:delText>
        </w:r>
        <w:commentRangeEnd w:id="9"/>
      </w:del>
      <w:del w:id="728" w:author="投稿人" w:date="2026-03-01T11:46:15Z">
        <w:r>
          <w:rPr/>
          <w:commentReference w:id="9"/>
        </w:r>
      </w:del>
      <w:del w:id="729" w:author="投稿人" w:date="2026-03-01T11:46:15Z">
        <w:r>
          <w:rPr>
            <w:rFonts w:hint="eastAsia" w:ascii="宋体" w:hAnsi="宋体" w:eastAsia="宋体" w:cs="宋体"/>
            <w:i w:val="0"/>
            <w:iCs w:val="0"/>
            <w:caps w:val="0"/>
            <w:color w:val="1F2329"/>
            <w:spacing w:val="0"/>
            <w:kern w:val="0"/>
            <w:sz w:val="24"/>
            <w:szCs w:val="24"/>
            <w:shd w:val="clear" w:fill="FFFFFF"/>
            <w:lang w:val="en-US" w:eastAsia="zh-CN" w:bidi="ar"/>
          </w:rPr>
          <w:delText>则不得不讨论股东优先购买权对股权变动行为的阻断效力，这也是股东优先购买权是否具有物权性效力的问题来源。</w:delText>
        </w:r>
      </w:del>
      <w:r>
        <w:rPr>
          <w:rFonts w:hint="eastAsia" w:ascii="宋体" w:hAnsi="宋体" w:eastAsia="宋体" w:cs="宋体"/>
          <w:i w:val="0"/>
          <w:iCs w:val="0"/>
          <w:caps w:val="0"/>
          <w:color w:val="1F2329"/>
          <w:spacing w:val="0"/>
          <w:kern w:val="0"/>
          <w:sz w:val="24"/>
          <w:szCs w:val="24"/>
          <w:shd w:val="clear" w:fill="FFFFFF"/>
          <w:lang w:val="en-US" w:eastAsia="zh-CN" w:bidi="ar"/>
        </w:rPr>
        <w:t>意思主义下股东的优先购买权时常面临着两难境地。</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
      </w:r>
    </w:p>
    <w:p w14:paraId="447D19F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公司认可主义对于股东优先购买权具有侵害预防功能。股权变动的生效以公司认可为前提，而公司认可的前提是公司对此知情，出让股东需首先将转让事实通知公司。</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9"/>
      </w:r>
      <w:r>
        <w:rPr>
          <w:rFonts w:hint="eastAsia" w:ascii="宋体" w:hAnsi="宋体" w:eastAsia="宋体" w:cs="宋体"/>
          <w:i w:val="0"/>
          <w:iCs w:val="0"/>
          <w:caps w:val="0"/>
          <w:color w:val="1F2329"/>
          <w:spacing w:val="0"/>
          <w:kern w:val="0"/>
          <w:sz w:val="24"/>
          <w:szCs w:val="24"/>
          <w:shd w:val="clear" w:fill="FFFFFF"/>
          <w:lang w:val="en-US" w:eastAsia="zh-CN" w:bidi="ar"/>
        </w:rPr>
        <w:t>公司通过其他途径知晓股权让与事实难以验证真实性，</w:t>
      </w:r>
      <w:ins w:id="730" w:author="投稿人" w:date="2026-03-02T23:16:50Z">
        <w:r>
          <w:rPr>
            <w:rFonts w:hint="eastAsia" w:ascii="宋体" w:hAnsi="宋体" w:eastAsia="宋体" w:cs="宋体"/>
            <w:i w:val="0"/>
            <w:iCs w:val="0"/>
            <w:caps w:val="0"/>
            <w:color w:val="1F2329"/>
            <w:spacing w:val="0"/>
            <w:kern w:val="0"/>
            <w:sz w:val="24"/>
            <w:szCs w:val="24"/>
            <w:shd w:val="clear" w:fill="FFFFFF"/>
            <w:lang w:val="en-US" w:eastAsia="zh-CN" w:bidi="ar"/>
          </w:rPr>
          <w:t>需要由出让股东向公司发出通知</w:t>
        </w:r>
      </w:ins>
      <w:ins w:id="731" w:author="投稿人" w:date="2026-03-02T23:16:52Z">
        <w:r>
          <w:rPr>
            <w:rFonts w:hint="eastAsia" w:ascii="宋体" w:hAnsi="宋体" w:eastAsia="宋体" w:cs="宋体"/>
            <w:i w:val="0"/>
            <w:iCs w:val="0"/>
            <w:caps w:val="0"/>
            <w:color w:val="1F2329"/>
            <w:spacing w:val="0"/>
            <w:kern w:val="0"/>
            <w:sz w:val="24"/>
            <w:szCs w:val="24"/>
            <w:shd w:val="clear" w:fill="FFFFFF"/>
            <w:lang w:val="en-US" w:eastAsia="zh-CN" w:bidi="ar"/>
          </w:rPr>
          <w:t>，</w:t>
        </w:r>
      </w:ins>
      <w:ins w:id="732" w:author="投稿人" w:date="2026-03-02T23:16:53Z">
        <w:r>
          <w:rPr>
            <w:rFonts w:hint="eastAsia" w:ascii="宋体" w:hAnsi="宋体" w:eastAsia="宋体" w:cs="宋体"/>
            <w:i w:val="0"/>
            <w:iCs w:val="0"/>
            <w:caps w:val="0"/>
            <w:color w:val="1F2329"/>
            <w:spacing w:val="0"/>
            <w:kern w:val="0"/>
            <w:sz w:val="24"/>
            <w:szCs w:val="24"/>
            <w:shd w:val="clear" w:fill="FFFFFF"/>
            <w:lang w:val="en-US" w:eastAsia="zh-CN" w:bidi="ar"/>
          </w:rPr>
          <w:t>否则</w:t>
        </w:r>
      </w:ins>
      <w:r>
        <w:rPr>
          <w:rFonts w:hint="eastAsia" w:ascii="宋体" w:hAnsi="宋体" w:eastAsia="宋体" w:cs="宋体"/>
          <w:i w:val="0"/>
          <w:iCs w:val="0"/>
          <w:caps w:val="0"/>
          <w:color w:val="1F2329"/>
          <w:spacing w:val="0"/>
          <w:kern w:val="0"/>
          <w:sz w:val="24"/>
          <w:szCs w:val="24"/>
          <w:shd w:val="clear" w:fill="FFFFFF"/>
          <w:lang w:val="en-US" w:eastAsia="zh-CN" w:bidi="ar"/>
        </w:rPr>
        <w:t>不产生变更股东名册和工商登记的义务。</w:t>
      </w:r>
      <w:ins w:id="733" w:author="投稿人" w:date="2026-03-03T15:43:00Z">
        <w:r>
          <w:rPr>
            <w:rFonts w:hint="eastAsia" w:ascii="宋体" w:hAnsi="宋体" w:eastAsia="宋体" w:cs="宋体"/>
            <w:i w:val="0"/>
            <w:iCs w:val="0"/>
            <w:caps w:val="0"/>
            <w:color w:val="1F2329"/>
            <w:spacing w:val="0"/>
            <w:kern w:val="0"/>
            <w:sz w:val="24"/>
            <w:szCs w:val="24"/>
            <w:shd w:val="clear" w:fill="FFFFFF"/>
            <w:lang w:val="en-US" w:eastAsia="zh-CN" w:bidi="ar"/>
          </w:rPr>
          <w:t>在股权对外转让时</w:t>
        </w:r>
      </w:ins>
      <w:ins w:id="734" w:author="投稿人" w:date="2026-03-03T15:43:02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《公司法》</w:t>
      </w:r>
      <w:ins w:id="735"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t>第八十四条</w:t>
        </w:r>
      </w:ins>
      <w:del w:id="736"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delText>第84条</w:delText>
        </w:r>
      </w:del>
      <w:r>
        <w:rPr>
          <w:rFonts w:hint="eastAsia" w:ascii="宋体" w:hAnsi="宋体" w:eastAsia="宋体" w:cs="宋体"/>
          <w:i w:val="0"/>
          <w:iCs w:val="0"/>
          <w:caps w:val="0"/>
          <w:color w:val="1F2329"/>
          <w:spacing w:val="0"/>
          <w:kern w:val="0"/>
          <w:sz w:val="24"/>
          <w:szCs w:val="24"/>
          <w:shd w:val="clear" w:fill="FFFFFF"/>
          <w:lang w:val="en-US" w:eastAsia="zh-CN" w:bidi="ar"/>
        </w:rPr>
        <w:t>采股东通知模式，由出让股东通知其他股东转让条件，在股东与股东之间建立联系。有学者进一步主张在对外让与股权时应采公司通知模式，出让股东通知公司即可，由公司向其他股东发出平行通知，避免差异化通知的风险。</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0"/>
      </w:r>
      <w:ins w:id="737" w:author="投稿人" w:date="2026-03-02T23:30:58Z">
        <w:r>
          <w:rPr>
            <w:rFonts w:hint="eastAsia" w:ascii="宋体" w:hAnsi="宋体" w:eastAsia="宋体" w:cs="宋体"/>
            <w:i w:val="0"/>
            <w:iCs w:val="0"/>
            <w:caps w:val="0"/>
            <w:color w:val="1F2329"/>
            <w:spacing w:val="0"/>
            <w:kern w:val="0"/>
            <w:sz w:val="24"/>
            <w:szCs w:val="24"/>
            <w:shd w:val="clear" w:fill="FFFFFF"/>
            <w:lang w:val="en-US" w:eastAsia="zh-CN" w:bidi="ar"/>
          </w:rPr>
          <w:t>通常情况下</w:t>
        </w:r>
      </w:ins>
      <w:ins w:id="738" w:author="投稿人" w:date="2026-03-02T23:30:59Z">
        <w:r>
          <w:rPr>
            <w:rFonts w:hint="eastAsia" w:ascii="宋体" w:hAnsi="宋体" w:eastAsia="宋体" w:cs="宋体"/>
            <w:i w:val="0"/>
            <w:iCs w:val="0"/>
            <w:caps w:val="0"/>
            <w:color w:val="1F2329"/>
            <w:spacing w:val="0"/>
            <w:kern w:val="0"/>
            <w:sz w:val="24"/>
            <w:szCs w:val="24"/>
            <w:shd w:val="clear" w:fill="FFFFFF"/>
            <w:lang w:val="en-US" w:eastAsia="zh-CN" w:bidi="ar"/>
          </w:rPr>
          <w:t>，</w:t>
        </w:r>
      </w:ins>
      <w:del w:id="739" w:author="投稿人" w:date="2026-03-03T15:43:27Z">
        <w:r>
          <w:rPr>
            <w:rFonts w:hint="eastAsia" w:ascii="宋体" w:hAnsi="宋体" w:eastAsia="宋体" w:cs="宋体"/>
            <w:i w:val="0"/>
            <w:iCs w:val="0"/>
            <w:caps w:val="0"/>
            <w:color w:val="1F2329"/>
            <w:spacing w:val="0"/>
            <w:kern w:val="0"/>
            <w:sz w:val="24"/>
            <w:szCs w:val="24"/>
            <w:shd w:val="clear" w:fill="FFFFFF"/>
            <w:lang w:val="en-US" w:eastAsia="zh-CN" w:bidi="ar"/>
          </w:rPr>
          <w:delText>但不论采何种通知模式，</w:delText>
        </w:r>
      </w:del>
      <w:r>
        <w:rPr>
          <w:rFonts w:hint="eastAsia" w:ascii="宋体" w:hAnsi="宋体" w:eastAsia="宋体" w:cs="宋体"/>
          <w:i w:val="0"/>
          <w:iCs w:val="0"/>
          <w:caps w:val="0"/>
          <w:color w:val="1F2329"/>
          <w:spacing w:val="0"/>
          <w:kern w:val="0"/>
          <w:sz w:val="24"/>
          <w:szCs w:val="24"/>
          <w:shd w:val="clear" w:fill="FFFFFF"/>
          <w:lang w:val="en-US" w:eastAsia="zh-CN" w:bidi="ar"/>
        </w:rPr>
        <w:t>通知公司或者股东在我国现状下并不存在想象中的巨大差异。我国有限责任公司的规模普遍较小，股东在多数情况下均同时</w:t>
      </w:r>
      <w:ins w:id="740" w:author="投稿人" w:date="2026-03-08T14:42:26Z">
        <w:r>
          <w:rPr>
            <w:rFonts w:hint="eastAsia" w:ascii="宋体" w:hAnsi="宋体" w:eastAsia="宋体" w:cs="宋体"/>
            <w:i w:val="0"/>
            <w:iCs w:val="0"/>
            <w:caps w:val="0"/>
            <w:color w:val="1F2329"/>
            <w:spacing w:val="0"/>
            <w:kern w:val="0"/>
            <w:sz w:val="24"/>
            <w:szCs w:val="24"/>
            <w:shd w:val="clear" w:fill="FFFFFF"/>
            <w:lang w:val="en-US" w:eastAsia="zh-CN" w:bidi="ar"/>
          </w:rPr>
          <w:t>担任</w:t>
        </w:r>
      </w:ins>
      <w:del w:id="741" w:author="投稿人" w:date="2026-03-08T14:42:26Z">
        <w:r>
          <w:rPr>
            <w:rFonts w:hint="eastAsia" w:ascii="宋体" w:hAnsi="宋体" w:eastAsia="宋体" w:cs="宋体"/>
            <w:i w:val="0"/>
            <w:iCs w:val="0"/>
            <w:caps w:val="0"/>
            <w:color w:val="1F2329"/>
            <w:spacing w:val="0"/>
            <w:kern w:val="0"/>
            <w:sz w:val="24"/>
            <w:szCs w:val="24"/>
            <w:shd w:val="clear" w:fill="FFFFFF"/>
            <w:lang w:val="en-US" w:eastAsia="zh-CN" w:bidi="ar"/>
          </w:rPr>
          <w:delText>担任了</w:delText>
        </w:r>
      </w:del>
      <w:r>
        <w:rPr>
          <w:rFonts w:hint="eastAsia" w:ascii="宋体" w:hAnsi="宋体" w:eastAsia="宋体" w:cs="宋体"/>
          <w:i w:val="0"/>
          <w:iCs w:val="0"/>
          <w:caps w:val="0"/>
          <w:color w:val="1F2329"/>
          <w:spacing w:val="0"/>
          <w:kern w:val="0"/>
          <w:sz w:val="24"/>
          <w:szCs w:val="24"/>
          <w:shd w:val="clear" w:fill="FFFFFF"/>
          <w:lang w:val="en-US" w:eastAsia="zh-CN" w:bidi="ar"/>
        </w:rPr>
        <w:t>公司的董事或高级管理人员</w:t>
      </w:r>
      <w:ins w:id="742" w:author="投稿人" w:date="2026-03-08T14:42:33Z">
        <w:r>
          <w:rPr>
            <w:rFonts w:hint="eastAsia" w:ascii="宋体" w:hAnsi="宋体" w:eastAsia="宋体" w:cs="宋体"/>
            <w:i w:val="0"/>
            <w:iCs w:val="0"/>
            <w:caps w:val="0"/>
            <w:color w:val="1F2329"/>
            <w:spacing w:val="0"/>
            <w:kern w:val="0"/>
            <w:sz w:val="24"/>
            <w:szCs w:val="24"/>
            <w:shd w:val="clear" w:fill="FFFFFF"/>
            <w:lang w:val="en-US" w:eastAsia="zh-CN" w:bidi="ar"/>
          </w:rPr>
          <w:t>，在</w:t>
        </w:r>
      </w:ins>
      <w:del w:id="743" w:author="投稿人" w:date="2026-03-08T14:42:33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通知公司的同时也能直接满足《公司法》</w:t>
      </w:r>
      <w:ins w:id="744"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t>第八十四条</w:t>
        </w:r>
      </w:ins>
      <w:del w:id="745"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delText>第84条</w:delText>
        </w:r>
      </w:del>
      <w:r>
        <w:rPr>
          <w:rFonts w:hint="eastAsia" w:ascii="宋体" w:hAnsi="宋体" w:eastAsia="宋体" w:cs="宋体"/>
          <w:i w:val="0"/>
          <w:iCs w:val="0"/>
          <w:caps w:val="0"/>
          <w:color w:val="1F2329"/>
          <w:spacing w:val="0"/>
          <w:kern w:val="0"/>
          <w:sz w:val="24"/>
          <w:szCs w:val="24"/>
          <w:shd w:val="clear" w:fill="FFFFFF"/>
          <w:lang w:val="en-US" w:eastAsia="zh-CN" w:bidi="ar"/>
        </w:rPr>
        <w:t>规定的</w:t>
      </w:r>
      <w:ins w:id="746" w:author="投稿人" w:date="2026-03-02T22:11:47Z">
        <w:r>
          <w:rPr>
            <w:rFonts w:hint="eastAsia" w:ascii="宋体" w:hAnsi="宋体" w:eastAsia="宋体" w:cs="宋体"/>
            <w:i w:val="0"/>
            <w:iCs w:val="0"/>
            <w:caps w:val="0"/>
            <w:color w:val="1F2329"/>
            <w:spacing w:val="0"/>
            <w:kern w:val="0"/>
            <w:sz w:val="24"/>
            <w:szCs w:val="24"/>
            <w:shd w:val="clear" w:fill="FFFFFF"/>
            <w:lang w:val="en-US" w:eastAsia="zh-CN" w:bidi="ar"/>
          </w:rPr>
          <w:t>对其他</w:t>
        </w:r>
      </w:ins>
      <w:ins w:id="747" w:author="投稿人" w:date="2026-03-02T22:11:48Z">
        <w:r>
          <w:rPr>
            <w:rFonts w:hint="eastAsia" w:ascii="宋体" w:hAnsi="宋体" w:eastAsia="宋体" w:cs="宋体"/>
            <w:i w:val="0"/>
            <w:iCs w:val="0"/>
            <w:caps w:val="0"/>
            <w:color w:val="1F2329"/>
            <w:spacing w:val="0"/>
            <w:kern w:val="0"/>
            <w:sz w:val="24"/>
            <w:szCs w:val="24"/>
            <w:shd w:val="clear" w:fill="FFFFFF"/>
            <w:lang w:val="en-US" w:eastAsia="zh-CN" w:bidi="ar"/>
          </w:rPr>
          <w:t>股东的</w:t>
        </w:r>
      </w:ins>
      <w:r>
        <w:rPr>
          <w:rFonts w:hint="eastAsia" w:ascii="宋体" w:hAnsi="宋体" w:eastAsia="宋体" w:cs="宋体"/>
          <w:i w:val="0"/>
          <w:iCs w:val="0"/>
          <w:caps w:val="0"/>
          <w:color w:val="1F2329"/>
          <w:spacing w:val="0"/>
          <w:kern w:val="0"/>
          <w:sz w:val="24"/>
          <w:szCs w:val="24"/>
          <w:shd w:val="clear" w:fill="FFFFFF"/>
          <w:lang w:val="en-US" w:eastAsia="zh-CN" w:bidi="ar"/>
        </w:rPr>
        <w:t>通知义务。若其他股东有意行使优先购买权，可直接向出让股东</w:t>
      </w:r>
      <w:ins w:id="748" w:author="投稿人" w:date="2026-03-02T22:17:54Z">
        <w:r>
          <w:rPr>
            <w:rFonts w:hint="eastAsia" w:ascii="宋体" w:hAnsi="宋体" w:eastAsia="宋体" w:cs="宋体"/>
            <w:i w:val="0"/>
            <w:iCs w:val="0"/>
            <w:caps w:val="0"/>
            <w:color w:val="1F2329"/>
            <w:spacing w:val="0"/>
            <w:kern w:val="0"/>
            <w:sz w:val="24"/>
            <w:szCs w:val="24"/>
            <w:shd w:val="clear" w:fill="FFFFFF"/>
            <w:lang w:val="en-US" w:eastAsia="zh-CN" w:bidi="ar"/>
          </w:rPr>
          <w:t>或</w:t>
        </w:r>
      </w:ins>
      <w:del w:id="749" w:author="投稿人" w:date="2026-03-02T22:17:53Z">
        <w:r>
          <w:rPr>
            <w:rFonts w:hint="eastAsia" w:ascii="宋体" w:hAnsi="宋体" w:eastAsia="宋体" w:cs="宋体"/>
            <w:i w:val="0"/>
            <w:iCs w:val="0"/>
            <w:caps w:val="0"/>
            <w:color w:val="1F2329"/>
            <w:spacing w:val="0"/>
            <w:kern w:val="0"/>
            <w:sz w:val="24"/>
            <w:szCs w:val="24"/>
            <w:shd w:val="clear" w:fill="FFFFFF"/>
            <w:lang w:val="en-US" w:eastAsia="zh-CN" w:bidi="ar"/>
          </w:rPr>
          <w:delText>和</w:delText>
        </w:r>
      </w:del>
      <w:r>
        <w:rPr>
          <w:rFonts w:hint="eastAsia" w:ascii="宋体" w:hAnsi="宋体" w:eastAsia="宋体" w:cs="宋体"/>
          <w:i w:val="0"/>
          <w:iCs w:val="0"/>
          <w:caps w:val="0"/>
          <w:color w:val="1F2329"/>
          <w:spacing w:val="0"/>
          <w:kern w:val="0"/>
          <w:sz w:val="24"/>
          <w:szCs w:val="24"/>
          <w:shd w:val="clear" w:fill="FFFFFF"/>
          <w:lang w:val="en-US" w:eastAsia="zh-CN" w:bidi="ar"/>
        </w:rPr>
        <w:t>公司作出意思表示。</w:t>
      </w:r>
      <w:ins w:id="750" w:author="投稿人" w:date="2026-03-02T23:31:18Z">
        <w:r>
          <w:rPr>
            <w:rFonts w:hint="eastAsia" w:ascii="宋体" w:hAnsi="宋体" w:eastAsia="宋体" w:cs="宋体"/>
            <w:i w:val="0"/>
            <w:iCs w:val="0"/>
            <w:caps w:val="0"/>
            <w:color w:val="1F2329"/>
            <w:spacing w:val="0"/>
            <w:kern w:val="0"/>
            <w:sz w:val="24"/>
            <w:szCs w:val="24"/>
            <w:shd w:val="clear" w:fill="FFFFFF"/>
            <w:lang w:val="en-US" w:eastAsia="zh-CN" w:bidi="ar"/>
          </w:rPr>
          <w:t>部分情况</w:t>
        </w:r>
      </w:ins>
      <w:ins w:id="751" w:author="投稿人" w:date="2026-03-02T23:31:19Z">
        <w:r>
          <w:rPr>
            <w:rFonts w:hint="eastAsia" w:ascii="宋体" w:hAnsi="宋体" w:eastAsia="宋体" w:cs="宋体"/>
            <w:i w:val="0"/>
            <w:iCs w:val="0"/>
            <w:caps w:val="0"/>
            <w:color w:val="1F2329"/>
            <w:spacing w:val="0"/>
            <w:kern w:val="0"/>
            <w:sz w:val="24"/>
            <w:szCs w:val="24"/>
            <w:shd w:val="clear" w:fill="FFFFFF"/>
            <w:lang w:val="en-US" w:eastAsia="zh-CN" w:bidi="ar"/>
          </w:rPr>
          <w:t>下</w:t>
        </w:r>
      </w:ins>
      <w:ins w:id="752" w:author="投稿人" w:date="2026-03-02T23:31:20Z">
        <w:r>
          <w:rPr>
            <w:rFonts w:hint="eastAsia" w:ascii="宋体" w:hAnsi="宋体" w:eastAsia="宋体" w:cs="宋体"/>
            <w:i w:val="0"/>
            <w:iCs w:val="0"/>
            <w:caps w:val="0"/>
            <w:color w:val="1F2329"/>
            <w:spacing w:val="0"/>
            <w:kern w:val="0"/>
            <w:sz w:val="24"/>
            <w:szCs w:val="24"/>
            <w:shd w:val="clear" w:fill="FFFFFF"/>
            <w:lang w:val="en-US" w:eastAsia="zh-CN" w:bidi="ar"/>
          </w:rPr>
          <w:t>，</w:t>
        </w:r>
      </w:ins>
      <w:ins w:id="753" w:author="投稿人" w:date="2026-03-02T23:23:27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754" w:author="投稿人" w:date="2026-03-02T23:31:25Z">
        <w:r>
          <w:rPr>
            <w:rFonts w:hint="eastAsia" w:ascii="宋体" w:hAnsi="宋体" w:eastAsia="宋体" w:cs="宋体"/>
            <w:i w:val="0"/>
            <w:iCs w:val="0"/>
            <w:caps w:val="0"/>
            <w:color w:val="1F2329"/>
            <w:spacing w:val="0"/>
            <w:kern w:val="0"/>
            <w:sz w:val="24"/>
            <w:szCs w:val="24"/>
            <w:shd w:val="clear" w:fill="FFFFFF"/>
            <w:lang w:val="en-US" w:eastAsia="zh-CN" w:bidi="ar"/>
          </w:rPr>
          <w:t>将</w:t>
        </w:r>
      </w:ins>
      <w:ins w:id="755" w:author="投稿人" w:date="2026-03-02T23:31:29Z">
        <w:r>
          <w:rPr>
            <w:rFonts w:hint="eastAsia" w:ascii="宋体" w:hAnsi="宋体" w:eastAsia="宋体" w:cs="宋体"/>
            <w:i w:val="0"/>
            <w:iCs w:val="0"/>
            <w:caps w:val="0"/>
            <w:color w:val="1F2329"/>
            <w:spacing w:val="0"/>
            <w:kern w:val="0"/>
            <w:sz w:val="24"/>
            <w:szCs w:val="24"/>
            <w:shd w:val="clear" w:fill="FFFFFF"/>
            <w:lang w:val="en-US" w:eastAsia="zh-CN" w:bidi="ar"/>
          </w:rPr>
          <w:t>股权</w:t>
        </w:r>
      </w:ins>
      <w:ins w:id="756" w:author="投稿人" w:date="2026-03-02T23:31:30Z">
        <w:r>
          <w:rPr>
            <w:rFonts w:hint="eastAsia" w:ascii="宋体" w:hAnsi="宋体" w:eastAsia="宋体" w:cs="宋体"/>
            <w:i w:val="0"/>
            <w:iCs w:val="0"/>
            <w:caps w:val="0"/>
            <w:color w:val="1F2329"/>
            <w:spacing w:val="0"/>
            <w:kern w:val="0"/>
            <w:sz w:val="24"/>
            <w:szCs w:val="24"/>
            <w:shd w:val="clear" w:fill="FFFFFF"/>
            <w:lang w:val="en-US" w:eastAsia="zh-CN" w:bidi="ar"/>
          </w:rPr>
          <w:t>变更</w:t>
        </w:r>
      </w:ins>
      <w:ins w:id="757" w:author="投稿人" w:date="2026-03-02T23:23:27Z">
        <w:r>
          <w:rPr>
            <w:rFonts w:hint="eastAsia" w:ascii="宋体" w:hAnsi="宋体" w:eastAsia="宋体" w:cs="宋体"/>
            <w:i w:val="0"/>
            <w:iCs w:val="0"/>
            <w:caps w:val="0"/>
            <w:color w:val="1F2329"/>
            <w:spacing w:val="0"/>
            <w:kern w:val="0"/>
            <w:sz w:val="24"/>
            <w:szCs w:val="24"/>
            <w:shd w:val="clear" w:fill="FFFFFF"/>
            <w:lang w:val="en-US" w:eastAsia="zh-CN" w:bidi="ar"/>
          </w:rPr>
          <w:t>事务交由非股东主体负责，</w:t>
        </w:r>
      </w:ins>
      <w:ins w:id="758" w:author="投稿人" w:date="2026-03-02T23:25:00Z">
        <w:r>
          <w:rPr>
            <w:rFonts w:hint="eastAsia" w:ascii="宋体" w:hAnsi="宋体" w:eastAsia="宋体" w:cs="宋体"/>
            <w:i w:val="0"/>
            <w:iCs w:val="0"/>
            <w:caps w:val="0"/>
            <w:color w:val="1F2329"/>
            <w:spacing w:val="0"/>
            <w:kern w:val="0"/>
            <w:sz w:val="24"/>
            <w:szCs w:val="24"/>
            <w:shd w:val="clear" w:fill="FFFFFF"/>
            <w:lang w:val="en-US" w:eastAsia="zh-CN" w:bidi="ar"/>
          </w:rPr>
          <w:t>通知</w:t>
        </w:r>
      </w:ins>
      <w:ins w:id="759" w:author="投稿人" w:date="2026-03-02T23:25:01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760" w:author="投稿人" w:date="2026-03-02T23:25:02Z">
        <w:r>
          <w:rPr>
            <w:rFonts w:hint="eastAsia" w:ascii="宋体" w:hAnsi="宋体" w:eastAsia="宋体" w:cs="宋体"/>
            <w:i w:val="0"/>
            <w:iCs w:val="0"/>
            <w:caps w:val="0"/>
            <w:color w:val="1F2329"/>
            <w:spacing w:val="0"/>
            <w:kern w:val="0"/>
            <w:sz w:val="24"/>
            <w:szCs w:val="24"/>
            <w:shd w:val="clear" w:fill="FFFFFF"/>
            <w:lang w:val="en-US" w:eastAsia="zh-CN" w:bidi="ar"/>
          </w:rPr>
          <w:t>并不能</w:t>
        </w:r>
      </w:ins>
      <w:ins w:id="761" w:author="投稿人" w:date="2026-03-02T23:25:03Z">
        <w:r>
          <w:rPr>
            <w:rFonts w:hint="eastAsia" w:ascii="宋体" w:hAnsi="宋体" w:eastAsia="宋体" w:cs="宋体"/>
            <w:i w:val="0"/>
            <w:iCs w:val="0"/>
            <w:caps w:val="0"/>
            <w:color w:val="1F2329"/>
            <w:spacing w:val="0"/>
            <w:kern w:val="0"/>
            <w:sz w:val="24"/>
            <w:szCs w:val="24"/>
            <w:shd w:val="clear" w:fill="FFFFFF"/>
            <w:lang w:val="en-US" w:eastAsia="zh-CN" w:bidi="ar"/>
          </w:rPr>
          <w:t>达到</w:t>
        </w:r>
      </w:ins>
      <w:ins w:id="762" w:author="投稿人" w:date="2026-03-02T23:25:05Z">
        <w:r>
          <w:rPr>
            <w:rFonts w:hint="eastAsia" w:ascii="宋体" w:hAnsi="宋体" w:eastAsia="宋体" w:cs="宋体"/>
            <w:i w:val="0"/>
            <w:iCs w:val="0"/>
            <w:caps w:val="0"/>
            <w:color w:val="1F2329"/>
            <w:spacing w:val="0"/>
            <w:kern w:val="0"/>
            <w:sz w:val="24"/>
            <w:szCs w:val="24"/>
            <w:shd w:val="clear" w:fill="FFFFFF"/>
            <w:lang w:val="en-US" w:eastAsia="zh-CN" w:bidi="ar"/>
          </w:rPr>
          <w:t>通知</w:t>
        </w:r>
      </w:ins>
      <w:ins w:id="763" w:author="投稿人" w:date="2026-03-02T23:25:08Z">
        <w:r>
          <w:rPr>
            <w:rFonts w:hint="eastAsia" w:ascii="宋体" w:hAnsi="宋体" w:eastAsia="宋体" w:cs="宋体"/>
            <w:i w:val="0"/>
            <w:iCs w:val="0"/>
            <w:caps w:val="0"/>
            <w:color w:val="1F2329"/>
            <w:spacing w:val="0"/>
            <w:kern w:val="0"/>
            <w:sz w:val="24"/>
            <w:szCs w:val="24"/>
            <w:shd w:val="clear" w:fill="FFFFFF"/>
            <w:lang w:val="en-US" w:eastAsia="zh-CN" w:bidi="ar"/>
          </w:rPr>
          <w:t>股东的</w:t>
        </w:r>
      </w:ins>
      <w:ins w:id="764" w:author="投稿人" w:date="2026-03-02T23:25:09Z">
        <w:r>
          <w:rPr>
            <w:rFonts w:hint="eastAsia" w:ascii="宋体" w:hAnsi="宋体" w:eastAsia="宋体" w:cs="宋体"/>
            <w:i w:val="0"/>
            <w:iCs w:val="0"/>
            <w:caps w:val="0"/>
            <w:color w:val="1F2329"/>
            <w:spacing w:val="0"/>
            <w:kern w:val="0"/>
            <w:sz w:val="24"/>
            <w:szCs w:val="24"/>
            <w:shd w:val="clear" w:fill="FFFFFF"/>
            <w:lang w:val="en-US" w:eastAsia="zh-CN" w:bidi="ar"/>
          </w:rPr>
          <w:t>效果</w:t>
        </w:r>
      </w:ins>
      <w:ins w:id="765" w:author="投稿人" w:date="2026-03-03T15:43:54Z">
        <w:r>
          <w:rPr>
            <w:rFonts w:hint="eastAsia" w:ascii="宋体" w:hAnsi="宋体" w:eastAsia="宋体" w:cs="宋体"/>
            <w:i w:val="0"/>
            <w:iCs w:val="0"/>
            <w:caps w:val="0"/>
            <w:color w:val="1F2329"/>
            <w:spacing w:val="0"/>
            <w:kern w:val="0"/>
            <w:sz w:val="24"/>
            <w:szCs w:val="24"/>
            <w:shd w:val="clear" w:fill="FFFFFF"/>
            <w:lang w:val="en-US" w:eastAsia="zh-CN" w:bidi="ar"/>
          </w:rPr>
          <w:t>。</w:t>
        </w:r>
      </w:ins>
      <w:ins w:id="766" w:author="投稿人" w:date="2026-03-03T15:43:55Z">
        <w:r>
          <w:rPr>
            <w:rFonts w:hint="eastAsia" w:ascii="宋体" w:hAnsi="宋体" w:eastAsia="宋体" w:cs="宋体"/>
            <w:i w:val="0"/>
            <w:iCs w:val="0"/>
            <w:caps w:val="0"/>
            <w:color w:val="1F2329"/>
            <w:spacing w:val="0"/>
            <w:kern w:val="0"/>
            <w:sz w:val="24"/>
            <w:szCs w:val="24"/>
            <w:shd w:val="clear" w:fill="FFFFFF"/>
            <w:lang w:val="en-US" w:eastAsia="zh-CN" w:bidi="ar"/>
          </w:rPr>
          <w:t>不过</w:t>
        </w:r>
      </w:ins>
      <w:ins w:id="767" w:author="投稿人" w:date="2026-03-03T15:43:56Z">
        <w:r>
          <w:rPr>
            <w:rFonts w:hint="eastAsia" w:ascii="宋体" w:hAnsi="宋体" w:eastAsia="宋体" w:cs="宋体"/>
            <w:i w:val="0"/>
            <w:iCs w:val="0"/>
            <w:caps w:val="0"/>
            <w:color w:val="1F2329"/>
            <w:spacing w:val="0"/>
            <w:kern w:val="0"/>
            <w:sz w:val="24"/>
            <w:szCs w:val="24"/>
            <w:shd w:val="clear" w:fill="FFFFFF"/>
            <w:lang w:val="en-US" w:eastAsia="zh-CN" w:bidi="ar"/>
          </w:rPr>
          <w:t>，</w:t>
        </w:r>
      </w:ins>
      <w:ins w:id="768" w:author="投稿人" w:date="2026-03-02T23:31:43Z">
        <w:r>
          <w:rPr>
            <w:rFonts w:hint="eastAsia" w:ascii="宋体" w:hAnsi="宋体" w:eastAsia="宋体" w:cs="宋体"/>
            <w:i w:val="0"/>
            <w:iCs w:val="0"/>
            <w:caps w:val="0"/>
            <w:color w:val="1F2329"/>
            <w:spacing w:val="0"/>
            <w:kern w:val="0"/>
            <w:sz w:val="24"/>
            <w:szCs w:val="24"/>
            <w:shd w:val="clear" w:fill="FFFFFF"/>
            <w:lang w:val="en-US" w:eastAsia="zh-CN" w:bidi="ar"/>
          </w:rPr>
          <w:t>由于</w:t>
        </w:r>
      </w:ins>
      <w:ins w:id="769" w:author="投稿人" w:date="2026-03-02T23:23:27Z">
        <w:r>
          <w:rPr>
            <w:rFonts w:hint="eastAsia" w:ascii="宋体" w:hAnsi="宋体" w:eastAsia="宋体" w:cs="宋体"/>
            <w:i w:val="0"/>
            <w:iCs w:val="0"/>
            <w:caps w:val="0"/>
            <w:color w:val="1F2329"/>
            <w:spacing w:val="0"/>
            <w:kern w:val="0"/>
            <w:sz w:val="24"/>
            <w:szCs w:val="24"/>
            <w:shd w:val="clear" w:fill="FFFFFF"/>
            <w:lang w:val="en-US" w:eastAsia="zh-CN" w:bidi="ar"/>
          </w:rPr>
          <w:t>《公司法》规定了公司可对股权让与进行另外规定，相当于直接确认了公司负有股权转让的审查义务，</w:t>
        </w:r>
      </w:ins>
      <w:ins w:id="770" w:author="投稿人" w:date="2026-03-02T23:23:27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1"/>
        </w:r>
      </w:ins>
      <w:ins w:id="771" w:author="投稿人" w:date="2026-03-02T23:23:27Z">
        <w:r>
          <w:rPr>
            <w:rFonts w:hint="eastAsia" w:ascii="宋体" w:hAnsi="宋体" w:eastAsia="宋体" w:cs="宋体"/>
            <w:i w:val="0"/>
            <w:iCs w:val="0"/>
            <w:caps w:val="0"/>
            <w:color w:val="1F2329"/>
            <w:spacing w:val="0"/>
            <w:kern w:val="0"/>
            <w:sz w:val="24"/>
            <w:szCs w:val="24"/>
            <w:shd w:val="clear" w:fill="FFFFFF"/>
            <w:lang w:val="en-US" w:eastAsia="zh-CN" w:bidi="ar"/>
          </w:rPr>
          <w:t>这一授权规范包括了公司章程对优先购买权的自治，其中的审查义务也将延伸至对优先购买权的审查，其他股东的优先购买权是否得到保障是审查内容的应有之义，公司认可作为审查通过的结果，与优先购买权制度形成一体。</w:t>
        </w:r>
      </w:ins>
      <w:commentRangeStart w:id="10"/>
      <w:commentRangeStart w:id="11"/>
      <w:r>
        <w:rPr>
          <w:rFonts w:hint="eastAsia" w:ascii="宋体" w:hAnsi="宋体" w:eastAsia="宋体" w:cs="宋体"/>
          <w:i w:val="0"/>
          <w:iCs w:val="0"/>
          <w:caps w:val="0"/>
          <w:color w:val="1F2329"/>
          <w:spacing w:val="0"/>
          <w:kern w:val="0"/>
          <w:sz w:val="24"/>
          <w:szCs w:val="24"/>
          <w:shd w:val="clear" w:fill="FFFFFF"/>
          <w:lang w:val="en-US" w:eastAsia="zh-CN" w:bidi="ar"/>
        </w:rPr>
        <w:t>通过对《公司法》</w:t>
      </w:r>
      <w:ins w:id="772" w:author="投稿人" w:date="2026-03-08T14:42:36Z">
        <w:r>
          <w:rPr>
            <w:rFonts w:hint="eastAsia" w:ascii="宋体" w:hAnsi="宋体" w:eastAsia="宋体" w:cs="宋体"/>
            <w:i w:val="0"/>
            <w:iCs w:val="0"/>
            <w:caps w:val="0"/>
            <w:color w:val="1F2329"/>
            <w:spacing w:val="0"/>
            <w:kern w:val="0"/>
            <w:sz w:val="24"/>
            <w:szCs w:val="24"/>
            <w:shd w:val="clear" w:fill="FFFFFF"/>
            <w:lang w:val="en-US" w:eastAsia="zh-CN" w:bidi="ar"/>
          </w:rPr>
          <w:t>第八十六条</w:t>
        </w:r>
      </w:ins>
      <w:del w:id="773" w:author="投稿人" w:date="2026-03-08T14:42:36Z">
        <w:r>
          <w:rPr>
            <w:rFonts w:hint="eastAsia" w:ascii="宋体" w:hAnsi="宋体" w:eastAsia="宋体" w:cs="宋体"/>
            <w:i w:val="0"/>
            <w:iCs w:val="0"/>
            <w:caps w:val="0"/>
            <w:color w:val="1F2329"/>
            <w:spacing w:val="0"/>
            <w:kern w:val="0"/>
            <w:sz w:val="24"/>
            <w:szCs w:val="24"/>
            <w:shd w:val="clear" w:fill="FFFFFF"/>
            <w:lang w:val="en-US" w:eastAsia="zh-CN" w:bidi="ar"/>
          </w:rPr>
          <w:delText>第86条</w:delText>
        </w:r>
      </w:del>
      <w:r>
        <w:rPr>
          <w:rFonts w:hint="eastAsia" w:ascii="宋体" w:hAnsi="宋体" w:eastAsia="宋体" w:cs="宋体"/>
          <w:i w:val="0"/>
          <w:iCs w:val="0"/>
          <w:caps w:val="0"/>
          <w:color w:val="1F2329"/>
          <w:spacing w:val="0"/>
          <w:kern w:val="0"/>
          <w:sz w:val="24"/>
          <w:szCs w:val="24"/>
          <w:shd w:val="clear" w:fill="FFFFFF"/>
          <w:lang w:val="en-US" w:eastAsia="zh-CN" w:bidi="ar"/>
        </w:rPr>
        <w:t>进行反面解释，公司在有正当理由的情况下可以拒绝为股权受让人变更股东名册和</w:t>
      </w:r>
      <w:del w:id="774" w:author="投稿人" w:date="2026-03-02T22:10:07Z">
        <w:commentRangeStart w:id="12"/>
        <w:r>
          <w:rPr>
            <w:rFonts w:hint="eastAsia" w:ascii="宋体" w:hAnsi="宋体" w:eastAsia="宋体" w:cs="宋体"/>
            <w:i w:val="0"/>
            <w:iCs w:val="0"/>
            <w:caps w:val="0"/>
            <w:color w:val="1F2329"/>
            <w:spacing w:val="0"/>
            <w:kern w:val="0"/>
            <w:sz w:val="24"/>
            <w:szCs w:val="24"/>
            <w:shd w:val="clear" w:fill="FFFFFF"/>
            <w:lang w:val="en-US" w:eastAsia="zh-CN" w:bidi="ar"/>
          </w:rPr>
          <w:delText>告</w:delText>
        </w:r>
        <w:commentRangeEnd w:id="12"/>
      </w:del>
      <w:r>
        <w:commentReference w:id="12"/>
      </w:r>
      <w:r>
        <w:rPr>
          <w:rFonts w:hint="eastAsia" w:ascii="宋体" w:hAnsi="宋体" w:eastAsia="宋体" w:cs="宋体"/>
          <w:i w:val="0"/>
          <w:iCs w:val="0"/>
          <w:caps w:val="0"/>
          <w:color w:val="1F2329"/>
          <w:spacing w:val="0"/>
          <w:kern w:val="0"/>
          <w:sz w:val="24"/>
          <w:szCs w:val="24"/>
          <w:shd w:val="clear" w:fill="FFFFFF"/>
          <w:lang w:val="en-US" w:eastAsia="zh-CN" w:bidi="ar"/>
        </w:rPr>
        <w:t>工商登记</w:t>
      </w:r>
      <w:ins w:id="775" w:author="投稿人" w:date="2026-03-02T23:01:25Z">
        <w:r>
          <w:rPr>
            <w:rFonts w:hint="eastAsia" w:ascii="宋体" w:hAnsi="宋体" w:eastAsia="宋体" w:cs="宋体"/>
            <w:i w:val="0"/>
            <w:iCs w:val="0"/>
            <w:caps w:val="0"/>
            <w:color w:val="1F2329"/>
            <w:spacing w:val="0"/>
            <w:kern w:val="0"/>
            <w:sz w:val="24"/>
            <w:szCs w:val="24"/>
            <w:shd w:val="clear" w:fill="FFFFFF"/>
            <w:lang w:val="en-US" w:eastAsia="zh-CN" w:bidi="ar"/>
          </w:rPr>
          <w:t>。</w:t>
        </w:r>
      </w:ins>
      <w:del w:id="776" w:author="投稿人" w:date="2026-03-02T23:01:25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2"/>
      </w:r>
      <w:ins w:id="777" w:author="投稿人" w:date="2026-03-02T23:01:18Z">
        <w:r>
          <w:rPr>
            <w:rFonts w:hint="eastAsia" w:ascii="宋体" w:hAnsi="宋体" w:eastAsia="宋体" w:cs="宋体"/>
            <w:i w:val="0"/>
            <w:iCs w:val="0"/>
            <w:caps w:val="0"/>
            <w:color w:val="1F2329"/>
            <w:spacing w:val="0"/>
            <w:kern w:val="0"/>
            <w:sz w:val="24"/>
            <w:szCs w:val="24"/>
            <w:shd w:val="clear" w:fill="FFFFFF"/>
            <w:lang w:val="en-US" w:eastAsia="zh-CN" w:bidi="ar"/>
          </w:rPr>
          <w:t>股权转让合同成立</w:t>
        </w:r>
      </w:ins>
      <w:ins w:id="778" w:author="投稿人" w:date="2026-03-08T14:42:39Z">
        <w:r>
          <w:rPr>
            <w:rFonts w:hint="eastAsia" w:ascii="宋体" w:hAnsi="宋体" w:eastAsia="宋体" w:cs="宋体"/>
            <w:i w:val="0"/>
            <w:iCs w:val="0"/>
            <w:caps w:val="0"/>
            <w:color w:val="1F2329"/>
            <w:spacing w:val="0"/>
            <w:kern w:val="0"/>
            <w:sz w:val="24"/>
            <w:szCs w:val="24"/>
            <w:shd w:val="clear" w:fill="FFFFFF"/>
            <w:lang w:val="en-US" w:eastAsia="zh-CN" w:bidi="ar"/>
          </w:rPr>
          <w:t>并</w:t>
        </w:r>
      </w:ins>
      <w:ins w:id="779" w:author="投稿人" w:date="2026-03-02T23:01:18Z">
        <w:r>
          <w:rPr>
            <w:rFonts w:hint="eastAsia" w:ascii="宋体" w:hAnsi="宋体" w:eastAsia="宋体" w:cs="宋体"/>
            <w:i w:val="0"/>
            <w:iCs w:val="0"/>
            <w:caps w:val="0"/>
            <w:color w:val="1F2329"/>
            <w:spacing w:val="0"/>
            <w:kern w:val="0"/>
            <w:sz w:val="24"/>
            <w:szCs w:val="24"/>
            <w:shd w:val="clear" w:fill="FFFFFF"/>
            <w:lang w:val="en-US" w:eastAsia="zh-CN" w:bidi="ar"/>
          </w:rPr>
          <w:t>生效之后，公司意思</w:t>
        </w:r>
      </w:ins>
      <w:ins w:id="780" w:author="投稿人" w:date="2026-03-02T23:01:59Z">
        <w:r>
          <w:rPr>
            <w:rFonts w:hint="eastAsia" w:ascii="宋体" w:hAnsi="宋体" w:eastAsia="宋体" w:cs="宋体"/>
            <w:i w:val="0"/>
            <w:iCs w:val="0"/>
            <w:caps w:val="0"/>
            <w:color w:val="1F2329"/>
            <w:spacing w:val="0"/>
            <w:kern w:val="0"/>
            <w:sz w:val="24"/>
            <w:szCs w:val="24"/>
            <w:shd w:val="clear" w:fill="FFFFFF"/>
            <w:lang w:val="en-US" w:eastAsia="zh-CN" w:bidi="ar"/>
          </w:rPr>
          <w:t>可</w:t>
        </w:r>
      </w:ins>
      <w:ins w:id="781" w:author="投稿人" w:date="2026-03-02T23:01:18Z">
        <w:r>
          <w:rPr>
            <w:rFonts w:hint="eastAsia" w:ascii="宋体" w:hAnsi="宋体" w:eastAsia="宋体" w:cs="宋体"/>
            <w:i w:val="0"/>
            <w:iCs w:val="0"/>
            <w:caps w:val="0"/>
            <w:color w:val="1F2329"/>
            <w:spacing w:val="0"/>
            <w:kern w:val="0"/>
            <w:sz w:val="24"/>
            <w:szCs w:val="24"/>
            <w:shd w:val="clear" w:fill="FFFFFF"/>
            <w:lang w:val="en-US" w:eastAsia="zh-CN" w:bidi="ar"/>
          </w:rPr>
          <w:t>主动</w:t>
        </w:r>
      </w:ins>
      <w:ins w:id="782" w:author="投稿人" w:date="2026-03-02T23:02:03Z">
        <w:r>
          <w:rPr>
            <w:rFonts w:hint="eastAsia" w:ascii="宋体" w:hAnsi="宋体" w:eastAsia="宋体" w:cs="宋体"/>
            <w:i w:val="0"/>
            <w:iCs w:val="0"/>
            <w:caps w:val="0"/>
            <w:color w:val="1F2329"/>
            <w:spacing w:val="0"/>
            <w:kern w:val="0"/>
            <w:sz w:val="24"/>
            <w:szCs w:val="24"/>
            <w:shd w:val="clear" w:fill="FFFFFF"/>
            <w:lang w:val="en-US" w:eastAsia="zh-CN" w:bidi="ar"/>
          </w:rPr>
          <w:t>介入到</w:t>
        </w:r>
      </w:ins>
      <w:ins w:id="783" w:author="投稿人" w:date="2026-03-02T23:01:18Z">
        <w:r>
          <w:rPr>
            <w:rFonts w:hint="eastAsia" w:ascii="宋体" w:hAnsi="宋体" w:eastAsia="宋体" w:cs="宋体"/>
            <w:i w:val="0"/>
            <w:iCs w:val="0"/>
            <w:caps w:val="0"/>
            <w:color w:val="1F2329"/>
            <w:spacing w:val="0"/>
            <w:kern w:val="0"/>
            <w:sz w:val="24"/>
            <w:szCs w:val="24"/>
            <w:shd w:val="clear" w:fill="FFFFFF"/>
            <w:lang w:val="en-US" w:eastAsia="zh-CN" w:bidi="ar"/>
          </w:rPr>
          <w:t>股权转让</w:t>
        </w:r>
      </w:ins>
      <w:ins w:id="784" w:author="投稿人" w:date="2026-03-02T23:02:06Z">
        <w:r>
          <w:rPr>
            <w:rFonts w:hint="eastAsia" w:ascii="宋体" w:hAnsi="宋体" w:eastAsia="宋体" w:cs="宋体"/>
            <w:i w:val="0"/>
            <w:iCs w:val="0"/>
            <w:caps w:val="0"/>
            <w:color w:val="1F2329"/>
            <w:spacing w:val="0"/>
            <w:kern w:val="0"/>
            <w:sz w:val="24"/>
            <w:szCs w:val="24"/>
            <w:shd w:val="clear" w:fill="FFFFFF"/>
            <w:lang w:val="en-US" w:eastAsia="zh-CN" w:bidi="ar"/>
          </w:rPr>
          <w:t>中，</w:t>
        </w:r>
      </w:ins>
      <w:ins w:id="785" w:author="投稿人" w:date="2026-03-02T23:05:06Z">
        <w:r>
          <w:rPr>
            <w:rFonts w:hint="eastAsia" w:ascii="宋体" w:hAnsi="宋体" w:eastAsia="宋体" w:cs="宋体"/>
            <w:i w:val="0"/>
            <w:iCs w:val="0"/>
            <w:caps w:val="0"/>
            <w:color w:val="1F2329"/>
            <w:spacing w:val="0"/>
            <w:kern w:val="0"/>
            <w:sz w:val="24"/>
            <w:szCs w:val="24"/>
            <w:shd w:val="clear" w:fill="FFFFFF"/>
            <w:lang w:val="en-US" w:eastAsia="zh-CN" w:bidi="ar"/>
          </w:rPr>
          <w:t>尤其是通过</w:t>
        </w:r>
      </w:ins>
      <w:ins w:id="786" w:author="投稿人" w:date="2026-03-02T23:05:09Z">
        <w:r>
          <w:rPr>
            <w:rFonts w:hint="eastAsia" w:ascii="宋体" w:hAnsi="宋体" w:eastAsia="宋体" w:cs="宋体"/>
            <w:i w:val="0"/>
            <w:iCs w:val="0"/>
            <w:caps w:val="0"/>
            <w:color w:val="1F2329"/>
            <w:spacing w:val="0"/>
            <w:kern w:val="0"/>
            <w:sz w:val="24"/>
            <w:szCs w:val="24"/>
            <w:shd w:val="clear" w:fill="FFFFFF"/>
            <w:lang w:val="en-US" w:eastAsia="zh-CN" w:bidi="ar"/>
          </w:rPr>
          <w:t>程序性介入</w:t>
        </w:r>
      </w:ins>
      <w:r>
        <w:rPr>
          <w:rFonts w:hint="eastAsia" w:ascii="宋体" w:hAnsi="宋体" w:eastAsia="宋体" w:cs="宋体"/>
          <w:i w:val="0"/>
          <w:iCs w:val="0"/>
          <w:caps w:val="0"/>
          <w:color w:val="1F2329"/>
          <w:spacing w:val="0"/>
          <w:kern w:val="0"/>
          <w:sz w:val="24"/>
          <w:szCs w:val="24"/>
          <w:shd w:val="clear" w:fill="FFFFFF"/>
          <w:lang w:val="en-US" w:eastAsia="zh-CN" w:bidi="ar"/>
        </w:rPr>
        <w:t>保护其他股东的优先购买权</w:t>
      </w:r>
      <w:ins w:id="787" w:author="投稿人" w:date="2026-03-08T14:42:48Z">
        <w:r>
          <w:rPr>
            <w:rFonts w:hint="eastAsia" w:ascii="宋体" w:hAnsi="宋体" w:eastAsia="宋体" w:cs="宋体"/>
            <w:i w:val="0"/>
            <w:iCs w:val="0"/>
            <w:caps w:val="0"/>
            <w:color w:val="1F2329"/>
            <w:spacing w:val="0"/>
            <w:kern w:val="0"/>
            <w:sz w:val="24"/>
            <w:szCs w:val="24"/>
            <w:shd w:val="clear" w:fill="FFFFFF"/>
            <w:lang w:val="en-US" w:eastAsia="zh-CN" w:bidi="ar"/>
          </w:rPr>
          <w:t>。</w:t>
        </w:r>
      </w:ins>
      <w:ins w:id="788" w:author="投稿人" w:date="2026-03-02T23:05:36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3"/>
        </w:r>
      </w:ins>
      <w:ins w:id="789" w:author="投稿人" w:date="2026-03-02T23:08:40Z">
        <w:r>
          <w:rPr>
            <w:rFonts w:hint="eastAsia" w:ascii="宋体" w:hAnsi="宋体" w:eastAsia="宋体" w:cs="宋体"/>
            <w:i w:val="0"/>
            <w:iCs w:val="0"/>
            <w:caps w:val="0"/>
            <w:color w:val="1F2329"/>
            <w:spacing w:val="0"/>
            <w:kern w:val="0"/>
            <w:sz w:val="24"/>
            <w:szCs w:val="24"/>
            <w:shd w:val="clear" w:fill="FFFFFF"/>
            <w:lang w:val="en-US" w:eastAsia="zh-CN" w:bidi="ar"/>
          </w:rPr>
          <w:t>若</w:t>
        </w:r>
      </w:ins>
      <w:ins w:id="790" w:author="投稿人" w:date="2026-03-02T23:08:43Z">
        <w:r>
          <w:rPr>
            <w:rFonts w:hint="eastAsia" w:ascii="宋体" w:hAnsi="宋体" w:eastAsia="宋体" w:cs="宋体"/>
            <w:i w:val="0"/>
            <w:iCs w:val="0"/>
            <w:caps w:val="0"/>
            <w:color w:val="1F2329"/>
            <w:spacing w:val="0"/>
            <w:kern w:val="0"/>
            <w:sz w:val="24"/>
            <w:szCs w:val="24"/>
            <w:shd w:val="clear" w:fill="FFFFFF"/>
            <w:lang w:val="en-US" w:eastAsia="zh-CN" w:bidi="ar"/>
          </w:rPr>
          <w:t>经</w:t>
        </w:r>
      </w:ins>
      <w:ins w:id="791" w:author="投稿人" w:date="2026-03-02T23:08:44Z">
        <w:r>
          <w:rPr>
            <w:rFonts w:hint="eastAsia" w:ascii="宋体" w:hAnsi="宋体" w:eastAsia="宋体" w:cs="宋体"/>
            <w:i w:val="0"/>
            <w:iCs w:val="0"/>
            <w:caps w:val="0"/>
            <w:color w:val="1F2329"/>
            <w:spacing w:val="0"/>
            <w:kern w:val="0"/>
            <w:sz w:val="24"/>
            <w:szCs w:val="24"/>
            <w:shd w:val="clear" w:fill="FFFFFF"/>
            <w:lang w:val="en-US" w:eastAsia="zh-CN" w:bidi="ar"/>
          </w:rPr>
          <w:t>审查</w:t>
        </w:r>
      </w:ins>
      <w:ins w:id="792" w:author="投稿人" w:date="2026-03-02T23:28:22Z">
        <w:r>
          <w:rPr>
            <w:rFonts w:hint="eastAsia" w:ascii="宋体" w:hAnsi="宋体" w:eastAsia="宋体" w:cs="宋体"/>
            <w:i w:val="0"/>
            <w:iCs w:val="0"/>
            <w:caps w:val="0"/>
            <w:color w:val="1F2329"/>
            <w:spacing w:val="0"/>
            <w:kern w:val="0"/>
            <w:sz w:val="24"/>
            <w:szCs w:val="24"/>
            <w:shd w:val="clear" w:fill="FFFFFF"/>
            <w:lang w:val="en-US" w:eastAsia="zh-CN" w:bidi="ar"/>
          </w:rPr>
          <w:t>发现</w:t>
        </w:r>
      </w:ins>
      <w:ins w:id="793" w:author="投稿人" w:date="2026-03-02T23:35:09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794" w:author="投稿人" w:date="2026-03-02T23:28:28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795" w:author="投稿人" w:date="2026-03-02T23:08:45Z">
        <w:r>
          <w:rPr>
            <w:rFonts w:hint="eastAsia" w:ascii="宋体" w:hAnsi="宋体" w:eastAsia="宋体" w:cs="宋体"/>
            <w:i w:val="0"/>
            <w:iCs w:val="0"/>
            <w:caps w:val="0"/>
            <w:color w:val="1F2329"/>
            <w:spacing w:val="0"/>
            <w:kern w:val="0"/>
            <w:sz w:val="24"/>
            <w:szCs w:val="24"/>
            <w:shd w:val="clear" w:fill="FFFFFF"/>
            <w:lang w:val="en-US" w:eastAsia="zh-CN" w:bidi="ar"/>
          </w:rPr>
          <w:t>未</w:t>
        </w:r>
      </w:ins>
      <w:ins w:id="796" w:author="投稿人" w:date="2026-03-02T23:08:56Z">
        <w:r>
          <w:rPr>
            <w:rFonts w:hint="eastAsia" w:ascii="宋体" w:hAnsi="宋体" w:eastAsia="宋体" w:cs="宋体"/>
            <w:i w:val="0"/>
            <w:iCs w:val="0"/>
            <w:caps w:val="0"/>
            <w:color w:val="1F2329"/>
            <w:spacing w:val="0"/>
            <w:kern w:val="0"/>
            <w:sz w:val="24"/>
            <w:szCs w:val="24"/>
            <w:shd w:val="clear" w:fill="FFFFFF"/>
            <w:lang w:val="en-US" w:eastAsia="zh-CN" w:bidi="ar"/>
          </w:rPr>
          <w:t>履行</w:t>
        </w:r>
      </w:ins>
      <w:ins w:id="797" w:author="投稿人" w:date="2026-03-02T23:09:04Z">
        <w:r>
          <w:rPr>
            <w:rFonts w:hint="eastAsia" w:ascii="宋体" w:hAnsi="宋体" w:eastAsia="宋体" w:cs="宋体"/>
            <w:i w:val="0"/>
            <w:iCs w:val="0"/>
            <w:caps w:val="0"/>
            <w:color w:val="1F2329"/>
            <w:spacing w:val="0"/>
            <w:kern w:val="0"/>
            <w:sz w:val="24"/>
            <w:szCs w:val="24"/>
            <w:shd w:val="clear" w:fill="FFFFFF"/>
            <w:lang w:val="en-US" w:eastAsia="zh-CN" w:bidi="ar"/>
          </w:rPr>
          <w:t>对其他</w:t>
        </w:r>
      </w:ins>
      <w:ins w:id="798" w:author="投稿人" w:date="2026-03-02T23:09:08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799" w:author="投稿人" w:date="2026-03-08T14:42:55Z">
        <w:r>
          <w:rPr>
            <w:rFonts w:hint="eastAsia" w:ascii="宋体" w:hAnsi="宋体" w:eastAsia="宋体" w:cs="宋体"/>
            <w:i w:val="0"/>
            <w:iCs w:val="0"/>
            <w:caps w:val="0"/>
            <w:color w:val="1F2329"/>
            <w:spacing w:val="0"/>
            <w:kern w:val="0"/>
            <w:sz w:val="24"/>
            <w:szCs w:val="24"/>
            <w:shd w:val="clear" w:fill="FFFFFF"/>
            <w:lang w:val="en-US" w:eastAsia="zh-CN" w:bidi="ar"/>
          </w:rPr>
          <w:t>的通知</w:t>
        </w:r>
      </w:ins>
      <w:ins w:id="800" w:author="投稿人" w:date="2026-03-02T23:09:00Z">
        <w:r>
          <w:rPr>
            <w:rFonts w:hint="eastAsia" w:ascii="宋体" w:hAnsi="宋体" w:eastAsia="宋体" w:cs="宋体"/>
            <w:i w:val="0"/>
            <w:iCs w:val="0"/>
            <w:caps w:val="0"/>
            <w:color w:val="1F2329"/>
            <w:spacing w:val="0"/>
            <w:kern w:val="0"/>
            <w:sz w:val="24"/>
            <w:szCs w:val="24"/>
            <w:shd w:val="clear" w:fill="FFFFFF"/>
            <w:lang w:val="en-US" w:eastAsia="zh-CN" w:bidi="ar"/>
          </w:rPr>
          <w:t>义务</w:t>
        </w:r>
      </w:ins>
      <w:ins w:id="801" w:author="投稿人" w:date="2026-03-02T23:28:32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即构成此时公司对变更请求的抗辩依据，股东优先购买权受侵害的可能性较小。</w:t>
      </w:r>
      <w:commentRangeEnd w:id="10"/>
      <w:r>
        <w:commentReference w:id="10"/>
      </w:r>
      <w:commentRangeEnd w:id="11"/>
      <w:r>
        <w:commentReference w:id="11"/>
      </w:r>
      <w:del w:id="802" w:author="投稿人" w:date="2026-03-02T23:23:27Z">
        <w:r>
          <w:rPr>
            <w:rFonts w:hint="eastAsia" w:ascii="宋体" w:hAnsi="宋体" w:eastAsia="宋体" w:cs="宋体"/>
            <w:i w:val="0"/>
            <w:iCs w:val="0"/>
            <w:caps w:val="0"/>
            <w:color w:val="1F2329"/>
            <w:spacing w:val="0"/>
            <w:kern w:val="0"/>
            <w:sz w:val="24"/>
            <w:szCs w:val="24"/>
            <w:shd w:val="clear" w:fill="FFFFFF"/>
            <w:lang w:val="en-US" w:eastAsia="zh-CN" w:bidi="ar"/>
          </w:rPr>
          <w:delText>即使公司股东并非公司内部直接负责股权变动记载的主体，将该事务交由非股东主体负责，《公司法》规定了公司可对股权让与进行另外规定，这一授权规范自然包括了公司章程对优先购买权的自治，相当于直接确认了公司负有股权转让的审查义务，</w:delText>
        </w:r>
      </w:del>
      <w:del w:id="803" w:author="投稿人" w:date="2026-03-02T23:23:27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4"/>
        </w:r>
      </w:del>
      <w:del w:id="804" w:author="投稿人" w:date="2026-03-02T23:23:27Z">
        <w:r>
          <w:rPr>
            <w:rFonts w:hint="default" w:ascii="宋体" w:hAnsi="宋体" w:eastAsia="宋体" w:cs="宋体"/>
            <w:i w:val="0"/>
            <w:iCs w:val="0"/>
            <w:caps w:val="0"/>
            <w:color w:val="1F2329"/>
            <w:spacing w:val="0"/>
            <w:kern w:val="0"/>
            <w:sz w:val="24"/>
            <w:szCs w:val="24"/>
            <w:shd w:val="clear" w:fill="FFFFFF"/>
            <w:lang w:val="en-US" w:eastAsia="zh-CN" w:bidi="ar"/>
          </w:rPr>
          <w:delText>这一</w:delText>
        </w:r>
      </w:del>
      <w:del w:id="805" w:author="投稿人" w:date="2026-03-02T23:23:27Z">
        <w:r>
          <w:rPr>
            <w:rFonts w:hint="eastAsia" w:ascii="宋体" w:hAnsi="宋体" w:eastAsia="宋体" w:cs="宋体"/>
            <w:i w:val="0"/>
            <w:iCs w:val="0"/>
            <w:caps w:val="0"/>
            <w:color w:val="1F2329"/>
            <w:spacing w:val="0"/>
            <w:kern w:val="0"/>
            <w:sz w:val="24"/>
            <w:szCs w:val="24"/>
            <w:shd w:val="clear" w:fill="FFFFFF"/>
            <w:lang w:val="en-US" w:eastAsia="zh-CN" w:bidi="ar"/>
          </w:rPr>
          <w:delText>审查义务也将延伸至对优先购买权的审查，其他股东的优先购买权是否得到保障是审查内容的应有之义，公司认可作为审查通过的结果，与优先购买权制度形成一体。</w:delText>
        </w:r>
      </w:del>
      <w:r>
        <w:rPr>
          <w:rFonts w:hint="eastAsia" w:ascii="宋体" w:hAnsi="宋体" w:eastAsia="宋体" w:cs="宋体"/>
          <w:i w:val="0"/>
          <w:iCs w:val="0"/>
          <w:caps w:val="0"/>
          <w:color w:val="1F2329"/>
          <w:spacing w:val="0"/>
          <w:kern w:val="0"/>
          <w:sz w:val="24"/>
          <w:szCs w:val="24"/>
          <w:shd w:val="clear" w:fill="FFFFFF"/>
          <w:lang w:val="en-US" w:eastAsia="zh-CN" w:bidi="ar"/>
        </w:rPr>
        <w:t>公司虽非股权转让的当事人，但不能置身事外，在股权转让中进行事前审查可确保股权转让符合法律和章程的规定。</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5"/>
      </w:r>
      <w:r>
        <w:rPr>
          <w:rFonts w:hint="eastAsia" w:ascii="宋体" w:hAnsi="宋体" w:eastAsia="宋体" w:cs="宋体"/>
          <w:i w:val="0"/>
          <w:iCs w:val="0"/>
          <w:caps w:val="0"/>
          <w:color w:val="1F2329"/>
          <w:spacing w:val="0"/>
          <w:kern w:val="0"/>
          <w:sz w:val="24"/>
          <w:szCs w:val="24"/>
          <w:shd w:val="clear" w:fill="FFFFFF"/>
          <w:lang w:val="en-US" w:eastAsia="zh-CN" w:bidi="ar"/>
        </w:rPr>
        <w:t>公司介入与程序保障双管齐下，优先购买权无需对抗股权变动，而是通过参与公司认可环节阻碍股权的变动，极大程度避免了意思主义的困境，股权让与合同有效说就有了存在的空间，</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6"/>
      </w:r>
      <w:r>
        <w:rPr>
          <w:rFonts w:hint="eastAsia" w:ascii="宋体" w:hAnsi="宋体" w:eastAsia="宋体" w:cs="宋体"/>
          <w:i w:val="0"/>
          <w:iCs w:val="0"/>
          <w:caps w:val="0"/>
          <w:color w:val="1F2329"/>
          <w:spacing w:val="0"/>
          <w:kern w:val="0"/>
          <w:sz w:val="24"/>
          <w:szCs w:val="24"/>
          <w:shd w:val="clear" w:fill="FFFFFF"/>
          <w:lang w:val="en-US" w:eastAsia="zh-CN" w:bidi="ar"/>
        </w:rPr>
        <w:t>不必继续陷于以往讨论激烈的股权让与合同效力问题。</w:t>
      </w:r>
    </w:p>
    <w:p w14:paraId="13910C03">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i w:val="0"/>
          <w:iCs w:val="0"/>
          <w:caps w:val="0"/>
          <w:color w:val="1F2329"/>
          <w:spacing w:val="0"/>
          <w:kern w:val="0"/>
          <w:sz w:val="24"/>
          <w:szCs w:val="24"/>
          <w:shd w:val="clear" w:fill="FFFFFF"/>
          <w:lang w:val="en-US" w:eastAsia="zh-CN" w:bidi="ar"/>
        </w:rPr>
        <w:t>意思主义与公司认可主义各有优劣，即使公司认可主义对股东优先购买权的保护更加充分也不能直接认定我国股权变动模式已然有了最终答案。但如前文所述，不同变动模式对优先购买权的影响存在差异，为展开后文对优先购买权制度的探讨必然要确定其展开的前提。从当下学界的理论探讨来看，公司认可主义的支持者多于意思主义，</w:t>
      </w:r>
      <w:ins w:id="806" w:author="投稿人" w:date="2026-03-09T15:16:23Z">
        <w:r>
          <w:rPr>
            <w:rFonts w:hint="eastAsia" w:ascii="宋体" w:hAnsi="宋体" w:eastAsia="宋体" w:cs="宋体"/>
            <w:i w:val="0"/>
            <w:iCs w:val="0"/>
            <w:caps w:val="0"/>
            <w:color w:val="1F2329"/>
            <w:spacing w:val="0"/>
            <w:kern w:val="0"/>
            <w:sz w:val="24"/>
            <w:szCs w:val="24"/>
            <w:shd w:val="clear" w:fill="FFFFFF"/>
            <w:lang w:val="en-US" w:eastAsia="zh-CN" w:bidi="ar"/>
          </w:rPr>
          <w:t>《最高人民法院关于适用〈中华人民共和国公司法〉若干问题的解释（征求意见稿）》（以下简称《公司法司法解释（征求意见稿）》）</w:t>
        </w:r>
      </w:ins>
      <w:ins w:id="807" w:author="投稿人" w:date="2026-03-09T15:16:27Z">
        <w:r>
          <w:rPr>
            <w:rFonts w:hint="eastAsia" w:ascii="宋体" w:hAnsi="宋体" w:eastAsia="宋体" w:cs="宋体"/>
            <w:i w:val="0"/>
            <w:iCs w:val="0"/>
            <w:caps w:val="0"/>
            <w:color w:val="1F2329"/>
            <w:spacing w:val="0"/>
            <w:kern w:val="0"/>
            <w:sz w:val="24"/>
            <w:szCs w:val="24"/>
            <w:shd w:val="clear" w:fill="FFFFFF"/>
            <w:lang w:val="en-US" w:eastAsia="zh-CN" w:bidi="ar"/>
          </w:rPr>
          <w:t>第</w:t>
        </w:r>
      </w:ins>
      <w:ins w:id="808" w:author="投稿人" w:date="2026-03-09T15:16:48Z">
        <w:r>
          <w:rPr>
            <w:rFonts w:hint="eastAsia" w:ascii="宋体" w:hAnsi="宋体" w:eastAsia="宋体" w:cs="宋体"/>
            <w:i w:val="0"/>
            <w:iCs w:val="0"/>
            <w:caps w:val="0"/>
            <w:color w:val="1F2329"/>
            <w:spacing w:val="0"/>
            <w:kern w:val="0"/>
            <w:sz w:val="24"/>
            <w:szCs w:val="24"/>
            <w:shd w:val="clear" w:fill="FFFFFF"/>
            <w:lang w:val="en-US" w:eastAsia="zh-CN" w:bidi="ar"/>
          </w:rPr>
          <w:t>四十条第</w:t>
        </w:r>
      </w:ins>
      <w:ins w:id="809" w:author="投稿人" w:date="2026-03-09T15:16:49Z">
        <w:r>
          <w:rPr>
            <w:rFonts w:hint="eastAsia" w:ascii="宋体" w:hAnsi="宋体" w:eastAsia="宋体" w:cs="宋体"/>
            <w:i w:val="0"/>
            <w:iCs w:val="0"/>
            <w:caps w:val="0"/>
            <w:color w:val="1F2329"/>
            <w:spacing w:val="0"/>
            <w:kern w:val="0"/>
            <w:sz w:val="24"/>
            <w:szCs w:val="24"/>
            <w:shd w:val="clear" w:fill="FFFFFF"/>
            <w:lang w:val="en-US" w:eastAsia="zh-CN" w:bidi="ar"/>
          </w:rPr>
          <w:t>一款</w:t>
        </w:r>
      </w:ins>
      <w:ins w:id="810" w:author="投稿人" w:date="2026-03-09T15:17:03Z">
        <w:r>
          <w:rPr>
            <w:rFonts w:hint="eastAsia" w:ascii="宋体" w:hAnsi="宋体" w:eastAsia="宋体" w:cs="宋体"/>
            <w:i w:val="0"/>
            <w:iCs w:val="0"/>
            <w:caps w:val="0"/>
            <w:color w:val="1F2329"/>
            <w:spacing w:val="0"/>
            <w:kern w:val="0"/>
            <w:sz w:val="24"/>
            <w:szCs w:val="24"/>
            <w:shd w:val="clear" w:fill="FFFFFF"/>
            <w:lang w:val="en-US" w:eastAsia="zh-CN" w:bidi="ar"/>
          </w:rPr>
          <w:t>规定</w:t>
        </w:r>
      </w:ins>
      <w:ins w:id="811" w:author="投稿人" w:date="2026-03-09T15:17:18Z">
        <w:r>
          <w:rPr>
            <w:rFonts w:hint="eastAsia" w:ascii="宋体" w:hAnsi="宋体" w:eastAsia="宋体" w:cs="宋体"/>
            <w:i w:val="0"/>
            <w:iCs w:val="0"/>
            <w:caps w:val="0"/>
            <w:color w:val="1F2329"/>
            <w:spacing w:val="0"/>
            <w:kern w:val="0"/>
            <w:sz w:val="24"/>
            <w:szCs w:val="24"/>
            <w:shd w:val="clear" w:fill="FFFFFF"/>
            <w:lang w:val="en-US" w:eastAsia="zh-CN" w:bidi="ar"/>
          </w:rPr>
          <w:t>受让人自记载于股东名册之日起取得股权</w:t>
        </w:r>
      </w:ins>
      <w:ins w:id="812" w:author="投稿人" w:date="2026-03-09T15:17:21Z">
        <w:r>
          <w:rPr>
            <w:rFonts w:hint="eastAsia" w:ascii="宋体" w:hAnsi="宋体" w:eastAsia="宋体" w:cs="宋体"/>
            <w:i w:val="0"/>
            <w:iCs w:val="0"/>
            <w:caps w:val="0"/>
            <w:color w:val="1F2329"/>
            <w:spacing w:val="0"/>
            <w:kern w:val="0"/>
            <w:sz w:val="24"/>
            <w:szCs w:val="24"/>
            <w:shd w:val="clear" w:fill="FFFFFF"/>
            <w:lang w:val="en-US" w:eastAsia="zh-CN" w:bidi="ar"/>
          </w:rPr>
          <w:t>，</w:t>
        </w:r>
      </w:ins>
      <w:ins w:id="813" w:author="投稿人" w:date="2026-03-09T15:17:22Z">
        <w:r>
          <w:rPr>
            <w:rFonts w:hint="eastAsia" w:ascii="宋体" w:hAnsi="宋体" w:eastAsia="宋体" w:cs="宋体"/>
            <w:i w:val="0"/>
            <w:iCs w:val="0"/>
            <w:caps w:val="0"/>
            <w:color w:val="1F2329"/>
            <w:spacing w:val="0"/>
            <w:kern w:val="0"/>
            <w:sz w:val="24"/>
            <w:szCs w:val="24"/>
            <w:shd w:val="clear" w:fill="FFFFFF"/>
            <w:lang w:val="en-US" w:eastAsia="zh-CN" w:bidi="ar"/>
          </w:rPr>
          <w:t>似乎</w:t>
        </w:r>
      </w:ins>
      <w:ins w:id="814" w:author="投稿人" w:date="2026-03-09T15:17:24Z">
        <w:r>
          <w:rPr>
            <w:rFonts w:hint="eastAsia" w:ascii="宋体" w:hAnsi="宋体" w:eastAsia="宋体" w:cs="宋体"/>
            <w:i w:val="0"/>
            <w:iCs w:val="0"/>
            <w:caps w:val="0"/>
            <w:color w:val="1F2329"/>
            <w:spacing w:val="0"/>
            <w:kern w:val="0"/>
            <w:sz w:val="24"/>
            <w:szCs w:val="24"/>
            <w:shd w:val="clear" w:fill="FFFFFF"/>
            <w:lang w:val="en-US" w:eastAsia="zh-CN" w:bidi="ar"/>
          </w:rPr>
          <w:t>也已</w:t>
        </w:r>
      </w:ins>
      <w:ins w:id="815" w:author="投稿人" w:date="2026-03-09T15:17:26Z">
        <w:r>
          <w:rPr>
            <w:rFonts w:hint="eastAsia" w:ascii="宋体" w:hAnsi="宋体" w:eastAsia="宋体" w:cs="宋体"/>
            <w:i w:val="0"/>
            <w:iCs w:val="0"/>
            <w:caps w:val="0"/>
            <w:color w:val="1F2329"/>
            <w:spacing w:val="0"/>
            <w:kern w:val="0"/>
            <w:sz w:val="24"/>
            <w:szCs w:val="24"/>
            <w:shd w:val="clear" w:fill="FFFFFF"/>
            <w:lang w:val="en-US" w:eastAsia="zh-CN" w:bidi="ar"/>
          </w:rPr>
          <w:t>承认</w:t>
        </w:r>
      </w:ins>
      <w:ins w:id="816" w:author="投稿人" w:date="2026-03-09T15:17:28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817" w:author="投稿人" w:date="2026-03-09T15:17:29Z">
        <w:r>
          <w:rPr>
            <w:rFonts w:hint="eastAsia" w:ascii="宋体" w:hAnsi="宋体" w:eastAsia="宋体" w:cs="宋体"/>
            <w:i w:val="0"/>
            <w:iCs w:val="0"/>
            <w:caps w:val="0"/>
            <w:color w:val="1F2329"/>
            <w:spacing w:val="0"/>
            <w:kern w:val="0"/>
            <w:sz w:val="24"/>
            <w:szCs w:val="24"/>
            <w:shd w:val="clear" w:fill="FFFFFF"/>
            <w:lang w:val="en-US" w:eastAsia="zh-CN" w:bidi="ar"/>
          </w:rPr>
          <w:t>认可</w:t>
        </w:r>
      </w:ins>
      <w:ins w:id="818" w:author="投稿人" w:date="2026-03-09T15:17:30Z">
        <w:r>
          <w:rPr>
            <w:rFonts w:hint="eastAsia" w:ascii="宋体" w:hAnsi="宋体" w:eastAsia="宋体" w:cs="宋体"/>
            <w:i w:val="0"/>
            <w:iCs w:val="0"/>
            <w:caps w:val="0"/>
            <w:color w:val="1F2329"/>
            <w:spacing w:val="0"/>
            <w:kern w:val="0"/>
            <w:sz w:val="24"/>
            <w:szCs w:val="24"/>
            <w:shd w:val="clear" w:fill="FFFFFF"/>
            <w:lang w:val="en-US" w:eastAsia="zh-CN" w:bidi="ar"/>
          </w:rPr>
          <w:t>主义</w:t>
        </w:r>
      </w:ins>
      <w:ins w:id="819" w:author="投稿人" w:date="2026-03-09T15:17:34Z">
        <w:r>
          <w:rPr>
            <w:rFonts w:hint="eastAsia" w:ascii="宋体" w:hAnsi="宋体" w:eastAsia="宋体" w:cs="宋体"/>
            <w:i w:val="0"/>
            <w:iCs w:val="0"/>
            <w:caps w:val="0"/>
            <w:color w:val="1F2329"/>
            <w:spacing w:val="0"/>
            <w:kern w:val="0"/>
            <w:sz w:val="24"/>
            <w:szCs w:val="24"/>
            <w:shd w:val="clear" w:fill="FFFFFF"/>
            <w:lang w:val="en-US" w:eastAsia="zh-CN" w:bidi="ar"/>
          </w:rPr>
          <w:t>，</w:t>
        </w:r>
      </w:ins>
      <w:ins w:id="820" w:author="投稿人" w:date="2026-03-09T15:18:03Z">
        <w:r>
          <w:rPr>
            <w:rFonts w:hint="eastAsia" w:ascii="宋体" w:hAnsi="宋体" w:eastAsia="宋体" w:cs="宋体"/>
            <w:i w:val="0"/>
            <w:iCs w:val="0"/>
            <w:caps w:val="0"/>
            <w:color w:val="1F2329"/>
            <w:spacing w:val="0"/>
            <w:kern w:val="0"/>
            <w:sz w:val="24"/>
            <w:szCs w:val="24"/>
            <w:shd w:val="clear" w:fill="FFFFFF"/>
            <w:lang w:val="en-US" w:eastAsia="zh-CN" w:bidi="ar"/>
          </w:rPr>
          <w:t>修正的</w:t>
        </w:r>
      </w:ins>
      <w:ins w:id="821" w:author="投稿人" w:date="2026-03-09T15:18:04Z">
        <w:r>
          <w:rPr>
            <w:rFonts w:hint="eastAsia" w:ascii="宋体" w:hAnsi="宋体" w:eastAsia="宋体" w:cs="宋体"/>
            <w:i w:val="0"/>
            <w:iCs w:val="0"/>
            <w:caps w:val="0"/>
            <w:color w:val="1F2329"/>
            <w:spacing w:val="0"/>
            <w:kern w:val="0"/>
            <w:sz w:val="24"/>
            <w:szCs w:val="24"/>
            <w:shd w:val="clear" w:fill="FFFFFF"/>
            <w:lang w:val="en-US" w:eastAsia="zh-CN" w:bidi="ar"/>
          </w:rPr>
          <w:t>意思</w:t>
        </w:r>
      </w:ins>
      <w:ins w:id="822" w:author="投稿人" w:date="2026-03-09T15:18:05Z">
        <w:r>
          <w:rPr>
            <w:rFonts w:hint="eastAsia" w:ascii="宋体" w:hAnsi="宋体" w:eastAsia="宋体" w:cs="宋体"/>
            <w:i w:val="0"/>
            <w:iCs w:val="0"/>
            <w:caps w:val="0"/>
            <w:color w:val="1F2329"/>
            <w:spacing w:val="0"/>
            <w:kern w:val="0"/>
            <w:sz w:val="24"/>
            <w:szCs w:val="24"/>
            <w:shd w:val="clear" w:fill="FFFFFF"/>
            <w:lang w:val="en-US" w:eastAsia="zh-CN" w:bidi="ar"/>
          </w:rPr>
          <w:t>主义仅</w:t>
        </w:r>
      </w:ins>
      <w:ins w:id="823" w:author="投稿人" w:date="2026-03-09T15:18:06Z">
        <w:r>
          <w:rPr>
            <w:rFonts w:hint="eastAsia" w:ascii="宋体" w:hAnsi="宋体" w:eastAsia="宋体" w:cs="宋体"/>
            <w:i w:val="0"/>
            <w:iCs w:val="0"/>
            <w:caps w:val="0"/>
            <w:color w:val="1F2329"/>
            <w:spacing w:val="0"/>
            <w:kern w:val="0"/>
            <w:sz w:val="24"/>
            <w:szCs w:val="24"/>
            <w:shd w:val="clear" w:fill="FFFFFF"/>
            <w:lang w:val="en-US" w:eastAsia="zh-CN" w:bidi="ar"/>
          </w:rPr>
          <w:t>在公司</w:t>
        </w:r>
      </w:ins>
      <w:ins w:id="824" w:author="投稿人" w:date="2026-03-09T15:18:24Z">
        <w:r>
          <w:rPr>
            <w:rFonts w:hint="eastAsia" w:ascii="宋体" w:hAnsi="宋体" w:eastAsia="宋体" w:cs="宋体"/>
            <w:i w:val="0"/>
            <w:iCs w:val="0"/>
            <w:caps w:val="0"/>
            <w:color w:val="1F2329"/>
            <w:spacing w:val="0"/>
            <w:kern w:val="0"/>
            <w:sz w:val="24"/>
            <w:szCs w:val="24"/>
            <w:shd w:val="clear" w:fill="FFFFFF"/>
            <w:lang w:val="en-US" w:eastAsia="zh-CN" w:bidi="ar"/>
          </w:rPr>
          <w:t>没有置备股东名册</w:t>
        </w:r>
      </w:ins>
      <w:ins w:id="825" w:author="投稿人" w:date="2026-03-09T15:18:25Z">
        <w:r>
          <w:rPr>
            <w:rFonts w:hint="eastAsia" w:ascii="宋体" w:hAnsi="宋体" w:eastAsia="宋体" w:cs="宋体"/>
            <w:i w:val="0"/>
            <w:iCs w:val="0"/>
            <w:caps w:val="0"/>
            <w:color w:val="1F2329"/>
            <w:spacing w:val="0"/>
            <w:kern w:val="0"/>
            <w:sz w:val="24"/>
            <w:szCs w:val="24"/>
            <w:shd w:val="clear" w:fill="FFFFFF"/>
            <w:lang w:val="en-US" w:eastAsia="zh-CN" w:bidi="ar"/>
          </w:rPr>
          <w:t>的</w:t>
        </w:r>
      </w:ins>
      <w:ins w:id="826" w:author="投稿人" w:date="2026-03-09T15:18:26Z">
        <w:r>
          <w:rPr>
            <w:rFonts w:hint="eastAsia" w:ascii="宋体" w:hAnsi="宋体" w:eastAsia="宋体" w:cs="宋体"/>
            <w:i w:val="0"/>
            <w:iCs w:val="0"/>
            <w:caps w:val="0"/>
            <w:color w:val="1F2329"/>
            <w:spacing w:val="0"/>
            <w:kern w:val="0"/>
            <w:sz w:val="24"/>
            <w:szCs w:val="24"/>
            <w:shd w:val="clear" w:fill="FFFFFF"/>
            <w:lang w:val="en-US" w:eastAsia="zh-CN" w:bidi="ar"/>
          </w:rPr>
          <w:t>情况下</w:t>
        </w:r>
      </w:ins>
      <w:ins w:id="827" w:author="投稿人" w:date="2026-03-09T15:18:27Z">
        <w:r>
          <w:rPr>
            <w:rFonts w:hint="eastAsia" w:ascii="宋体" w:hAnsi="宋体" w:eastAsia="宋体" w:cs="宋体"/>
            <w:i w:val="0"/>
            <w:iCs w:val="0"/>
            <w:caps w:val="0"/>
            <w:color w:val="1F2329"/>
            <w:spacing w:val="0"/>
            <w:kern w:val="0"/>
            <w:sz w:val="24"/>
            <w:szCs w:val="24"/>
            <w:shd w:val="clear" w:fill="FFFFFF"/>
            <w:lang w:val="en-US" w:eastAsia="zh-CN" w:bidi="ar"/>
          </w:rPr>
          <w:t>作为</w:t>
        </w:r>
      </w:ins>
      <w:ins w:id="828" w:author="投稿人" w:date="2026-03-09T15:18:29Z">
        <w:r>
          <w:rPr>
            <w:rFonts w:hint="eastAsia" w:ascii="宋体" w:hAnsi="宋体" w:eastAsia="宋体" w:cs="宋体"/>
            <w:i w:val="0"/>
            <w:iCs w:val="0"/>
            <w:caps w:val="0"/>
            <w:color w:val="1F2329"/>
            <w:spacing w:val="0"/>
            <w:kern w:val="0"/>
            <w:sz w:val="24"/>
            <w:szCs w:val="24"/>
            <w:shd w:val="clear" w:fill="FFFFFF"/>
            <w:lang w:val="en-US" w:eastAsia="zh-CN" w:bidi="ar"/>
          </w:rPr>
          <w:t>补充</w:t>
        </w:r>
      </w:ins>
      <w:ins w:id="829" w:author="投稿人" w:date="2026-03-09T15:18:31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后文对股东优先购买权制度的探讨也将以</w:t>
      </w:r>
      <w:ins w:id="830" w:author="投稿人" w:date="2026-03-09T15:18:38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831" w:author="投稿人" w:date="2026-03-09T15:18:39Z">
        <w:r>
          <w:rPr>
            <w:rFonts w:hint="eastAsia" w:ascii="宋体" w:hAnsi="宋体" w:eastAsia="宋体" w:cs="宋体"/>
            <w:i w:val="0"/>
            <w:iCs w:val="0"/>
            <w:caps w:val="0"/>
            <w:color w:val="1F2329"/>
            <w:spacing w:val="0"/>
            <w:kern w:val="0"/>
            <w:sz w:val="24"/>
            <w:szCs w:val="24"/>
            <w:shd w:val="clear" w:fill="FFFFFF"/>
            <w:lang w:val="en-US" w:eastAsia="zh-CN" w:bidi="ar"/>
          </w:rPr>
          <w:t>认可</w:t>
        </w:r>
      </w:ins>
      <w:ins w:id="832" w:author="投稿人" w:date="2026-03-09T15:18:40Z">
        <w:r>
          <w:rPr>
            <w:rFonts w:hint="eastAsia" w:ascii="宋体" w:hAnsi="宋体" w:eastAsia="宋体" w:cs="宋体"/>
            <w:i w:val="0"/>
            <w:iCs w:val="0"/>
            <w:caps w:val="0"/>
            <w:color w:val="1F2329"/>
            <w:spacing w:val="0"/>
            <w:kern w:val="0"/>
            <w:sz w:val="24"/>
            <w:szCs w:val="24"/>
            <w:shd w:val="clear" w:fill="FFFFFF"/>
            <w:lang w:val="en-US" w:eastAsia="zh-CN" w:bidi="ar"/>
          </w:rPr>
          <w:t>主义</w:t>
        </w:r>
      </w:ins>
      <w:del w:id="833" w:author="投稿人" w:date="2026-03-09T15:18:38Z">
        <w:r>
          <w:rPr>
            <w:rFonts w:hint="eastAsia" w:ascii="宋体" w:hAnsi="宋体" w:eastAsia="宋体" w:cs="宋体"/>
            <w:i w:val="0"/>
            <w:iCs w:val="0"/>
            <w:caps w:val="0"/>
            <w:color w:val="1F2329"/>
            <w:spacing w:val="0"/>
            <w:kern w:val="0"/>
            <w:sz w:val="24"/>
            <w:szCs w:val="24"/>
            <w:shd w:val="clear" w:fill="FFFFFF"/>
            <w:lang w:val="en-US" w:eastAsia="zh-CN" w:bidi="ar"/>
          </w:rPr>
          <w:delText>此</w:delText>
        </w:r>
      </w:del>
      <w:r>
        <w:rPr>
          <w:rFonts w:hint="eastAsia" w:ascii="宋体" w:hAnsi="宋体" w:eastAsia="宋体" w:cs="宋体"/>
          <w:i w:val="0"/>
          <w:iCs w:val="0"/>
          <w:caps w:val="0"/>
          <w:color w:val="1F2329"/>
          <w:spacing w:val="0"/>
          <w:kern w:val="0"/>
          <w:sz w:val="24"/>
          <w:szCs w:val="24"/>
          <w:shd w:val="clear" w:fill="FFFFFF"/>
          <w:lang w:val="en-US" w:eastAsia="zh-CN" w:bidi="ar"/>
        </w:rPr>
        <w:t>为前提，对于各种模式的其他差异不予赘述。</w:t>
      </w:r>
    </w:p>
    <w:p w14:paraId="47424EC9">
      <w:pPr>
        <w:keepNext w:val="0"/>
        <w:keepLines w:val="0"/>
        <w:widowControl/>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三、同等条件的渐进形成：同意权存废的双重视角</w:t>
      </w:r>
    </w:p>
    <w:p w14:paraId="53D9EF1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2023年《公司法》</w:t>
      </w:r>
      <w:ins w:id="834"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t>第八十四条</w:t>
        </w:r>
      </w:ins>
      <w:del w:id="835"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delText>第84条</w:delText>
        </w:r>
      </w:del>
      <w:r>
        <w:rPr>
          <w:rFonts w:hint="eastAsia" w:ascii="宋体" w:hAnsi="宋体" w:eastAsia="宋体" w:cs="宋体"/>
          <w:i w:val="0"/>
          <w:iCs w:val="0"/>
          <w:caps w:val="0"/>
          <w:color w:val="1F2329"/>
          <w:spacing w:val="0"/>
          <w:kern w:val="0"/>
          <w:sz w:val="24"/>
          <w:szCs w:val="24"/>
          <w:shd w:val="clear" w:fill="FFFFFF"/>
          <w:lang w:val="en-US" w:eastAsia="zh-CN" w:bidi="ar"/>
        </w:rPr>
        <w:t>对有限公司股权对外转让规则进</w:t>
      </w:r>
      <w:ins w:id="836" w:author="投稿人" w:date="2026-03-08T14:42:59Z">
        <w:r>
          <w:rPr>
            <w:rFonts w:hint="eastAsia" w:ascii="宋体" w:hAnsi="宋体" w:eastAsia="宋体" w:cs="宋体"/>
            <w:i w:val="0"/>
            <w:iCs w:val="0"/>
            <w:caps w:val="0"/>
            <w:color w:val="1F2329"/>
            <w:spacing w:val="0"/>
            <w:kern w:val="0"/>
            <w:sz w:val="24"/>
            <w:szCs w:val="24"/>
            <w:shd w:val="clear" w:fill="FFFFFF"/>
            <w:lang w:val="en-US" w:eastAsia="zh-CN" w:bidi="ar"/>
          </w:rPr>
          <w:t>行了</w:t>
        </w:r>
      </w:ins>
      <w:del w:id="837" w:author="投稿人" w:date="2026-03-08T14:42:59Z">
        <w:r>
          <w:rPr>
            <w:rFonts w:hint="eastAsia" w:ascii="宋体" w:hAnsi="宋体" w:eastAsia="宋体" w:cs="宋体"/>
            <w:i w:val="0"/>
            <w:iCs w:val="0"/>
            <w:caps w:val="0"/>
            <w:color w:val="1F2329"/>
            <w:spacing w:val="0"/>
            <w:kern w:val="0"/>
            <w:sz w:val="24"/>
            <w:szCs w:val="24"/>
            <w:shd w:val="clear" w:fill="FFFFFF"/>
            <w:lang w:val="en-US" w:eastAsia="zh-CN" w:bidi="ar"/>
          </w:rPr>
          <w:delText>行</w:delText>
        </w:r>
      </w:del>
      <w:r>
        <w:rPr>
          <w:rFonts w:hint="eastAsia" w:ascii="宋体" w:hAnsi="宋体" w:eastAsia="宋体" w:cs="宋体"/>
          <w:i w:val="0"/>
          <w:iCs w:val="0"/>
          <w:caps w:val="0"/>
          <w:color w:val="1F2329"/>
          <w:spacing w:val="0"/>
          <w:kern w:val="0"/>
          <w:sz w:val="24"/>
          <w:szCs w:val="24"/>
          <w:shd w:val="clear" w:fill="FFFFFF"/>
          <w:lang w:val="en-US" w:eastAsia="zh-CN" w:bidi="ar"/>
        </w:rPr>
        <w:t>重大修订，基于同意权常被架空的实践现状，删除了原《公司法》规定的股东同意权，不过即使</w:t>
      </w:r>
      <w:del w:id="838" w:author="投稿人" w:date="2026-03-03T15:48:50Z">
        <w:r>
          <w:rPr>
            <w:rFonts w:hint="eastAsia" w:ascii="宋体" w:hAnsi="宋体" w:eastAsia="宋体" w:cs="宋体"/>
            <w:i w:val="0"/>
            <w:iCs w:val="0"/>
            <w:caps w:val="0"/>
            <w:color w:val="1F2329"/>
            <w:spacing w:val="0"/>
            <w:kern w:val="0"/>
            <w:sz w:val="24"/>
            <w:szCs w:val="24"/>
            <w:shd w:val="clear" w:fill="FFFFFF"/>
            <w:lang w:val="en-US" w:eastAsia="zh-CN" w:bidi="ar"/>
          </w:rPr>
          <w:delText>在</w:delText>
        </w:r>
      </w:del>
      <w:r>
        <w:rPr>
          <w:rFonts w:hint="eastAsia" w:ascii="宋体" w:hAnsi="宋体" w:eastAsia="宋体" w:cs="宋体"/>
          <w:i w:val="0"/>
          <w:iCs w:val="0"/>
          <w:caps w:val="0"/>
          <w:color w:val="1F2329"/>
          <w:spacing w:val="0"/>
          <w:kern w:val="0"/>
          <w:sz w:val="24"/>
          <w:szCs w:val="24"/>
          <w:shd w:val="clear" w:fill="FFFFFF"/>
          <w:lang w:val="en-US" w:eastAsia="zh-CN" w:bidi="ar"/>
        </w:rPr>
        <w:t>新《公司法》</w:t>
      </w:r>
      <w:ins w:id="839" w:author="投稿人" w:date="2026-03-03T15:48:53Z">
        <w:r>
          <w:rPr>
            <w:rFonts w:hint="eastAsia" w:ascii="宋体" w:hAnsi="宋体" w:eastAsia="宋体" w:cs="宋体"/>
            <w:i w:val="0"/>
            <w:iCs w:val="0"/>
            <w:caps w:val="0"/>
            <w:color w:val="1F2329"/>
            <w:spacing w:val="0"/>
            <w:kern w:val="0"/>
            <w:sz w:val="24"/>
            <w:szCs w:val="24"/>
            <w:shd w:val="clear" w:fill="FFFFFF"/>
            <w:lang w:val="en-US" w:eastAsia="zh-CN" w:bidi="ar"/>
          </w:rPr>
          <w:t>已经</w:t>
        </w:r>
      </w:ins>
      <w:ins w:id="840" w:author="投稿人" w:date="2026-03-03T15:49:02Z">
        <w:r>
          <w:rPr>
            <w:rFonts w:hint="eastAsia" w:ascii="宋体" w:hAnsi="宋体" w:eastAsia="宋体" w:cs="宋体"/>
            <w:i w:val="0"/>
            <w:iCs w:val="0"/>
            <w:caps w:val="0"/>
            <w:color w:val="1F2329"/>
            <w:spacing w:val="0"/>
            <w:kern w:val="0"/>
            <w:sz w:val="24"/>
            <w:szCs w:val="24"/>
            <w:shd w:val="clear" w:fill="FFFFFF"/>
            <w:lang w:val="en-US" w:eastAsia="zh-CN" w:bidi="ar"/>
          </w:rPr>
          <w:t>颁布施行</w:t>
        </w:r>
      </w:ins>
      <w:del w:id="841" w:author="投稿人" w:date="2026-03-03T15:48:57Z">
        <w:r>
          <w:rPr>
            <w:rFonts w:hint="eastAsia" w:ascii="宋体" w:hAnsi="宋体" w:eastAsia="宋体" w:cs="宋体"/>
            <w:i w:val="0"/>
            <w:iCs w:val="0"/>
            <w:caps w:val="0"/>
            <w:color w:val="1F2329"/>
            <w:spacing w:val="0"/>
            <w:kern w:val="0"/>
            <w:sz w:val="24"/>
            <w:szCs w:val="24"/>
            <w:shd w:val="clear" w:fill="FFFFFF"/>
            <w:lang w:val="en-US" w:eastAsia="zh-CN" w:bidi="ar"/>
          </w:rPr>
          <w:delText>出台</w:delText>
        </w:r>
      </w:del>
      <w:del w:id="842" w:author="投稿人" w:date="2026-03-03T15:48:54Z">
        <w:r>
          <w:rPr>
            <w:rFonts w:hint="eastAsia" w:ascii="宋体" w:hAnsi="宋体" w:eastAsia="宋体" w:cs="宋体"/>
            <w:i w:val="0"/>
            <w:iCs w:val="0"/>
            <w:caps w:val="0"/>
            <w:color w:val="1F2329"/>
            <w:spacing w:val="0"/>
            <w:kern w:val="0"/>
            <w:sz w:val="24"/>
            <w:szCs w:val="24"/>
            <w:shd w:val="clear" w:fill="FFFFFF"/>
            <w:lang w:val="en-US" w:eastAsia="zh-CN" w:bidi="ar"/>
          </w:rPr>
          <w:delText>后</w:delText>
        </w:r>
      </w:del>
      <w:r>
        <w:rPr>
          <w:rFonts w:hint="eastAsia" w:ascii="宋体" w:hAnsi="宋体" w:eastAsia="宋体" w:cs="宋体"/>
          <w:i w:val="0"/>
          <w:iCs w:val="0"/>
          <w:caps w:val="0"/>
          <w:color w:val="1F2329"/>
          <w:spacing w:val="0"/>
          <w:kern w:val="0"/>
          <w:sz w:val="24"/>
          <w:szCs w:val="24"/>
          <w:shd w:val="clear" w:fill="FFFFFF"/>
          <w:lang w:val="en-US" w:eastAsia="zh-CN" w:bidi="ar"/>
        </w:rPr>
        <w:t>，</w:t>
      </w:r>
      <w:ins w:id="843" w:author="投稿人" w:date="2026-03-08T14:43:04Z">
        <w:r>
          <w:rPr>
            <w:rFonts w:hint="eastAsia" w:ascii="宋体" w:hAnsi="宋体" w:eastAsia="宋体" w:cs="宋体"/>
            <w:i w:val="0"/>
            <w:iCs w:val="0"/>
            <w:caps w:val="0"/>
            <w:color w:val="1F2329"/>
            <w:spacing w:val="0"/>
            <w:kern w:val="0"/>
            <w:sz w:val="24"/>
            <w:szCs w:val="24"/>
            <w:shd w:val="clear" w:fill="FFFFFF"/>
            <w:lang w:val="en-US" w:eastAsia="zh-CN" w:bidi="ar"/>
          </w:rPr>
          <w:t>学界</w:t>
        </w:r>
      </w:ins>
      <w:del w:id="844" w:author="投稿人" w:date="2026-03-08T14:43:04Z">
        <w:commentRangeStart w:id="13"/>
        <w:r>
          <w:rPr>
            <w:rFonts w:hint="eastAsia" w:ascii="宋体" w:hAnsi="宋体" w:eastAsia="宋体" w:cs="宋体"/>
            <w:i w:val="0"/>
            <w:iCs w:val="0"/>
            <w:caps w:val="0"/>
            <w:color w:val="1F2329"/>
            <w:spacing w:val="0"/>
            <w:kern w:val="0"/>
            <w:sz w:val="24"/>
            <w:szCs w:val="24"/>
            <w:shd w:val="clear" w:fill="FFFFFF"/>
            <w:lang w:val="en-US" w:eastAsia="zh-CN" w:bidi="ar"/>
          </w:rPr>
          <w:delText>学界中</w:delText>
        </w:r>
      </w:del>
      <w:r>
        <w:rPr>
          <w:rFonts w:hint="eastAsia" w:ascii="宋体" w:hAnsi="宋体" w:eastAsia="宋体" w:cs="宋体"/>
          <w:i w:val="0"/>
          <w:iCs w:val="0"/>
          <w:caps w:val="0"/>
          <w:color w:val="1F2329"/>
          <w:spacing w:val="0"/>
          <w:kern w:val="0"/>
          <w:sz w:val="24"/>
          <w:szCs w:val="24"/>
          <w:shd w:val="clear" w:fill="FFFFFF"/>
          <w:lang w:val="en-US" w:eastAsia="zh-CN" w:bidi="ar"/>
        </w:rPr>
        <w:t>仍有保留股东同意权的观点</w:t>
      </w:r>
      <w:commentRangeEnd w:id="13"/>
      <w:r>
        <w:commentReference w:id="13"/>
      </w:r>
      <w:r>
        <w:rPr>
          <w:rFonts w:hint="eastAsia" w:ascii="宋体" w:hAnsi="宋体" w:eastAsia="宋体" w:cs="宋体"/>
          <w:i w:val="0"/>
          <w:iCs w:val="0"/>
          <w:caps w:val="0"/>
          <w:color w:val="1F2329"/>
          <w:spacing w:val="0"/>
          <w:kern w:val="0"/>
          <w:sz w:val="24"/>
          <w:szCs w:val="24"/>
          <w:shd w:val="clear" w:fill="FFFFFF"/>
          <w:lang w:val="en-US" w:eastAsia="zh-CN" w:bidi="ar"/>
        </w:rPr>
        <w:t>。</w:t>
      </w:r>
      <w:ins w:id="845" w:author="投稿人" w:date="2026-03-02T23:35:39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7"/>
        </w:r>
      </w:ins>
      <w:r>
        <w:rPr>
          <w:rFonts w:hint="eastAsia" w:ascii="宋体" w:hAnsi="宋体" w:eastAsia="宋体" w:cs="宋体"/>
          <w:i w:val="0"/>
          <w:iCs w:val="0"/>
          <w:caps w:val="0"/>
          <w:color w:val="1F2329"/>
          <w:spacing w:val="0"/>
          <w:kern w:val="0"/>
          <w:sz w:val="24"/>
          <w:szCs w:val="24"/>
          <w:shd w:val="clear" w:fill="FFFFFF"/>
          <w:lang w:val="en-US" w:eastAsia="zh-CN" w:bidi="ar"/>
        </w:rPr>
        <w:t>因此，虽弱同意权的存废不影响股东退出，但是否如部分观点认为废除后就无法保障其他股东的优先购买权？</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8"/>
      </w:r>
      <w:ins w:id="846" w:author="投稿人" w:date="2026-03-03T15:50:13Z">
        <w:r>
          <w:rPr>
            <w:rFonts w:hint="eastAsia" w:ascii="宋体" w:hAnsi="宋体" w:eastAsia="宋体" w:cs="宋体"/>
            <w:i w:val="0"/>
            <w:iCs w:val="0"/>
            <w:caps w:val="0"/>
            <w:color w:val="1F2329"/>
            <w:spacing w:val="0"/>
            <w:kern w:val="0"/>
            <w:sz w:val="24"/>
            <w:szCs w:val="24"/>
            <w:shd w:val="clear" w:fill="FFFFFF"/>
            <w:lang w:val="en-US" w:eastAsia="zh-CN" w:bidi="ar"/>
          </w:rPr>
          <w:t>有鉴于此，</w:t>
        </w:r>
      </w:ins>
      <w:del w:id="847" w:author="投稿人" w:date="2026-03-03T15:50:11Z">
        <w:r>
          <w:rPr>
            <w:rFonts w:hint="eastAsia" w:ascii="宋体" w:hAnsi="宋体" w:eastAsia="宋体" w:cs="宋体"/>
            <w:i w:val="0"/>
            <w:iCs w:val="0"/>
            <w:caps w:val="0"/>
            <w:color w:val="1F2329"/>
            <w:spacing w:val="0"/>
            <w:kern w:val="0"/>
            <w:sz w:val="24"/>
            <w:szCs w:val="24"/>
            <w:shd w:val="clear" w:fill="FFFFFF"/>
            <w:lang w:val="en-US" w:eastAsia="zh-CN" w:bidi="ar"/>
          </w:rPr>
          <w:delText>因此</w:delText>
        </w:r>
      </w:del>
      <w:r>
        <w:rPr>
          <w:rFonts w:hint="eastAsia" w:ascii="宋体" w:hAnsi="宋体" w:eastAsia="宋体" w:cs="宋体"/>
          <w:i w:val="0"/>
          <w:iCs w:val="0"/>
          <w:caps w:val="0"/>
          <w:color w:val="1F2329"/>
          <w:spacing w:val="0"/>
          <w:kern w:val="0"/>
          <w:sz w:val="24"/>
          <w:szCs w:val="24"/>
          <w:shd w:val="clear" w:fill="FFFFFF"/>
          <w:lang w:val="en-US" w:eastAsia="zh-CN" w:bidi="ar"/>
        </w:rPr>
        <w:t>仍有必要</w:t>
      </w:r>
      <w:ins w:id="848" w:author="投稿人" w:date="2026-03-03T15:50:29Z">
        <w:r>
          <w:rPr>
            <w:rFonts w:hint="eastAsia" w:ascii="宋体" w:hAnsi="宋体" w:eastAsia="宋体" w:cs="宋体"/>
            <w:i w:val="0"/>
            <w:iCs w:val="0"/>
            <w:caps w:val="0"/>
            <w:color w:val="1F2329"/>
            <w:spacing w:val="0"/>
            <w:kern w:val="0"/>
            <w:sz w:val="24"/>
            <w:szCs w:val="24"/>
            <w:shd w:val="clear" w:fill="FFFFFF"/>
            <w:lang w:val="en-US" w:eastAsia="zh-CN" w:bidi="ar"/>
          </w:rPr>
          <w:t>深入</w:t>
        </w:r>
      </w:ins>
      <w:r>
        <w:rPr>
          <w:rFonts w:hint="eastAsia" w:ascii="宋体" w:hAnsi="宋体" w:eastAsia="宋体" w:cs="宋体"/>
          <w:i w:val="0"/>
          <w:iCs w:val="0"/>
          <w:caps w:val="0"/>
          <w:color w:val="1F2329"/>
          <w:spacing w:val="0"/>
          <w:kern w:val="0"/>
          <w:sz w:val="24"/>
          <w:szCs w:val="24"/>
          <w:shd w:val="clear" w:fill="FFFFFF"/>
          <w:lang w:val="en-US" w:eastAsia="zh-CN" w:bidi="ar"/>
        </w:rPr>
        <w:t>分析同意权于同等条件的形成过程中的影响。同等条件是优先购买权行使的核心要件，而价格作为股权转让条件的核心要素，后文以出让价格为例展开论述。</w:t>
      </w:r>
    </w:p>
    <w:p w14:paraId="0F88CB3D">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（一）设置同意权时同等条件形成的分段机制</w:t>
      </w:r>
    </w:p>
    <w:p w14:paraId="1F475FF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同意权的存在对出让股东施加了双重通知义务，</w:t>
      </w:r>
      <w:ins w:id="849" w:author="投稿人" w:date="2026-03-09T15:30:00Z">
        <w:r>
          <w:rPr>
            <w:rFonts w:hint="eastAsia" w:ascii="宋体" w:hAnsi="宋体" w:eastAsia="宋体" w:cs="宋体"/>
            <w:i w:val="0"/>
            <w:iCs w:val="0"/>
            <w:caps w:val="0"/>
            <w:color w:val="1F2329"/>
            <w:spacing w:val="0"/>
            <w:kern w:val="0"/>
            <w:sz w:val="24"/>
            <w:szCs w:val="24"/>
            <w:shd w:val="clear" w:fill="FFFFFF"/>
            <w:lang w:val="en-US" w:eastAsia="zh-CN" w:bidi="ar"/>
          </w:rPr>
          <w:t>延缓</w:t>
        </w:r>
      </w:ins>
      <w:del w:id="850" w:author="投稿人" w:date="2026-03-09T15:30:00Z">
        <w:r>
          <w:rPr>
            <w:rFonts w:hint="eastAsia" w:ascii="宋体" w:hAnsi="宋体" w:eastAsia="宋体" w:cs="宋体"/>
            <w:color w:val="1F2329"/>
            <w:kern w:val="0"/>
            <w:sz w:val="24"/>
            <w:szCs w:val="24"/>
            <w:shd w:val="clear" w:fill="FFFFFF"/>
            <w:lang w:val="en-US" w:eastAsia="zh-CN" w:bidi="ar"/>
          </w:rPr>
          <w:delText>减缓</w:delText>
        </w:r>
      </w:del>
      <w:r>
        <w:rPr>
          <w:rFonts w:hint="eastAsia" w:ascii="宋体" w:hAnsi="宋体" w:eastAsia="宋体" w:cs="宋体"/>
          <w:color w:val="1F2329"/>
          <w:kern w:val="0"/>
          <w:sz w:val="24"/>
          <w:szCs w:val="24"/>
          <w:shd w:val="clear" w:fill="FFFFFF"/>
          <w:lang w:val="en-US" w:eastAsia="zh-CN" w:bidi="ar"/>
        </w:rPr>
        <w:t>了</w:t>
      </w:r>
      <w:r>
        <w:rPr>
          <w:rFonts w:hint="eastAsia" w:ascii="宋体" w:hAnsi="宋体" w:eastAsia="宋体" w:cs="宋体"/>
          <w:i w:val="0"/>
          <w:iCs w:val="0"/>
          <w:caps w:val="0"/>
          <w:color w:val="1F2329"/>
          <w:spacing w:val="0"/>
          <w:kern w:val="0"/>
          <w:sz w:val="24"/>
          <w:szCs w:val="24"/>
          <w:shd w:val="clear" w:fill="FFFFFF"/>
          <w:lang w:val="en-US" w:eastAsia="zh-CN" w:bidi="ar"/>
        </w:rPr>
        <w:t>同等条件的形成</w:t>
      </w:r>
      <w:ins w:id="851" w:author="投稿人" w:date="2026-03-09T15:30:06Z">
        <w:r>
          <w:rPr>
            <w:rFonts w:hint="eastAsia" w:ascii="宋体" w:hAnsi="宋体" w:eastAsia="宋体" w:cs="宋体"/>
            <w:i w:val="0"/>
            <w:iCs w:val="0"/>
            <w:caps w:val="0"/>
            <w:color w:val="1F2329"/>
            <w:spacing w:val="0"/>
            <w:kern w:val="0"/>
            <w:sz w:val="24"/>
            <w:szCs w:val="24"/>
            <w:shd w:val="clear" w:fill="FFFFFF"/>
            <w:lang w:val="en-US" w:eastAsia="zh-CN" w:bidi="ar"/>
          </w:rPr>
          <w:t>。</w:t>
        </w:r>
      </w:ins>
      <w:del w:id="852" w:author="投稿人" w:date="2026-03-09T15:30:06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在无外部报价的情况下，同等条件的形成需经过内部磋商、外部询价、内部再确认的多重环节。根据原《公司法》</w:t>
      </w:r>
      <w:ins w:id="853" w:author="投稿人" w:date="2026-03-08T14:43:12Z">
        <w:r>
          <w:rPr>
            <w:rFonts w:hint="eastAsia" w:ascii="宋体" w:hAnsi="宋体" w:eastAsia="宋体" w:cs="宋体"/>
            <w:i w:val="0"/>
            <w:iCs w:val="0"/>
            <w:caps w:val="0"/>
            <w:color w:val="1F2329"/>
            <w:spacing w:val="0"/>
            <w:kern w:val="0"/>
            <w:sz w:val="24"/>
            <w:szCs w:val="24"/>
            <w:shd w:val="clear" w:fill="FFFFFF"/>
            <w:lang w:val="en-US" w:eastAsia="zh-CN" w:bidi="ar"/>
          </w:rPr>
          <w:t>第七十一条</w:t>
        </w:r>
      </w:ins>
      <w:del w:id="854" w:author="投稿人" w:date="2026-03-08T14:43:12Z">
        <w:r>
          <w:rPr>
            <w:rFonts w:hint="eastAsia" w:ascii="宋体" w:hAnsi="宋体" w:eastAsia="宋体" w:cs="宋体"/>
            <w:i w:val="0"/>
            <w:iCs w:val="0"/>
            <w:caps w:val="0"/>
            <w:color w:val="1F2329"/>
            <w:spacing w:val="0"/>
            <w:kern w:val="0"/>
            <w:sz w:val="24"/>
            <w:szCs w:val="24"/>
            <w:shd w:val="clear" w:fill="FFFFFF"/>
            <w:lang w:val="en-US" w:eastAsia="zh-CN" w:bidi="ar"/>
          </w:rPr>
          <w:delText>第71条</w:delText>
        </w:r>
      </w:del>
      <w:r>
        <w:rPr>
          <w:rFonts w:hint="eastAsia" w:ascii="宋体" w:hAnsi="宋体" w:eastAsia="宋体" w:cs="宋体"/>
          <w:i w:val="0"/>
          <w:iCs w:val="0"/>
          <w:caps w:val="0"/>
          <w:color w:val="1F2329"/>
          <w:spacing w:val="0"/>
          <w:kern w:val="0"/>
          <w:sz w:val="24"/>
          <w:szCs w:val="24"/>
          <w:shd w:val="clear" w:fill="FFFFFF"/>
          <w:lang w:val="en-US" w:eastAsia="zh-CN" w:bidi="ar"/>
        </w:rPr>
        <w:t>第</w:t>
      </w:r>
      <w:ins w:id="855" w:author="投稿人" w:date="2026-03-08T16:55:02Z">
        <w:r>
          <w:rPr>
            <w:rFonts w:hint="eastAsia" w:ascii="宋体" w:hAnsi="宋体" w:eastAsia="宋体" w:cs="宋体"/>
            <w:i w:val="0"/>
            <w:iCs w:val="0"/>
            <w:caps w:val="0"/>
            <w:color w:val="1F2329"/>
            <w:spacing w:val="0"/>
            <w:kern w:val="0"/>
            <w:sz w:val="24"/>
            <w:szCs w:val="24"/>
            <w:shd w:val="clear" w:fill="FFFFFF"/>
            <w:lang w:val="en-US" w:eastAsia="zh-CN" w:bidi="ar"/>
          </w:rPr>
          <w:t>二</w:t>
        </w:r>
      </w:ins>
      <w:del w:id="856" w:author="投稿人" w:date="2026-03-08T16:55:01Z">
        <w:r>
          <w:rPr>
            <w:rFonts w:hint="eastAsia" w:ascii="宋体" w:hAnsi="宋体" w:eastAsia="宋体" w:cs="宋体"/>
            <w:i w:val="0"/>
            <w:iCs w:val="0"/>
            <w:caps w:val="0"/>
            <w:color w:val="1F2329"/>
            <w:spacing w:val="0"/>
            <w:kern w:val="0"/>
            <w:sz w:val="24"/>
            <w:szCs w:val="24"/>
            <w:shd w:val="clear" w:fill="FFFFFF"/>
            <w:lang w:val="en-US" w:eastAsia="zh-CN" w:bidi="ar"/>
          </w:rPr>
          <w:delText>2</w:delText>
        </w:r>
      </w:del>
      <w:r>
        <w:rPr>
          <w:rFonts w:hint="eastAsia" w:ascii="宋体" w:hAnsi="宋体" w:eastAsia="宋体" w:cs="宋体"/>
          <w:i w:val="0"/>
          <w:iCs w:val="0"/>
          <w:caps w:val="0"/>
          <w:color w:val="1F2329"/>
          <w:spacing w:val="0"/>
          <w:kern w:val="0"/>
          <w:sz w:val="24"/>
          <w:szCs w:val="24"/>
          <w:shd w:val="clear" w:fill="FFFFFF"/>
          <w:lang w:val="en-US" w:eastAsia="zh-CN" w:bidi="ar"/>
        </w:rPr>
        <w:t>款，股东向股东以外的人转让股权时，应当首先就股权转让事项书面通知其他股东征求同意，此为第一次通知，核心内容是对外转让的意向，而非具体的交易条件，目的在于赋予其他股东对是否允许外部第三人进入公司的</w:t>
      </w:r>
      <w:ins w:id="857" w:author="投稿人" w:date="2026-03-08T17:38:39Z">
        <w:r>
          <w:rPr>
            <w:rFonts w:hint="eastAsia" w:ascii="宋体" w:hAnsi="宋体" w:eastAsia="宋体" w:cs="宋体"/>
            <w:i w:val="0"/>
            <w:iCs w:val="0"/>
            <w:caps w:val="0"/>
            <w:color w:val="1F2329"/>
            <w:spacing w:val="0"/>
            <w:kern w:val="0"/>
            <w:sz w:val="24"/>
            <w:szCs w:val="24"/>
            <w:shd w:val="clear" w:fill="FFFFFF"/>
            <w:lang w:val="en-US" w:eastAsia="zh-CN" w:bidi="ar"/>
          </w:rPr>
          <w:t>第一次</w:t>
        </w:r>
      </w:ins>
      <w:r>
        <w:rPr>
          <w:rFonts w:hint="eastAsia" w:ascii="宋体" w:hAnsi="宋体" w:eastAsia="宋体" w:cs="宋体"/>
          <w:i w:val="0"/>
          <w:iCs w:val="0"/>
          <w:caps w:val="0"/>
          <w:color w:val="1F2329"/>
          <w:spacing w:val="0"/>
          <w:kern w:val="0"/>
          <w:sz w:val="24"/>
          <w:szCs w:val="24"/>
          <w:shd w:val="clear" w:fill="FFFFFF"/>
          <w:lang w:val="en-US" w:eastAsia="zh-CN" w:bidi="ar"/>
        </w:rPr>
        <w:t>决定权。然法律</w:t>
      </w:r>
      <w:del w:id="858" w:author="投稿人" w:date="2026-03-08T17:34:27Z">
        <w:r>
          <w:rPr>
            <w:rFonts w:hint="eastAsia" w:ascii="宋体" w:hAnsi="宋体" w:eastAsia="宋体" w:cs="宋体"/>
            <w:i w:val="0"/>
            <w:iCs w:val="0"/>
            <w:caps w:val="0"/>
            <w:color w:val="1F2329"/>
            <w:spacing w:val="0"/>
            <w:kern w:val="0"/>
            <w:sz w:val="24"/>
            <w:szCs w:val="24"/>
            <w:shd w:val="clear" w:fill="FFFFFF"/>
            <w:lang w:val="en-US" w:eastAsia="zh-CN" w:bidi="ar"/>
          </w:rPr>
          <w:delText>仅</w:delText>
        </w:r>
      </w:del>
      <w:r>
        <w:rPr>
          <w:rFonts w:hint="eastAsia" w:ascii="宋体" w:hAnsi="宋体" w:eastAsia="宋体" w:cs="宋体"/>
          <w:i w:val="0"/>
          <w:iCs w:val="0"/>
          <w:caps w:val="0"/>
          <w:color w:val="1F2329"/>
          <w:spacing w:val="0"/>
          <w:kern w:val="0"/>
          <w:sz w:val="24"/>
          <w:szCs w:val="24"/>
          <w:shd w:val="clear" w:fill="FFFFFF"/>
          <w:lang w:val="en-US" w:eastAsia="zh-CN" w:bidi="ar"/>
        </w:rPr>
        <w:t>规定不同意的股东应当购买出让股权，</w:t>
      </w:r>
      <w:ins w:id="859" w:author="投稿人" w:date="2026-03-08T17:39:52Z">
        <w:r>
          <w:rPr>
            <w:rFonts w:hint="eastAsia" w:ascii="宋体" w:hAnsi="宋体" w:eastAsia="宋体" w:cs="宋体"/>
            <w:i w:val="0"/>
            <w:iCs w:val="0"/>
            <w:caps w:val="0"/>
            <w:color w:val="1F2329"/>
            <w:spacing w:val="0"/>
            <w:kern w:val="0"/>
            <w:sz w:val="24"/>
            <w:szCs w:val="24"/>
            <w:shd w:val="clear" w:fill="FFFFFF"/>
            <w:lang w:val="en-US" w:eastAsia="zh-CN" w:bidi="ar"/>
          </w:rPr>
          <w:t>但</w:t>
        </w:r>
      </w:ins>
      <w:del w:id="860" w:author="投稿人" w:date="2026-03-08T17:39:37Z">
        <w:r>
          <w:rPr>
            <w:rFonts w:hint="eastAsia" w:ascii="宋体" w:hAnsi="宋体" w:eastAsia="宋体" w:cs="宋体"/>
            <w:i w:val="0"/>
            <w:iCs w:val="0"/>
            <w:caps w:val="0"/>
            <w:color w:val="1F2329"/>
            <w:spacing w:val="0"/>
            <w:kern w:val="0"/>
            <w:sz w:val="24"/>
            <w:szCs w:val="24"/>
            <w:shd w:val="clear" w:fill="FFFFFF"/>
            <w:lang w:val="en-US" w:eastAsia="zh-CN" w:bidi="ar"/>
          </w:rPr>
          <w:delText>而出让股东与其他股东之间尚未达成合同成立要素的合意，购买义务仅具有程序意义，</w:delText>
        </w:r>
      </w:del>
      <w:r>
        <w:rPr>
          <w:rFonts w:hint="eastAsia" w:ascii="宋体" w:hAnsi="宋体" w:eastAsia="宋体" w:cs="宋体"/>
          <w:i w:val="0"/>
          <w:iCs w:val="0"/>
          <w:caps w:val="0"/>
          <w:color w:val="1F2329"/>
          <w:spacing w:val="0"/>
          <w:kern w:val="0"/>
          <w:sz w:val="24"/>
          <w:szCs w:val="24"/>
          <w:shd w:val="clear" w:fill="FFFFFF"/>
          <w:lang w:val="en-US" w:eastAsia="zh-CN" w:bidi="ar"/>
        </w:rPr>
        <w:t>真正实现仍需与出让股东</w:t>
      </w:r>
      <w:ins w:id="861" w:author="投稿人" w:date="2026-03-08T17:40:21Z">
        <w:r>
          <w:rPr>
            <w:rFonts w:hint="eastAsia" w:ascii="宋体" w:hAnsi="宋体" w:eastAsia="宋体" w:cs="宋体"/>
            <w:i w:val="0"/>
            <w:iCs w:val="0"/>
            <w:caps w:val="0"/>
            <w:color w:val="1F2329"/>
            <w:spacing w:val="0"/>
            <w:kern w:val="0"/>
            <w:sz w:val="24"/>
            <w:szCs w:val="24"/>
            <w:shd w:val="clear" w:fill="FFFFFF"/>
            <w:lang w:val="en-US" w:eastAsia="zh-CN" w:bidi="ar"/>
          </w:rPr>
          <w:t>对</w:t>
        </w:r>
      </w:ins>
      <w:ins w:id="862" w:author="投稿人" w:date="2026-03-08T17:40:23Z">
        <w:r>
          <w:rPr>
            <w:rFonts w:hint="eastAsia" w:ascii="宋体" w:hAnsi="宋体" w:eastAsia="宋体" w:cs="宋体"/>
            <w:i w:val="0"/>
            <w:iCs w:val="0"/>
            <w:caps w:val="0"/>
            <w:color w:val="1F2329"/>
            <w:spacing w:val="0"/>
            <w:kern w:val="0"/>
            <w:sz w:val="24"/>
            <w:szCs w:val="24"/>
            <w:shd w:val="clear" w:fill="FFFFFF"/>
            <w:lang w:val="en-US" w:eastAsia="zh-CN" w:bidi="ar"/>
          </w:rPr>
          <w:t>交易条件</w:t>
        </w:r>
      </w:ins>
      <w:r>
        <w:rPr>
          <w:rFonts w:hint="eastAsia" w:ascii="宋体" w:hAnsi="宋体" w:eastAsia="宋体" w:cs="宋体"/>
          <w:i w:val="0"/>
          <w:iCs w:val="0"/>
          <w:caps w:val="0"/>
          <w:color w:val="1F2329"/>
          <w:spacing w:val="0"/>
          <w:kern w:val="0"/>
          <w:sz w:val="24"/>
          <w:szCs w:val="24"/>
          <w:shd w:val="clear" w:fill="FFFFFF"/>
          <w:lang w:val="en-US" w:eastAsia="zh-CN" w:bidi="ar"/>
        </w:rPr>
        <w:t>进行实质磋商。出让股东可能基于</w:t>
      </w:r>
      <w:del w:id="863" w:author="投稿人" w:date="2026-03-08T17:42:00Z">
        <w:r>
          <w:rPr>
            <w:rFonts w:hint="default" w:ascii="宋体" w:hAnsi="宋体" w:eastAsia="宋体" w:cs="宋体"/>
            <w:i w:val="0"/>
            <w:iCs w:val="0"/>
            <w:caps w:val="0"/>
            <w:color w:val="1F2329"/>
            <w:spacing w:val="0"/>
            <w:kern w:val="0"/>
            <w:sz w:val="24"/>
            <w:szCs w:val="24"/>
            <w:shd w:val="clear" w:fill="FFFFFF"/>
            <w:lang w:val="en-US" w:eastAsia="zh-CN" w:bidi="ar"/>
          </w:rPr>
          <w:delText>公司未来盈利预期</w:delText>
        </w:r>
      </w:del>
      <w:ins w:id="864" w:author="投稿人" w:date="2026-03-08T17:42:01Z">
        <w:r>
          <w:rPr>
            <w:rFonts w:hint="eastAsia" w:ascii="宋体" w:hAnsi="宋体" w:eastAsia="宋体" w:cs="宋体"/>
            <w:i w:val="0"/>
            <w:iCs w:val="0"/>
            <w:caps w:val="0"/>
            <w:color w:val="1F2329"/>
            <w:spacing w:val="0"/>
            <w:kern w:val="0"/>
            <w:sz w:val="24"/>
            <w:szCs w:val="24"/>
            <w:shd w:val="clear" w:fill="FFFFFF"/>
            <w:lang w:val="en-US" w:eastAsia="zh-CN" w:bidi="ar"/>
          </w:rPr>
          <w:t>市场对</w:t>
        </w:r>
      </w:ins>
      <w:ins w:id="865" w:author="投稿人" w:date="2026-03-08T17:42:03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866" w:author="投稿人" w:date="2026-03-08T17:42:14Z">
        <w:r>
          <w:rPr>
            <w:rFonts w:hint="eastAsia" w:ascii="宋体" w:hAnsi="宋体" w:eastAsia="宋体" w:cs="宋体"/>
            <w:i w:val="0"/>
            <w:iCs w:val="0"/>
            <w:caps w:val="0"/>
            <w:color w:val="1F2329"/>
            <w:spacing w:val="0"/>
            <w:kern w:val="0"/>
            <w:sz w:val="24"/>
            <w:szCs w:val="24"/>
            <w:shd w:val="clear" w:fill="FFFFFF"/>
            <w:lang w:val="en-US" w:eastAsia="zh-CN" w:bidi="ar"/>
          </w:rPr>
          <w:t>盈利</w:t>
        </w:r>
      </w:ins>
      <w:ins w:id="867" w:author="投稿人" w:date="2026-03-08T17:42:29Z">
        <w:r>
          <w:rPr>
            <w:rFonts w:hint="eastAsia" w:ascii="宋体" w:hAnsi="宋体" w:eastAsia="宋体" w:cs="宋体"/>
            <w:i w:val="0"/>
            <w:iCs w:val="0"/>
            <w:caps w:val="0"/>
            <w:color w:val="1F2329"/>
            <w:spacing w:val="0"/>
            <w:kern w:val="0"/>
            <w:sz w:val="24"/>
            <w:szCs w:val="24"/>
            <w:shd w:val="clear" w:fill="FFFFFF"/>
            <w:lang w:val="en-US" w:eastAsia="zh-CN" w:bidi="ar"/>
          </w:rPr>
          <w:t>的</w:t>
        </w:r>
      </w:ins>
      <w:ins w:id="868" w:author="投稿人" w:date="2026-03-08T17:42:30Z">
        <w:r>
          <w:rPr>
            <w:rFonts w:hint="eastAsia" w:ascii="宋体" w:hAnsi="宋体" w:eastAsia="宋体" w:cs="宋体"/>
            <w:i w:val="0"/>
            <w:iCs w:val="0"/>
            <w:caps w:val="0"/>
            <w:color w:val="1F2329"/>
            <w:spacing w:val="0"/>
            <w:kern w:val="0"/>
            <w:sz w:val="24"/>
            <w:szCs w:val="24"/>
            <w:shd w:val="clear" w:fill="FFFFFF"/>
            <w:lang w:val="en-US" w:eastAsia="zh-CN" w:bidi="ar"/>
          </w:rPr>
          <w:t>看好</w:t>
        </w:r>
      </w:ins>
      <w:ins w:id="869" w:author="投稿人" w:date="2026-03-08T17:42:18Z">
        <w:r>
          <w:rPr>
            <w:rFonts w:hint="eastAsia" w:ascii="宋体" w:hAnsi="宋体" w:eastAsia="宋体" w:cs="宋体"/>
            <w:i w:val="0"/>
            <w:iCs w:val="0"/>
            <w:caps w:val="0"/>
            <w:color w:val="1F2329"/>
            <w:spacing w:val="0"/>
            <w:kern w:val="0"/>
            <w:sz w:val="24"/>
            <w:szCs w:val="24"/>
            <w:shd w:val="clear" w:fill="FFFFFF"/>
            <w:lang w:val="en-US" w:eastAsia="zh-CN" w:bidi="ar"/>
          </w:rPr>
          <w:t>态度</w:t>
        </w:r>
      </w:ins>
      <w:r>
        <w:rPr>
          <w:rFonts w:hint="eastAsia" w:ascii="宋体" w:hAnsi="宋体" w:eastAsia="宋体" w:cs="宋体"/>
          <w:i w:val="0"/>
          <w:iCs w:val="0"/>
          <w:caps w:val="0"/>
          <w:color w:val="1F2329"/>
          <w:spacing w:val="0"/>
          <w:kern w:val="0"/>
          <w:sz w:val="24"/>
          <w:szCs w:val="24"/>
          <w:shd w:val="clear" w:fill="FFFFFF"/>
          <w:lang w:val="en-US" w:eastAsia="zh-CN" w:bidi="ar"/>
        </w:rPr>
        <w:t>提出较高报价，而</w:t>
      </w:r>
      <w:del w:id="870" w:author="投稿人" w:date="2026-03-08T17:41:19Z">
        <w:r>
          <w:rPr>
            <w:rFonts w:hint="default" w:ascii="宋体" w:hAnsi="宋体" w:eastAsia="宋体" w:cs="宋体"/>
            <w:i w:val="0"/>
            <w:iCs w:val="0"/>
            <w:caps w:val="0"/>
            <w:color w:val="1F2329"/>
            <w:spacing w:val="0"/>
            <w:kern w:val="0"/>
            <w:sz w:val="24"/>
            <w:szCs w:val="24"/>
            <w:shd w:val="clear" w:fill="FFFFFF"/>
            <w:lang w:val="en-US" w:eastAsia="zh-CN" w:bidi="ar"/>
          </w:rPr>
          <w:delText>不同意转让的</w:delText>
        </w:r>
      </w:del>
      <w:ins w:id="871" w:author="投稿人" w:date="2026-03-08T17:41:21Z">
        <w:r>
          <w:rPr>
            <w:rFonts w:hint="eastAsia" w:ascii="宋体" w:hAnsi="宋体" w:eastAsia="宋体" w:cs="宋体"/>
            <w:i w:val="0"/>
            <w:iCs w:val="0"/>
            <w:caps w:val="0"/>
            <w:color w:val="1F2329"/>
            <w:spacing w:val="0"/>
            <w:kern w:val="0"/>
            <w:sz w:val="24"/>
            <w:szCs w:val="24"/>
            <w:shd w:val="clear" w:fill="FFFFFF"/>
            <w:lang w:val="en-US" w:eastAsia="zh-CN" w:bidi="ar"/>
          </w:rPr>
          <w:t>其他</w:t>
        </w:r>
      </w:ins>
      <w:r>
        <w:rPr>
          <w:rFonts w:hint="eastAsia" w:ascii="宋体" w:hAnsi="宋体" w:eastAsia="宋体" w:cs="宋体"/>
          <w:i w:val="0"/>
          <w:iCs w:val="0"/>
          <w:caps w:val="0"/>
          <w:color w:val="1F2329"/>
          <w:spacing w:val="0"/>
          <w:kern w:val="0"/>
          <w:sz w:val="24"/>
          <w:szCs w:val="24"/>
          <w:shd w:val="clear" w:fill="FFFFFF"/>
          <w:lang w:val="en-US" w:eastAsia="zh-CN" w:bidi="ar"/>
        </w:rPr>
        <w:t>股东可能</w:t>
      </w:r>
      <w:del w:id="872" w:author="投稿人" w:date="2026-03-08T17:42:56Z">
        <w:r>
          <w:rPr>
            <w:rFonts w:hint="eastAsia" w:ascii="宋体" w:hAnsi="宋体" w:eastAsia="宋体" w:cs="宋体"/>
            <w:i w:val="0"/>
            <w:iCs w:val="0"/>
            <w:caps w:val="0"/>
            <w:color w:val="1F2329"/>
            <w:spacing w:val="0"/>
            <w:kern w:val="0"/>
            <w:sz w:val="24"/>
            <w:szCs w:val="24"/>
            <w:shd w:val="clear" w:fill="FFFFFF"/>
            <w:lang w:val="en-US" w:eastAsia="zh-CN" w:bidi="ar"/>
          </w:rPr>
          <w:delText>主张</w:delText>
        </w:r>
      </w:del>
      <w:r>
        <w:rPr>
          <w:rFonts w:hint="eastAsia" w:ascii="宋体" w:hAnsi="宋体" w:eastAsia="宋体" w:cs="宋体"/>
          <w:i w:val="0"/>
          <w:iCs w:val="0"/>
          <w:caps w:val="0"/>
          <w:color w:val="1F2329"/>
          <w:spacing w:val="0"/>
          <w:kern w:val="0"/>
          <w:sz w:val="24"/>
          <w:szCs w:val="24"/>
          <w:shd w:val="clear" w:fill="FFFFFF"/>
          <w:lang w:val="en-US" w:eastAsia="zh-CN" w:bidi="ar"/>
        </w:rPr>
        <w:t>以公司当前净资产额作为定价依据，</w:t>
      </w:r>
      <w:ins w:id="873" w:author="投稿人" w:date="2026-03-08T17:43:02Z">
        <w:r>
          <w:rPr>
            <w:rFonts w:hint="eastAsia" w:ascii="宋体" w:hAnsi="宋体" w:eastAsia="宋体" w:cs="宋体"/>
            <w:i w:val="0"/>
            <w:iCs w:val="0"/>
            <w:caps w:val="0"/>
            <w:color w:val="1F2329"/>
            <w:spacing w:val="0"/>
            <w:kern w:val="0"/>
            <w:sz w:val="24"/>
            <w:szCs w:val="24"/>
            <w:shd w:val="clear" w:fill="FFFFFF"/>
            <w:lang w:val="en-US" w:eastAsia="zh-CN" w:bidi="ar"/>
          </w:rPr>
          <w:t>甚至是</w:t>
        </w:r>
      </w:ins>
      <w:ins w:id="874" w:author="投稿人" w:date="2026-03-08T17:43:04Z">
        <w:r>
          <w:rPr>
            <w:rFonts w:hint="eastAsia" w:ascii="宋体" w:hAnsi="宋体" w:eastAsia="宋体" w:cs="宋体"/>
            <w:i w:val="0"/>
            <w:iCs w:val="0"/>
            <w:caps w:val="0"/>
            <w:color w:val="1F2329"/>
            <w:spacing w:val="0"/>
            <w:kern w:val="0"/>
            <w:sz w:val="24"/>
            <w:szCs w:val="24"/>
            <w:shd w:val="clear" w:fill="FFFFFF"/>
            <w:lang w:val="en-US" w:eastAsia="zh-CN" w:bidi="ar"/>
          </w:rPr>
          <w:t>利用</w:t>
        </w:r>
      </w:ins>
      <w:ins w:id="875" w:author="投稿人" w:date="2026-03-08T17:43:07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876" w:author="投稿人" w:date="2026-03-08T17:43:08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877" w:author="投稿人" w:date="2026-03-08T17:43:10Z">
        <w:r>
          <w:rPr>
            <w:rFonts w:hint="eastAsia" w:ascii="宋体" w:hAnsi="宋体" w:eastAsia="宋体" w:cs="宋体"/>
            <w:i w:val="0"/>
            <w:iCs w:val="0"/>
            <w:caps w:val="0"/>
            <w:color w:val="1F2329"/>
            <w:spacing w:val="0"/>
            <w:kern w:val="0"/>
            <w:sz w:val="24"/>
            <w:szCs w:val="24"/>
            <w:shd w:val="clear" w:fill="FFFFFF"/>
            <w:lang w:val="en-US" w:eastAsia="zh-CN" w:bidi="ar"/>
          </w:rPr>
          <w:t>急于</w:t>
        </w:r>
      </w:ins>
      <w:ins w:id="878" w:author="投稿人" w:date="2026-03-08T17:43:12Z">
        <w:r>
          <w:rPr>
            <w:rFonts w:hint="eastAsia" w:ascii="宋体" w:hAnsi="宋体" w:eastAsia="宋体" w:cs="宋体"/>
            <w:i w:val="0"/>
            <w:iCs w:val="0"/>
            <w:caps w:val="0"/>
            <w:color w:val="1F2329"/>
            <w:spacing w:val="0"/>
            <w:kern w:val="0"/>
            <w:sz w:val="24"/>
            <w:szCs w:val="24"/>
            <w:shd w:val="clear" w:fill="FFFFFF"/>
            <w:lang w:val="en-US" w:eastAsia="zh-CN" w:bidi="ar"/>
          </w:rPr>
          <w:t>离场的</w:t>
        </w:r>
      </w:ins>
      <w:ins w:id="879" w:author="投稿人" w:date="2026-03-08T17:43:16Z">
        <w:r>
          <w:rPr>
            <w:rFonts w:hint="eastAsia" w:ascii="宋体" w:hAnsi="宋体" w:eastAsia="宋体" w:cs="宋体"/>
            <w:i w:val="0"/>
            <w:iCs w:val="0"/>
            <w:caps w:val="0"/>
            <w:color w:val="1F2329"/>
            <w:spacing w:val="0"/>
            <w:kern w:val="0"/>
            <w:sz w:val="24"/>
            <w:szCs w:val="24"/>
            <w:shd w:val="clear" w:fill="FFFFFF"/>
            <w:lang w:val="en-US" w:eastAsia="zh-CN" w:bidi="ar"/>
          </w:rPr>
          <w:t>心理</w:t>
        </w:r>
      </w:ins>
      <w:ins w:id="880" w:author="投稿人" w:date="2026-03-08T17:43:25Z">
        <w:r>
          <w:rPr>
            <w:rFonts w:hint="eastAsia" w:ascii="宋体" w:hAnsi="宋体" w:eastAsia="宋体" w:cs="宋体"/>
            <w:i w:val="0"/>
            <w:iCs w:val="0"/>
            <w:caps w:val="0"/>
            <w:color w:val="1F2329"/>
            <w:spacing w:val="0"/>
            <w:kern w:val="0"/>
            <w:sz w:val="24"/>
            <w:szCs w:val="24"/>
            <w:shd w:val="clear" w:fill="FFFFFF"/>
            <w:lang w:val="en-US" w:eastAsia="zh-CN" w:bidi="ar"/>
          </w:rPr>
          <w:t>压低价格</w:t>
        </w:r>
      </w:ins>
      <w:ins w:id="881" w:author="投稿人" w:date="2026-03-08T17:43:17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若双方无法就交易条件达成合意，出让股东仍可转向</w:t>
      </w:r>
      <w:del w:id="882" w:author="投稿人" w:date="2026-03-08T17:45:57Z">
        <w:r>
          <w:rPr>
            <w:rFonts w:hint="default" w:ascii="宋体" w:hAnsi="宋体" w:eastAsia="宋体" w:cs="宋体"/>
            <w:i w:val="0"/>
            <w:iCs w:val="0"/>
            <w:caps w:val="0"/>
            <w:color w:val="1F2329"/>
            <w:spacing w:val="0"/>
            <w:kern w:val="0"/>
            <w:sz w:val="24"/>
            <w:szCs w:val="24"/>
            <w:shd w:val="clear" w:fill="FFFFFF"/>
            <w:lang w:val="en-US" w:eastAsia="zh-CN" w:bidi="ar"/>
          </w:rPr>
          <w:delText>外部市场</w:delText>
        </w:r>
      </w:del>
      <w:ins w:id="883" w:author="投稿人" w:date="2026-03-08T17:45:58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884" w:author="投稿人" w:date="2026-03-08T17:45:59Z">
        <w:r>
          <w:rPr>
            <w:rFonts w:hint="eastAsia" w:ascii="宋体" w:hAnsi="宋体" w:eastAsia="宋体" w:cs="宋体"/>
            <w:i w:val="0"/>
            <w:iCs w:val="0"/>
            <w:caps w:val="0"/>
            <w:color w:val="1F2329"/>
            <w:spacing w:val="0"/>
            <w:kern w:val="0"/>
            <w:sz w:val="24"/>
            <w:szCs w:val="24"/>
            <w:shd w:val="clear" w:fill="FFFFFF"/>
            <w:lang w:val="en-US" w:eastAsia="zh-CN" w:bidi="ar"/>
          </w:rPr>
          <w:t>外部</w:t>
        </w:r>
      </w:ins>
      <w:r>
        <w:rPr>
          <w:rFonts w:hint="eastAsia" w:ascii="宋体" w:hAnsi="宋体" w:eastAsia="宋体" w:cs="宋体"/>
          <w:i w:val="0"/>
          <w:iCs w:val="0"/>
          <w:caps w:val="0"/>
          <w:color w:val="1F2329"/>
          <w:spacing w:val="0"/>
          <w:kern w:val="0"/>
          <w:sz w:val="24"/>
          <w:szCs w:val="24"/>
          <w:shd w:val="clear" w:fill="FFFFFF"/>
          <w:lang w:val="en-US" w:eastAsia="zh-CN" w:bidi="ar"/>
        </w:rPr>
        <w:t>寻求交易机会。第一次通知阶段的内部磋商作为同等条件形成的前置环节，若磋商成功，出让股东就此放弃对外转让股权，内部交易的条件即为最终交易条件。若磋商失败，此时同等条件才开始形成，外部市场的交易条件将成为后续优先购买权行使的参照标准。</w:t>
      </w:r>
      <w:ins w:id="885" w:author="投稿人" w:date="2026-03-03T16:01:23Z">
        <w:r>
          <w:rPr>
            <w:rFonts w:hint="eastAsia" w:ascii="宋体" w:hAnsi="宋体" w:eastAsia="宋体" w:cs="宋体"/>
            <w:i w:val="0"/>
            <w:iCs w:val="0"/>
            <w:caps w:val="0"/>
            <w:color w:val="1F2329"/>
            <w:spacing w:val="0"/>
            <w:kern w:val="0"/>
            <w:sz w:val="24"/>
            <w:szCs w:val="24"/>
            <w:shd w:val="clear" w:fill="FFFFFF"/>
            <w:lang w:val="en-US" w:eastAsia="zh-CN" w:bidi="ar"/>
          </w:rPr>
          <w:t>若出让股东寻求到可接受的外部报价，需履行第二次通知义务，将第三方报价的具体条件告知其他股东，其他股东可在规定期间内行使优先购买权。同时，即使其他股东在第一次通知阶段同意转让，也不影响其在此时主张优先购买权，因为两个阶段分别行使的是同意权和优先购买权，此时行使优先购买权的意思不受先前意思表示的拘束。</w:t>
        </w:r>
      </w:ins>
      <w:r>
        <w:rPr>
          <w:rFonts w:hint="eastAsia" w:ascii="宋体" w:hAnsi="宋体" w:eastAsia="宋体" w:cs="宋体"/>
          <w:i w:val="0"/>
          <w:iCs w:val="0"/>
          <w:caps w:val="0"/>
          <w:color w:val="1F2329"/>
          <w:spacing w:val="0"/>
          <w:kern w:val="0"/>
          <w:sz w:val="24"/>
          <w:szCs w:val="24"/>
          <w:shd w:val="clear" w:fill="FFFFFF"/>
          <w:lang w:val="en-US" w:eastAsia="zh-CN" w:bidi="ar"/>
        </w:rPr>
        <w:t>若出让股东于外部市场未寻求到合适的报价，也不能要求其他股东以之前报价收购股权，即使提出主张也只能被</w:t>
      </w:r>
      <w:ins w:id="886" w:author="投稿人" w:date="2026-03-08T14:43:14Z">
        <w:r>
          <w:rPr>
            <w:rFonts w:hint="eastAsia" w:ascii="宋体" w:hAnsi="宋体" w:eastAsia="宋体" w:cs="宋体"/>
            <w:i w:val="0"/>
            <w:iCs w:val="0"/>
            <w:caps w:val="0"/>
            <w:color w:val="1F2329"/>
            <w:spacing w:val="0"/>
            <w:kern w:val="0"/>
            <w:sz w:val="24"/>
            <w:szCs w:val="24"/>
            <w:shd w:val="clear" w:fill="FFFFFF"/>
            <w:lang w:val="en-US" w:eastAsia="zh-CN" w:bidi="ar"/>
          </w:rPr>
          <w:t>当作</w:t>
        </w:r>
      </w:ins>
      <w:del w:id="887" w:author="投稿人" w:date="2026-03-08T14:43:14Z">
        <w:r>
          <w:rPr>
            <w:rFonts w:hint="eastAsia" w:ascii="宋体" w:hAnsi="宋体" w:eastAsia="宋体" w:cs="宋体"/>
            <w:i w:val="0"/>
            <w:iCs w:val="0"/>
            <w:caps w:val="0"/>
            <w:color w:val="1F2329"/>
            <w:spacing w:val="0"/>
            <w:kern w:val="0"/>
            <w:sz w:val="24"/>
            <w:szCs w:val="24"/>
            <w:shd w:val="clear" w:fill="FFFFFF"/>
            <w:lang w:val="en-US" w:eastAsia="zh-CN" w:bidi="ar"/>
          </w:rPr>
          <w:delText>当做</w:delText>
        </w:r>
      </w:del>
      <w:r>
        <w:rPr>
          <w:rFonts w:hint="eastAsia" w:ascii="宋体" w:hAnsi="宋体" w:eastAsia="宋体" w:cs="宋体"/>
          <w:i w:val="0"/>
          <w:iCs w:val="0"/>
          <w:caps w:val="0"/>
          <w:color w:val="1F2329"/>
          <w:spacing w:val="0"/>
          <w:kern w:val="0"/>
          <w:sz w:val="24"/>
          <w:szCs w:val="24"/>
          <w:shd w:val="clear" w:fill="FFFFFF"/>
          <w:lang w:val="en-US" w:eastAsia="zh-CN" w:bidi="ar"/>
        </w:rPr>
        <w:t>新要约。</w:t>
      </w:r>
      <w:del w:id="888" w:author="投稿人" w:date="2026-03-03T16:01:23Z">
        <w:r>
          <w:rPr>
            <w:rFonts w:hint="eastAsia" w:ascii="宋体" w:hAnsi="宋体" w:eastAsia="宋体" w:cs="宋体"/>
            <w:i w:val="0"/>
            <w:iCs w:val="0"/>
            <w:caps w:val="0"/>
            <w:color w:val="1F2329"/>
            <w:spacing w:val="0"/>
            <w:kern w:val="0"/>
            <w:sz w:val="24"/>
            <w:szCs w:val="24"/>
            <w:shd w:val="clear" w:fill="FFFFFF"/>
            <w:lang w:val="en-US" w:eastAsia="zh-CN" w:bidi="ar"/>
          </w:rPr>
          <w:delText>若出让股东寻求到可接受的外部报价，需履行第二次通知义务，将第三方报价的具体条件告知其他股东，其他股东可在规定期间内行使优先购买权。同时，即使其他股东在第一次通知阶段同意转让，也不影响其在此时主张优先购买权，因为两个阶段</w:delText>
        </w:r>
      </w:del>
      <w:del w:id="889" w:author="投稿人" w:date="2026-03-03T16:01:23Z">
        <w:r>
          <w:rPr>
            <w:rFonts w:hint="default" w:ascii="宋体" w:hAnsi="宋体" w:eastAsia="宋体" w:cs="宋体"/>
            <w:i w:val="0"/>
            <w:iCs w:val="0"/>
            <w:caps w:val="0"/>
            <w:color w:val="1F2329"/>
            <w:spacing w:val="0"/>
            <w:kern w:val="0"/>
            <w:sz w:val="24"/>
            <w:szCs w:val="24"/>
            <w:shd w:val="clear" w:fill="FFFFFF"/>
            <w:lang w:val="en-US" w:eastAsia="zh-CN" w:bidi="ar"/>
          </w:rPr>
          <w:delText>行使的是不同权利</w:delText>
        </w:r>
      </w:del>
      <w:del w:id="890" w:author="投稿人" w:date="2026-03-03T16:01:23Z">
        <w:r>
          <w:rPr>
            <w:rFonts w:hint="eastAsia" w:ascii="宋体" w:hAnsi="宋体" w:eastAsia="宋体" w:cs="宋体"/>
            <w:i w:val="0"/>
            <w:iCs w:val="0"/>
            <w:caps w:val="0"/>
            <w:color w:val="1F2329"/>
            <w:spacing w:val="0"/>
            <w:kern w:val="0"/>
            <w:sz w:val="24"/>
            <w:szCs w:val="24"/>
            <w:shd w:val="clear" w:fill="FFFFFF"/>
            <w:lang w:val="en-US" w:eastAsia="zh-CN" w:bidi="ar"/>
          </w:rPr>
          <w:delText>，此时行使优先购买权不受先前意思表示的拘束。</w:delText>
        </w:r>
      </w:del>
    </w:p>
    <w:p w14:paraId="1355C6D1">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（二）废除同意权时同等条件的竞价机制</w:t>
      </w:r>
    </w:p>
    <w:p w14:paraId="694C078F">
      <w:pPr>
        <w:keepNext w:val="0"/>
        <w:keepLines w:val="0"/>
        <w:widowControl/>
        <w:suppressLineNumbers w:val="0"/>
        <w:spacing w:line="360" w:lineRule="auto"/>
        <w:ind w:firstLine="480" w:firstLineChars="200"/>
        <w:jc w:val="left"/>
        <w:rPr>
          <w:ins w:id="891" w:author="投稿人" w:date="2026-03-05T15:35:42Z"/>
          <w:rFonts w:hint="default" w:ascii="宋体" w:hAnsi="宋体" w:eastAsia="宋体" w:cs="宋体"/>
          <w:i w:val="0"/>
          <w:iCs w:val="0"/>
          <w:caps w:val="0"/>
          <w:color w:val="1F2329"/>
          <w:spacing w:val="0"/>
          <w:kern w:val="0"/>
          <w:sz w:val="24"/>
          <w:szCs w:val="24"/>
          <w:shd w:val="clear" w:fill="FFFFFF"/>
          <w:lang w:val="en-US" w:eastAsia="zh-CN" w:bidi="ar"/>
        </w:rPr>
      </w:pPr>
      <w:ins w:id="892" w:author="投稿人" w:date="2026-03-05T15:35:45Z">
        <w:r>
          <w:rPr>
            <w:rFonts w:hint="eastAsia" w:ascii="宋体" w:hAnsi="宋体" w:eastAsia="宋体" w:cs="宋体"/>
            <w:i w:val="0"/>
            <w:iCs w:val="0"/>
            <w:caps w:val="0"/>
            <w:color w:val="1F2329"/>
            <w:spacing w:val="0"/>
            <w:kern w:val="0"/>
            <w:sz w:val="24"/>
            <w:szCs w:val="24"/>
            <w:shd w:val="clear" w:fill="FFFFFF"/>
            <w:lang w:val="en-US" w:eastAsia="zh-CN" w:bidi="ar"/>
          </w:rPr>
          <w:t>1.</w:t>
        </w:r>
      </w:ins>
      <w:ins w:id="893" w:author="投稿人" w:date="2026-03-05T15:39:09Z">
        <w:r>
          <w:rPr>
            <w:rFonts w:hint="eastAsia" w:ascii="宋体" w:hAnsi="宋体" w:eastAsia="宋体" w:cs="宋体"/>
            <w:i w:val="0"/>
            <w:iCs w:val="0"/>
            <w:caps w:val="0"/>
            <w:color w:val="1F2329"/>
            <w:spacing w:val="0"/>
            <w:kern w:val="0"/>
            <w:sz w:val="24"/>
            <w:szCs w:val="24"/>
            <w:shd w:val="clear" w:fill="FFFFFF"/>
            <w:lang w:val="en-US" w:eastAsia="zh-CN" w:bidi="ar"/>
          </w:rPr>
          <w:t>同等条件</w:t>
        </w:r>
      </w:ins>
      <w:ins w:id="894" w:author="投稿人" w:date="2026-03-05T15:39:37Z">
        <w:r>
          <w:rPr>
            <w:rFonts w:hint="eastAsia" w:ascii="宋体" w:hAnsi="宋体" w:eastAsia="宋体" w:cs="宋体"/>
            <w:i w:val="0"/>
            <w:iCs w:val="0"/>
            <w:caps w:val="0"/>
            <w:color w:val="1F2329"/>
            <w:spacing w:val="0"/>
            <w:kern w:val="0"/>
            <w:sz w:val="24"/>
            <w:szCs w:val="24"/>
            <w:shd w:val="clear" w:fill="FFFFFF"/>
            <w:lang w:val="en-US" w:eastAsia="zh-CN" w:bidi="ar"/>
          </w:rPr>
          <w:t>作为</w:t>
        </w:r>
      </w:ins>
      <w:ins w:id="895" w:author="投稿人" w:date="2026-03-05T15:39:16Z">
        <w:r>
          <w:rPr>
            <w:rFonts w:hint="eastAsia" w:ascii="宋体" w:hAnsi="宋体" w:eastAsia="宋体" w:cs="宋体"/>
            <w:i w:val="0"/>
            <w:iCs w:val="0"/>
            <w:caps w:val="0"/>
            <w:color w:val="1F2329"/>
            <w:spacing w:val="0"/>
            <w:kern w:val="0"/>
            <w:sz w:val="24"/>
            <w:szCs w:val="24"/>
            <w:shd w:val="clear" w:fill="FFFFFF"/>
            <w:lang w:val="en-US" w:eastAsia="zh-CN" w:bidi="ar"/>
          </w:rPr>
          <w:t>股权</w:t>
        </w:r>
      </w:ins>
      <w:ins w:id="896" w:author="投稿人" w:date="2026-03-05T15:39:17Z">
        <w:r>
          <w:rPr>
            <w:rFonts w:hint="eastAsia" w:ascii="宋体" w:hAnsi="宋体" w:eastAsia="宋体" w:cs="宋体"/>
            <w:i w:val="0"/>
            <w:iCs w:val="0"/>
            <w:caps w:val="0"/>
            <w:color w:val="1F2329"/>
            <w:spacing w:val="0"/>
            <w:kern w:val="0"/>
            <w:sz w:val="24"/>
            <w:szCs w:val="24"/>
            <w:shd w:val="clear" w:fill="FFFFFF"/>
            <w:lang w:val="en-US" w:eastAsia="zh-CN" w:bidi="ar"/>
          </w:rPr>
          <w:t>对外</w:t>
        </w:r>
      </w:ins>
      <w:ins w:id="897" w:author="投稿人" w:date="2026-03-05T15:39:18Z">
        <w:r>
          <w:rPr>
            <w:rFonts w:hint="eastAsia" w:ascii="宋体" w:hAnsi="宋体" w:eastAsia="宋体" w:cs="宋体"/>
            <w:i w:val="0"/>
            <w:iCs w:val="0"/>
            <w:caps w:val="0"/>
            <w:color w:val="1F2329"/>
            <w:spacing w:val="0"/>
            <w:kern w:val="0"/>
            <w:sz w:val="24"/>
            <w:szCs w:val="24"/>
            <w:shd w:val="clear" w:fill="FFFFFF"/>
            <w:lang w:val="en-US" w:eastAsia="zh-CN" w:bidi="ar"/>
          </w:rPr>
          <w:t>转让</w:t>
        </w:r>
      </w:ins>
      <w:ins w:id="898" w:author="投稿人" w:date="2026-03-05T15:39:19Z">
        <w:r>
          <w:rPr>
            <w:rFonts w:hint="eastAsia" w:ascii="宋体" w:hAnsi="宋体" w:eastAsia="宋体" w:cs="宋体"/>
            <w:i w:val="0"/>
            <w:iCs w:val="0"/>
            <w:caps w:val="0"/>
            <w:color w:val="1F2329"/>
            <w:spacing w:val="0"/>
            <w:kern w:val="0"/>
            <w:sz w:val="24"/>
            <w:szCs w:val="24"/>
            <w:shd w:val="clear" w:fill="FFFFFF"/>
            <w:lang w:val="en-US" w:eastAsia="zh-CN" w:bidi="ar"/>
          </w:rPr>
          <w:t>中的</w:t>
        </w:r>
      </w:ins>
      <w:ins w:id="899" w:author="投稿人" w:date="2026-03-05T15:39:21Z">
        <w:r>
          <w:rPr>
            <w:rFonts w:hint="eastAsia" w:ascii="宋体" w:hAnsi="宋体" w:eastAsia="宋体" w:cs="宋体"/>
            <w:i w:val="0"/>
            <w:iCs w:val="0"/>
            <w:caps w:val="0"/>
            <w:color w:val="1F2329"/>
            <w:spacing w:val="0"/>
            <w:kern w:val="0"/>
            <w:sz w:val="24"/>
            <w:szCs w:val="24"/>
            <w:shd w:val="clear" w:fill="FFFFFF"/>
            <w:lang w:val="en-US" w:eastAsia="zh-CN" w:bidi="ar"/>
          </w:rPr>
          <w:t>竞价</w:t>
        </w:r>
      </w:ins>
      <w:ins w:id="900" w:author="投稿人" w:date="2026-03-05T15:39:48Z">
        <w:r>
          <w:rPr>
            <w:rFonts w:hint="eastAsia" w:ascii="宋体" w:hAnsi="宋体" w:eastAsia="宋体" w:cs="宋体"/>
            <w:i w:val="0"/>
            <w:iCs w:val="0"/>
            <w:caps w:val="0"/>
            <w:color w:val="1F2329"/>
            <w:spacing w:val="0"/>
            <w:kern w:val="0"/>
            <w:sz w:val="24"/>
            <w:szCs w:val="24"/>
            <w:shd w:val="clear" w:fill="FFFFFF"/>
            <w:lang w:val="en-US" w:eastAsia="zh-CN" w:bidi="ar"/>
          </w:rPr>
          <w:t>枢纽</w:t>
        </w:r>
      </w:ins>
    </w:p>
    <w:p w14:paraId="231F1DDA">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股权对外转让的过程天然地带有竞价机制的基因，这是基于同等条件这一前提所产生的市场反应。有学者敏锐地发现了</w:t>
      </w:r>
      <w:del w:id="901" w:author="投稿人" w:date="2026-03-03T16:13:51Z">
        <w:r>
          <w:rPr>
            <w:rFonts w:hint="eastAsia" w:ascii="宋体" w:hAnsi="宋体" w:eastAsia="宋体" w:cs="宋体"/>
            <w:i w:val="0"/>
            <w:iCs w:val="0"/>
            <w:caps w:val="0"/>
            <w:color w:val="1F2329"/>
            <w:spacing w:val="0"/>
            <w:kern w:val="0"/>
            <w:sz w:val="24"/>
            <w:szCs w:val="24"/>
            <w:shd w:val="clear" w:fill="FFFFFF"/>
            <w:lang w:val="en-US" w:eastAsia="zh-CN" w:bidi="ar"/>
          </w:rPr>
          <w:delText>反悔权在公司内部形成拍卖机制的作用</w:delText>
        </w:r>
      </w:del>
      <w:del w:id="902" w:author="投稿人" w:date="2026-03-03T16:13:53Z">
        <w:r>
          <w:rPr>
            <w:rFonts w:hint="eastAsia" w:ascii="宋体" w:hAnsi="宋体" w:eastAsia="宋体" w:cs="宋体"/>
            <w:i w:val="0"/>
            <w:iCs w:val="0"/>
            <w:caps w:val="0"/>
            <w:color w:val="1F2329"/>
            <w:spacing w:val="0"/>
            <w:kern w:val="0"/>
            <w:sz w:val="24"/>
            <w:szCs w:val="24"/>
            <w:shd w:val="clear" w:fill="FFFFFF"/>
            <w:lang w:val="en-US" w:eastAsia="zh-CN" w:bidi="ar"/>
          </w:rPr>
          <w:delText>，不过</w:delText>
        </w:r>
      </w:del>
      <w:r>
        <w:rPr>
          <w:rFonts w:hint="eastAsia" w:ascii="宋体" w:hAnsi="宋体" w:eastAsia="宋体" w:cs="宋体"/>
          <w:i w:val="0"/>
          <w:iCs w:val="0"/>
          <w:caps w:val="0"/>
          <w:color w:val="1F2329"/>
          <w:spacing w:val="0"/>
          <w:kern w:val="0"/>
          <w:sz w:val="24"/>
          <w:szCs w:val="24"/>
          <w:shd w:val="clear" w:fill="FFFFFF"/>
          <w:lang w:val="en-US" w:eastAsia="zh-CN" w:bidi="ar"/>
        </w:rPr>
        <w:t>反悔权</w:t>
      </w:r>
      <w:ins w:id="903" w:author="投稿人" w:date="2026-03-03T16:13:57Z">
        <w:r>
          <w:rPr>
            <w:rFonts w:hint="eastAsia" w:ascii="宋体" w:hAnsi="宋体" w:eastAsia="宋体" w:cs="宋体"/>
            <w:i w:val="0"/>
            <w:iCs w:val="0"/>
            <w:caps w:val="0"/>
            <w:color w:val="1F2329"/>
            <w:spacing w:val="0"/>
            <w:kern w:val="0"/>
            <w:sz w:val="24"/>
            <w:szCs w:val="24"/>
            <w:shd w:val="clear" w:fill="FFFFFF"/>
            <w:lang w:val="en-US" w:eastAsia="zh-CN" w:bidi="ar"/>
          </w:rPr>
          <w:t>可</w:t>
        </w:r>
      </w:ins>
      <w:del w:id="904" w:author="投稿人" w:date="2026-03-03T16:17:12Z">
        <w:r>
          <w:rPr>
            <w:rFonts w:hint="eastAsia" w:ascii="宋体" w:hAnsi="宋体" w:eastAsia="宋体" w:cs="宋体"/>
            <w:i w:val="0"/>
            <w:iCs w:val="0"/>
            <w:caps w:val="0"/>
            <w:color w:val="1F2329"/>
            <w:spacing w:val="0"/>
            <w:kern w:val="0"/>
            <w:sz w:val="24"/>
            <w:szCs w:val="24"/>
            <w:shd w:val="clear" w:fill="FFFFFF"/>
            <w:lang w:val="en-US" w:eastAsia="zh-CN" w:bidi="ar"/>
          </w:rPr>
          <w:delText>是从竞价过程的末端</w:delText>
        </w:r>
      </w:del>
      <w:r>
        <w:rPr>
          <w:rFonts w:hint="eastAsia" w:ascii="宋体" w:hAnsi="宋体" w:eastAsia="宋体" w:cs="宋体"/>
          <w:i w:val="0"/>
          <w:iCs w:val="0"/>
          <w:caps w:val="0"/>
          <w:color w:val="1F2329"/>
          <w:spacing w:val="0"/>
          <w:kern w:val="0"/>
          <w:sz w:val="24"/>
          <w:szCs w:val="24"/>
          <w:shd w:val="clear" w:fill="FFFFFF"/>
          <w:lang w:val="en-US" w:eastAsia="zh-CN" w:bidi="ar"/>
        </w:rPr>
        <w:t>对最终价格进行控制</w:t>
      </w:r>
      <w:ins w:id="905" w:author="投稿人" w:date="2026-03-03T16:14:01Z">
        <w:r>
          <w:rPr>
            <w:rFonts w:hint="eastAsia" w:ascii="宋体" w:hAnsi="宋体" w:eastAsia="宋体" w:cs="宋体"/>
            <w:i w:val="0"/>
            <w:iCs w:val="0"/>
            <w:caps w:val="0"/>
            <w:color w:val="1F2329"/>
            <w:spacing w:val="0"/>
            <w:kern w:val="0"/>
            <w:sz w:val="24"/>
            <w:szCs w:val="24"/>
            <w:shd w:val="clear" w:fill="FFFFFF"/>
            <w:lang w:val="en-US" w:eastAsia="zh-CN" w:bidi="ar"/>
          </w:rPr>
          <w:t>，</w:t>
        </w:r>
      </w:ins>
      <w:ins w:id="906" w:author="投稿人" w:date="2026-03-03T16:14:02Z">
        <w:r>
          <w:rPr>
            <w:rFonts w:hint="eastAsia" w:ascii="宋体" w:hAnsi="宋体" w:eastAsia="宋体" w:cs="宋体"/>
            <w:i w:val="0"/>
            <w:iCs w:val="0"/>
            <w:caps w:val="0"/>
            <w:color w:val="1F2329"/>
            <w:spacing w:val="0"/>
            <w:kern w:val="0"/>
            <w:sz w:val="24"/>
            <w:szCs w:val="24"/>
            <w:shd w:val="clear" w:fill="FFFFFF"/>
            <w:lang w:val="en-US" w:eastAsia="zh-CN" w:bidi="ar"/>
          </w:rPr>
          <w:t>进</w:t>
        </w:r>
      </w:ins>
      <w:ins w:id="907" w:author="投稿人" w:date="2026-03-03T16:14:03Z">
        <w:r>
          <w:rPr>
            <w:rFonts w:hint="eastAsia" w:ascii="宋体" w:hAnsi="宋体" w:eastAsia="宋体" w:cs="宋体"/>
            <w:i w:val="0"/>
            <w:iCs w:val="0"/>
            <w:caps w:val="0"/>
            <w:color w:val="1F2329"/>
            <w:spacing w:val="0"/>
            <w:kern w:val="0"/>
            <w:sz w:val="24"/>
            <w:szCs w:val="24"/>
            <w:shd w:val="clear" w:fill="FFFFFF"/>
            <w:lang w:val="en-US" w:eastAsia="zh-CN" w:bidi="ar"/>
          </w:rPr>
          <w:t>而</w:t>
        </w:r>
      </w:ins>
      <w:del w:id="908" w:author="投稿人" w:date="2026-03-03T16:14:01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ins w:id="909" w:author="投稿人" w:date="2026-03-03T16:13:51Z">
        <w:r>
          <w:rPr>
            <w:rFonts w:hint="eastAsia" w:ascii="宋体" w:hAnsi="宋体" w:eastAsia="宋体" w:cs="宋体"/>
            <w:i w:val="0"/>
            <w:iCs w:val="0"/>
            <w:caps w:val="0"/>
            <w:color w:val="1F2329"/>
            <w:spacing w:val="0"/>
            <w:kern w:val="0"/>
            <w:sz w:val="24"/>
            <w:szCs w:val="24"/>
            <w:shd w:val="clear" w:fill="FFFFFF"/>
            <w:lang w:val="en-US" w:eastAsia="zh-CN" w:bidi="ar"/>
          </w:rPr>
          <w:t>在公司内部形成拍卖机制的作用</w:t>
        </w:r>
      </w:ins>
      <w:ins w:id="910" w:author="投稿人" w:date="2026-03-03T16:20:40Z">
        <w:r>
          <w:rPr>
            <w:rFonts w:hint="eastAsia" w:ascii="宋体" w:hAnsi="宋体" w:eastAsia="宋体" w:cs="宋体"/>
            <w:i w:val="0"/>
            <w:iCs w:val="0"/>
            <w:caps w:val="0"/>
            <w:color w:val="1F2329"/>
            <w:spacing w:val="0"/>
            <w:kern w:val="0"/>
            <w:sz w:val="24"/>
            <w:szCs w:val="24"/>
            <w:shd w:val="clear" w:fill="FFFFFF"/>
            <w:lang w:val="en-US" w:eastAsia="zh-CN" w:bidi="ar"/>
          </w:rPr>
          <w:t>，</w:t>
        </w:r>
      </w:ins>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9"/>
      </w:r>
      <w:ins w:id="911" w:author="投稿人" w:date="2026-03-03T16:20:17Z">
        <w:r>
          <w:rPr>
            <w:rFonts w:hint="eastAsia" w:ascii="宋体" w:hAnsi="宋体" w:eastAsia="宋体" w:cs="宋体"/>
            <w:i w:val="0"/>
            <w:iCs w:val="0"/>
            <w:caps w:val="0"/>
            <w:color w:val="1F2329"/>
            <w:spacing w:val="0"/>
            <w:kern w:val="0"/>
            <w:sz w:val="24"/>
            <w:szCs w:val="24"/>
            <w:shd w:val="clear" w:fill="FFFFFF"/>
            <w:lang w:val="en-US" w:eastAsia="zh-CN" w:bidi="ar"/>
          </w:rPr>
          <w:t>不过这一</w:t>
        </w:r>
      </w:ins>
      <w:ins w:id="912" w:author="投稿人" w:date="2026-03-03T16:20:18Z">
        <w:r>
          <w:rPr>
            <w:rFonts w:hint="eastAsia" w:ascii="宋体" w:hAnsi="宋体" w:eastAsia="宋体" w:cs="宋体"/>
            <w:i w:val="0"/>
            <w:iCs w:val="0"/>
            <w:caps w:val="0"/>
            <w:color w:val="1F2329"/>
            <w:spacing w:val="0"/>
            <w:kern w:val="0"/>
            <w:sz w:val="24"/>
            <w:szCs w:val="24"/>
            <w:shd w:val="clear" w:fill="FFFFFF"/>
            <w:lang w:val="en-US" w:eastAsia="zh-CN" w:bidi="ar"/>
          </w:rPr>
          <w:t>分析</w:t>
        </w:r>
      </w:ins>
      <w:ins w:id="913" w:author="投稿人" w:date="2026-03-03T16:22:37Z">
        <w:r>
          <w:rPr>
            <w:rFonts w:hint="eastAsia" w:ascii="宋体" w:hAnsi="宋体" w:eastAsia="宋体" w:cs="宋体"/>
            <w:i w:val="0"/>
            <w:iCs w:val="0"/>
            <w:caps w:val="0"/>
            <w:color w:val="1F2329"/>
            <w:spacing w:val="0"/>
            <w:kern w:val="0"/>
            <w:sz w:val="24"/>
            <w:szCs w:val="24"/>
            <w:shd w:val="clear" w:fill="FFFFFF"/>
            <w:lang w:val="en-US" w:eastAsia="zh-CN" w:bidi="ar"/>
          </w:rPr>
          <w:t>局限</w:t>
        </w:r>
      </w:ins>
      <w:ins w:id="914" w:author="投稿人" w:date="2026-03-03T16:20:24Z">
        <w:r>
          <w:rPr>
            <w:rFonts w:hint="eastAsia" w:ascii="宋体" w:hAnsi="宋体" w:eastAsia="宋体" w:cs="宋体"/>
            <w:i w:val="0"/>
            <w:iCs w:val="0"/>
            <w:caps w:val="0"/>
            <w:color w:val="1F2329"/>
            <w:spacing w:val="0"/>
            <w:kern w:val="0"/>
            <w:sz w:val="24"/>
            <w:szCs w:val="24"/>
            <w:shd w:val="clear" w:fill="FFFFFF"/>
            <w:lang w:val="en-US" w:eastAsia="zh-CN" w:bidi="ar"/>
          </w:rPr>
          <w:t>于</w:t>
        </w:r>
      </w:ins>
      <w:ins w:id="915" w:author="投稿人" w:date="2026-03-03T16:20:29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ins w:id="916" w:author="投稿人" w:date="2026-03-03T16:20:30Z">
        <w:r>
          <w:rPr>
            <w:rFonts w:hint="eastAsia" w:ascii="宋体" w:hAnsi="宋体" w:eastAsia="宋体" w:cs="宋体"/>
            <w:i w:val="0"/>
            <w:iCs w:val="0"/>
            <w:caps w:val="0"/>
            <w:color w:val="1F2329"/>
            <w:spacing w:val="0"/>
            <w:kern w:val="0"/>
            <w:sz w:val="24"/>
            <w:szCs w:val="24"/>
            <w:shd w:val="clear" w:fill="FFFFFF"/>
            <w:lang w:val="en-US" w:eastAsia="zh-CN" w:bidi="ar"/>
          </w:rPr>
          <w:t>与</w:t>
        </w:r>
      </w:ins>
      <w:ins w:id="917" w:author="投稿人" w:date="2026-03-03T16:20:31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ins w:id="918" w:author="投稿人" w:date="2026-03-03T16:20:32Z">
        <w:r>
          <w:rPr>
            <w:rFonts w:hint="eastAsia" w:ascii="宋体" w:hAnsi="宋体" w:eastAsia="宋体" w:cs="宋体"/>
            <w:i w:val="0"/>
            <w:iCs w:val="0"/>
            <w:caps w:val="0"/>
            <w:color w:val="1F2329"/>
            <w:spacing w:val="0"/>
            <w:kern w:val="0"/>
            <w:sz w:val="24"/>
            <w:szCs w:val="24"/>
            <w:shd w:val="clear" w:fill="FFFFFF"/>
            <w:lang w:val="en-US" w:eastAsia="zh-CN" w:bidi="ar"/>
          </w:rPr>
          <w:t>之间</w:t>
        </w:r>
      </w:ins>
      <w:ins w:id="919" w:author="投稿人" w:date="2026-03-03T16:20:43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在同意权废除后，出让股东仅向其他股东告知股权出卖意向，将直接</w:t>
      </w:r>
      <w:ins w:id="920" w:author="投稿人" w:date="2026-03-08T14:43:19Z">
        <w:r>
          <w:rPr>
            <w:rFonts w:hint="eastAsia" w:ascii="宋体" w:hAnsi="宋体" w:eastAsia="宋体" w:cs="宋体"/>
            <w:i w:val="0"/>
            <w:iCs w:val="0"/>
            <w:caps w:val="0"/>
            <w:color w:val="1F2329"/>
            <w:spacing w:val="0"/>
            <w:kern w:val="0"/>
            <w:sz w:val="24"/>
            <w:szCs w:val="24"/>
            <w:shd w:val="clear" w:fill="FFFFFF"/>
            <w:lang w:val="en-US" w:eastAsia="zh-CN" w:bidi="ar"/>
          </w:rPr>
          <w:t>进入</w:t>
        </w:r>
      </w:ins>
      <w:del w:id="921" w:author="投稿人" w:date="2026-03-08T14:43:19Z">
        <w:r>
          <w:rPr>
            <w:rFonts w:hint="eastAsia" w:ascii="宋体" w:hAnsi="宋体" w:eastAsia="宋体" w:cs="宋体"/>
            <w:i w:val="0"/>
            <w:iCs w:val="0"/>
            <w:caps w:val="0"/>
            <w:color w:val="1F2329"/>
            <w:spacing w:val="0"/>
            <w:kern w:val="0"/>
            <w:sz w:val="24"/>
            <w:szCs w:val="24"/>
            <w:shd w:val="clear" w:fill="FFFFFF"/>
            <w:lang w:val="en-US" w:eastAsia="zh-CN" w:bidi="ar"/>
          </w:rPr>
          <w:delText>进入到</w:delText>
        </w:r>
      </w:del>
      <w:r>
        <w:rPr>
          <w:rFonts w:hint="eastAsia" w:ascii="宋体" w:hAnsi="宋体" w:eastAsia="宋体" w:cs="宋体"/>
          <w:i w:val="0"/>
          <w:iCs w:val="0"/>
          <w:caps w:val="0"/>
          <w:color w:val="1F2329"/>
          <w:spacing w:val="0"/>
          <w:kern w:val="0"/>
          <w:sz w:val="24"/>
          <w:szCs w:val="24"/>
          <w:shd w:val="clear" w:fill="FFFFFF"/>
          <w:lang w:val="en-US" w:eastAsia="zh-CN" w:bidi="ar"/>
        </w:rPr>
        <w:t>同等条件的形成过程，</w:t>
      </w:r>
      <w:ins w:id="922" w:author="投稿人" w:date="2026-03-03T16:25:09Z">
        <w:r>
          <w:rPr>
            <w:rFonts w:hint="eastAsia" w:ascii="宋体" w:hAnsi="宋体" w:eastAsia="宋体" w:cs="宋体"/>
            <w:i w:val="0"/>
            <w:iCs w:val="0"/>
            <w:caps w:val="0"/>
            <w:color w:val="1F2329"/>
            <w:spacing w:val="0"/>
            <w:kern w:val="0"/>
            <w:sz w:val="24"/>
            <w:szCs w:val="24"/>
            <w:shd w:val="clear" w:fill="FFFFFF"/>
            <w:lang w:val="en-US" w:eastAsia="zh-CN" w:bidi="ar"/>
          </w:rPr>
          <w:t>此时的</w:t>
        </w:r>
      </w:ins>
      <w:ins w:id="923" w:author="投稿人" w:date="2026-03-03T16:25:10Z">
        <w:r>
          <w:rPr>
            <w:rFonts w:hint="eastAsia" w:ascii="宋体" w:hAnsi="宋体" w:eastAsia="宋体" w:cs="宋体"/>
            <w:i w:val="0"/>
            <w:iCs w:val="0"/>
            <w:caps w:val="0"/>
            <w:color w:val="1F2329"/>
            <w:spacing w:val="0"/>
            <w:kern w:val="0"/>
            <w:sz w:val="24"/>
            <w:szCs w:val="24"/>
            <w:shd w:val="clear" w:fill="FFFFFF"/>
            <w:lang w:val="en-US" w:eastAsia="zh-CN" w:bidi="ar"/>
          </w:rPr>
          <w:t>竞价</w:t>
        </w:r>
      </w:ins>
      <w:ins w:id="924" w:author="投稿人" w:date="2026-03-03T16:25:34Z">
        <w:r>
          <w:rPr>
            <w:rFonts w:hint="eastAsia" w:ascii="宋体" w:hAnsi="宋体" w:eastAsia="宋体" w:cs="宋体"/>
            <w:i w:val="0"/>
            <w:iCs w:val="0"/>
            <w:caps w:val="0"/>
            <w:color w:val="1F2329"/>
            <w:spacing w:val="0"/>
            <w:kern w:val="0"/>
            <w:sz w:val="24"/>
            <w:szCs w:val="24"/>
            <w:shd w:val="clear" w:fill="FFFFFF"/>
            <w:lang w:val="en-US" w:eastAsia="zh-CN" w:bidi="ar"/>
          </w:rPr>
          <w:t>主体</w:t>
        </w:r>
      </w:ins>
      <w:ins w:id="925" w:author="投稿人" w:date="2026-03-03T16:25:36Z">
        <w:r>
          <w:rPr>
            <w:rFonts w:hint="eastAsia" w:ascii="宋体" w:hAnsi="宋体" w:eastAsia="宋体" w:cs="宋体"/>
            <w:i w:val="0"/>
            <w:iCs w:val="0"/>
            <w:caps w:val="0"/>
            <w:color w:val="1F2329"/>
            <w:spacing w:val="0"/>
            <w:kern w:val="0"/>
            <w:sz w:val="24"/>
            <w:szCs w:val="24"/>
            <w:shd w:val="clear" w:fill="FFFFFF"/>
            <w:lang w:val="en-US" w:eastAsia="zh-CN" w:bidi="ar"/>
          </w:rPr>
          <w:t>可能包括</w:t>
        </w:r>
      </w:ins>
      <w:ins w:id="926" w:author="投稿人" w:date="2026-03-03T16:25:38Z">
        <w:r>
          <w:rPr>
            <w:rFonts w:hint="eastAsia" w:ascii="宋体" w:hAnsi="宋体" w:eastAsia="宋体" w:cs="宋体"/>
            <w:i w:val="0"/>
            <w:iCs w:val="0"/>
            <w:caps w:val="0"/>
            <w:color w:val="1F2329"/>
            <w:spacing w:val="0"/>
            <w:kern w:val="0"/>
            <w:sz w:val="24"/>
            <w:szCs w:val="24"/>
            <w:shd w:val="clear" w:fill="FFFFFF"/>
            <w:lang w:val="en-US" w:eastAsia="zh-CN" w:bidi="ar"/>
          </w:rPr>
          <w:t>外部</w:t>
        </w:r>
      </w:ins>
      <w:ins w:id="927" w:author="投稿人" w:date="2026-03-03T16:25:39Z">
        <w:r>
          <w:rPr>
            <w:rFonts w:hint="eastAsia" w:ascii="宋体" w:hAnsi="宋体" w:eastAsia="宋体" w:cs="宋体"/>
            <w:i w:val="0"/>
            <w:iCs w:val="0"/>
            <w:caps w:val="0"/>
            <w:color w:val="1F2329"/>
            <w:spacing w:val="0"/>
            <w:kern w:val="0"/>
            <w:sz w:val="24"/>
            <w:szCs w:val="24"/>
            <w:shd w:val="clear" w:fill="FFFFFF"/>
            <w:lang w:val="en-US" w:eastAsia="zh-CN" w:bidi="ar"/>
          </w:rPr>
          <w:t>受让人</w:t>
        </w:r>
      </w:ins>
      <w:ins w:id="928" w:author="投稿人" w:date="2026-03-03T16:26:32Z">
        <w:r>
          <w:rPr>
            <w:rFonts w:hint="eastAsia" w:ascii="宋体" w:hAnsi="宋体" w:eastAsia="宋体" w:cs="宋体"/>
            <w:i w:val="0"/>
            <w:iCs w:val="0"/>
            <w:caps w:val="0"/>
            <w:color w:val="1F2329"/>
            <w:spacing w:val="0"/>
            <w:kern w:val="0"/>
            <w:sz w:val="24"/>
            <w:szCs w:val="24"/>
            <w:shd w:val="clear" w:fill="FFFFFF"/>
            <w:lang w:val="en-US" w:eastAsia="zh-CN" w:bidi="ar"/>
          </w:rPr>
          <w:t>，</w:t>
        </w:r>
      </w:ins>
      <w:ins w:id="929" w:author="投稿人" w:date="2026-03-05T14:08:42Z">
        <w:r>
          <w:rPr>
            <w:rFonts w:hint="eastAsia" w:ascii="宋体" w:hAnsi="宋体" w:eastAsia="宋体" w:cs="宋体"/>
            <w:i w:val="0"/>
            <w:iCs w:val="0"/>
            <w:caps w:val="0"/>
            <w:color w:val="1F2329"/>
            <w:spacing w:val="0"/>
            <w:kern w:val="0"/>
            <w:sz w:val="24"/>
            <w:szCs w:val="24"/>
            <w:shd w:val="clear" w:fill="FFFFFF"/>
            <w:lang w:val="en-US" w:eastAsia="zh-CN" w:bidi="ar"/>
          </w:rPr>
          <w:t>需要</w:t>
        </w:r>
      </w:ins>
      <w:ins w:id="930" w:author="投稿人" w:date="2026-03-03T16:26:32Z">
        <w:r>
          <w:rPr>
            <w:rFonts w:hint="eastAsia" w:ascii="宋体" w:hAnsi="宋体" w:eastAsia="宋体" w:cs="宋体"/>
            <w:i w:val="0"/>
            <w:iCs w:val="0"/>
            <w:caps w:val="0"/>
            <w:color w:val="1F2329"/>
            <w:spacing w:val="0"/>
            <w:kern w:val="0"/>
            <w:sz w:val="24"/>
            <w:szCs w:val="24"/>
            <w:shd w:val="clear" w:fill="FFFFFF"/>
            <w:lang w:val="en-US" w:eastAsia="zh-CN" w:bidi="ar"/>
          </w:rPr>
          <w:t>对</w:t>
        </w:r>
      </w:ins>
      <w:ins w:id="931" w:author="投稿人" w:date="2026-03-03T16:26:33Z">
        <w:r>
          <w:rPr>
            <w:rFonts w:hint="eastAsia" w:ascii="宋体" w:hAnsi="宋体" w:eastAsia="宋体" w:cs="宋体"/>
            <w:i w:val="0"/>
            <w:iCs w:val="0"/>
            <w:caps w:val="0"/>
            <w:color w:val="1F2329"/>
            <w:spacing w:val="0"/>
            <w:kern w:val="0"/>
            <w:sz w:val="24"/>
            <w:szCs w:val="24"/>
            <w:shd w:val="clear" w:fill="FFFFFF"/>
            <w:lang w:val="en-US" w:eastAsia="zh-CN" w:bidi="ar"/>
          </w:rPr>
          <w:t>这一</w:t>
        </w:r>
      </w:ins>
      <w:ins w:id="932" w:author="投稿人" w:date="2026-03-03T16:26:35Z">
        <w:r>
          <w:rPr>
            <w:rFonts w:hint="eastAsia" w:ascii="宋体" w:hAnsi="宋体" w:eastAsia="宋体" w:cs="宋体"/>
            <w:i w:val="0"/>
            <w:iCs w:val="0"/>
            <w:caps w:val="0"/>
            <w:color w:val="1F2329"/>
            <w:spacing w:val="0"/>
            <w:kern w:val="0"/>
            <w:sz w:val="24"/>
            <w:szCs w:val="24"/>
            <w:shd w:val="clear" w:fill="FFFFFF"/>
            <w:lang w:val="en-US" w:eastAsia="zh-CN" w:bidi="ar"/>
          </w:rPr>
          <w:t>竞价</w:t>
        </w:r>
      </w:ins>
      <w:ins w:id="933" w:author="投稿人" w:date="2026-03-05T14:08:16Z">
        <w:r>
          <w:rPr>
            <w:rFonts w:hint="eastAsia" w:ascii="宋体" w:hAnsi="宋体" w:eastAsia="宋体" w:cs="宋体"/>
            <w:i w:val="0"/>
            <w:iCs w:val="0"/>
            <w:caps w:val="0"/>
            <w:color w:val="1F2329"/>
            <w:spacing w:val="0"/>
            <w:kern w:val="0"/>
            <w:sz w:val="24"/>
            <w:szCs w:val="24"/>
            <w:shd w:val="clear" w:fill="FFFFFF"/>
            <w:lang w:val="en-US" w:eastAsia="zh-CN" w:bidi="ar"/>
          </w:rPr>
          <w:t>背景</w:t>
        </w:r>
      </w:ins>
      <w:ins w:id="934" w:author="投稿人" w:date="2026-03-03T16:26:53Z">
        <w:r>
          <w:rPr>
            <w:rFonts w:hint="eastAsia" w:ascii="宋体" w:hAnsi="宋体" w:eastAsia="宋体" w:cs="宋体"/>
            <w:i w:val="0"/>
            <w:iCs w:val="0"/>
            <w:caps w:val="0"/>
            <w:color w:val="1F2329"/>
            <w:spacing w:val="0"/>
            <w:kern w:val="0"/>
            <w:sz w:val="24"/>
            <w:szCs w:val="24"/>
            <w:shd w:val="clear" w:fill="FFFFFF"/>
            <w:lang w:val="en-US" w:eastAsia="zh-CN" w:bidi="ar"/>
          </w:rPr>
          <w:t>重新分析</w:t>
        </w:r>
      </w:ins>
      <w:ins w:id="935" w:author="投稿人" w:date="2026-03-03T16:25:41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基于其他股东和外部受让人的出价关系，具体可呈现为以下三种典型情形。</w:t>
      </w:r>
    </w:p>
    <w:p w14:paraId="43944F2C">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第一种情形为其他股东</w:t>
      </w:r>
      <w:del w:id="936" w:author="投稿人" w:date="2026-03-08T17:55:10Z">
        <w:r>
          <w:rPr>
            <w:rFonts w:hint="default" w:ascii="宋体" w:hAnsi="宋体" w:eastAsia="宋体" w:cs="宋体"/>
            <w:i w:val="0"/>
            <w:iCs w:val="0"/>
            <w:caps w:val="0"/>
            <w:color w:val="1F2329"/>
            <w:spacing w:val="0"/>
            <w:kern w:val="0"/>
            <w:sz w:val="24"/>
            <w:szCs w:val="24"/>
            <w:shd w:val="clear" w:fill="FFFFFF"/>
            <w:lang w:val="en-US" w:eastAsia="zh-CN" w:bidi="ar"/>
          </w:rPr>
          <w:delText>先于外部受让人出价</w:delText>
        </w:r>
      </w:del>
      <w:ins w:id="937" w:author="投稿人" w:date="2026-03-08T17:55:11Z">
        <w:r>
          <w:rPr>
            <w:rFonts w:hint="eastAsia" w:ascii="宋体" w:hAnsi="宋体" w:eastAsia="宋体" w:cs="宋体"/>
            <w:i w:val="0"/>
            <w:iCs w:val="0"/>
            <w:caps w:val="0"/>
            <w:color w:val="1F2329"/>
            <w:spacing w:val="0"/>
            <w:kern w:val="0"/>
            <w:sz w:val="24"/>
            <w:szCs w:val="24"/>
            <w:shd w:val="clear" w:fill="FFFFFF"/>
            <w:lang w:val="en-US" w:eastAsia="zh-CN" w:bidi="ar"/>
          </w:rPr>
          <w:t>最先</w:t>
        </w:r>
      </w:ins>
      <w:ins w:id="938" w:author="投稿人" w:date="2026-03-08T17:55:12Z">
        <w:r>
          <w:rPr>
            <w:rFonts w:hint="eastAsia" w:ascii="宋体" w:hAnsi="宋体" w:eastAsia="宋体" w:cs="宋体"/>
            <w:i w:val="0"/>
            <w:iCs w:val="0"/>
            <w:caps w:val="0"/>
            <w:color w:val="1F2329"/>
            <w:spacing w:val="0"/>
            <w:kern w:val="0"/>
            <w:sz w:val="24"/>
            <w:szCs w:val="24"/>
            <w:shd w:val="clear" w:fill="FFFFFF"/>
            <w:lang w:val="en-US" w:eastAsia="zh-CN" w:bidi="ar"/>
          </w:rPr>
          <w:t>出价</w:t>
        </w:r>
      </w:ins>
      <w:r>
        <w:rPr>
          <w:rFonts w:hint="eastAsia" w:ascii="宋体" w:hAnsi="宋体" w:eastAsia="宋体" w:cs="宋体"/>
          <w:i w:val="0"/>
          <w:iCs w:val="0"/>
          <w:caps w:val="0"/>
          <w:color w:val="1F2329"/>
          <w:spacing w:val="0"/>
          <w:kern w:val="0"/>
          <w:sz w:val="24"/>
          <w:szCs w:val="24"/>
          <w:shd w:val="clear" w:fill="FFFFFF"/>
          <w:lang w:val="en-US" w:eastAsia="zh-CN" w:bidi="ar"/>
        </w:rPr>
        <w:t>，并明确表示不会再出更高价格。</w:t>
      </w:r>
      <w:del w:id="939" w:author="投稿人" w:date="2026-03-08T17:58:19Z">
        <w:r>
          <w:rPr>
            <w:rFonts w:hint="eastAsia" w:ascii="宋体" w:hAnsi="宋体" w:eastAsia="宋体" w:cs="宋体"/>
            <w:i w:val="0"/>
            <w:iCs w:val="0"/>
            <w:caps w:val="0"/>
            <w:color w:val="1F2329"/>
            <w:spacing w:val="0"/>
            <w:kern w:val="0"/>
            <w:sz w:val="24"/>
            <w:szCs w:val="24"/>
            <w:shd w:val="clear" w:fill="FFFFFF"/>
            <w:lang w:val="en-US" w:eastAsia="zh-CN" w:bidi="ar"/>
          </w:rPr>
          <w:delText>此种情形下，</w:delText>
        </w:r>
      </w:del>
      <w:r>
        <w:rPr>
          <w:rFonts w:hint="eastAsia" w:ascii="宋体" w:hAnsi="宋体" w:eastAsia="宋体" w:cs="宋体"/>
          <w:i w:val="0"/>
          <w:iCs w:val="0"/>
          <w:caps w:val="0"/>
          <w:color w:val="1F2329"/>
          <w:spacing w:val="0"/>
          <w:kern w:val="0"/>
          <w:sz w:val="24"/>
          <w:szCs w:val="24"/>
          <w:shd w:val="clear" w:fill="FFFFFF"/>
          <w:lang w:val="en-US" w:eastAsia="zh-CN" w:bidi="ar"/>
        </w:rPr>
        <w:t>其他股东的</w:t>
      </w:r>
      <w:del w:id="940" w:author="投稿人" w:date="2026-03-08T17:47:56Z">
        <w:r>
          <w:rPr>
            <w:rFonts w:hint="default" w:ascii="宋体" w:hAnsi="宋体" w:eastAsia="宋体" w:cs="宋体"/>
            <w:i w:val="0"/>
            <w:iCs w:val="0"/>
            <w:caps w:val="0"/>
            <w:color w:val="1F2329"/>
            <w:spacing w:val="0"/>
            <w:kern w:val="0"/>
            <w:sz w:val="24"/>
            <w:szCs w:val="24"/>
            <w:shd w:val="clear" w:fill="FFFFFF"/>
            <w:lang w:val="en-US" w:eastAsia="zh-CN" w:bidi="ar"/>
          </w:rPr>
          <w:delText>出价</w:delText>
        </w:r>
      </w:del>
      <w:ins w:id="941" w:author="投稿人" w:date="2026-03-08T17:47:56Z">
        <w:r>
          <w:rPr>
            <w:rFonts w:hint="eastAsia" w:ascii="宋体" w:hAnsi="宋体" w:eastAsia="宋体" w:cs="宋体"/>
            <w:i w:val="0"/>
            <w:iCs w:val="0"/>
            <w:caps w:val="0"/>
            <w:color w:val="1F2329"/>
            <w:spacing w:val="0"/>
            <w:kern w:val="0"/>
            <w:sz w:val="24"/>
            <w:szCs w:val="24"/>
            <w:shd w:val="clear" w:fill="FFFFFF"/>
            <w:lang w:val="en-US" w:eastAsia="zh-CN" w:bidi="ar"/>
          </w:rPr>
          <w:t>最先</w:t>
        </w:r>
      </w:ins>
      <w:ins w:id="942" w:author="投稿人" w:date="2026-03-08T17:47:57Z">
        <w:r>
          <w:rPr>
            <w:rFonts w:hint="eastAsia" w:ascii="宋体" w:hAnsi="宋体" w:eastAsia="宋体" w:cs="宋体"/>
            <w:i w:val="0"/>
            <w:iCs w:val="0"/>
            <w:caps w:val="0"/>
            <w:color w:val="1F2329"/>
            <w:spacing w:val="0"/>
            <w:kern w:val="0"/>
            <w:sz w:val="24"/>
            <w:szCs w:val="24"/>
            <w:shd w:val="clear" w:fill="FFFFFF"/>
            <w:lang w:val="en-US" w:eastAsia="zh-CN" w:bidi="ar"/>
          </w:rPr>
          <w:t>报价</w:t>
        </w:r>
      </w:ins>
      <w:r>
        <w:rPr>
          <w:rFonts w:hint="eastAsia" w:ascii="宋体" w:hAnsi="宋体" w:eastAsia="宋体" w:cs="宋体"/>
          <w:i w:val="0"/>
          <w:iCs w:val="0"/>
          <w:caps w:val="0"/>
          <w:color w:val="1F2329"/>
          <w:spacing w:val="0"/>
          <w:kern w:val="0"/>
          <w:sz w:val="24"/>
          <w:szCs w:val="24"/>
          <w:shd w:val="clear" w:fill="FFFFFF"/>
          <w:lang w:val="en-US" w:eastAsia="zh-CN" w:bidi="ar"/>
        </w:rPr>
        <w:t>构成</w:t>
      </w:r>
      <w:ins w:id="943" w:author="投稿人" w:date="2026-03-08T17:48:13Z">
        <w:r>
          <w:rPr>
            <w:rFonts w:hint="eastAsia" w:ascii="宋体" w:hAnsi="宋体" w:eastAsia="宋体" w:cs="宋体"/>
            <w:i w:val="0"/>
            <w:iCs w:val="0"/>
            <w:caps w:val="0"/>
            <w:color w:val="1F2329"/>
            <w:spacing w:val="0"/>
            <w:kern w:val="0"/>
            <w:sz w:val="24"/>
            <w:szCs w:val="24"/>
            <w:shd w:val="clear" w:fill="FFFFFF"/>
            <w:lang w:val="en-US" w:eastAsia="zh-CN" w:bidi="ar"/>
          </w:rPr>
          <w:t>初始的</w:t>
        </w:r>
      </w:ins>
      <w:r>
        <w:rPr>
          <w:rFonts w:hint="eastAsia" w:ascii="宋体" w:hAnsi="宋体" w:eastAsia="宋体" w:cs="宋体"/>
          <w:i w:val="0"/>
          <w:iCs w:val="0"/>
          <w:caps w:val="0"/>
          <w:color w:val="1F2329"/>
          <w:spacing w:val="0"/>
          <w:kern w:val="0"/>
          <w:sz w:val="24"/>
          <w:szCs w:val="24"/>
          <w:shd w:val="clear" w:fill="FFFFFF"/>
          <w:lang w:val="en-US" w:eastAsia="zh-CN" w:bidi="ar"/>
        </w:rPr>
        <w:t>同等条件</w:t>
      </w:r>
      <w:del w:id="944" w:author="投稿人" w:date="2026-03-08T17:48:11Z">
        <w:r>
          <w:rPr>
            <w:rFonts w:hint="eastAsia" w:ascii="宋体" w:hAnsi="宋体" w:eastAsia="宋体" w:cs="宋体"/>
            <w:i w:val="0"/>
            <w:iCs w:val="0"/>
            <w:caps w:val="0"/>
            <w:color w:val="1F2329"/>
            <w:spacing w:val="0"/>
            <w:kern w:val="0"/>
            <w:sz w:val="24"/>
            <w:szCs w:val="24"/>
            <w:shd w:val="clear" w:fill="FFFFFF"/>
            <w:lang w:val="en-US" w:eastAsia="zh-CN" w:bidi="ar"/>
          </w:rPr>
          <w:delText>形</w:delText>
        </w:r>
      </w:del>
      <w:del w:id="945" w:author="投稿人" w:date="2026-03-08T17:48:10Z">
        <w:r>
          <w:rPr>
            <w:rFonts w:hint="eastAsia" w:ascii="宋体" w:hAnsi="宋体" w:eastAsia="宋体" w:cs="宋体"/>
            <w:i w:val="0"/>
            <w:iCs w:val="0"/>
            <w:caps w:val="0"/>
            <w:color w:val="1F2329"/>
            <w:spacing w:val="0"/>
            <w:kern w:val="0"/>
            <w:sz w:val="24"/>
            <w:szCs w:val="24"/>
            <w:shd w:val="clear" w:fill="FFFFFF"/>
            <w:lang w:val="en-US" w:eastAsia="zh-CN" w:bidi="ar"/>
          </w:rPr>
          <w:delText>成</w:delText>
        </w:r>
      </w:del>
      <w:del w:id="946" w:author="投稿人" w:date="2026-03-08T17:48:09Z">
        <w:r>
          <w:rPr>
            <w:rFonts w:hint="eastAsia" w:ascii="宋体" w:hAnsi="宋体" w:eastAsia="宋体" w:cs="宋体"/>
            <w:i w:val="0"/>
            <w:iCs w:val="0"/>
            <w:caps w:val="0"/>
            <w:color w:val="1F2329"/>
            <w:spacing w:val="0"/>
            <w:kern w:val="0"/>
            <w:sz w:val="24"/>
            <w:szCs w:val="24"/>
            <w:shd w:val="clear" w:fill="FFFFFF"/>
            <w:lang w:val="en-US" w:eastAsia="zh-CN" w:bidi="ar"/>
          </w:rPr>
          <w:delText>的初始基准</w:delText>
        </w:r>
      </w:del>
      <w:r>
        <w:rPr>
          <w:rFonts w:hint="eastAsia" w:ascii="宋体" w:hAnsi="宋体" w:eastAsia="宋体" w:cs="宋体"/>
          <w:i w:val="0"/>
          <w:iCs w:val="0"/>
          <w:caps w:val="0"/>
          <w:color w:val="1F2329"/>
          <w:spacing w:val="0"/>
          <w:kern w:val="0"/>
          <w:sz w:val="24"/>
          <w:szCs w:val="24"/>
          <w:shd w:val="clear" w:fill="FFFFFF"/>
          <w:lang w:val="en-US" w:eastAsia="zh-CN" w:bidi="ar"/>
        </w:rPr>
        <w:t>，</w:t>
      </w:r>
      <w:ins w:id="947" w:author="投稿人" w:date="2026-03-08T17:48:23Z">
        <w:r>
          <w:rPr>
            <w:rFonts w:hint="eastAsia" w:ascii="宋体" w:hAnsi="宋体" w:eastAsia="宋体" w:cs="宋体"/>
            <w:i w:val="0"/>
            <w:iCs w:val="0"/>
            <w:caps w:val="0"/>
            <w:color w:val="1F2329"/>
            <w:spacing w:val="0"/>
            <w:kern w:val="0"/>
            <w:sz w:val="24"/>
            <w:szCs w:val="24"/>
            <w:shd w:val="clear" w:fill="FFFFFF"/>
            <w:lang w:val="en-US" w:eastAsia="zh-CN" w:bidi="ar"/>
          </w:rPr>
          <w:t>且通过</w:t>
        </w:r>
      </w:ins>
      <w:r>
        <w:rPr>
          <w:rFonts w:hint="eastAsia" w:ascii="宋体" w:hAnsi="宋体" w:eastAsia="宋体" w:cs="宋体"/>
          <w:i w:val="0"/>
          <w:iCs w:val="0"/>
          <w:caps w:val="0"/>
          <w:color w:val="1F2329"/>
          <w:spacing w:val="0"/>
          <w:kern w:val="0"/>
          <w:sz w:val="24"/>
          <w:szCs w:val="24"/>
          <w:shd w:val="clear" w:fill="FFFFFF"/>
          <w:lang w:val="en-US" w:eastAsia="zh-CN" w:bidi="ar"/>
        </w:rPr>
        <w:t>“不再加价”的意思表示</w:t>
      </w:r>
      <w:del w:id="948" w:author="投稿人" w:date="2026-03-08T17:48:35Z">
        <w:r>
          <w:rPr>
            <w:rFonts w:hint="default" w:ascii="宋体" w:hAnsi="宋体" w:eastAsia="宋体" w:cs="宋体"/>
            <w:i w:val="0"/>
            <w:iCs w:val="0"/>
            <w:caps w:val="0"/>
            <w:color w:val="1F2329"/>
            <w:spacing w:val="0"/>
            <w:kern w:val="0"/>
            <w:sz w:val="24"/>
            <w:szCs w:val="24"/>
            <w:shd w:val="clear" w:fill="FFFFFF"/>
            <w:lang w:val="en-US" w:eastAsia="zh-CN" w:bidi="ar"/>
          </w:rPr>
          <w:delText>属于对自身竞价空间的主动限制</w:delText>
        </w:r>
      </w:del>
      <w:ins w:id="949" w:author="投稿人" w:date="2026-03-08T17:48:35Z">
        <w:r>
          <w:rPr>
            <w:rFonts w:hint="eastAsia" w:ascii="宋体" w:hAnsi="宋体" w:eastAsia="宋体" w:cs="宋体"/>
            <w:i w:val="0"/>
            <w:iCs w:val="0"/>
            <w:caps w:val="0"/>
            <w:color w:val="1F2329"/>
            <w:spacing w:val="0"/>
            <w:kern w:val="0"/>
            <w:sz w:val="24"/>
            <w:szCs w:val="24"/>
            <w:shd w:val="clear" w:fill="FFFFFF"/>
            <w:lang w:val="en-US" w:eastAsia="zh-CN" w:bidi="ar"/>
          </w:rPr>
          <w:t>主动</w:t>
        </w:r>
      </w:ins>
      <w:ins w:id="950" w:author="投稿人" w:date="2026-03-08T17:48:36Z">
        <w:r>
          <w:rPr>
            <w:rFonts w:hint="eastAsia" w:ascii="宋体" w:hAnsi="宋体" w:eastAsia="宋体" w:cs="宋体"/>
            <w:i w:val="0"/>
            <w:iCs w:val="0"/>
            <w:caps w:val="0"/>
            <w:color w:val="1F2329"/>
            <w:spacing w:val="0"/>
            <w:kern w:val="0"/>
            <w:sz w:val="24"/>
            <w:szCs w:val="24"/>
            <w:shd w:val="clear" w:fill="FFFFFF"/>
            <w:lang w:val="en-US" w:eastAsia="zh-CN" w:bidi="ar"/>
          </w:rPr>
          <w:t>限制</w:t>
        </w:r>
      </w:ins>
      <w:ins w:id="951" w:author="投稿人" w:date="2026-03-08T17:48:37Z">
        <w:r>
          <w:rPr>
            <w:rFonts w:hint="eastAsia" w:ascii="宋体" w:hAnsi="宋体" w:eastAsia="宋体" w:cs="宋体"/>
            <w:i w:val="0"/>
            <w:iCs w:val="0"/>
            <w:caps w:val="0"/>
            <w:color w:val="1F2329"/>
            <w:spacing w:val="0"/>
            <w:kern w:val="0"/>
            <w:sz w:val="24"/>
            <w:szCs w:val="24"/>
            <w:shd w:val="clear" w:fill="FFFFFF"/>
            <w:lang w:val="en-US" w:eastAsia="zh-CN" w:bidi="ar"/>
          </w:rPr>
          <w:t>了自己的</w:t>
        </w:r>
      </w:ins>
      <w:ins w:id="952" w:author="投稿人" w:date="2026-03-08T17:48:38Z">
        <w:r>
          <w:rPr>
            <w:rFonts w:hint="eastAsia" w:ascii="宋体" w:hAnsi="宋体" w:eastAsia="宋体" w:cs="宋体"/>
            <w:i w:val="0"/>
            <w:iCs w:val="0"/>
            <w:caps w:val="0"/>
            <w:color w:val="1F2329"/>
            <w:spacing w:val="0"/>
            <w:kern w:val="0"/>
            <w:sz w:val="24"/>
            <w:szCs w:val="24"/>
            <w:shd w:val="clear" w:fill="FFFFFF"/>
            <w:lang w:val="en-US" w:eastAsia="zh-CN" w:bidi="ar"/>
          </w:rPr>
          <w:t>竞价</w:t>
        </w:r>
      </w:ins>
      <w:ins w:id="953" w:author="投稿人" w:date="2026-03-08T17:48:39Z">
        <w:r>
          <w:rPr>
            <w:rFonts w:hint="eastAsia" w:ascii="宋体" w:hAnsi="宋体" w:eastAsia="宋体" w:cs="宋体"/>
            <w:i w:val="0"/>
            <w:iCs w:val="0"/>
            <w:caps w:val="0"/>
            <w:color w:val="1F2329"/>
            <w:spacing w:val="0"/>
            <w:kern w:val="0"/>
            <w:sz w:val="24"/>
            <w:szCs w:val="24"/>
            <w:shd w:val="clear" w:fill="FFFFFF"/>
            <w:lang w:val="en-US" w:eastAsia="zh-CN" w:bidi="ar"/>
          </w:rPr>
          <w:t>范围</w:t>
        </w:r>
      </w:ins>
      <w:r>
        <w:rPr>
          <w:rFonts w:hint="eastAsia" w:ascii="宋体" w:hAnsi="宋体" w:eastAsia="宋体" w:cs="宋体"/>
          <w:i w:val="0"/>
          <w:iCs w:val="0"/>
          <w:caps w:val="0"/>
          <w:color w:val="1F2329"/>
          <w:spacing w:val="0"/>
          <w:kern w:val="0"/>
          <w:sz w:val="24"/>
          <w:szCs w:val="24"/>
          <w:shd w:val="clear" w:fill="FFFFFF"/>
          <w:lang w:val="en-US" w:eastAsia="zh-CN" w:bidi="ar"/>
        </w:rPr>
        <w:t>，</w:t>
      </w:r>
      <w:del w:id="954" w:author="投稿人" w:date="2026-03-08T17:50:07Z">
        <w:r>
          <w:rPr>
            <w:rFonts w:hint="default" w:ascii="宋体" w:hAnsi="宋体" w:eastAsia="宋体" w:cs="宋体"/>
            <w:i w:val="0"/>
            <w:iCs w:val="0"/>
            <w:caps w:val="0"/>
            <w:color w:val="1F2329"/>
            <w:spacing w:val="0"/>
            <w:kern w:val="0"/>
            <w:sz w:val="24"/>
            <w:szCs w:val="24"/>
            <w:shd w:val="clear" w:fill="FFFFFF"/>
            <w:lang w:val="en-US" w:eastAsia="zh-CN" w:bidi="ar"/>
          </w:rPr>
          <w:delText>预先界定自身</w:delText>
        </w:r>
      </w:del>
      <w:ins w:id="955" w:author="投稿人" w:date="2026-03-08T17:50:23Z">
        <w:r>
          <w:rPr>
            <w:rFonts w:hint="eastAsia" w:ascii="宋体" w:hAnsi="宋体" w:eastAsia="宋体" w:cs="宋体"/>
            <w:i w:val="0"/>
            <w:iCs w:val="0"/>
            <w:caps w:val="0"/>
            <w:color w:val="1F2329"/>
            <w:spacing w:val="0"/>
            <w:kern w:val="0"/>
            <w:sz w:val="24"/>
            <w:szCs w:val="24"/>
            <w:shd w:val="clear" w:fill="FFFFFF"/>
            <w:lang w:val="en-US" w:eastAsia="zh-CN" w:bidi="ar"/>
          </w:rPr>
          <w:t>划定</w:t>
        </w:r>
      </w:ins>
      <w:r>
        <w:rPr>
          <w:rFonts w:hint="eastAsia" w:ascii="宋体" w:hAnsi="宋体" w:eastAsia="宋体" w:cs="宋体"/>
          <w:i w:val="0"/>
          <w:iCs w:val="0"/>
          <w:caps w:val="0"/>
          <w:color w:val="1F2329"/>
          <w:spacing w:val="0"/>
          <w:kern w:val="0"/>
          <w:sz w:val="24"/>
          <w:szCs w:val="24"/>
          <w:shd w:val="clear" w:fill="FFFFFF"/>
          <w:lang w:val="en-US" w:eastAsia="zh-CN" w:bidi="ar"/>
        </w:rPr>
        <w:t>优先购买权行使边界。</w:t>
      </w:r>
      <w:del w:id="956" w:author="投稿人" w:date="2026-03-08T17:49:02Z">
        <w:r>
          <w:rPr>
            <w:rFonts w:hint="eastAsia" w:ascii="宋体" w:hAnsi="宋体" w:eastAsia="宋体" w:cs="宋体"/>
            <w:i w:val="0"/>
            <w:iCs w:val="0"/>
            <w:caps w:val="0"/>
            <w:color w:val="1F2329"/>
            <w:spacing w:val="0"/>
            <w:kern w:val="0"/>
            <w:sz w:val="24"/>
            <w:szCs w:val="24"/>
            <w:shd w:val="clear" w:fill="FFFFFF"/>
            <w:lang w:val="en-US" w:eastAsia="zh-CN" w:bidi="ar"/>
          </w:rPr>
          <w:delText>根据其他股东的出价虽为单方意思表示，但已具备转让条件的核心内容，</w:delText>
        </w:r>
      </w:del>
      <w:r>
        <w:rPr>
          <w:rFonts w:hint="eastAsia" w:ascii="宋体" w:hAnsi="宋体" w:eastAsia="宋体" w:cs="宋体"/>
          <w:i w:val="0"/>
          <w:iCs w:val="0"/>
          <w:caps w:val="0"/>
          <w:color w:val="1F2329"/>
          <w:spacing w:val="0"/>
          <w:kern w:val="0"/>
          <w:sz w:val="24"/>
          <w:szCs w:val="24"/>
          <w:shd w:val="clear" w:fill="FFFFFF"/>
          <w:lang w:val="en-US" w:eastAsia="zh-CN" w:bidi="ar"/>
        </w:rPr>
        <w:t>出让股东可基于该出价向</w:t>
      </w:r>
      <w:del w:id="957" w:author="投稿人" w:date="2026-03-08T17:51:57Z">
        <w:r>
          <w:rPr>
            <w:rFonts w:hint="default" w:ascii="宋体" w:hAnsi="宋体" w:eastAsia="宋体" w:cs="宋体"/>
            <w:i w:val="0"/>
            <w:iCs w:val="0"/>
            <w:caps w:val="0"/>
            <w:color w:val="1F2329"/>
            <w:spacing w:val="0"/>
            <w:kern w:val="0"/>
            <w:sz w:val="24"/>
            <w:szCs w:val="24"/>
            <w:shd w:val="clear" w:fill="FFFFFF"/>
            <w:lang w:val="en-US" w:eastAsia="zh-CN" w:bidi="ar"/>
          </w:rPr>
          <w:delText>外部潜在受让人</w:delText>
        </w:r>
      </w:del>
      <w:ins w:id="958" w:author="投稿人" w:date="2026-03-08T17:51:58Z">
        <w:r>
          <w:rPr>
            <w:rFonts w:hint="eastAsia" w:ascii="宋体" w:hAnsi="宋体" w:eastAsia="宋体" w:cs="宋体"/>
            <w:i w:val="0"/>
            <w:iCs w:val="0"/>
            <w:caps w:val="0"/>
            <w:color w:val="1F2329"/>
            <w:spacing w:val="0"/>
            <w:kern w:val="0"/>
            <w:sz w:val="24"/>
            <w:szCs w:val="24"/>
            <w:shd w:val="clear" w:fill="FFFFFF"/>
            <w:lang w:val="en-US" w:eastAsia="zh-CN" w:bidi="ar"/>
          </w:rPr>
          <w:t>市场</w:t>
        </w:r>
      </w:ins>
      <w:ins w:id="959" w:author="投稿人" w:date="2026-03-08T17:52:03Z">
        <w:r>
          <w:rPr>
            <w:rFonts w:hint="eastAsia" w:ascii="宋体" w:hAnsi="宋体" w:eastAsia="宋体" w:cs="宋体"/>
            <w:i w:val="0"/>
            <w:iCs w:val="0"/>
            <w:caps w:val="0"/>
            <w:color w:val="1F2329"/>
            <w:spacing w:val="0"/>
            <w:kern w:val="0"/>
            <w:sz w:val="24"/>
            <w:szCs w:val="24"/>
            <w:shd w:val="clear" w:fill="FFFFFF"/>
            <w:lang w:val="en-US" w:eastAsia="zh-CN" w:bidi="ar"/>
          </w:rPr>
          <w:t>主体</w:t>
        </w:r>
      </w:ins>
      <w:r>
        <w:rPr>
          <w:rFonts w:hint="eastAsia" w:ascii="宋体" w:hAnsi="宋体" w:eastAsia="宋体" w:cs="宋体"/>
          <w:i w:val="0"/>
          <w:iCs w:val="0"/>
          <w:caps w:val="0"/>
          <w:color w:val="1F2329"/>
          <w:spacing w:val="0"/>
          <w:kern w:val="0"/>
          <w:sz w:val="24"/>
          <w:szCs w:val="24"/>
          <w:shd w:val="clear" w:fill="FFFFFF"/>
          <w:lang w:val="en-US" w:eastAsia="zh-CN" w:bidi="ar"/>
        </w:rPr>
        <w:t>发出要约邀请</w:t>
      </w:r>
      <w:ins w:id="960" w:author="投稿人" w:date="2026-03-08T17:52:25Z">
        <w:r>
          <w:rPr>
            <w:rFonts w:hint="eastAsia" w:ascii="宋体" w:hAnsi="宋体" w:eastAsia="宋体" w:cs="宋体"/>
            <w:i w:val="0"/>
            <w:iCs w:val="0"/>
            <w:caps w:val="0"/>
            <w:color w:val="1F2329"/>
            <w:spacing w:val="0"/>
            <w:kern w:val="0"/>
            <w:sz w:val="24"/>
            <w:szCs w:val="24"/>
            <w:shd w:val="clear" w:fill="FFFFFF"/>
            <w:lang w:val="en-US" w:eastAsia="zh-CN" w:bidi="ar"/>
          </w:rPr>
          <w:t>，</w:t>
        </w:r>
      </w:ins>
      <w:ins w:id="961" w:author="投稿人" w:date="2026-03-08T17:52:32Z">
        <w:r>
          <w:rPr>
            <w:rFonts w:hint="eastAsia" w:ascii="宋体" w:hAnsi="宋体" w:eastAsia="宋体" w:cs="宋体"/>
            <w:i w:val="0"/>
            <w:iCs w:val="0"/>
            <w:caps w:val="0"/>
            <w:color w:val="1F2329"/>
            <w:spacing w:val="0"/>
            <w:kern w:val="0"/>
            <w:sz w:val="24"/>
            <w:szCs w:val="24"/>
            <w:shd w:val="clear" w:fill="FFFFFF"/>
            <w:lang w:val="en-US" w:eastAsia="zh-CN" w:bidi="ar"/>
          </w:rPr>
          <w:t>告知</w:t>
        </w:r>
      </w:ins>
      <w:ins w:id="962" w:author="投稿人" w:date="2026-03-08T17:52:33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963" w:author="投稿人" w:date="2026-03-08T17:52:36Z">
        <w:r>
          <w:rPr>
            <w:rFonts w:hint="eastAsia" w:ascii="宋体" w:hAnsi="宋体" w:eastAsia="宋体" w:cs="宋体"/>
            <w:i w:val="0"/>
            <w:iCs w:val="0"/>
            <w:caps w:val="0"/>
            <w:color w:val="1F2329"/>
            <w:spacing w:val="0"/>
            <w:kern w:val="0"/>
            <w:sz w:val="24"/>
            <w:szCs w:val="24"/>
            <w:shd w:val="clear" w:fill="FFFFFF"/>
            <w:lang w:val="en-US" w:eastAsia="zh-CN" w:bidi="ar"/>
          </w:rPr>
          <w:t>其他</w:t>
        </w:r>
      </w:ins>
      <w:ins w:id="964" w:author="投稿人" w:date="2026-03-08T17:52:37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965" w:author="投稿人" w:date="2026-03-08T17:52:38Z">
        <w:r>
          <w:rPr>
            <w:rFonts w:hint="eastAsia" w:ascii="宋体" w:hAnsi="宋体" w:eastAsia="宋体" w:cs="宋体"/>
            <w:i w:val="0"/>
            <w:iCs w:val="0"/>
            <w:caps w:val="0"/>
            <w:color w:val="1F2329"/>
            <w:spacing w:val="0"/>
            <w:kern w:val="0"/>
            <w:sz w:val="24"/>
            <w:szCs w:val="24"/>
            <w:shd w:val="clear" w:fill="FFFFFF"/>
            <w:lang w:val="en-US" w:eastAsia="zh-CN" w:bidi="ar"/>
          </w:rPr>
          <w:t>已</w:t>
        </w:r>
      </w:ins>
      <w:ins w:id="966" w:author="投稿人" w:date="2026-03-08T17:52:39Z">
        <w:r>
          <w:rPr>
            <w:rFonts w:hint="eastAsia" w:ascii="宋体" w:hAnsi="宋体" w:eastAsia="宋体" w:cs="宋体"/>
            <w:i w:val="0"/>
            <w:iCs w:val="0"/>
            <w:caps w:val="0"/>
            <w:color w:val="1F2329"/>
            <w:spacing w:val="0"/>
            <w:kern w:val="0"/>
            <w:sz w:val="24"/>
            <w:szCs w:val="24"/>
            <w:shd w:val="clear" w:fill="FFFFFF"/>
            <w:lang w:val="en-US" w:eastAsia="zh-CN" w:bidi="ar"/>
          </w:rPr>
          <w:t>给出的</w:t>
        </w:r>
      </w:ins>
      <w:ins w:id="967" w:author="投稿人" w:date="2026-03-08T17:52:46Z">
        <w:r>
          <w:rPr>
            <w:rFonts w:hint="eastAsia" w:ascii="宋体" w:hAnsi="宋体" w:eastAsia="宋体" w:cs="宋体"/>
            <w:i w:val="0"/>
            <w:iCs w:val="0"/>
            <w:caps w:val="0"/>
            <w:color w:val="1F2329"/>
            <w:spacing w:val="0"/>
            <w:kern w:val="0"/>
            <w:sz w:val="24"/>
            <w:szCs w:val="24"/>
            <w:shd w:val="clear" w:fill="FFFFFF"/>
            <w:lang w:val="en-US" w:eastAsia="zh-CN" w:bidi="ar"/>
          </w:rPr>
          <w:t>交易条件</w:t>
        </w:r>
      </w:ins>
      <w:r>
        <w:rPr>
          <w:rFonts w:hint="eastAsia" w:ascii="宋体" w:hAnsi="宋体" w:eastAsia="宋体" w:cs="宋体"/>
          <w:i w:val="0"/>
          <w:iCs w:val="0"/>
          <w:caps w:val="0"/>
          <w:color w:val="1F2329"/>
          <w:spacing w:val="0"/>
          <w:kern w:val="0"/>
          <w:sz w:val="24"/>
          <w:szCs w:val="24"/>
          <w:shd w:val="clear" w:fill="FFFFFF"/>
          <w:lang w:val="en-US" w:eastAsia="zh-CN" w:bidi="ar"/>
        </w:rPr>
        <w:t>。当外部受让人仅愿意</w:t>
      </w:r>
      <w:ins w:id="968" w:author="投稿人" w:date="2026-03-08T17:50:42Z">
        <w:r>
          <w:rPr>
            <w:rFonts w:hint="eastAsia" w:ascii="宋体" w:hAnsi="宋体" w:eastAsia="宋体" w:cs="宋体"/>
            <w:i w:val="0"/>
            <w:iCs w:val="0"/>
            <w:caps w:val="0"/>
            <w:color w:val="1F2329"/>
            <w:spacing w:val="0"/>
            <w:kern w:val="0"/>
            <w:sz w:val="24"/>
            <w:szCs w:val="24"/>
            <w:shd w:val="clear" w:fill="FFFFFF"/>
            <w:lang w:val="en-US" w:eastAsia="zh-CN" w:bidi="ar"/>
          </w:rPr>
          <w:t>给出</w:t>
        </w:r>
      </w:ins>
      <w:del w:id="969" w:author="投稿人" w:date="2026-03-08T17:50:41Z">
        <w:r>
          <w:rPr>
            <w:rFonts w:hint="eastAsia" w:ascii="宋体" w:hAnsi="宋体" w:eastAsia="宋体" w:cs="宋体"/>
            <w:i w:val="0"/>
            <w:iCs w:val="0"/>
            <w:caps w:val="0"/>
            <w:color w:val="1F2329"/>
            <w:spacing w:val="0"/>
            <w:kern w:val="0"/>
            <w:sz w:val="24"/>
            <w:szCs w:val="24"/>
            <w:shd w:val="clear" w:fill="FFFFFF"/>
            <w:lang w:val="en-US" w:eastAsia="zh-CN" w:bidi="ar"/>
          </w:rPr>
          <w:delText>出</w:delText>
        </w:r>
      </w:del>
      <w:del w:id="970" w:author="投稿人" w:date="2026-03-08T17:50:40Z">
        <w:r>
          <w:rPr>
            <w:rFonts w:hint="eastAsia" w:ascii="宋体" w:hAnsi="宋体" w:eastAsia="宋体" w:cs="宋体"/>
            <w:i w:val="0"/>
            <w:iCs w:val="0"/>
            <w:caps w:val="0"/>
            <w:color w:val="1F2329"/>
            <w:spacing w:val="0"/>
            <w:kern w:val="0"/>
            <w:sz w:val="24"/>
            <w:szCs w:val="24"/>
            <w:shd w:val="clear" w:fill="FFFFFF"/>
            <w:lang w:val="en-US" w:eastAsia="zh-CN" w:bidi="ar"/>
          </w:rPr>
          <w:delText>具</w:delText>
        </w:r>
      </w:del>
      <w:r>
        <w:rPr>
          <w:rFonts w:hint="eastAsia" w:ascii="宋体" w:hAnsi="宋体" w:eastAsia="宋体" w:cs="宋体"/>
          <w:i w:val="0"/>
          <w:iCs w:val="0"/>
          <w:caps w:val="0"/>
          <w:color w:val="1F2329"/>
          <w:spacing w:val="0"/>
          <w:kern w:val="0"/>
          <w:sz w:val="24"/>
          <w:szCs w:val="24"/>
          <w:shd w:val="clear" w:fill="FFFFFF"/>
          <w:lang w:val="en-US" w:eastAsia="zh-CN" w:bidi="ar"/>
        </w:rPr>
        <w:t>与其他股东相同的价格时，其他股东</w:t>
      </w:r>
      <w:ins w:id="971" w:author="投稿人" w:date="2026-03-08T17:50:36Z">
        <w:r>
          <w:rPr>
            <w:rFonts w:hint="eastAsia" w:ascii="宋体" w:hAnsi="宋体" w:eastAsia="宋体" w:cs="宋体"/>
            <w:i w:val="0"/>
            <w:iCs w:val="0"/>
            <w:caps w:val="0"/>
            <w:color w:val="1F2329"/>
            <w:spacing w:val="0"/>
            <w:kern w:val="0"/>
            <w:sz w:val="24"/>
            <w:szCs w:val="24"/>
            <w:shd w:val="clear" w:fill="FFFFFF"/>
            <w:lang w:val="en-US" w:eastAsia="zh-CN" w:bidi="ar"/>
          </w:rPr>
          <w:t>可</w:t>
        </w:r>
      </w:ins>
      <w:ins w:id="972" w:author="投稿人" w:date="2026-03-08T17:50:37Z">
        <w:r>
          <w:rPr>
            <w:rFonts w:hint="eastAsia" w:ascii="宋体" w:hAnsi="宋体" w:eastAsia="宋体" w:cs="宋体"/>
            <w:i w:val="0"/>
            <w:iCs w:val="0"/>
            <w:caps w:val="0"/>
            <w:color w:val="1F2329"/>
            <w:spacing w:val="0"/>
            <w:kern w:val="0"/>
            <w:sz w:val="24"/>
            <w:szCs w:val="24"/>
            <w:shd w:val="clear" w:fill="FFFFFF"/>
            <w:lang w:val="en-US" w:eastAsia="zh-CN" w:bidi="ar"/>
          </w:rPr>
          <w:t>主张</w:t>
        </w:r>
      </w:ins>
      <w:del w:id="973" w:author="投稿人" w:date="2026-03-08T17:50:36Z">
        <w:r>
          <w:rPr>
            <w:rFonts w:hint="eastAsia" w:ascii="宋体" w:hAnsi="宋体" w:eastAsia="宋体" w:cs="宋体"/>
            <w:i w:val="0"/>
            <w:iCs w:val="0"/>
            <w:caps w:val="0"/>
            <w:color w:val="1F2329"/>
            <w:spacing w:val="0"/>
            <w:kern w:val="0"/>
            <w:sz w:val="24"/>
            <w:szCs w:val="24"/>
            <w:shd w:val="clear" w:fill="FFFFFF"/>
            <w:lang w:val="en-US" w:eastAsia="zh-CN" w:bidi="ar"/>
          </w:rPr>
          <w:delText>的</w:delText>
        </w:r>
      </w:del>
      <w:r>
        <w:rPr>
          <w:rFonts w:hint="eastAsia" w:ascii="宋体" w:hAnsi="宋体" w:eastAsia="宋体" w:cs="宋体"/>
          <w:i w:val="0"/>
          <w:iCs w:val="0"/>
          <w:caps w:val="0"/>
          <w:color w:val="1F2329"/>
          <w:spacing w:val="0"/>
          <w:kern w:val="0"/>
          <w:sz w:val="24"/>
          <w:szCs w:val="24"/>
          <w:shd w:val="clear" w:fill="FFFFFF"/>
          <w:lang w:val="en-US" w:eastAsia="zh-CN" w:bidi="ar"/>
        </w:rPr>
        <w:t>优先购买权</w:t>
      </w:r>
      <w:del w:id="974" w:author="投稿人" w:date="2026-03-08T17:50:34Z">
        <w:r>
          <w:rPr>
            <w:rFonts w:hint="eastAsia" w:ascii="宋体" w:hAnsi="宋体" w:eastAsia="宋体" w:cs="宋体"/>
            <w:i w:val="0"/>
            <w:iCs w:val="0"/>
            <w:caps w:val="0"/>
            <w:color w:val="1F2329"/>
            <w:spacing w:val="0"/>
            <w:kern w:val="0"/>
            <w:sz w:val="24"/>
            <w:szCs w:val="24"/>
            <w:shd w:val="clear" w:fill="FFFFFF"/>
            <w:lang w:val="en-US" w:eastAsia="zh-CN" w:bidi="ar"/>
          </w:rPr>
          <w:delText>触发</w:delText>
        </w:r>
      </w:del>
      <w:r>
        <w:rPr>
          <w:rFonts w:hint="eastAsia" w:ascii="宋体" w:hAnsi="宋体" w:eastAsia="宋体" w:cs="宋体"/>
          <w:i w:val="0"/>
          <w:iCs w:val="0"/>
          <w:caps w:val="0"/>
          <w:color w:val="1F2329"/>
          <w:spacing w:val="0"/>
          <w:kern w:val="0"/>
          <w:sz w:val="24"/>
          <w:szCs w:val="24"/>
          <w:shd w:val="clear" w:fill="FFFFFF"/>
          <w:lang w:val="en-US" w:eastAsia="zh-CN" w:bidi="ar"/>
        </w:rPr>
        <w:t>。此时，其他股东有权</w:t>
      </w:r>
      <w:ins w:id="975" w:author="投稿人" w:date="2026-03-08T17:50:52Z">
        <w:r>
          <w:rPr>
            <w:rFonts w:hint="eastAsia" w:ascii="宋体" w:hAnsi="宋体" w:eastAsia="宋体" w:cs="宋体"/>
            <w:i w:val="0"/>
            <w:iCs w:val="0"/>
            <w:caps w:val="0"/>
            <w:color w:val="1F2329"/>
            <w:spacing w:val="0"/>
            <w:kern w:val="0"/>
            <w:sz w:val="24"/>
            <w:szCs w:val="24"/>
            <w:shd w:val="clear" w:fill="FFFFFF"/>
            <w:lang w:val="en-US" w:eastAsia="zh-CN" w:bidi="ar"/>
          </w:rPr>
          <w:t>请求</w:t>
        </w:r>
      </w:ins>
      <w:del w:id="976" w:author="投稿人" w:date="2026-03-08T17:50:51Z">
        <w:r>
          <w:rPr>
            <w:rFonts w:hint="eastAsia" w:ascii="宋体" w:hAnsi="宋体" w:eastAsia="宋体" w:cs="宋体"/>
            <w:i w:val="0"/>
            <w:iCs w:val="0"/>
            <w:caps w:val="0"/>
            <w:color w:val="1F2329"/>
            <w:spacing w:val="0"/>
            <w:kern w:val="0"/>
            <w:sz w:val="24"/>
            <w:szCs w:val="24"/>
            <w:shd w:val="clear" w:fill="FFFFFF"/>
            <w:lang w:val="en-US" w:eastAsia="zh-CN" w:bidi="ar"/>
          </w:rPr>
          <w:delText>主张</w:delText>
        </w:r>
      </w:del>
      <w:r>
        <w:rPr>
          <w:rFonts w:hint="eastAsia" w:ascii="宋体" w:hAnsi="宋体" w:eastAsia="宋体" w:cs="宋体"/>
          <w:i w:val="0"/>
          <w:iCs w:val="0"/>
          <w:caps w:val="0"/>
          <w:color w:val="1F2329"/>
          <w:spacing w:val="0"/>
          <w:kern w:val="0"/>
          <w:sz w:val="24"/>
          <w:szCs w:val="24"/>
          <w:shd w:val="clear" w:fill="FFFFFF"/>
          <w:lang w:val="en-US" w:eastAsia="zh-CN" w:bidi="ar"/>
        </w:rPr>
        <w:t>与出让股东订立股权转让合同。若外部受让人给出更高价格，则其他股东的初始出价丧失同等条件的基准地位，出让股东无义务将该更高价格再次通知其他股东，依据在于其他股东已在先放弃加价，视为其自愿接受仅在初始出价条件内行使优先购买权的约束，出让股东有权</w:t>
      </w:r>
      <w:ins w:id="977" w:author="投稿人" w:date="2026-03-08T17:53:12Z">
        <w:r>
          <w:rPr>
            <w:rFonts w:hint="eastAsia" w:ascii="宋体" w:hAnsi="宋体" w:eastAsia="宋体" w:cs="宋体"/>
            <w:i w:val="0"/>
            <w:iCs w:val="0"/>
            <w:caps w:val="0"/>
            <w:color w:val="1F2329"/>
            <w:spacing w:val="0"/>
            <w:kern w:val="0"/>
            <w:sz w:val="24"/>
            <w:szCs w:val="24"/>
            <w:shd w:val="clear" w:fill="FFFFFF"/>
            <w:lang w:val="en-US" w:eastAsia="zh-CN" w:bidi="ar"/>
          </w:rPr>
          <w:t>自行</w:t>
        </w:r>
      </w:ins>
      <w:r>
        <w:rPr>
          <w:rFonts w:hint="eastAsia" w:ascii="宋体" w:hAnsi="宋体" w:eastAsia="宋体" w:cs="宋体"/>
          <w:i w:val="0"/>
          <w:iCs w:val="0"/>
          <w:caps w:val="0"/>
          <w:color w:val="1F2329"/>
          <w:spacing w:val="0"/>
          <w:kern w:val="0"/>
          <w:sz w:val="24"/>
          <w:szCs w:val="24"/>
          <w:shd w:val="clear" w:fill="FFFFFF"/>
          <w:lang w:val="en-US" w:eastAsia="zh-CN" w:bidi="ar"/>
        </w:rPr>
        <w:t>选择更优的交易条件。</w:t>
      </w:r>
    </w:p>
    <w:p w14:paraId="6B09B5D9">
      <w:pPr>
        <w:keepNext w:val="0"/>
        <w:keepLines w:val="0"/>
        <w:widowControl/>
        <w:suppressLineNumbers w:val="0"/>
        <w:spacing w:line="360" w:lineRule="auto"/>
        <w:ind w:firstLine="480" w:firstLineChars="200"/>
        <w:jc w:val="left"/>
        <w:rPr>
          <w:rFonts w:hint="eastAsia" w:ascii="宋体" w:hAnsi="宋体" w:eastAsia="宋体" w:cs="宋体"/>
          <w:sz w:val="24"/>
        </w:rPr>
      </w:pPr>
      <w:r>
        <w:rPr>
          <w:rFonts w:hint="eastAsia" w:ascii="宋体" w:hAnsi="宋体" w:eastAsia="宋体" w:cs="宋体"/>
          <w:i w:val="0"/>
          <w:iCs w:val="0"/>
          <w:caps w:val="0"/>
          <w:color w:val="1F2329"/>
          <w:spacing w:val="0"/>
          <w:kern w:val="0"/>
          <w:sz w:val="24"/>
          <w:szCs w:val="24"/>
          <w:shd w:val="clear" w:fill="FFFFFF"/>
          <w:lang w:val="en-US" w:eastAsia="zh-CN" w:bidi="ar"/>
        </w:rPr>
        <w:t>第二种情形为其他股东先于外部受让人出价，并明确表示等待外部受让人的报价进一步决定。</w:t>
      </w:r>
      <w:del w:id="978" w:author="投稿人" w:date="2026-03-08T17:58:34Z">
        <w:r>
          <w:rPr>
            <w:rFonts w:hint="default" w:ascii="宋体" w:hAnsi="宋体" w:eastAsia="宋体" w:cs="宋体"/>
            <w:i w:val="0"/>
            <w:iCs w:val="0"/>
            <w:caps w:val="0"/>
            <w:color w:val="1F2329"/>
            <w:spacing w:val="0"/>
            <w:kern w:val="0"/>
            <w:sz w:val="24"/>
            <w:szCs w:val="24"/>
            <w:shd w:val="clear" w:fill="FFFFFF"/>
            <w:lang w:val="en-US" w:eastAsia="zh-CN" w:bidi="ar"/>
          </w:rPr>
          <w:delText>此种情形下，其他股东的</w:delText>
        </w:r>
      </w:del>
      <w:ins w:id="979" w:author="投稿人" w:date="2026-03-08T17:58:34Z">
        <w:r>
          <w:rPr>
            <w:rFonts w:hint="eastAsia" w:ascii="宋体" w:hAnsi="宋体" w:eastAsia="宋体" w:cs="宋体"/>
            <w:i w:val="0"/>
            <w:iCs w:val="0"/>
            <w:caps w:val="0"/>
            <w:color w:val="1F2329"/>
            <w:spacing w:val="0"/>
            <w:kern w:val="0"/>
            <w:sz w:val="24"/>
            <w:szCs w:val="24"/>
            <w:shd w:val="clear" w:fill="FFFFFF"/>
            <w:lang w:val="en-US" w:eastAsia="zh-CN" w:bidi="ar"/>
          </w:rPr>
          <w:t>此种</w:t>
        </w:r>
      </w:ins>
      <w:r>
        <w:rPr>
          <w:rFonts w:hint="eastAsia" w:ascii="宋体" w:hAnsi="宋体" w:eastAsia="宋体" w:cs="宋体"/>
          <w:i w:val="0"/>
          <w:iCs w:val="0"/>
          <w:caps w:val="0"/>
          <w:color w:val="1F2329"/>
          <w:spacing w:val="0"/>
          <w:kern w:val="0"/>
          <w:sz w:val="24"/>
          <w:szCs w:val="24"/>
          <w:shd w:val="clear" w:fill="FFFFFF"/>
          <w:lang w:val="en-US" w:eastAsia="zh-CN" w:bidi="ar"/>
        </w:rPr>
        <w:t>出价</w:t>
      </w:r>
      <w:ins w:id="980" w:author="投稿人" w:date="2026-03-08T17:58:37Z">
        <w:r>
          <w:rPr>
            <w:rFonts w:hint="eastAsia" w:ascii="宋体" w:hAnsi="宋体" w:eastAsia="宋体" w:cs="宋体"/>
            <w:i w:val="0"/>
            <w:iCs w:val="0"/>
            <w:caps w:val="0"/>
            <w:color w:val="1F2329"/>
            <w:spacing w:val="0"/>
            <w:kern w:val="0"/>
            <w:sz w:val="24"/>
            <w:szCs w:val="24"/>
            <w:shd w:val="clear" w:fill="FFFFFF"/>
            <w:lang w:val="en-US" w:eastAsia="zh-CN" w:bidi="ar"/>
          </w:rPr>
          <w:t>方式</w:t>
        </w:r>
      </w:ins>
      <w:r>
        <w:rPr>
          <w:rFonts w:hint="eastAsia" w:ascii="宋体" w:hAnsi="宋体" w:eastAsia="宋体" w:cs="宋体"/>
          <w:i w:val="0"/>
          <w:iCs w:val="0"/>
          <w:caps w:val="0"/>
          <w:color w:val="1F2329"/>
          <w:spacing w:val="0"/>
          <w:kern w:val="0"/>
          <w:sz w:val="24"/>
          <w:szCs w:val="24"/>
          <w:shd w:val="clear" w:fill="FFFFFF"/>
          <w:lang w:val="en-US" w:eastAsia="zh-CN" w:bidi="ar"/>
        </w:rPr>
        <w:t>具有暂时性和试探性，“等待外部价格”的意思表示表明</w:t>
      </w:r>
      <w:del w:id="981" w:author="投稿人" w:date="2026-03-08T17:58:46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该出价并非最终确定的交易条件，</w:t>
      </w:r>
      <w:ins w:id="982" w:author="投稿人" w:date="2026-03-08T17:58:58Z">
        <w:r>
          <w:rPr>
            <w:rFonts w:hint="eastAsia" w:ascii="宋体" w:hAnsi="宋体" w:eastAsia="宋体" w:cs="宋体"/>
            <w:i w:val="0"/>
            <w:iCs w:val="0"/>
            <w:caps w:val="0"/>
            <w:color w:val="1F2329"/>
            <w:spacing w:val="0"/>
            <w:kern w:val="0"/>
            <w:sz w:val="24"/>
            <w:szCs w:val="24"/>
            <w:shd w:val="clear" w:fill="FFFFFF"/>
            <w:lang w:val="en-US" w:eastAsia="zh-CN" w:bidi="ar"/>
          </w:rPr>
          <w:t>不</w:t>
        </w:r>
      </w:ins>
      <w:ins w:id="983" w:author="投稿人" w:date="2026-03-08T17:58:59Z">
        <w:r>
          <w:rPr>
            <w:rFonts w:hint="eastAsia" w:ascii="宋体" w:hAnsi="宋体" w:eastAsia="宋体" w:cs="宋体"/>
            <w:i w:val="0"/>
            <w:iCs w:val="0"/>
            <w:caps w:val="0"/>
            <w:color w:val="1F2329"/>
            <w:spacing w:val="0"/>
            <w:kern w:val="0"/>
            <w:sz w:val="24"/>
            <w:szCs w:val="24"/>
            <w:shd w:val="clear" w:fill="FFFFFF"/>
            <w:lang w:val="en-US" w:eastAsia="zh-CN" w:bidi="ar"/>
          </w:rPr>
          <w:t>会</w:t>
        </w:r>
      </w:ins>
      <w:ins w:id="984" w:author="投稿人" w:date="2026-03-08T17:59:00Z">
        <w:r>
          <w:rPr>
            <w:rFonts w:hint="eastAsia" w:ascii="宋体" w:hAnsi="宋体" w:eastAsia="宋体" w:cs="宋体"/>
            <w:i w:val="0"/>
            <w:iCs w:val="0"/>
            <w:caps w:val="0"/>
            <w:color w:val="1F2329"/>
            <w:spacing w:val="0"/>
            <w:kern w:val="0"/>
            <w:sz w:val="24"/>
            <w:szCs w:val="24"/>
            <w:shd w:val="clear" w:fill="FFFFFF"/>
            <w:lang w:val="en-US" w:eastAsia="zh-CN" w:bidi="ar"/>
          </w:rPr>
          <w:t>对</w:t>
        </w:r>
      </w:ins>
      <w:ins w:id="985" w:author="投稿人" w:date="2026-03-08T17:59:01Z">
        <w:r>
          <w:rPr>
            <w:rFonts w:hint="eastAsia" w:ascii="宋体" w:hAnsi="宋体" w:eastAsia="宋体" w:cs="宋体"/>
            <w:i w:val="0"/>
            <w:iCs w:val="0"/>
            <w:caps w:val="0"/>
            <w:color w:val="1F2329"/>
            <w:spacing w:val="0"/>
            <w:kern w:val="0"/>
            <w:sz w:val="24"/>
            <w:szCs w:val="24"/>
            <w:shd w:val="clear" w:fill="FFFFFF"/>
            <w:lang w:val="en-US" w:eastAsia="zh-CN" w:bidi="ar"/>
          </w:rPr>
          <w:t>自身行使</w:t>
        </w:r>
      </w:ins>
      <w:ins w:id="986" w:author="投稿人" w:date="2026-03-08T17:59:05Z">
        <w:r>
          <w:rPr>
            <w:rFonts w:hint="eastAsia" w:ascii="宋体" w:hAnsi="宋体" w:eastAsia="宋体" w:cs="宋体"/>
            <w:i w:val="0"/>
            <w:iCs w:val="0"/>
            <w:caps w:val="0"/>
            <w:color w:val="1F2329"/>
            <w:spacing w:val="0"/>
            <w:kern w:val="0"/>
            <w:sz w:val="24"/>
            <w:szCs w:val="24"/>
            <w:shd w:val="clear" w:fill="FFFFFF"/>
            <w:lang w:val="en-US" w:eastAsia="zh-CN" w:bidi="ar"/>
          </w:rPr>
          <w:t>优先购买权</w:t>
        </w:r>
      </w:ins>
      <w:ins w:id="987" w:author="投稿人" w:date="2026-03-08T17:59:07Z">
        <w:r>
          <w:rPr>
            <w:rFonts w:hint="eastAsia" w:ascii="宋体" w:hAnsi="宋体" w:eastAsia="宋体" w:cs="宋体"/>
            <w:i w:val="0"/>
            <w:iCs w:val="0"/>
            <w:caps w:val="0"/>
            <w:color w:val="1F2329"/>
            <w:spacing w:val="0"/>
            <w:kern w:val="0"/>
            <w:sz w:val="24"/>
            <w:szCs w:val="24"/>
            <w:shd w:val="clear" w:fill="FFFFFF"/>
            <w:lang w:val="en-US" w:eastAsia="zh-CN" w:bidi="ar"/>
          </w:rPr>
          <w:t>施加</w:t>
        </w:r>
      </w:ins>
      <w:ins w:id="988" w:author="投稿人" w:date="2026-03-08T17:59:09Z">
        <w:r>
          <w:rPr>
            <w:rFonts w:hint="eastAsia" w:ascii="宋体" w:hAnsi="宋体" w:eastAsia="宋体" w:cs="宋体"/>
            <w:i w:val="0"/>
            <w:iCs w:val="0"/>
            <w:caps w:val="0"/>
            <w:color w:val="1F2329"/>
            <w:spacing w:val="0"/>
            <w:kern w:val="0"/>
            <w:sz w:val="24"/>
            <w:szCs w:val="24"/>
            <w:shd w:val="clear" w:fill="FFFFFF"/>
            <w:lang w:val="en-US" w:eastAsia="zh-CN" w:bidi="ar"/>
          </w:rPr>
          <w:t>限制，</w:t>
        </w:r>
      </w:ins>
      <w:r>
        <w:rPr>
          <w:rFonts w:hint="eastAsia" w:ascii="宋体" w:hAnsi="宋体" w:eastAsia="宋体" w:cs="宋体"/>
          <w:i w:val="0"/>
          <w:iCs w:val="0"/>
          <w:caps w:val="0"/>
          <w:color w:val="1F2329"/>
          <w:spacing w:val="0"/>
          <w:kern w:val="0"/>
          <w:sz w:val="24"/>
          <w:szCs w:val="24"/>
          <w:shd w:val="clear" w:fill="FFFFFF"/>
          <w:lang w:val="en-US" w:eastAsia="zh-CN" w:bidi="ar"/>
        </w:rPr>
        <w:t>而是</w:t>
      </w:r>
      <w:ins w:id="989" w:author="投稿人" w:date="2026-03-08T17:59:19Z">
        <w:r>
          <w:rPr>
            <w:rFonts w:hint="eastAsia" w:ascii="宋体" w:hAnsi="宋体" w:eastAsia="宋体" w:cs="宋体"/>
            <w:i w:val="0"/>
            <w:iCs w:val="0"/>
            <w:caps w:val="0"/>
            <w:color w:val="1F2329"/>
            <w:spacing w:val="0"/>
            <w:kern w:val="0"/>
            <w:sz w:val="24"/>
            <w:szCs w:val="24"/>
            <w:shd w:val="clear" w:fill="FFFFFF"/>
            <w:lang w:val="en-US" w:eastAsia="zh-CN" w:bidi="ar"/>
          </w:rPr>
          <w:t>作为</w:t>
        </w:r>
      </w:ins>
      <w:r>
        <w:rPr>
          <w:rFonts w:hint="eastAsia" w:ascii="宋体" w:hAnsi="宋体" w:eastAsia="宋体" w:cs="宋体"/>
          <w:i w:val="0"/>
          <w:iCs w:val="0"/>
          <w:caps w:val="0"/>
          <w:color w:val="1F2329"/>
          <w:spacing w:val="0"/>
          <w:kern w:val="0"/>
          <w:sz w:val="24"/>
          <w:szCs w:val="24"/>
          <w:shd w:val="clear" w:fill="FFFFFF"/>
          <w:lang w:val="en-US" w:eastAsia="zh-CN" w:bidi="ar"/>
        </w:rPr>
        <w:t>竞价</w:t>
      </w:r>
      <w:ins w:id="990" w:author="投稿人" w:date="2026-03-08T17:59:29Z">
        <w:r>
          <w:rPr>
            <w:rFonts w:hint="eastAsia" w:ascii="宋体" w:hAnsi="宋体" w:eastAsia="宋体" w:cs="宋体"/>
            <w:i w:val="0"/>
            <w:iCs w:val="0"/>
            <w:caps w:val="0"/>
            <w:color w:val="1F2329"/>
            <w:spacing w:val="0"/>
            <w:kern w:val="0"/>
            <w:sz w:val="24"/>
            <w:szCs w:val="24"/>
            <w:shd w:val="clear" w:fill="FFFFFF"/>
            <w:lang w:val="en-US" w:eastAsia="zh-CN" w:bidi="ar"/>
          </w:rPr>
          <w:t>过程</w:t>
        </w:r>
      </w:ins>
      <w:del w:id="991" w:author="投稿人" w:date="2026-03-08T17:59:26Z">
        <w:r>
          <w:rPr>
            <w:rFonts w:hint="eastAsia" w:ascii="宋体" w:hAnsi="宋体" w:eastAsia="宋体" w:cs="宋体"/>
            <w:i w:val="0"/>
            <w:iCs w:val="0"/>
            <w:caps w:val="0"/>
            <w:color w:val="1F2329"/>
            <w:spacing w:val="0"/>
            <w:kern w:val="0"/>
            <w:sz w:val="24"/>
            <w:szCs w:val="24"/>
            <w:shd w:val="clear" w:fill="FFFFFF"/>
            <w:lang w:val="en-US" w:eastAsia="zh-CN" w:bidi="ar"/>
          </w:rPr>
          <w:delText>机制</w:delText>
        </w:r>
      </w:del>
      <w:r>
        <w:rPr>
          <w:rFonts w:hint="eastAsia" w:ascii="宋体" w:hAnsi="宋体" w:eastAsia="宋体" w:cs="宋体"/>
          <w:i w:val="0"/>
          <w:iCs w:val="0"/>
          <w:caps w:val="0"/>
          <w:color w:val="1F2329"/>
          <w:spacing w:val="0"/>
          <w:kern w:val="0"/>
          <w:sz w:val="24"/>
          <w:szCs w:val="24"/>
          <w:shd w:val="clear" w:fill="FFFFFF"/>
          <w:lang w:val="en-US" w:eastAsia="zh-CN" w:bidi="ar"/>
        </w:rPr>
        <w:t>的起点。出让股东基于该出价向外部受让人报价后，若外部受让人仅愿意</w:t>
      </w:r>
      <w:ins w:id="992" w:author="投稿人" w:date="2026-03-08T17:59:43Z">
        <w:r>
          <w:rPr>
            <w:rFonts w:hint="eastAsia" w:ascii="宋体" w:hAnsi="宋体" w:eastAsia="宋体" w:cs="宋体"/>
            <w:i w:val="0"/>
            <w:iCs w:val="0"/>
            <w:caps w:val="0"/>
            <w:color w:val="1F2329"/>
            <w:spacing w:val="0"/>
            <w:kern w:val="0"/>
            <w:sz w:val="24"/>
            <w:szCs w:val="24"/>
            <w:shd w:val="clear" w:fill="FFFFFF"/>
            <w:lang w:val="en-US" w:eastAsia="zh-CN" w:bidi="ar"/>
          </w:rPr>
          <w:t>给出</w:t>
        </w:r>
      </w:ins>
      <w:del w:id="993" w:author="投稿人" w:date="2026-03-08T17:59:42Z">
        <w:r>
          <w:rPr>
            <w:rFonts w:hint="eastAsia" w:ascii="宋体" w:hAnsi="宋体" w:eastAsia="宋体" w:cs="宋体"/>
            <w:i w:val="0"/>
            <w:iCs w:val="0"/>
            <w:caps w:val="0"/>
            <w:color w:val="1F2329"/>
            <w:spacing w:val="0"/>
            <w:kern w:val="0"/>
            <w:sz w:val="24"/>
            <w:szCs w:val="24"/>
            <w:shd w:val="clear" w:fill="FFFFFF"/>
            <w:lang w:val="en-US" w:eastAsia="zh-CN" w:bidi="ar"/>
          </w:rPr>
          <w:delText>出具</w:delText>
        </w:r>
      </w:del>
      <w:r>
        <w:rPr>
          <w:rFonts w:hint="eastAsia" w:ascii="宋体" w:hAnsi="宋体" w:eastAsia="宋体" w:cs="宋体"/>
          <w:i w:val="0"/>
          <w:iCs w:val="0"/>
          <w:caps w:val="0"/>
          <w:color w:val="1F2329"/>
          <w:spacing w:val="0"/>
          <w:kern w:val="0"/>
          <w:sz w:val="24"/>
          <w:szCs w:val="24"/>
          <w:shd w:val="clear" w:fill="FFFFFF"/>
          <w:lang w:val="en-US" w:eastAsia="zh-CN" w:bidi="ar"/>
        </w:rPr>
        <w:t>与其他股东相同的价格，效果同第一种情形。若外部受让人</w:t>
      </w:r>
      <w:ins w:id="994" w:author="投稿人" w:date="2026-03-08T17:59:50Z">
        <w:r>
          <w:rPr>
            <w:rFonts w:hint="eastAsia" w:ascii="宋体" w:hAnsi="宋体" w:eastAsia="宋体" w:cs="宋体"/>
            <w:i w:val="0"/>
            <w:iCs w:val="0"/>
            <w:caps w:val="0"/>
            <w:color w:val="1F2329"/>
            <w:spacing w:val="0"/>
            <w:kern w:val="0"/>
            <w:sz w:val="24"/>
            <w:szCs w:val="24"/>
            <w:shd w:val="clear" w:fill="FFFFFF"/>
            <w:lang w:val="en-US" w:eastAsia="zh-CN" w:bidi="ar"/>
          </w:rPr>
          <w:t>给出</w:t>
        </w:r>
      </w:ins>
      <w:del w:id="995" w:author="投稿人" w:date="2026-03-08T17:59:49Z">
        <w:r>
          <w:rPr>
            <w:rFonts w:hint="eastAsia" w:ascii="宋体" w:hAnsi="宋体" w:eastAsia="宋体" w:cs="宋体"/>
            <w:i w:val="0"/>
            <w:iCs w:val="0"/>
            <w:caps w:val="0"/>
            <w:color w:val="1F2329"/>
            <w:spacing w:val="0"/>
            <w:kern w:val="0"/>
            <w:sz w:val="24"/>
            <w:szCs w:val="24"/>
            <w:shd w:val="clear" w:fill="FFFFFF"/>
            <w:lang w:val="en-US" w:eastAsia="zh-CN" w:bidi="ar"/>
          </w:rPr>
          <w:delText>出具</w:delText>
        </w:r>
      </w:del>
      <w:r>
        <w:rPr>
          <w:rFonts w:hint="eastAsia" w:ascii="宋体" w:hAnsi="宋体" w:eastAsia="宋体" w:cs="宋体"/>
          <w:i w:val="0"/>
          <w:iCs w:val="0"/>
          <w:caps w:val="0"/>
          <w:color w:val="1F2329"/>
          <w:spacing w:val="0"/>
          <w:kern w:val="0"/>
          <w:sz w:val="24"/>
          <w:szCs w:val="24"/>
          <w:shd w:val="clear" w:fill="FFFFFF"/>
          <w:lang w:val="en-US" w:eastAsia="zh-CN" w:bidi="ar"/>
        </w:rPr>
        <w:t>更高价格，则出让股东负有将该更高价格通知其他股东的义务，其他股东可再次出价，出让股东再次向外部报价，循环往复形成竞价机制。</w:t>
      </w:r>
    </w:p>
    <w:p w14:paraId="28184736">
      <w:pPr>
        <w:keepNext w:val="0"/>
        <w:keepLines w:val="0"/>
        <w:widowControl/>
        <w:suppressLineNumbers w:val="0"/>
        <w:spacing w:line="360" w:lineRule="auto"/>
        <w:ind w:firstLineChars="200"/>
        <w:jc w:val="left"/>
        <w:rPr>
          <w:ins w:id="996" w:author="投稿人" w:date="2026-03-05T15:36:16Z"/>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第三种情形为其他股东暂不出价，选择等待外部受让人的报价。</w:t>
      </w:r>
      <w:del w:id="997" w:author="投稿人" w:date="2026-03-08T17:58:28Z">
        <w:r>
          <w:rPr>
            <w:rFonts w:hint="eastAsia" w:ascii="宋体" w:hAnsi="宋体" w:eastAsia="宋体" w:cs="宋体"/>
            <w:i w:val="0"/>
            <w:iCs w:val="0"/>
            <w:caps w:val="0"/>
            <w:color w:val="1F2329"/>
            <w:spacing w:val="0"/>
            <w:kern w:val="0"/>
            <w:sz w:val="24"/>
            <w:szCs w:val="24"/>
            <w:shd w:val="clear" w:fill="FFFFFF"/>
            <w:lang w:val="en-US" w:eastAsia="zh-CN" w:bidi="ar"/>
          </w:rPr>
          <w:delText>此种情形下，</w:delText>
        </w:r>
      </w:del>
      <w:r>
        <w:rPr>
          <w:rFonts w:hint="eastAsia" w:ascii="宋体" w:hAnsi="宋体" w:eastAsia="宋体" w:cs="宋体"/>
          <w:i w:val="0"/>
          <w:iCs w:val="0"/>
          <w:caps w:val="0"/>
          <w:color w:val="1F2329"/>
          <w:spacing w:val="0"/>
          <w:kern w:val="0"/>
          <w:sz w:val="24"/>
          <w:szCs w:val="24"/>
          <w:shd w:val="clear" w:fill="FFFFFF"/>
          <w:lang w:val="en-US" w:eastAsia="zh-CN" w:bidi="ar"/>
        </w:rPr>
        <w:t>其他股东采取后发制人的策略，将同等条件的形成交由外部受让人的初始报价启动，这一过程与股权司法拍卖中行使优先购买权的“询价法”最为相似。所谓询价法是指法院通知优先购买权人到拍卖现场，但不直接参与竞价，待经过竞价产生最高应价者后，由拍卖师询问优先购买权人是否愿意购买。如果其不愿购买，则拍卖标的即由最高应价者购得。如果其愿意购买，则拍卖师询问最高应价者是否愿意再加价，如果其不愿加价，则拍卖物由优先购买权人购得，如果其表示愿意，则在加价后再询问优先购买权人，如此反复，直至其中一人退出，达成交易。</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0"/>
      </w:r>
      <w:r>
        <w:rPr>
          <w:rFonts w:hint="eastAsia" w:ascii="宋体" w:hAnsi="宋体" w:eastAsia="宋体" w:cs="宋体"/>
          <w:i w:val="0"/>
          <w:iCs w:val="0"/>
          <w:caps w:val="0"/>
          <w:color w:val="1F2329"/>
          <w:spacing w:val="0"/>
          <w:kern w:val="0"/>
          <w:sz w:val="24"/>
          <w:szCs w:val="24"/>
          <w:shd w:val="clear" w:fill="FFFFFF"/>
          <w:lang w:val="en-US" w:eastAsia="zh-CN" w:bidi="ar"/>
        </w:rPr>
        <w:t>若有多个优先购买权人均主张购买，则以抽签方式决定买受人。</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1"/>
      </w:r>
      <w:r>
        <w:rPr>
          <w:rFonts w:hint="eastAsia" w:ascii="宋体" w:hAnsi="宋体" w:eastAsia="宋体" w:cs="宋体"/>
          <w:i w:val="0"/>
          <w:iCs w:val="0"/>
          <w:caps w:val="0"/>
          <w:color w:val="1F2329"/>
          <w:spacing w:val="0"/>
          <w:kern w:val="0"/>
          <w:sz w:val="24"/>
          <w:szCs w:val="24"/>
          <w:shd w:val="clear" w:fill="FFFFFF"/>
          <w:lang w:val="en-US" w:eastAsia="zh-CN" w:bidi="ar"/>
        </w:rPr>
        <w:t>当外部受让人给出报价后，其他股东的选择有二，一是给出同等价格，此时同等条件成立，其可基于法定优先购买权主张优先受让，二是给出更高价格，以表明获取股权的决心。出让股东应将该价格反馈给外部受让人，由其决定是否继续加价，通过其他股东与外部受让人的价格博弈，使转让股东获得最优转让利益。不过，在其他股东给出同等价</w:t>
      </w:r>
      <w:ins w:id="998" w:author="投稿人" w:date="2026-03-08T14:43:28Z">
        <w:r>
          <w:rPr>
            <w:rFonts w:hint="eastAsia" w:ascii="宋体" w:hAnsi="宋体" w:eastAsia="宋体" w:cs="宋体"/>
            <w:i w:val="0"/>
            <w:iCs w:val="0"/>
            <w:caps w:val="0"/>
            <w:color w:val="1F2329"/>
            <w:spacing w:val="0"/>
            <w:kern w:val="0"/>
            <w:sz w:val="24"/>
            <w:szCs w:val="24"/>
            <w:shd w:val="clear" w:fill="FFFFFF"/>
            <w:lang w:val="en-US" w:eastAsia="zh-CN" w:bidi="ar"/>
          </w:rPr>
          <w:t>格后</w:t>
        </w:r>
      </w:ins>
      <w:del w:id="999" w:author="投稿人" w:date="2026-03-08T14:43:28Z">
        <w:r>
          <w:rPr>
            <w:rFonts w:hint="eastAsia" w:ascii="宋体" w:hAnsi="宋体" w:eastAsia="宋体" w:cs="宋体"/>
            <w:i w:val="0"/>
            <w:iCs w:val="0"/>
            <w:caps w:val="0"/>
            <w:color w:val="1F2329"/>
            <w:spacing w:val="0"/>
            <w:kern w:val="0"/>
            <w:sz w:val="24"/>
            <w:szCs w:val="24"/>
            <w:shd w:val="clear" w:fill="FFFFFF"/>
            <w:lang w:val="en-US" w:eastAsia="zh-CN" w:bidi="ar"/>
          </w:rPr>
          <w:delText>格</w:delText>
        </w:r>
      </w:del>
      <w:r>
        <w:rPr>
          <w:rFonts w:hint="eastAsia" w:ascii="宋体" w:hAnsi="宋体" w:eastAsia="宋体" w:cs="宋体"/>
          <w:i w:val="0"/>
          <w:iCs w:val="0"/>
          <w:caps w:val="0"/>
          <w:color w:val="1F2329"/>
          <w:spacing w:val="0"/>
          <w:kern w:val="0"/>
          <w:sz w:val="24"/>
          <w:szCs w:val="24"/>
          <w:shd w:val="clear" w:fill="FFFFFF"/>
          <w:lang w:val="en-US" w:eastAsia="zh-CN" w:bidi="ar"/>
        </w:rPr>
        <w:t>，虽可主张优先购买权，但也不能直接认定出让股东与其他股东之间成立股权转让合同。若认为此时合同即成立，对出让股东与外部受让人</w:t>
      </w:r>
      <w:del w:id="1000" w:author="投稿人" w:date="2026-03-05T14:15:50Z">
        <w:r>
          <w:rPr>
            <w:rFonts w:hint="default" w:ascii="宋体" w:hAnsi="宋体" w:eastAsia="宋体" w:cs="宋体"/>
            <w:i w:val="0"/>
            <w:iCs w:val="0"/>
            <w:caps w:val="0"/>
            <w:color w:val="1F2329"/>
            <w:spacing w:val="0"/>
            <w:kern w:val="0"/>
            <w:sz w:val="24"/>
            <w:szCs w:val="24"/>
            <w:shd w:val="clear" w:fill="FFFFFF"/>
            <w:lang w:val="en-US" w:eastAsia="zh-CN" w:bidi="ar"/>
          </w:rPr>
          <w:delText>显失公平</w:delText>
        </w:r>
      </w:del>
      <w:ins w:id="1001" w:author="投稿人" w:date="2026-03-05T14:15:52Z">
        <w:r>
          <w:rPr>
            <w:rFonts w:hint="eastAsia" w:ascii="宋体" w:hAnsi="宋体" w:eastAsia="宋体" w:cs="宋体"/>
            <w:i w:val="0"/>
            <w:iCs w:val="0"/>
            <w:caps w:val="0"/>
            <w:color w:val="1F2329"/>
            <w:spacing w:val="0"/>
            <w:kern w:val="0"/>
            <w:sz w:val="24"/>
            <w:szCs w:val="24"/>
            <w:shd w:val="clear" w:fill="FFFFFF"/>
            <w:lang w:val="en-US" w:eastAsia="zh-CN" w:bidi="ar"/>
          </w:rPr>
          <w:t>较为不公</w:t>
        </w:r>
      </w:ins>
      <w:r>
        <w:rPr>
          <w:rFonts w:hint="eastAsia" w:ascii="宋体" w:hAnsi="宋体" w:eastAsia="宋体" w:cs="宋体"/>
          <w:i w:val="0"/>
          <w:iCs w:val="0"/>
          <w:caps w:val="0"/>
          <w:color w:val="1F2329"/>
          <w:spacing w:val="0"/>
          <w:kern w:val="0"/>
          <w:sz w:val="24"/>
          <w:szCs w:val="24"/>
          <w:shd w:val="clear" w:fill="FFFFFF"/>
          <w:lang w:val="en-US" w:eastAsia="zh-CN" w:bidi="ar"/>
        </w:rPr>
        <w:t>。一方面，外部受让人的初始报价也可能并非其心理最高价位，而是谈判中的试探性出价，若因其他股东的同等报价即锁定交易，将剥夺外部受让人进一步加价的机会。另一方面，出让股东对于出让股权获取更高利益具有正当性，有权使竞价经过完整过程，不应被过早绑定。其他股东的同等报价仅构成优先购买权的行使意向，需待</w:t>
      </w:r>
      <w:del w:id="1002" w:author="投稿人" w:date="2026-03-05T14:16:35Z">
        <w:r>
          <w:rPr>
            <w:rFonts w:hint="eastAsia" w:ascii="宋体" w:hAnsi="宋体" w:eastAsia="宋体" w:cs="宋体"/>
            <w:i w:val="0"/>
            <w:iCs w:val="0"/>
            <w:caps w:val="0"/>
            <w:color w:val="1F2329"/>
            <w:spacing w:val="0"/>
            <w:kern w:val="0"/>
            <w:sz w:val="24"/>
            <w:szCs w:val="24"/>
            <w:shd w:val="clear" w:fill="FFFFFF"/>
            <w:lang w:val="en-US" w:eastAsia="zh-CN" w:bidi="ar"/>
          </w:rPr>
          <w:delText>如</w:delText>
        </w:r>
      </w:del>
      <w:r>
        <w:rPr>
          <w:rFonts w:hint="eastAsia" w:ascii="宋体" w:hAnsi="宋体" w:eastAsia="宋体" w:cs="宋体"/>
          <w:i w:val="0"/>
          <w:iCs w:val="0"/>
          <w:caps w:val="0"/>
          <w:color w:val="1F2329"/>
          <w:spacing w:val="0"/>
          <w:kern w:val="0"/>
          <w:sz w:val="24"/>
          <w:szCs w:val="24"/>
          <w:shd w:val="clear" w:fill="FFFFFF"/>
          <w:lang w:val="en-US" w:eastAsia="zh-CN" w:bidi="ar"/>
        </w:rPr>
        <w:t>外部受让人放弃加价，竞价机制终止后，方有权请求出让股东订立合同。</w:t>
      </w:r>
    </w:p>
    <w:p w14:paraId="0F529E2F">
      <w:pPr>
        <w:keepNext w:val="0"/>
        <w:keepLines w:val="0"/>
        <w:widowControl/>
        <w:suppressLineNumbers w:val="0"/>
        <w:spacing w:line="360" w:lineRule="auto"/>
        <w:ind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ins w:id="1003" w:author="投稿人" w:date="2026-03-05T15:36:18Z">
        <w:r>
          <w:rPr>
            <w:rFonts w:hint="eastAsia" w:ascii="宋体" w:hAnsi="宋体" w:eastAsia="宋体" w:cs="宋体"/>
            <w:i w:val="0"/>
            <w:iCs w:val="0"/>
            <w:caps w:val="0"/>
            <w:color w:val="1F2329"/>
            <w:spacing w:val="0"/>
            <w:kern w:val="0"/>
            <w:sz w:val="24"/>
            <w:szCs w:val="24"/>
            <w:shd w:val="clear" w:fill="FFFFFF"/>
            <w:lang w:val="en-US" w:eastAsia="zh-CN" w:bidi="ar"/>
          </w:rPr>
          <w:t>2.</w:t>
        </w:r>
      </w:ins>
      <w:ins w:id="1004" w:author="投稿人" w:date="2026-03-05T15:36:49Z">
        <w:r>
          <w:rPr>
            <w:rFonts w:hint="eastAsia" w:ascii="宋体" w:hAnsi="宋体" w:eastAsia="宋体" w:cs="宋体"/>
            <w:i w:val="0"/>
            <w:iCs w:val="0"/>
            <w:caps w:val="0"/>
            <w:color w:val="1F2329"/>
            <w:spacing w:val="0"/>
            <w:kern w:val="0"/>
            <w:sz w:val="24"/>
            <w:szCs w:val="24"/>
            <w:shd w:val="clear" w:fill="FFFFFF"/>
            <w:lang w:val="en-US" w:eastAsia="zh-CN" w:bidi="ar"/>
          </w:rPr>
          <w:t>对</w:t>
        </w:r>
      </w:ins>
      <w:ins w:id="1005" w:author="投稿人" w:date="2026-03-05T15:37:01Z">
        <w:r>
          <w:rPr>
            <w:rFonts w:hint="eastAsia" w:ascii="宋体" w:hAnsi="宋体" w:eastAsia="宋体" w:cs="宋体"/>
            <w:i w:val="0"/>
            <w:iCs w:val="0"/>
            <w:caps w:val="0"/>
            <w:color w:val="1F2329"/>
            <w:spacing w:val="0"/>
            <w:kern w:val="0"/>
            <w:sz w:val="24"/>
            <w:szCs w:val="24"/>
            <w:shd w:val="clear" w:fill="FFFFFF"/>
            <w:lang w:val="en-US" w:eastAsia="zh-CN" w:bidi="ar"/>
          </w:rPr>
          <w:t>同意权“</w:t>
        </w:r>
      </w:ins>
      <w:ins w:id="1006" w:author="投稿人" w:date="2026-03-05T15:37:05Z">
        <w:r>
          <w:rPr>
            <w:rFonts w:hint="eastAsia" w:ascii="宋体" w:hAnsi="宋体" w:eastAsia="宋体" w:cs="宋体"/>
            <w:i w:val="0"/>
            <w:iCs w:val="0"/>
            <w:caps w:val="0"/>
            <w:color w:val="1F2329"/>
            <w:spacing w:val="0"/>
            <w:kern w:val="0"/>
            <w:sz w:val="24"/>
            <w:szCs w:val="24"/>
            <w:shd w:val="clear" w:fill="FFFFFF"/>
            <w:lang w:val="en-US" w:eastAsia="zh-CN" w:bidi="ar"/>
          </w:rPr>
          <w:t>第一次</w:t>
        </w:r>
      </w:ins>
      <w:ins w:id="1007" w:author="投稿人" w:date="2026-03-05T15:37:06Z">
        <w:r>
          <w:rPr>
            <w:rFonts w:hint="eastAsia" w:ascii="宋体" w:hAnsi="宋体" w:eastAsia="宋体" w:cs="宋体"/>
            <w:i w:val="0"/>
            <w:iCs w:val="0"/>
            <w:caps w:val="0"/>
            <w:color w:val="1F2329"/>
            <w:spacing w:val="0"/>
            <w:kern w:val="0"/>
            <w:sz w:val="24"/>
            <w:szCs w:val="24"/>
            <w:shd w:val="clear" w:fill="FFFFFF"/>
            <w:lang w:val="en-US" w:eastAsia="zh-CN" w:bidi="ar"/>
          </w:rPr>
          <w:t>谈判</w:t>
        </w:r>
      </w:ins>
      <w:ins w:id="1008" w:author="投稿人" w:date="2026-03-05T15:37:01Z">
        <w:r>
          <w:rPr>
            <w:rFonts w:hint="eastAsia" w:ascii="宋体" w:hAnsi="宋体" w:eastAsia="宋体" w:cs="宋体"/>
            <w:i w:val="0"/>
            <w:iCs w:val="0"/>
            <w:caps w:val="0"/>
            <w:color w:val="1F2329"/>
            <w:spacing w:val="0"/>
            <w:kern w:val="0"/>
            <w:sz w:val="24"/>
            <w:szCs w:val="24"/>
            <w:shd w:val="clear" w:fill="FFFFFF"/>
            <w:lang w:val="en-US" w:eastAsia="zh-CN" w:bidi="ar"/>
          </w:rPr>
          <w:t>”</w:t>
        </w:r>
      </w:ins>
      <w:ins w:id="1009" w:author="投稿人" w:date="2026-03-05T15:37:07Z">
        <w:r>
          <w:rPr>
            <w:rFonts w:hint="eastAsia" w:ascii="宋体" w:hAnsi="宋体" w:eastAsia="宋体" w:cs="宋体"/>
            <w:i w:val="0"/>
            <w:iCs w:val="0"/>
            <w:caps w:val="0"/>
            <w:color w:val="1F2329"/>
            <w:spacing w:val="0"/>
            <w:kern w:val="0"/>
            <w:sz w:val="24"/>
            <w:szCs w:val="24"/>
            <w:shd w:val="clear" w:fill="FFFFFF"/>
            <w:lang w:val="en-US" w:eastAsia="zh-CN" w:bidi="ar"/>
          </w:rPr>
          <w:t>功能的</w:t>
        </w:r>
      </w:ins>
      <w:ins w:id="1010" w:author="投稿人" w:date="2026-03-05T15:37:09Z">
        <w:r>
          <w:rPr>
            <w:rFonts w:hint="eastAsia" w:ascii="宋体" w:hAnsi="宋体" w:eastAsia="宋体" w:cs="宋体"/>
            <w:i w:val="0"/>
            <w:iCs w:val="0"/>
            <w:caps w:val="0"/>
            <w:color w:val="1F2329"/>
            <w:spacing w:val="0"/>
            <w:kern w:val="0"/>
            <w:sz w:val="24"/>
            <w:szCs w:val="24"/>
            <w:shd w:val="clear" w:fill="FFFFFF"/>
            <w:lang w:val="en-US" w:eastAsia="zh-CN" w:bidi="ar"/>
          </w:rPr>
          <w:t>质疑</w:t>
        </w:r>
      </w:ins>
    </w:p>
    <w:p w14:paraId="7EABF205">
      <w:pPr>
        <w:keepNext w:val="0"/>
        <w:keepLines w:val="0"/>
        <w:widowControl/>
        <w:suppressLineNumbers w:val="0"/>
        <w:spacing w:line="360" w:lineRule="auto"/>
        <w:ind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从以上三种情形分析可知，</w:t>
      </w:r>
      <w:ins w:id="1011" w:author="投稿人" w:date="2026-03-05T14:17:37Z">
        <w:r>
          <w:rPr>
            <w:rFonts w:hint="eastAsia" w:ascii="宋体" w:hAnsi="宋体" w:eastAsia="宋体" w:cs="宋体"/>
            <w:i w:val="0"/>
            <w:iCs w:val="0"/>
            <w:caps w:val="0"/>
            <w:color w:val="1F2329"/>
            <w:spacing w:val="0"/>
            <w:kern w:val="0"/>
            <w:sz w:val="24"/>
            <w:szCs w:val="24"/>
            <w:shd w:val="clear" w:fill="FFFFFF"/>
            <w:lang w:val="en-US" w:eastAsia="zh-CN" w:bidi="ar"/>
          </w:rPr>
          <w:t>对于</w:t>
        </w:r>
      </w:ins>
      <w:del w:id="1012" w:author="投稿人" w:date="2026-03-05T14:17:33Z">
        <w:r>
          <w:rPr>
            <w:rFonts w:hint="eastAsia" w:ascii="宋体" w:hAnsi="宋体" w:eastAsia="宋体" w:cs="宋体"/>
            <w:i w:val="0"/>
            <w:iCs w:val="0"/>
            <w:caps w:val="0"/>
            <w:color w:val="1F2329"/>
            <w:spacing w:val="0"/>
            <w:kern w:val="0"/>
            <w:sz w:val="24"/>
            <w:szCs w:val="24"/>
            <w:shd w:val="clear" w:fill="FFFFFF"/>
            <w:lang w:val="en-US" w:eastAsia="zh-CN" w:bidi="ar"/>
          </w:rPr>
          <w:delText>担忧</w:delText>
        </w:r>
      </w:del>
      <w:r>
        <w:rPr>
          <w:rFonts w:hint="eastAsia" w:ascii="宋体" w:hAnsi="宋体" w:eastAsia="宋体" w:cs="宋体"/>
          <w:i w:val="0"/>
          <w:iCs w:val="0"/>
          <w:caps w:val="0"/>
          <w:color w:val="1F2329"/>
          <w:spacing w:val="0"/>
          <w:kern w:val="0"/>
          <w:sz w:val="24"/>
          <w:szCs w:val="24"/>
          <w:shd w:val="clear" w:fill="FFFFFF"/>
          <w:lang w:val="en-US" w:eastAsia="zh-CN" w:bidi="ar"/>
        </w:rPr>
        <w:t>废除同意权后其他股东陷入被动接受或放弃已确定好的价格</w:t>
      </w:r>
      <w:ins w:id="1013" w:author="投稿人" w:date="2026-03-05T14:17:27Z">
        <w:r>
          <w:rPr>
            <w:rFonts w:hint="eastAsia" w:ascii="宋体" w:hAnsi="宋体" w:eastAsia="宋体" w:cs="宋体"/>
            <w:i w:val="0"/>
            <w:iCs w:val="0"/>
            <w:caps w:val="0"/>
            <w:color w:val="1F2329"/>
            <w:spacing w:val="0"/>
            <w:kern w:val="0"/>
            <w:sz w:val="24"/>
            <w:szCs w:val="24"/>
            <w:shd w:val="clear" w:fill="FFFFFF"/>
            <w:lang w:val="en-US" w:eastAsia="zh-CN" w:bidi="ar"/>
          </w:rPr>
          <w:t>，</w:t>
        </w:r>
      </w:ins>
      <w:del w:id="1014" w:author="投稿人" w:date="2026-03-05T14:17:27Z">
        <w:r>
          <w:rPr>
            <w:rFonts w:hint="eastAsia" w:ascii="宋体" w:hAnsi="宋体" w:eastAsia="宋体" w:cs="宋体"/>
            <w:i w:val="0"/>
            <w:iCs w:val="0"/>
            <w:caps w:val="0"/>
            <w:color w:val="1F2329"/>
            <w:spacing w:val="0"/>
            <w:kern w:val="0"/>
            <w:sz w:val="24"/>
            <w:szCs w:val="24"/>
            <w:shd w:val="clear" w:fill="FFFFFF"/>
            <w:lang w:val="en-US" w:eastAsia="zh-CN" w:bidi="ar"/>
          </w:rPr>
          <w:delText>而</w:delText>
        </w:r>
      </w:del>
      <w:r>
        <w:rPr>
          <w:rFonts w:hint="eastAsia" w:ascii="宋体" w:hAnsi="宋体" w:eastAsia="宋体" w:cs="宋体"/>
          <w:i w:val="0"/>
          <w:iCs w:val="0"/>
          <w:caps w:val="0"/>
          <w:color w:val="1F2329"/>
          <w:spacing w:val="0"/>
          <w:kern w:val="0"/>
          <w:sz w:val="24"/>
          <w:szCs w:val="24"/>
          <w:shd w:val="clear" w:fill="FFFFFF"/>
          <w:lang w:val="en-US" w:eastAsia="zh-CN" w:bidi="ar"/>
        </w:rPr>
        <w:t>无法通过谈判确定价格的</w:t>
      </w:r>
      <w:del w:id="1015" w:author="投稿人" w:date="2026-03-05T14:17:35Z">
        <w:r>
          <w:rPr>
            <w:rFonts w:hint="eastAsia" w:ascii="宋体" w:hAnsi="宋体" w:eastAsia="宋体" w:cs="宋体"/>
            <w:i w:val="0"/>
            <w:iCs w:val="0"/>
            <w:caps w:val="0"/>
            <w:color w:val="1F2329"/>
            <w:spacing w:val="0"/>
            <w:kern w:val="0"/>
            <w:sz w:val="24"/>
            <w:szCs w:val="24"/>
            <w:shd w:val="clear" w:fill="FFFFFF"/>
            <w:lang w:val="en-US" w:eastAsia="zh-CN" w:bidi="ar"/>
          </w:rPr>
          <w:delText>局面</w:delText>
        </w:r>
      </w:del>
      <w:ins w:id="1016" w:author="投稿人" w:date="2026-03-05T14:17:33Z">
        <w:r>
          <w:rPr>
            <w:rFonts w:hint="eastAsia" w:ascii="宋体" w:hAnsi="宋体" w:eastAsia="宋体" w:cs="宋体"/>
            <w:i w:val="0"/>
            <w:iCs w:val="0"/>
            <w:caps w:val="0"/>
            <w:color w:val="1F2329"/>
            <w:spacing w:val="0"/>
            <w:kern w:val="0"/>
            <w:sz w:val="24"/>
            <w:szCs w:val="24"/>
            <w:shd w:val="clear" w:fill="FFFFFF"/>
            <w:lang w:val="en-US" w:eastAsia="zh-CN" w:bidi="ar"/>
          </w:rPr>
          <w:t>担忧</w:t>
        </w:r>
      </w:ins>
      <w:r>
        <w:rPr>
          <w:rFonts w:hint="eastAsia" w:ascii="宋体" w:hAnsi="宋体" w:eastAsia="宋体" w:cs="宋体"/>
          <w:i w:val="0"/>
          <w:iCs w:val="0"/>
          <w:caps w:val="0"/>
          <w:color w:val="1F2329"/>
          <w:spacing w:val="0"/>
          <w:kern w:val="0"/>
          <w:sz w:val="24"/>
          <w:szCs w:val="24"/>
          <w:shd w:val="clear" w:fill="FFFFFF"/>
          <w:lang w:val="en-US" w:eastAsia="zh-CN" w:bidi="ar"/>
        </w:rPr>
        <w:t>可能并不会发生。出让股东告知其他股东转让意向，其他股东就可以依据自身的策略选择是否出价。</w:t>
      </w:r>
      <w:ins w:id="1017" w:author="投稿人" w:date="2026-03-05T14:20:27Z">
        <w:r>
          <w:rPr>
            <w:rFonts w:hint="eastAsia" w:ascii="宋体" w:hAnsi="宋体" w:eastAsia="宋体" w:cs="宋体"/>
            <w:i w:val="0"/>
            <w:iCs w:val="0"/>
            <w:caps w:val="0"/>
            <w:color w:val="1F2329"/>
            <w:spacing w:val="0"/>
            <w:kern w:val="0"/>
            <w:sz w:val="24"/>
            <w:szCs w:val="24"/>
            <w:shd w:val="clear" w:fill="FFFFFF"/>
            <w:lang w:val="en-US" w:eastAsia="zh-CN" w:bidi="ar"/>
          </w:rPr>
          <w:t>有</w:t>
        </w:r>
      </w:ins>
      <w:ins w:id="1018" w:author="投稿人" w:date="2026-03-05T14:20:28Z">
        <w:r>
          <w:rPr>
            <w:rFonts w:hint="eastAsia" w:ascii="宋体" w:hAnsi="宋体" w:eastAsia="宋体" w:cs="宋体"/>
            <w:i w:val="0"/>
            <w:iCs w:val="0"/>
            <w:caps w:val="0"/>
            <w:color w:val="1F2329"/>
            <w:spacing w:val="0"/>
            <w:kern w:val="0"/>
            <w:sz w:val="24"/>
            <w:szCs w:val="24"/>
            <w:shd w:val="clear" w:fill="FFFFFF"/>
            <w:lang w:val="en-US" w:eastAsia="zh-CN" w:bidi="ar"/>
          </w:rPr>
          <w:t>学者</w:t>
        </w:r>
      </w:ins>
      <w:ins w:id="1019" w:author="投稿人" w:date="2026-03-05T14:20:29Z">
        <w:r>
          <w:rPr>
            <w:rFonts w:hint="eastAsia" w:ascii="宋体" w:hAnsi="宋体" w:eastAsia="宋体" w:cs="宋体"/>
            <w:i w:val="0"/>
            <w:iCs w:val="0"/>
            <w:caps w:val="0"/>
            <w:color w:val="1F2329"/>
            <w:spacing w:val="0"/>
            <w:kern w:val="0"/>
            <w:sz w:val="24"/>
            <w:szCs w:val="24"/>
            <w:shd w:val="clear" w:fill="FFFFFF"/>
            <w:lang w:val="en-US" w:eastAsia="zh-CN" w:bidi="ar"/>
          </w:rPr>
          <w:t>认为</w:t>
        </w:r>
      </w:ins>
      <w:r>
        <w:rPr>
          <w:rFonts w:hint="eastAsia" w:ascii="宋体" w:hAnsi="宋体" w:eastAsia="宋体" w:cs="宋体"/>
          <w:i w:val="0"/>
          <w:iCs w:val="0"/>
          <w:caps w:val="0"/>
          <w:color w:val="1F2329"/>
          <w:spacing w:val="0"/>
          <w:kern w:val="0"/>
          <w:sz w:val="24"/>
          <w:szCs w:val="24"/>
          <w:shd w:val="clear" w:fill="FFFFFF"/>
          <w:lang w:val="en-US" w:eastAsia="zh-CN" w:bidi="ar"/>
        </w:rPr>
        <w:t>同意权</w:t>
      </w:r>
      <w:del w:id="1020" w:author="投稿人" w:date="2026-03-05T14:18:23Z">
        <w:r>
          <w:rPr>
            <w:rFonts w:hint="default" w:ascii="宋体" w:hAnsi="宋体" w:eastAsia="宋体" w:cs="宋体"/>
            <w:i w:val="0"/>
            <w:iCs w:val="0"/>
            <w:caps w:val="0"/>
            <w:color w:val="1F2329"/>
            <w:spacing w:val="0"/>
            <w:kern w:val="0"/>
            <w:sz w:val="24"/>
            <w:szCs w:val="24"/>
            <w:shd w:val="clear" w:fill="FFFFFF"/>
            <w:lang w:val="en-US" w:eastAsia="zh-CN" w:bidi="ar"/>
          </w:rPr>
          <w:delText>产生</w:delText>
        </w:r>
      </w:del>
      <w:ins w:id="1021" w:author="投稿人" w:date="2026-03-05T14:18:24Z">
        <w:r>
          <w:rPr>
            <w:rFonts w:hint="eastAsia" w:ascii="宋体" w:hAnsi="宋体" w:eastAsia="宋体" w:cs="宋体"/>
            <w:i w:val="0"/>
            <w:iCs w:val="0"/>
            <w:caps w:val="0"/>
            <w:color w:val="1F2329"/>
            <w:spacing w:val="0"/>
            <w:kern w:val="0"/>
            <w:sz w:val="24"/>
            <w:szCs w:val="24"/>
            <w:shd w:val="clear" w:fill="FFFFFF"/>
            <w:lang w:val="en-US" w:eastAsia="zh-CN" w:bidi="ar"/>
          </w:rPr>
          <w:t>具有</w:t>
        </w:r>
      </w:ins>
      <w:del w:id="1022" w:author="投稿人" w:date="2026-03-05T14:20:40Z">
        <w:r>
          <w:rPr>
            <w:rFonts w:hint="eastAsia" w:ascii="宋体" w:hAnsi="宋体" w:eastAsia="宋体" w:cs="宋体"/>
            <w:i w:val="0"/>
            <w:iCs w:val="0"/>
            <w:caps w:val="0"/>
            <w:color w:val="1F2329"/>
            <w:spacing w:val="0"/>
            <w:kern w:val="0"/>
            <w:sz w:val="24"/>
            <w:szCs w:val="24"/>
            <w:shd w:val="clear" w:fill="FFFFFF"/>
            <w:lang w:val="en-US" w:eastAsia="zh-CN" w:bidi="ar"/>
          </w:rPr>
          <w:delText>的</w:delText>
        </w:r>
      </w:del>
      <w:r>
        <w:rPr>
          <w:rFonts w:hint="eastAsia" w:ascii="宋体" w:hAnsi="宋体" w:eastAsia="宋体" w:cs="宋体"/>
          <w:i w:val="0"/>
          <w:iCs w:val="0"/>
          <w:caps w:val="0"/>
          <w:color w:val="1F2329"/>
          <w:spacing w:val="0"/>
          <w:kern w:val="0"/>
          <w:sz w:val="24"/>
          <w:szCs w:val="24"/>
          <w:shd w:val="clear" w:fill="FFFFFF"/>
          <w:lang w:val="en-US" w:eastAsia="zh-CN" w:bidi="ar"/>
        </w:rPr>
        <w:t>“第一次谈判”</w:t>
      </w:r>
      <w:del w:id="1023" w:author="投稿人" w:date="2026-03-05T14:20:37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2"/>
        </w:r>
      </w:del>
      <w:r>
        <w:rPr>
          <w:rFonts w:hint="eastAsia" w:ascii="宋体" w:hAnsi="宋体" w:eastAsia="宋体" w:cs="宋体"/>
          <w:i w:val="0"/>
          <w:iCs w:val="0"/>
          <w:caps w:val="0"/>
          <w:color w:val="1F2329"/>
          <w:spacing w:val="0"/>
          <w:kern w:val="0"/>
          <w:sz w:val="24"/>
          <w:szCs w:val="24"/>
          <w:shd w:val="clear" w:fill="FFFFFF"/>
          <w:lang w:val="en-US" w:eastAsia="zh-CN" w:bidi="ar"/>
        </w:rPr>
        <w:t>功能</w:t>
      </w:r>
      <w:ins w:id="1024" w:author="投稿人" w:date="2026-03-05T14:20:38Z">
        <w:r>
          <w:rPr>
            <w:rFonts w:hint="eastAsia" w:ascii="宋体" w:hAnsi="宋体" w:eastAsia="宋体" w:cs="宋体"/>
            <w:i w:val="0"/>
            <w:iCs w:val="0"/>
            <w:caps w:val="0"/>
            <w:color w:val="1F2329"/>
            <w:spacing w:val="0"/>
            <w:kern w:val="0"/>
            <w:sz w:val="24"/>
            <w:szCs w:val="24"/>
            <w:shd w:val="clear" w:fill="FFFFFF"/>
            <w:lang w:val="en-US" w:eastAsia="zh-CN" w:bidi="ar"/>
          </w:rPr>
          <w:t>，</w:t>
        </w:r>
      </w:ins>
      <w:ins w:id="1025" w:author="投稿人" w:date="2026-03-05T14:22:16Z">
        <w:r>
          <w:rPr>
            <w:rFonts w:hint="eastAsia" w:ascii="宋体" w:hAnsi="宋体" w:eastAsia="宋体" w:cs="宋体"/>
            <w:i w:val="0"/>
            <w:iCs w:val="0"/>
            <w:caps w:val="0"/>
            <w:color w:val="1F2329"/>
            <w:spacing w:val="0"/>
            <w:kern w:val="0"/>
            <w:sz w:val="24"/>
            <w:szCs w:val="24"/>
            <w:shd w:val="clear" w:fill="FFFFFF"/>
            <w:lang w:val="en-US" w:eastAsia="zh-CN" w:bidi="ar"/>
          </w:rPr>
          <w:t>由于</w:t>
        </w:r>
      </w:ins>
      <w:ins w:id="1026" w:author="投稿人" w:date="2026-03-05T14:22:17Z">
        <w:r>
          <w:rPr>
            <w:rFonts w:hint="eastAsia" w:ascii="宋体" w:hAnsi="宋体" w:eastAsia="宋体" w:cs="宋体"/>
            <w:i w:val="0"/>
            <w:iCs w:val="0"/>
            <w:caps w:val="0"/>
            <w:color w:val="1F2329"/>
            <w:spacing w:val="0"/>
            <w:kern w:val="0"/>
            <w:sz w:val="24"/>
            <w:szCs w:val="24"/>
            <w:shd w:val="clear" w:fill="FFFFFF"/>
            <w:lang w:val="en-US" w:eastAsia="zh-CN" w:bidi="ar"/>
          </w:rPr>
          <w:t>同意权</w:t>
        </w:r>
      </w:ins>
      <w:ins w:id="1027" w:author="投稿人" w:date="2026-03-05T14:22:18Z">
        <w:r>
          <w:rPr>
            <w:rFonts w:hint="eastAsia" w:ascii="宋体" w:hAnsi="宋体" w:eastAsia="宋体" w:cs="宋体"/>
            <w:i w:val="0"/>
            <w:iCs w:val="0"/>
            <w:caps w:val="0"/>
            <w:color w:val="1F2329"/>
            <w:spacing w:val="0"/>
            <w:kern w:val="0"/>
            <w:sz w:val="24"/>
            <w:szCs w:val="24"/>
            <w:shd w:val="clear" w:fill="FFFFFF"/>
            <w:lang w:val="en-US" w:eastAsia="zh-CN" w:bidi="ar"/>
          </w:rPr>
          <w:t>的</w:t>
        </w:r>
      </w:ins>
      <w:ins w:id="1028" w:author="投稿人" w:date="2026-03-05T14:22:20Z">
        <w:r>
          <w:rPr>
            <w:rFonts w:hint="eastAsia" w:ascii="宋体" w:hAnsi="宋体" w:eastAsia="宋体" w:cs="宋体"/>
            <w:i w:val="0"/>
            <w:iCs w:val="0"/>
            <w:caps w:val="0"/>
            <w:color w:val="1F2329"/>
            <w:spacing w:val="0"/>
            <w:kern w:val="0"/>
            <w:sz w:val="24"/>
            <w:szCs w:val="24"/>
            <w:shd w:val="clear" w:fill="FFFFFF"/>
            <w:lang w:val="en-US" w:eastAsia="zh-CN" w:bidi="ar"/>
          </w:rPr>
          <w:t>存在</w:t>
        </w:r>
      </w:ins>
      <w:ins w:id="1029" w:author="投稿人" w:date="2026-03-05T14:22:24Z">
        <w:r>
          <w:rPr>
            <w:rFonts w:hint="eastAsia" w:ascii="宋体" w:hAnsi="宋体" w:eastAsia="宋体" w:cs="宋体"/>
            <w:i w:val="0"/>
            <w:iCs w:val="0"/>
            <w:caps w:val="0"/>
            <w:color w:val="1F2329"/>
            <w:spacing w:val="0"/>
            <w:kern w:val="0"/>
            <w:sz w:val="24"/>
            <w:szCs w:val="24"/>
            <w:shd w:val="clear" w:fill="FFFFFF"/>
            <w:lang w:val="en-US" w:eastAsia="zh-CN" w:bidi="ar"/>
          </w:rPr>
          <w:t>使得</w:t>
        </w:r>
      </w:ins>
      <w:ins w:id="1030" w:author="投稿人" w:date="2026-03-05T14:22:27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ins w:id="1031" w:author="投稿人" w:date="2026-03-05T14:22:36Z">
        <w:r>
          <w:rPr>
            <w:rFonts w:hint="eastAsia" w:ascii="宋体" w:hAnsi="宋体" w:eastAsia="宋体" w:cs="宋体"/>
            <w:i w:val="0"/>
            <w:iCs w:val="0"/>
            <w:caps w:val="0"/>
            <w:color w:val="1F2329"/>
            <w:spacing w:val="0"/>
            <w:kern w:val="0"/>
            <w:sz w:val="24"/>
            <w:szCs w:val="24"/>
            <w:shd w:val="clear" w:fill="FFFFFF"/>
            <w:lang w:val="en-US" w:eastAsia="zh-CN" w:bidi="ar"/>
          </w:rPr>
          <w:t>与</w:t>
        </w:r>
      </w:ins>
      <w:ins w:id="1032" w:author="投稿人" w:date="2026-03-05T14:22:37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ins w:id="1033" w:author="投稿人" w:date="2026-03-05T15:00:50Z">
        <w:r>
          <w:rPr>
            <w:rFonts w:hint="eastAsia" w:ascii="宋体" w:hAnsi="宋体" w:eastAsia="宋体" w:cs="宋体"/>
            <w:i w:val="0"/>
            <w:iCs w:val="0"/>
            <w:caps w:val="0"/>
            <w:color w:val="1F2329"/>
            <w:spacing w:val="0"/>
            <w:kern w:val="0"/>
            <w:sz w:val="24"/>
            <w:szCs w:val="24"/>
            <w:shd w:val="clear" w:fill="FFFFFF"/>
            <w:lang w:val="en-US" w:eastAsia="zh-CN" w:bidi="ar"/>
          </w:rPr>
          <w:t>具有</w:t>
        </w:r>
      </w:ins>
      <w:ins w:id="1034" w:author="投稿人" w:date="2026-03-05T14:31:31Z">
        <w:r>
          <w:rPr>
            <w:rFonts w:hint="eastAsia" w:ascii="宋体" w:hAnsi="宋体" w:eastAsia="宋体" w:cs="宋体"/>
            <w:i w:val="0"/>
            <w:iCs w:val="0"/>
            <w:caps w:val="0"/>
            <w:color w:val="1F2329"/>
            <w:spacing w:val="0"/>
            <w:kern w:val="0"/>
            <w:sz w:val="24"/>
            <w:szCs w:val="24"/>
            <w:shd w:val="clear" w:fill="FFFFFF"/>
            <w:lang w:val="en-US" w:eastAsia="zh-CN" w:bidi="ar"/>
          </w:rPr>
          <w:t>在</w:t>
        </w:r>
      </w:ins>
      <w:ins w:id="1035" w:author="投稿人" w:date="2026-03-05T14:23:01Z">
        <w:r>
          <w:rPr>
            <w:rFonts w:hint="eastAsia" w:ascii="宋体" w:hAnsi="宋体" w:eastAsia="宋体" w:cs="宋体"/>
            <w:i w:val="0"/>
            <w:iCs w:val="0"/>
            <w:caps w:val="0"/>
            <w:color w:val="1F2329"/>
            <w:spacing w:val="0"/>
            <w:kern w:val="0"/>
            <w:sz w:val="24"/>
            <w:szCs w:val="24"/>
            <w:shd w:val="clear" w:fill="FFFFFF"/>
            <w:lang w:val="en-US" w:eastAsia="zh-CN" w:bidi="ar"/>
          </w:rPr>
          <w:t>先</w:t>
        </w:r>
      </w:ins>
      <w:ins w:id="1036" w:author="投稿人" w:date="2026-03-05T14:30:45Z">
        <w:r>
          <w:rPr>
            <w:rFonts w:hint="eastAsia" w:ascii="宋体" w:hAnsi="宋体" w:eastAsia="宋体" w:cs="宋体"/>
            <w:i w:val="0"/>
            <w:iCs w:val="0"/>
            <w:caps w:val="0"/>
            <w:color w:val="1F2329"/>
            <w:spacing w:val="0"/>
            <w:kern w:val="0"/>
            <w:sz w:val="24"/>
            <w:szCs w:val="24"/>
            <w:shd w:val="clear" w:fill="FFFFFF"/>
            <w:lang w:val="en-US" w:eastAsia="zh-CN" w:bidi="ar"/>
          </w:rPr>
          <w:t>谈判</w:t>
        </w:r>
      </w:ins>
      <w:ins w:id="1037" w:author="投稿人" w:date="2026-03-05T15:00:53Z">
        <w:r>
          <w:rPr>
            <w:rFonts w:hint="eastAsia" w:ascii="宋体" w:hAnsi="宋体" w:eastAsia="宋体" w:cs="宋体"/>
            <w:i w:val="0"/>
            <w:iCs w:val="0"/>
            <w:caps w:val="0"/>
            <w:color w:val="1F2329"/>
            <w:spacing w:val="0"/>
            <w:kern w:val="0"/>
            <w:sz w:val="24"/>
            <w:szCs w:val="24"/>
            <w:shd w:val="clear" w:fill="FFFFFF"/>
            <w:lang w:val="en-US" w:eastAsia="zh-CN" w:bidi="ar"/>
          </w:rPr>
          <w:t>机会</w:t>
        </w:r>
      </w:ins>
      <w:ins w:id="1038" w:author="投稿人" w:date="2026-03-05T14:23:05Z">
        <w:r>
          <w:rPr>
            <w:rFonts w:hint="eastAsia" w:ascii="宋体" w:hAnsi="宋体" w:eastAsia="宋体" w:cs="宋体"/>
            <w:i w:val="0"/>
            <w:iCs w:val="0"/>
            <w:caps w:val="0"/>
            <w:color w:val="1F2329"/>
            <w:spacing w:val="0"/>
            <w:kern w:val="0"/>
            <w:sz w:val="24"/>
            <w:szCs w:val="24"/>
            <w:shd w:val="clear" w:fill="FFFFFF"/>
            <w:lang w:val="en-US" w:eastAsia="zh-CN" w:bidi="ar"/>
          </w:rPr>
          <w:t>，</w:t>
        </w:r>
      </w:ins>
      <w:ins w:id="1039" w:author="投稿人" w:date="2026-03-05T14:23:17Z">
        <w:r>
          <w:rPr>
            <w:rFonts w:hint="eastAsia" w:ascii="宋体" w:hAnsi="宋体" w:eastAsia="宋体" w:cs="宋体"/>
            <w:i w:val="0"/>
            <w:iCs w:val="0"/>
            <w:caps w:val="0"/>
            <w:color w:val="1F2329"/>
            <w:spacing w:val="0"/>
            <w:kern w:val="0"/>
            <w:sz w:val="24"/>
            <w:szCs w:val="24"/>
            <w:shd w:val="clear" w:fill="FFFFFF"/>
            <w:lang w:val="en-US" w:eastAsia="zh-CN" w:bidi="ar"/>
          </w:rPr>
          <w:t>避免</w:t>
        </w:r>
      </w:ins>
      <w:ins w:id="1040" w:author="投稿人" w:date="2026-03-05T14:23:18Z">
        <w:r>
          <w:rPr>
            <w:rFonts w:hint="eastAsia" w:ascii="宋体" w:hAnsi="宋体" w:eastAsia="宋体" w:cs="宋体"/>
            <w:i w:val="0"/>
            <w:iCs w:val="0"/>
            <w:caps w:val="0"/>
            <w:color w:val="1F2329"/>
            <w:spacing w:val="0"/>
            <w:kern w:val="0"/>
            <w:sz w:val="24"/>
            <w:szCs w:val="24"/>
            <w:shd w:val="clear" w:fill="FFFFFF"/>
            <w:lang w:val="en-US" w:eastAsia="zh-CN" w:bidi="ar"/>
          </w:rPr>
          <w:t>直接</w:t>
        </w:r>
      </w:ins>
      <w:ins w:id="1041" w:author="投稿人" w:date="2026-03-05T14:23:21Z">
        <w:r>
          <w:rPr>
            <w:rFonts w:hint="eastAsia" w:ascii="宋体" w:hAnsi="宋体" w:eastAsia="宋体" w:cs="宋体"/>
            <w:i w:val="0"/>
            <w:iCs w:val="0"/>
            <w:caps w:val="0"/>
            <w:color w:val="1F2329"/>
            <w:spacing w:val="0"/>
            <w:kern w:val="0"/>
            <w:sz w:val="24"/>
            <w:szCs w:val="24"/>
            <w:shd w:val="clear" w:fill="FFFFFF"/>
            <w:lang w:val="en-US" w:eastAsia="zh-CN" w:bidi="ar"/>
          </w:rPr>
          <w:t>受</w:t>
        </w:r>
      </w:ins>
      <w:ins w:id="1042" w:author="投稿人" w:date="2026-03-05T14:23:22Z">
        <w:r>
          <w:rPr>
            <w:rFonts w:hint="eastAsia" w:ascii="宋体" w:hAnsi="宋体" w:eastAsia="宋体" w:cs="宋体"/>
            <w:i w:val="0"/>
            <w:iCs w:val="0"/>
            <w:caps w:val="0"/>
            <w:color w:val="1F2329"/>
            <w:spacing w:val="0"/>
            <w:kern w:val="0"/>
            <w:sz w:val="24"/>
            <w:szCs w:val="24"/>
            <w:shd w:val="clear" w:fill="FFFFFF"/>
            <w:lang w:val="en-US" w:eastAsia="zh-CN" w:bidi="ar"/>
          </w:rPr>
          <w:t>外部</w:t>
        </w:r>
      </w:ins>
      <w:ins w:id="1043" w:author="投稿人" w:date="2026-03-05T14:23:23Z">
        <w:r>
          <w:rPr>
            <w:rFonts w:hint="eastAsia" w:ascii="宋体" w:hAnsi="宋体" w:eastAsia="宋体" w:cs="宋体"/>
            <w:i w:val="0"/>
            <w:iCs w:val="0"/>
            <w:caps w:val="0"/>
            <w:color w:val="1F2329"/>
            <w:spacing w:val="0"/>
            <w:kern w:val="0"/>
            <w:sz w:val="24"/>
            <w:szCs w:val="24"/>
            <w:shd w:val="clear" w:fill="FFFFFF"/>
            <w:lang w:val="en-US" w:eastAsia="zh-CN" w:bidi="ar"/>
          </w:rPr>
          <w:t>报价</w:t>
        </w:r>
      </w:ins>
      <w:ins w:id="1044" w:author="投稿人" w:date="2026-03-05T14:23:45Z">
        <w:r>
          <w:rPr>
            <w:rFonts w:hint="eastAsia" w:ascii="宋体" w:hAnsi="宋体" w:eastAsia="宋体" w:cs="宋体"/>
            <w:i w:val="0"/>
            <w:iCs w:val="0"/>
            <w:caps w:val="0"/>
            <w:color w:val="1F2329"/>
            <w:spacing w:val="0"/>
            <w:kern w:val="0"/>
            <w:sz w:val="24"/>
            <w:szCs w:val="24"/>
            <w:shd w:val="clear" w:fill="FFFFFF"/>
            <w:lang w:val="en-US" w:eastAsia="zh-CN" w:bidi="ar"/>
          </w:rPr>
          <w:t>影响</w:t>
        </w:r>
      </w:ins>
      <w:ins w:id="1045" w:author="投稿人" w:date="2026-03-05T14:26:32Z">
        <w:r>
          <w:rPr>
            <w:rFonts w:hint="eastAsia" w:ascii="宋体" w:hAnsi="宋体" w:eastAsia="宋体" w:cs="宋体"/>
            <w:i w:val="0"/>
            <w:iCs w:val="0"/>
            <w:caps w:val="0"/>
            <w:color w:val="1F2329"/>
            <w:spacing w:val="0"/>
            <w:kern w:val="0"/>
            <w:sz w:val="24"/>
            <w:szCs w:val="24"/>
            <w:shd w:val="clear" w:fill="FFFFFF"/>
            <w:lang w:val="en-US" w:eastAsia="zh-CN" w:bidi="ar"/>
          </w:rPr>
          <w:t>。</w:t>
        </w:r>
      </w:ins>
      <w:ins w:id="1046" w:author="投稿人" w:date="2026-03-05T14:23:10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3"/>
        </w:r>
      </w:ins>
      <w:del w:id="1047" w:author="投稿人" w:date="2026-03-05T14:26:42Z">
        <w:r>
          <w:rPr>
            <w:rFonts w:hint="default" w:ascii="宋体" w:hAnsi="宋体" w:eastAsia="宋体" w:cs="宋体"/>
            <w:i w:val="0"/>
            <w:iCs w:val="0"/>
            <w:caps w:val="0"/>
            <w:color w:val="1F2329"/>
            <w:spacing w:val="0"/>
            <w:kern w:val="0"/>
            <w:sz w:val="24"/>
            <w:szCs w:val="24"/>
            <w:shd w:val="clear" w:fill="FFFFFF"/>
            <w:lang w:val="en-US" w:eastAsia="zh-CN" w:bidi="ar"/>
          </w:rPr>
          <w:delText>实际上就是</w:delText>
        </w:r>
      </w:del>
      <w:ins w:id="1048" w:author="投稿人" w:date="2026-03-05T14:26:42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ins w:id="1049" w:author="投稿人" w:date="2026-03-05T14:26:45Z">
        <w:r>
          <w:rPr>
            <w:rFonts w:hint="eastAsia" w:ascii="宋体" w:hAnsi="宋体" w:eastAsia="宋体" w:cs="宋体"/>
            <w:i w:val="0"/>
            <w:iCs w:val="0"/>
            <w:caps w:val="0"/>
            <w:color w:val="1F2329"/>
            <w:spacing w:val="0"/>
            <w:kern w:val="0"/>
            <w:sz w:val="24"/>
            <w:szCs w:val="24"/>
            <w:shd w:val="clear" w:fill="FFFFFF"/>
            <w:lang w:val="en-US" w:eastAsia="zh-CN" w:bidi="ar"/>
          </w:rPr>
          <w:t>与其他</w:t>
        </w:r>
      </w:ins>
      <w:ins w:id="1050" w:author="投稿人" w:date="2026-03-05T14:26:46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1051" w:author="投稿人" w:date="2026-03-05T14:31:25Z">
        <w:r>
          <w:rPr>
            <w:rFonts w:hint="eastAsia" w:ascii="宋体" w:hAnsi="宋体" w:eastAsia="宋体" w:cs="宋体"/>
            <w:i w:val="0"/>
            <w:iCs w:val="0"/>
            <w:caps w:val="0"/>
            <w:color w:val="1F2329"/>
            <w:spacing w:val="0"/>
            <w:kern w:val="0"/>
            <w:sz w:val="24"/>
            <w:szCs w:val="24"/>
            <w:shd w:val="clear" w:fill="FFFFFF"/>
            <w:lang w:val="en-US" w:eastAsia="zh-CN" w:bidi="ar"/>
          </w:rPr>
          <w:t>在先</w:t>
        </w:r>
      </w:ins>
      <w:ins w:id="1052" w:author="投稿人" w:date="2026-03-05T14:26:50Z">
        <w:r>
          <w:rPr>
            <w:rFonts w:hint="eastAsia" w:ascii="宋体" w:hAnsi="宋体" w:eastAsia="宋体" w:cs="宋体"/>
            <w:i w:val="0"/>
            <w:iCs w:val="0"/>
            <w:caps w:val="0"/>
            <w:color w:val="1F2329"/>
            <w:spacing w:val="0"/>
            <w:kern w:val="0"/>
            <w:sz w:val="24"/>
            <w:szCs w:val="24"/>
            <w:shd w:val="clear" w:fill="FFFFFF"/>
            <w:lang w:val="en-US" w:eastAsia="zh-CN" w:bidi="ar"/>
          </w:rPr>
          <w:t>谈判</w:t>
        </w:r>
      </w:ins>
      <w:ins w:id="1053" w:author="投稿人" w:date="2026-03-05T14:26:53Z">
        <w:r>
          <w:rPr>
            <w:rFonts w:hint="eastAsia" w:ascii="宋体" w:hAnsi="宋体" w:eastAsia="宋体" w:cs="宋体"/>
            <w:i w:val="0"/>
            <w:iCs w:val="0"/>
            <w:caps w:val="0"/>
            <w:color w:val="1F2329"/>
            <w:spacing w:val="0"/>
            <w:kern w:val="0"/>
            <w:sz w:val="24"/>
            <w:szCs w:val="24"/>
            <w:shd w:val="clear" w:fill="FFFFFF"/>
            <w:lang w:val="en-US" w:eastAsia="zh-CN" w:bidi="ar"/>
          </w:rPr>
          <w:t>在</w:t>
        </w:r>
      </w:ins>
      <w:ins w:id="1054" w:author="投稿人" w:date="2026-03-05T14:18:36Z">
        <w:r>
          <w:rPr>
            <w:rFonts w:hint="eastAsia" w:ascii="宋体" w:hAnsi="宋体" w:eastAsia="宋体" w:cs="宋体"/>
            <w:i w:val="0"/>
            <w:iCs w:val="0"/>
            <w:caps w:val="0"/>
            <w:color w:val="1F2329"/>
            <w:spacing w:val="0"/>
            <w:kern w:val="0"/>
            <w:sz w:val="24"/>
            <w:szCs w:val="24"/>
            <w:shd w:val="clear" w:fill="FFFFFF"/>
            <w:lang w:val="en-US" w:eastAsia="zh-CN" w:bidi="ar"/>
          </w:rPr>
          <w:t>前述</w:t>
        </w:r>
      </w:ins>
      <w:r>
        <w:rPr>
          <w:rFonts w:hint="eastAsia" w:ascii="宋体" w:hAnsi="宋体" w:eastAsia="宋体" w:cs="宋体"/>
          <w:i w:val="0"/>
          <w:iCs w:val="0"/>
          <w:caps w:val="0"/>
          <w:color w:val="1F2329"/>
          <w:spacing w:val="0"/>
          <w:kern w:val="0"/>
          <w:sz w:val="24"/>
          <w:szCs w:val="24"/>
          <w:shd w:val="clear" w:fill="FFFFFF"/>
          <w:lang w:val="en-US" w:eastAsia="zh-CN" w:bidi="ar"/>
        </w:rPr>
        <w:t>第一、二种情形</w:t>
      </w:r>
      <w:ins w:id="1055" w:author="投稿人" w:date="2026-03-05T14:26:58Z">
        <w:r>
          <w:rPr>
            <w:rFonts w:hint="eastAsia" w:ascii="宋体" w:hAnsi="宋体" w:eastAsia="宋体" w:cs="宋体"/>
            <w:i w:val="0"/>
            <w:iCs w:val="0"/>
            <w:caps w:val="0"/>
            <w:color w:val="1F2329"/>
            <w:spacing w:val="0"/>
            <w:kern w:val="0"/>
            <w:sz w:val="24"/>
            <w:szCs w:val="24"/>
            <w:shd w:val="clear" w:fill="FFFFFF"/>
            <w:lang w:val="en-US" w:eastAsia="zh-CN" w:bidi="ar"/>
          </w:rPr>
          <w:t>中</w:t>
        </w:r>
      </w:ins>
      <w:ins w:id="1056" w:author="投稿人" w:date="2026-03-05T14:26:59Z">
        <w:r>
          <w:rPr>
            <w:rFonts w:hint="eastAsia" w:ascii="宋体" w:hAnsi="宋体" w:eastAsia="宋体" w:cs="宋体"/>
            <w:i w:val="0"/>
            <w:iCs w:val="0"/>
            <w:caps w:val="0"/>
            <w:color w:val="1F2329"/>
            <w:spacing w:val="0"/>
            <w:kern w:val="0"/>
            <w:sz w:val="24"/>
            <w:szCs w:val="24"/>
            <w:shd w:val="clear" w:fill="FFFFFF"/>
            <w:lang w:val="en-US" w:eastAsia="zh-CN" w:bidi="ar"/>
          </w:rPr>
          <w:t>同样存在</w:t>
        </w:r>
      </w:ins>
      <w:r>
        <w:rPr>
          <w:rFonts w:hint="eastAsia" w:ascii="宋体" w:hAnsi="宋体" w:eastAsia="宋体" w:cs="宋体"/>
          <w:i w:val="0"/>
          <w:iCs w:val="0"/>
          <w:caps w:val="0"/>
          <w:color w:val="1F2329"/>
          <w:spacing w:val="0"/>
          <w:kern w:val="0"/>
          <w:sz w:val="24"/>
          <w:szCs w:val="24"/>
          <w:shd w:val="clear" w:fill="FFFFFF"/>
          <w:lang w:val="en-US" w:eastAsia="zh-CN" w:bidi="ar"/>
        </w:rPr>
        <w:t>，谈判的结果</w:t>
      </w:r>
      <w:ins w:id="1057" w:author="投稿人" w:date="2026-03-08T14:43:34Z">
        <w:r>
          <w:rPr>
            <w:rFonts w:hint="eastAsia" w:ascii="宋体" w:hAnsi="宋体" w:eastAsia="宋体" w:cs="宋体"/>
            <w:i w:val="0"/>
            <w:iCs w:val="0"/>
            <w:caps w:val="0"/>
            <w:color w:val="1F2329"/>
            <w:spacing w:val="0"/>
            <w:kern w:val="0"/>
            <w:sz w:val="24"/>
            <w:szCs w:val="24"/>
            <w:shd w:val="clear" w:fill="FFFFFF"/>
            <w:lang w:val="en-US" w:eastAsia="zh-CN" w:bidi="ar"/>
          </w:rPr>
          <w:t>是在</w:t>
        </w:r>
      </w:ins>
      <w:del w:id="1058" w:author="投稿人" w:date="2026-03-08T14:43:34Z">
        <w:r>
          <w:rPr>
            <w:rFonts w:hint="eastAsia" w:ascii="宋体" w:hAnsi="宋体" w:eastAsia="宋体" w:cs="宋体"/>
            <w:i w:val="0"/>
            <w:iCs w:val="0"/>
            <w:caps w:val="0"/>
            <w:color w:val="1F2329"/>
            <w:spacing w:val="0"/>
            <w:kern w:val="0"/>
            <w:sz w:val="24"/>
            <w:szCs w:val="24"/>
            <w:shd w:val="clear" w:fill="FFFFFF"/>
            <w:lang w:val="en-US" w:eastAsia="zh-CN" w:bidi="ar"/>
          </w:rPr>
          <w:delText>是</w:delText>
        </w:r>
      </w:del>
      <w:r>
        <w:rPr>
          <w:rFonts w:hint="eastAsia" w:ascii="宋体" w:hAnsi="宋体" w:eastAsia="宋体" w:cs="宋体"/>
          <w:i w:val="0"/>
          <w:iCs w:val="0"/>
          <w:caps w:val="0"/>
          <w:color w:val="1F2329"/>
          <w:spacing w:val="0"/>
          <w:kern w:val="0"/>
          <w:sz w:val="24"/>
          <w:szCs w:val="24"/>
          <w:shd w:val="clear" w:fill="FFFFFF"/>
          <w:lang w:val="en-US" w:eastAsia="zh-CN" w:bidi="ar"/>
        </w:rPr>
        <w:t>其他股东</w:t>
      </w:r>
      <w:ins w:id="1059" w:author="投稿人" w:date="2026-03-05T14:28:54Z">
        <w:r>
          <w:rPr>
            <w:rFonts w:hint="eastAsia" w:ascii="宋体" w:hAnsi="宋体" w:eastAsia="宋体" w:cs="宋体"/>
            <w:i w:val="0"/>
            <w:iCs w:val="0"/>
            <w:caps w:val="0"/>
            <w:color w:val="1F2329"/>
            <w:spacing w:val="0"/>
            <w:kern w:val="0"/>
            <w:sz w:val="24"/>
            <w:szCs w:val="24"/>
            <w:shd w:val="clear" w:fill="FFFFFF"/>
            <w:lang w:val="en-US" w:eastAsia="zh-CN" w:bidi="ar"/>
          </w:rPr>
          <w:t>无外部</w:t>
        </w:r>
      </w:ins>
      <w:ins w:id="1060" w:author="投稿人" w:date="2026-03-05T14:28:55Z">
        <w:r>
          <w:rPr>
            <w:rFonts w:hint="eastAsia" w:ascii="宋体" w:hAnsi="宋体" w:eastAsia="宋体" w:cs="宋体"/>
            <w:i w:val="0"/>
            <w:iCs w:val="0"/>
            <w:caps w:val="0"/>
            <w:color w:val="1F2329"/>
            <w:spacing w:val="0"/>
            <w:kern w:val="0"/>
            <w:sz w:val="24"/>
            <w:szCs w:val="24"/>
            <w:shd w:val="clear" w:fill="FFFFFF"/>
            <w:lang w:val="en-US" w:eastAsia="zh-CN" w:bidi="ar"/>
          </w:rPr>
          <w:t>报价的</w:t>
        </w:r>
      </w:ins>
      <w:ins w:id="1061" w:author="投稿人" w:date="2026-03-05T14:28:56Z">
        <w:r>
          <w:rPr>
            <w:rFonts w:hint="eastAsia" w:ascii="宋体" w:hAnsi="宋体" w:eastAsia="宋体" w:cs="宋体"/>
            <w:i w:val="0"/>
            <w:iCs w:val="0"/>
            <w:caps w:val="0"/>
            <w:color w:val="1F2329"/>
            <w:spacing w:val="0"/>
            <w:kern w:val="0"/>
            <w:sz w:val="24"/>
            <w:szCs w:val="24"/>
            <w:shd w:val="clear" w:fill="FFFFFF"/>
            <w:lang w:val="en-US" w:eastAsia="zh-CN" w:bidi="ar"/>
          </w:rPr>
          <w:t>情况</w:t>
        </w:r>
      </w:ins>
      <w:ins w:id="1062" w:author="投稿人" w:date="2026-03-05T14:28:57Z">
        <w:r>
          <w:rPr>
            <w:rFonts w:hint="eastAsia" w:ascii="宋体" w:hAnsi="宋体" w:eastAsia="宋体" w:cs="宋体"/>
            <w:i w:val="0"/>
            <w:iCs w:val="0"/>
            <w:caps w:val="0"/>
            <w:color w:val="1F2329"/>
            <w:spacing w:val="0"/>
            <w:kern w:val="0"/>
            <w:sz w:val="24"/>
            <w:szCs w:val="24"/>
            <w:shd w:val="clear" w:fill="FFFFFF"/>
            <w:lang w:val="en-US" w:eastAsia="zh-CN" w:bidi="ar"/>
          </w:rPr>
          <w:t>下</w:t>
        </w:r>
      </w:ins>
      <w:del w:id="1063" w:author="投稿人" w:date="2026-03-05T14:28:53Z">
        <w:r>
          <w:rPr>
            <w:rFonts w:hint="eastAsia" w:ascii="宋体" w:hAnsi="宋体" w:eastAsia="宋体" w:cs="宋体"/>
            <w:i w:val="0"/>
            <w:iCs w:val="0"/>
            <w:caps w:val="0"/>
            <w:color w:val="1F2329"/>
            <w:spacing w:val="0"/>
            <w:kern w:val="0"/>
            <w:sz w:val="24"/>
            <w:szCs w:val="24"/>
            <w:shd w:val="clear" w:fill="FFFFFF"/>
            <w:lang w:val="en-US" w:eastAsia="zh-CN" w:bidi="ar"/>
          </w:rPr>
          <w:delText>当前</w:delText>
        </w:r>
      </w:del>
      <w:ins w:id="1064" w:author="投稿人" w:date="2026-03-05T14:28:42Z">
        <w:r>
          <w:rPr>
            <w:rFonts w:hint="eastAsia" w:ascii="宋体" w:hAnsi="宋体" w:eastAsia="宋体" w:cs="宋体"/>
            <w:i w:val="0"/>
            <w:iCs w:val="0"/>
            <w:caps w:val="0"/>
            <w:color w:val="1F2329"/>
            <w:spacing w:val="0"/>
            <w:kern w:val="0"/>
            <w:sz w:val="24"/>
            <w:szCs w:val="24"/>
            <w:shd w:val="clear" w:fill="FFFFFF"/>
            <w:lang w:val="en-US" w:eastAsia="zh-CN" w:bidi="ar"/>
          </w:rPr>
          <w:t>愿意</w:t>
        </w:r>
      </w:ins>
      <w:del w:id="1065" w:author="投稿人" w:date="2026-03-05T14:28:41Z">
        <w:r>
          <w:rPr>
            <w:rFonts w:hint="eastAsia" w:ascii="宋体" w:hAnsi="宋体" w:eastAsia="宋体" w:cs="宋体"/>
            <w:i w:val="0"/>
            <w:iCs w:val="0"/>
            <w:caps w:val="0"/>
            <w:color w:val="1F2329"/>
            <w:spacing w:val="0"/>
            <w:kern w:val="0"/>
            <w:sz w:val="24"/>
            <w:szCs w:val="24"/>
            <w:shd w:val="clear" w:fill="FFFFFF"/>
            <w:lang w:val="en-US" w:eastAsia="zh-CN" w:bidi="ar"/>
          </w:rPr>
          <w:delText>能</w:delText>
        </w:r>
      </w:del>
      <w:r>
        <w:rPr>
          <w:rFonts w:hint="eastAsia" w:ascii="宋体" w:hAnsi="宋体" w:eastAsia="宋体" w:cs="宋体"/>
          <w:i w:val="0"/>
          <w:iCs w:val="0"/>
          <w:caps w:val="0"/>
          <w:color w:val="1F2329"/>
          <w:spacing w:val="0"/>
          <w:kern w:val="0"/>
          <w:sz w:val="24"/>
          <w:szCs w:val="24"/>
          <w:shd w:val="clear" w:fill="FFFFFF"/>
          <w:lang w:val="en-US" w:eastAsia="zh-CN" w:bidi="ar"/>
        </w:rPr>
        <w:t>给出的最高报价，第三种情况则是其他股东选择放弃</w:t>
      </w:r>
      <w:ins w:id="1066" w:author="投稿人" w:date="2026-03-05T14:31:28Z">
        <w:r>
          <w:rPr>
            <w:rFonts w:hint="eastAsia" w:ascii="宋体" w:hAnsi="宋体" w:eastAsia="宋体" w:cs="宋体"/>
            <w:i w:val="0"/>
            <w:iCs w:val="0"/>
            <w:caps w:val="0"/>
            <w:color w:val="1F2329"/>
            <w:spacing w:val="0"/>
            <w:kern w:val="0"/>
            <w:sz w:val="24"/>
            <w:szCs w:val="24"/>
            <w:shd w:val="clear" w:fill="FFFFFF"/>
            <w:lang w:val="en-US" w:eastAsia="zh-CN" w:bidi="ar"/>
          </w:rPr>
          <w:t>在</w:t>
        </w:r>
      </w:ins>
      <w:ins w:id="1067" w:author="投稿人" w:date="2026-03-05T14:31:38Z">
        <w:r>
          <w:rPr>
            <w:rFonts w:hint="eastAsia" w:ascii="宋体" w:hAnsi="宋体" w:eastAsia="宋体" w:cs="宋体"/>
            <w:i w:val="0"/>
            <w:iCs w:val="0"/>
            <w:caps w:val="0"/>
            <w:color w:val="1F2329"/>
            <w:spacing w:val="0"/>
            <w:kern w:val="0"/>
            <w:sz w:val="24"/>
            <w:szCs w:val="24"/>
            <w:shd w:val="clear" w:fill="FFFFFF"/>
            <w:lang w:val="en-US" w:eastAsia="zh-CN" w:bidi="ar"/>
          </w:rPr>
          <w:t>先</w:t>
        </w:r>
      </w:ins>
      <w:r>
        <w:rPr>
          <w:rFonts w:hint="eastAsia" w:ascii="宋体" w:hAnsi="宋体" w:eastAsia="宋体" w:cs="宋体"/>
          <w:i w:val="0"/>
          <w:iCs w:val="0"/>
          <w:caps w:val="0"/>
          <w:color w:val="1F2329"/>
          <w:spacing w:val="0"/>
          <w:kern w:val="0"/>
          <w:sz w:val="24"/>
          <w:szCs w:val="24"/>
          <w:shd w:val="clear" w:fill="FFFFFF"/>
          <w:lang w:val="en-US" w:eastAsia="zh-CN" w:bidi="ar"/>
        </w:rPr>
        <w:t>谈判。如果出让股东</w:t>
      </w:r>
      <w:ins w:id="1068" w:author="投稿人" w:date="2026-03-05T14:39:31Z">
        <w:r>
          <w:rPr>
            <w:rFonts w:hint="eastAsia" w:ascii="宋体" w:hAnsi="宋体" w:eastAsia="宋体" w:cs="宋体"/>
            <w:i w:val="0"/>
            <w:iCs w:val="0"/>
            <w:caps w:val="0"/>
            <w:color w:val="1F2329"/>
            <w:spacing w:val="0"/>
            <w:kern w:val="0"/>
            <w:sz w:val="24"/>
            <w:szCs w:val="24"/>
            <w:shd w:val="clear" w:fill="FFFFFF"/>
            <w:lang w:val="en-US" w:eastAsia="zh-CN" w:bidi="ar"/>
          </w:rPr>
          <w:t>在</w:t>
        </w:r>
      </w:ins>
      <w:del w:id="1069" w:author="投稿人" w:date="2026-03-05T14:39:30Z">
        <w:r>
          <w:rPr>
            <w:rFonts w:hint="eastAsia" w:ascii="宋体" w:hAnsi="宋体" w:eastAsia="宋体" w:cs="宋体"/>
            <w:i w:val="0"/>
            <w:iCs w:val="0"/>
            <w:caps w:val="0"/>
            <w:color w:val="1F2329"/>
            <w:spacing w:val="0"/>
            <w:kern w:val="0"/>
            <w:sz w:val="24"/>
            <w:szCs w:val="24"/>
            <w:shd w:val="clear" w:fill="FFFFFF"/>
            <w:lang w:val="en-US" w:eastAsia="zh-CN" w:bidi="ar"/>
          </w:rPr>
          <w:delText>选择</w:delText>
        </w:r>
      </w:del>
      <w:r>
        <w:rPr>
          <w:rFonts w:hint="eastAsia" w:ascii="宋体" w:hAnsi="宋体" w:eastAsia="宋体" w:cs="宋体"/>
          <w:i w:val="0"/>
          <w:iCs w:val="0"/>
          <w:caps w:val="0"/>
          <w:color w:val="1F2329"/>
          <w:spacing w:val="0"/>
          <w:kern w:val="0"/>
          <w:sz w:val="24"/>
          <w:szCs w:val="24"/>
          <w:shd w:val="clear" w:fill="FFFFFF"/>
          <w:lang w:val="en-US" w:eastAsia="zh-CN" w:bidi="ar"/>
        </w:rPr>
        <w:t>寻求报价后再向公司内部告知，公司股东</w:t>
      </w:r>
      <w:ins w:id="1070" w:author="投稿人" w:date="2026-03-05T14:32:00Z">
        <w:r>
          <w:rPr>
            <w:rFonts w:hint="eastAsia" w:ascii="宋体" w:hAnsi="宋体" w:eastAsia="宋体" w:cs="宋体"/>
            <w:i w:val="0"/>
            <w:iCs w:val="0"/>
            <w:caps w:val="0"/>
            <w:color w:val="1F2329"/>
            <w:spacing w:val="0"/>
            <w:kern w:val="0"/>
            <w:sz w:val="24"/>
            <w:szCs w:val="24"/>
            <w:shd w:val="clear" w:fill="FFFFFF"/>
            <w:lang w:val="en-US" w:eastAsia="zh-CN" w:bidi="ar"/>
          </w:rPr>
          <w:t>可以</w:t>
        </w:r>
      </w:ins>
      <w:del w:id="1071" w:author="投稿人" w:date="2026-03-05T14:31:59Z">
        <w:r>
          <w:rPr>
            <w:rFonts w:hint="eastAsia" w:ascii="宋体" w:hAnsi="宋体" w:eastAsia="宋体" w:cs="宋体"/>
            <w:i w:val="0"/>
            <w:iCs w:val="0"/>
            <w:caps w:val="0"/>
            <w:color w:val="1F2329"/>
            <w:spacing w:val="0"/>
            <w:kern w:val="0"/>
            <w:sz w:val="24"/>
            <w:szCs w:val="24"/>
            <w:shd w:val="clear" w:fill="FFFFFF"/>
            <w:lang w:val="en-US" w:eastAsia="zh-CN" w:bidi="ar"/>
          </w:rPr>
          <w:delText>必须</w:delText>
        </w:r>
      </w:del>
      <w:r>
        <w:rPr>
          <w:rFonts w:hint="eastAsia" w:ascii="宋体" w:hAnsi="宋体" w:eastAsia="宋体" w:cs="宋体"/>
          <w:i w:val="0"/>
          <w:iCs w:val="0"/>
          <w:caps w:val="0"/>
          <w:color w:val="1F2329"/>
          <w:spacing w:val="0"/>
          <w:kern w:val="0"/>
          <w:sz w:val="24"/>
          <w:szCs w:val="24"/>
          <w:shd w:val="clear" w:fill="FFFFFF"/>
          <w:lang w:val="en-US" w:eastAsia="zh-CN" w:bidi="ar"/>
        </w:rPr>
        <w:t>在接受同等条件、放弃购买、劝说出让股东进行谈判之中三选一，此时仍然有谈判的机会</w:t>
      </w:r>
      <w:ins w:id="1072" w:author="投稿人" w:date="2026-03-05T14:41:09Z">
        <w:r>
          <w:rPr>
            <w:rFonts w:hint="eastAsia" w:ascii="宋体" w:hAnsi="宋体" w:eastAsia="宋体" w:cs="宋体"/>
            <w:i w:val="0"/>
            <w:iCs w:val="0"/>
            <w:caps w:val="0"/>
            <w:color w:val="1F2329"/>
            <w:spacing w:val="0"/>
            <w:kern w:val="0"/>
            <w:sz w:val="24"/>
            <w:szCs w:val="24"/>
            <w:shd w:val="clear" w:fill="FFFFFF"/>
            <w:lang w:val="en-US" w:eastAsia="zh-CN" w:bidi="ar"/>
          </w:rPr>
          <w:t>。</w:t>
        </w:r>
      </w:ins>
      <w:del w:id="1073" w:author="投稿人" w:date="2026-03-05T14:41:08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commentRangeStart w:id="14"/>
      <w:commentRangeStart w:id="15"/>
      <w:r>
        <w:rPr>
          <w:rFonts w:hint="eastAsia" w:ascii="宋体" w:hAnsi="宋体" w:eastAsia="宋体" w:cs="宋体"/>
          <w:i w:val="0"/>
          <w:iCs w:val="0"/>
          <w:caps w:val="0"/>
          <w:color w:val="1F2329"/>
          <w:spacing w:val="0"/>
          <w:kern w:val="0"/>
          <w:sz w:val="24"/>
          <w:szCs w:val="24"/>
          <w:shd w:val="clear" w:fill="FFFFFF"/>
          <w:lang w:val="en-US" w:eastAsia="zh-CN" w:bidi="ar"/>
        </w:rPr>
        <w:t>同意权制度</w:t>
      </w:r>
      <w:ins w:id="1074" w:author="投稿人" w:date="2026-03-05T14:47:50Z">
        <w:r>
          <w:rPr>
            <w:rFonts w:hint="eastAsia" w:ascii="宋体" w:hAnsi="宋体" w:eastAsia="宋体" w:cs="宋体"/>
            <w:i w:val="0"/>
            <w:iCs w:val="0"/>
            <w:caps w:val="0"/>
            <w:color w:val="1F2329"/>
            <w:spacing w:val="0"/>
            <w:kern w:val="0"/>
            <w:sz w:val="24"/>
            <w:szCs w:val="24"/>
            <w:shd w:val="clear" w:fill="FFFFFF"/>
            <w:lang w:val="en-US" w:eastAsia="zh-CN" w:bidi="ar"/>
          </w:rPr>
          <w:t>通过“通知—答复”方式完成股东多数决，</w:t>
        </w:r>
      </w:ins>
      <w:ins w:id="1075" w:author="投稿人" w:date="2026-03-05T14:48:33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4"/>
        </w:r>
      </w:ins>
      <w:ins w:id="1076" w:author="投稿人" w:date="2026-03-05T14:54:51Z">
        <w:r>
          <w:rPr>
            <w:rFonts w:hint="eastAsia" w:ascii="宋体" w:hAnsi="宋体" w:eastAsia="宋体" w:cs="宋体"/>
            <w:i w:val="0"/>
            <w:iCs w:val="0"/>
            <w:caps w:val="0"/>
            <w:color w:val="1F2329"/>
            <w:spacing w:val="0"/>
            <w:kern w:val="0"/>
            <w:sz w:val="24"/>
            <w:szCs w:val="24"/>
            <w:shd w:val="clear" w:fill="FFFFFF"/>
            <w:lang w:val="en-US" w:eastAsia="zh-CN" w:bidi="ar"/>
          </w:rPr>
          <w:t>公司其他股东同意权的行使</w:t>
        </w:r>
      </w:ins>
      <w:ins w:id="1077" w:author="投稿人" w:date="2026-03-08T14:43:38Z">
        <w:r>
          <w:rPr>
            <w:rFonts w:hint="eastAsia" w:ascii="宋体" w:hAnsi="宋体" w:eastAsia="宋体" w:cs="宋体"/>
            <w:i w:val="0"/>
            <w:iCs w:val="0"/>
            <w:caps w:val="0"/>
            <w:color w:val="1F2329"/>
            <w:spacing w:val="0"/>
            <w:kern w:val="0"/>
            <w:sz w:val="24"/>
            <w:szCs w:val="24"/>
            <w:shd w:val="clear" w:fill="FFFFFF"/>
            <w:lang w:val="en-US" w:eastAsia="zh-CN" w:bidi="ar"/>
          </w:rPr>
          <w:t>，</w:t>
        </w:r>
      </w:ins>
      <w:ins w:id="1078" w:author="投稿人" w:date="2026-03-05T14:54:51Z">
        <w:r>
          <w:rPr>
            <w:rFonts w:hint="eastAsia" w:ascii="宋体" w:hAnsi="宋体" w:eastAsia="宋体" w:cs="宋体"/>
            <w:i w:val="0"/>
            <w:iCs w:val="0"/>
            <w:caps w:val="0"/>
            <w:color w:val="1F2329"/>
            <w:spacing w:val="0"/>
            <w:kern w:val="0"/>
            <w:sz w:val="24"/>
            <w:szCs w:val="24"/>
            <w:shd w:val="clear" w:fill="FFFFFF"/>
            <w:lang w:val="en-US" w:eastAsia="zh-CN" w:bidi="ar"/>
          </w:rPr>
          <w:t>须以其对股权转让有关情况有所了解为前提</w:t>
        </w:r>
      </w:ins>
      <w:ins w:id="1079" w:author="投稿人" w:date="2026-03-05T14:54:55Z">
        <w:r>
          <w:rPr>
            <w:rFonts w:hint="eastAsia" w:ascii="宋体" w:hAnsi="宋体" w:eastAsia="宋体" w:cs="宋体"/>
            <w:i w:val="0"/>
            <w:iCs w:val="0"/>
            <w:caps w:val="0"/>
            <w:color w:val="1F2329"/>
            <w:spacing w:val="0"/>
            <w:kern w:val="0"/>
            <w:sz w:val="24"/>
            <w:szCs w:val="24"/>
            <w:shd w:val="clear" w:fill="FFFFFF"/>
            <w:lang w:val="en-US" w:eastAsia="zh-CN" w:bidi="ar"/>
          </w:rPr>
          <w:t>，</w:t>
        </w:r>
      </w:ins>
      <w:ins w:id="1080" w:author="投稿人" w:date="2026-03-05T14:54:56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5"/>
        </w:r>
      </w:ins>
      <w:ins w:id="1081" w:author="投稿人" w:date="2026-03-05T14:56:30Z">
        <w:r>
          <w:rPr>
            <w:rFonts w:hint="eastAsia" w:ascii="宋体" w:hAnsi="宋体" w:eastAsia="宋体" w:cs="宋体"/>
            <w:i w:val="0"/>
            <w:iCs w:val="0"/>
            <w:caps w:val="0"/>
            <w:color w:val="1F2329"/>
            <w:spacing w:val="0"/>
            <w:kern w:val="0"/>
            <w:sz w:val="24"/>
            <w:szCs w:val="24"/>
            <w:shd w:val="clear" w:fill="FFFFFF"/>
            <w:lang w:val="en-US" w:eastAsia="zh-CN" w:bidi="ar"/>
          </w:rPr>
          <w:t>这</w:t>
        </w:r>
      </w:ins>
      <w:ins w:id="1082" w:author="投稿人" w:date="2026-03-05T14:56:31Z">
        <w:r>
          <w:rPr>
            <w:rFonts w:hint="eastAsia" w:ascii="宋体" w:hAnsi="宋体" w:eastAsia="宋体" w:cs="宋体"/>
            <w:i w:val="0"/>
            <w:iCs w:val="0"/>
            <w:caps w:val="0"/>
            <w:color w:val="1F2329"/>
            <w:spacing w:val="0"/>
            <w:kern w:val="0"/>
            <w:sz w:val="24"/>
            <w:szCs w:val="24"/>
            <w:shd w:val="clear" w:fill="FFFFFF"/>
            <w:lang w:val="en-US" w:eastAsia="zh-CN" w:bidi="ar"/>
          </w:rPr>
          <w:t>向</w:t>
        </w:r>
      </w:ins>
      <w:ins w:id="1083" w:author="投稿人" w:date="2026-03-05T14:56:50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1084" w:author="投稿人" w:date="2026-03-05T14:56:52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1085" w:author="投稿人" w:date="2026-03-05T14:56:56Z">
        <w:r>
          <w:rPr>
            <w:rFonts w:hint="eastAsia" w:ascii="宋体" w:hAnsi="宋体" w:eastAsia="宋体" w:cs="宋体"/>
            <w:i w:val="0"/>
            <w:iCs w:val="0"/>
            <w:caps w:val="0"/>
            <w:color w:val="1F2329"/>
            <w:spacing w:val="0"/>
            <w:kern w:val="0"/>
            <w:sz w:val="24"/>
            <w:szCs w:val="24"/>
            <w:shd w:val="clear" w:fill="FFFFFF"/>
            <w:lang w:val="en-US" w:eastAsia="zh-CN" w:bidi="ar"/>
          </w:rPr>
          <w:t>施加了</w:t>
        </w:r>
      </w:ins>
      <w:ins w:id="1086" w:author="投稿人" w:date="2026-03-05T15:28:12Z">
        <w:r>
          <w:rPr>
            <w:rFonts w:hint="eastAsia" w:ascii="宋体" w:hAnsi="宋体" w:eastAsia="宋体" w:cs="宋体"/>
            <w:i w:val="0"/>
            <w:iCs w:val="0"/>
            <w:caps w:val="0"/>
            <w:color w:val="1F2329"/>
            <w:spacing w:val="0"/>
            <w:kern w:val="0"/>
            <w:sz w:val="24"/>
            <w:szCs w:val="24"/>
            <w:shd w:val="clear" w:fill="FFFFFF"/>
            <w:lang w:val="en-US" w:eastAsia="zh-CN" w:bidi="ar"/>
          </w:rPr>
          <w:t>第一次</w:t>
        </w:r>
      </w:ins>
      <w:ins w:id="1087" w:author="投稿人" w:date="2026-03-09T14:50:46Z">
        <w:r>
          <w:rPr>
            <w:rFonts w:hint="eastAsia" w:ascii="宋体" w:hAnsi="宋体" w:eastAsia="宋体" w:cs="宋体"/>
            <w:i w:val="0"/>
            <w:iCs w:val="0"/>
            <w:caps w:val="0"/>
            <w:color w:val="1F2329"/>
            <w:spacing w:val="0"/>
            <w:kern w:val="0"/>
            <w:sz w:val="24"/>
            <w:szCs w:val="24"/>
            <w:shd w:val="clear" w:fill="FFFFFF"/>
            <w:lang w:val="en-US" w:eastAsia="zh-CN" w:bidi="ar"/>
          </w:rPr>
          <w:t>通知</w:t>
        </w:r>
      </w:ins>
      <w:ins w:id="1088" w:author="投稿人" w:date="2026-03-05T14:56:58Z">
        <w:r>
          <w:rPr>
            <w:rFonts w:hint="eastAsia" w:ascii="宋体" w:hAnsi="宋体" w:eastAsia="宋体" w:cs="宋体"/>
            <w:i w:val="0"/>
            <w:iCs w:val="0"/>
            <w:caps w:val="0"/>
            <w:color w:val="1F2329"/>
            <w:spacing w:val="0"/>
            <w:kern w:val="0"/>
            <w:sz w:val="24"/>
            <w:szCs w:val="24"/>
            <w:shd w:val="clear" w:fill="FFFFFF"/>
            <w:lang w:val="en-US" w:eastAsia="zh-CN" w:bidi="ar"/>
          </w:rPr>
          <w:t>义务，</w:t>
        </w:r>
      </w:ins>
      <w:ins w:id="1089" w:author="投稿人" w:date="2026-03-05T14:56:59Z">
        <w:r>
          <w:rPr>
            <w:rFonts w:hint="eastAsia" w:ascii="宋体" w:hAnsi="宋体" w:eastAsia="宋体" w:cs="宋体"/>
            <w:i w:val="0"/>
            <w:iCs w:val="0"/>
            <w:caps w:val="0"/>
            <w:color w:val="1F2329"/>
            <w:spacing w:val="0"/>
            <w:kern w:val="0"/>
            <w:sz w:val="24"/>
            <w:szCs w:val="24"/>
            <w:shd w:val="clear" w:fill="FFFFFF"/>
            <w:lang w:val="en-US" w:eastAsia="zh-CN" w:bidi="ar"/>
          </w:rPr>
          <w:t>但</w:t>
        </w:r>
      </w:ins>
      <w:r>
        <w:rPr>
          <w:rFonts w:hint="eastAsia" w:ascii="宋体" w:hAnsi="宋体" w:eastAsia="宋体" w:cs="宋体"/>
          <w:i w:val="0"/>
          <w:iCs w:val="0"/>
          <w:caps w:val="0"/>
          <w:color w:val="1F2329"/>
          <w:spacing w:val="0"/>
          <w:kern w:val="0"/>
          <w:sz w:val="24"/>
          <w:szCs w:val="24"/>
          <w:shd w:val="clear" w:fill="FFFFFF"/>
          <w:lang w:val="en-US" w:eastAsia="zh-CN" w:bidi="ar"/>
        </w:rPr>
        <w:t>并不向出让股东施加</w:t>
      </w:r>
      <w:ins w:id="1090" w:author="投稿人" w:date="2026-03-05T15:28:15Z">
        <w:r>
          <w:rPr>
            <w:rFonts w:hint="eastAsia" w:ascii="宋体" w:hAnsi="宋体" w:eastAsia="宋体" w:cs="宋体"/>
            <w:i w:val="0"/>
            <w:iCs w:val="0"/>
            <w:caps w:val="0"/>
            <w:color w:val="1F2329"/>
            <w:spacing w:val="0"/>
            <w:kern w:val="0"/>
            <w:sz w:val="24"/>
            <w:szCs w:val="24"/>
            <w:shd w:val="clear" w:fill="FFFFFF"/>
            <w:lang w:val="en-US" w:eastAsia="zh-CN" w:bidi="ar"/>
          </w:rPr>
          <w:t>第一次</w:t>
        </w:r>
      </w:ins>
      <w:r>
        <w:rPr>
          <w:rFonts w:hint="eastAsia" w:ascii="宋体" w:hAnsi="宋体" w:eastAsia="宋体" w:cs="宋体"/>
          <w:i w:val="0"/>
          <w:iCs w:val="0"/>
          <w:caps w:val="0"/>
          <w:color w:val="1F2329"/>
          <w:spacing w:val="0"/>
          <w:kern w:val="0"/>
          <w:sz w:val="24"/>
          <w:szCs w:val="24"/>
          <w:shd w:val="clear" w:fill="FFFFFF"/>
          <w:lang w:val="en-US" w:eastAsia="zh-CN" w:bidi="ar"/>
        </w:rPr>
        <w:t>谈判义务</w:t>
      </w:r>
      <w:ins w:id="1091" w:author="投稿人" w:date="2026-03-05T15:06:41Z">
        <w:r>
          <w:rPr>
            <w:rFonts w:hint="eastAsia" w:ascii="宋体" w:hAnsi="宋体" w:eastAsia="宋体" w:cs="宋体"/>
            <w:i w:val="0"/>
            <w:iCs w:val="0"/>
            <w:caps w:val="0"/>
            <w:color w:val="1F2329"/>
            <w:spacing w:val="0"/>
            <w:kern w:val="0"/>
            <w:sz w:val="24"/>
            <w:szCs w:val="24"/>
            <w:shd w:val="clear" w:fill="FFFFFF"/>
            <w:lang w:val="en-US" w:eastAsia="zh-CN" w:bidi="ar"/>
          </w:rPr>
          <w:t>。</w:t>
        </w:r>
      </w:ins>
      <w:ins w:id="1092" w:author="投稿人" w:date="2026-03-05T15:06:42Z">
        <w:r>
          <w:rPr>
            <w:rFonts w:hint="eastAsia" w:ascii="宋体" w:hAnsi="宋体" w:eastAsia="宋体" w:cs="宋体"/>
            <w:i w:val="0"/>
            <w:iCs w:val="0"/>
            <w:caps w:val="0"/>
            <w:color w:val="1F2329"/>
            <w:spacing w:val="0"/>
            <w:kern w:val="0"/>
            <w:sz w:val="24"/>
            <w:szCs w:val="24"/>
            <w:shd w:val="clear" w:fill="FFFFFF"/>
            <w:lang w:val="en-US" w:eastAsia="zh-CN" w:bidi="ar"/>
          </w:rPr>
          <w:t>换言之</w:t>
        </w:r>
      </w:ins>
      <w:ins w:id="1093" w:author="投稿人" w:date="2026-03-05T15:06:43Z">
        <w:r>
          <w:rPr>
            <w:rFonts w:hint="eastAsia" w:ascii="宋体" w:hAnsi="宋体" w:eastAsia="宋体" w:cs="宋体"/>
            <w:i w:val="0"/>
            <w:iCs w:val="0"/>
            <w:caps w:val="0"/>
            <w:color w:val="1F2329"/>
            <w:spacing w:val="0"/>
            <w:kern w:val="0"/>
            <w:sz w:val="24"/>
            <w:szCs w:val="24"/>
            <w:shd w:val="clear" w:fill="FFFFFF"/>
            <w:lang w:val="en-US" w:eastAsia="zh-CN" w:bidi="ar"/>
          </w:rPr>
          <w:t>，</w:t>
        </w:r>
      </w:ins>
      <w:ins w:id="1094" w:author="投稿人" w:date="2026-03-05T15:28:44Z">
        <w:r>
          <w:rPr>
            <w:rFonts w:hint="eastAsia" w:ascii="宋体" w:hAnsi="宋体" w:eastAsia="宋体" w:cs="宋体"/>
            <w:i w:val="0"/>
            <w:iCs w:val="0"/>
            <w:caps w:val="0"/>
            <w:color w:val="1F2329"/>
            <w:spacing w:val="0"/>
            <w:kern w:val="0"/>
            <w:sz w:val="24"/>
            <w:szCs w:val="24"/>
            <w:shd w:val="clear" w:fill="FFFFFF"/>
            <w:lang w:val="en-US" w:eastAsia="zh-CN" w:bidi="ar"/>
          </w:rPr>
          <w:t>若</w:t>
        </w:r>
      </w:ins>
      <w:ins w:id="1095" w:author="投稿人" w:date="2026-03-05T15:06:44Z">
        <w:r>
          <w:rPr>
            <w:rFonts w:hint="eastAsia" w:ascii="宋体" w:hAnsi="宋体" w:eastAsia="宋体" w:cs="宋体"/>
            <w:i w:val="0"/>
            <w:iCs w:val="0"/>
            <w:caps w:val="0"/>
            <w:color w:val="1F2329"/>
            <w:spacing w:val="0"/>
            <w:kern w:val="0"/>
            <w:sz w:val="24"/>
            <w:szCs w:val="24"/>
            <w:shd w:val="clear" w:fill="FFFFFF"/>
            <w:lang w:val="en-US" w:eastAsia="zh-CN" w:bidi="ar"/>
          </w:rPr>
          <w:t>存</w:t>
        </w:r>
      </w:ins>
      <w:ins w:id="1096" w:author="投稿人" w:date="2026-03-05T15:06:45Z">
        <w:r>
          <w:rPr>
            <w:rFonts w:hint="eastAsia" w:ascii="宋体" w:hAnsi="宋体" w:eastAsia="宋体" w:cs="宋体"/>
            <w:i w:val="0"/>
            <w:iCs w:val="0"/>
            <w:caps w:val="0"/>
            <w:color w:val="1F2329"/>
            <w:spacing w:val="0"/>
            <w:kern w:val="0"/>
            <w:sz w:val="24"/>
            <w:szCs w:val="24"/>
            <w:shd w:val="clear" w:fill="FFFFFF"/>
            <w:lang w:val="en-US" w:eastAsia="zh-CN" w:bidi="ar"/>
          </w:rPr>
          <w:t>在</w:t>
        </w:r>
      </w:ins>
      <w:ins w:id="1097" w:author="投稿人" w:date="2026-03-05T15:06:47Z">
        <w:r>
          <w:rPr>
            <w:rFonts w:hint="eastAsia" w:ascii="宋体" w:hAnsi="宋体" w:eastAsia="宋体" w:cs="宋体"/>
            <w:i w:val="0"/>
            <w:iCs w:val="0"/>
            <w:caps w:val="0"/>
            <w:color w:val="1F2329"/>
            <w:spacing w:val="0"/>
            <w:kern w:val="0"/>
            <w:sz w:val="24"/>
            <w:szCs w:val="24"/>
            <w:shd w:val="clear" w:fill="FFFFFF"/>
            <w:lang w:val="en-US" w:eastAsia="zh-CN" w:bidi="ar"/>
          </w:rPr>
          <w:t>同意权</w:t>
        </w:r>
      </w:ins>
      <w:ins w:id="1098" w:author="投稿人" w:date="2026-03-05T15:06:48Z">
        <w:r>
          <w:rPr>
            <w:rFonts w:hint="eastAsia" w:ascii="宋体" w:hAnsi="宋体" w:eastAsia="宋体" w:cs="宋体"/>
            <w:i w:val="0"/>
            <w:iCs w:val="0"/>
            <w:caps w:val="0"/>
            <w:color w:val="1F2329"/>
            <w:spacing w:val="0"/>
            <w:kern w:val="0"/>
            <w:sz w:val="24"/>
            <w:szCs w:val="24"/>
            <w:shd w:val="clear" w:fill="FFFFFF"/>
            <w:lang w:val="en-US" w:eastAsia="zh-CN" w:bidi="ar"/>
          </w:rPr>
          <w:t>制度，</w:t>
        </w:r>
      </w:ins>
      <w:ins w:id="1099" w:author="投稿人" w:date="2026-03-05T15:06:49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1100" w:author="投稿人" w:date="2026-03-05T15:06:50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1101" w:author="投稿人" w:date="2026-03-05T15:06:52Z">
        <w:r>
          <w:rPr>
            <w:rFonts w:hint="eastAsia" w:ascii="宋体" w:hAnsi="宋体" w:eastAsia="宋体" w:cs="宋体"/>
            <w:i w:val="0"/>
            <w:iCs w:val="0"/>
            <w:caps w:val="0"/>
            <w:color w:val="1F2329"/>
            <w:spacing w:val="0"/>
            <w:kern w:val="0"/>
            <w:sz w:val="24"/>
            <w:szCs w:val="24"/>
            <w:shd w:val="clear" w:fill="FFFFFF"/>
            <w:lang w:val="en-US" w:eastAsia="zh-CN" w:bidi="ar"/>
          </w:rPr>
          <w:t>可以</w:t>
        </w:r>
      </w:ins>
      <w:ins w:id="1102" w:author="投稿人" w:date="2026-03-05T15:28:49Z">
        <w:r>
          <w:rPr>
            <w:rFonts w:hint="eastAsia" w:ascii="宋体" w:hAnsi="宋体" w:eastAsia="宋体" w:cs="宋体"/>
            <w:i w:val="0"/>
            <w:iCs w:val="0"/>
            <w:caps w:val="0"/>
            <w:color w:val="1F2329"/>
            <w:spacing w:val="0"/>
            <w:kern w:val="0"/>
            <w:sz w:val="24"/>
            <w:szCs w:val="24"/>
            <w:shd w:val="clear" w:fill="FFFFFF"/>
            <w:lang w:val="en-US" w:eastAsia="zh-CN" w:bidi="ar"/>
          </w:rPr>
          <w:t>在</w:t>
        </w:r>
      </w:ins>
      <w:ins w:id="1103" w:author="投稿人" w:date="2026-03-05T15:27:55Z">
        <w:r>
          <w:rPr>
            <w:rFonts w:hint="eastAsia" w:ascii="宋体" w:hAnsi="宋体" w:eastAsia="宋体" w:cs="宋体"/>
            <w:i w:val="0"/>
            <w:iCs w:val="0"/>
            <w:caps w:val="0"/>
            <w:color w:val="1F2329"/>
            <w:spacing w:val="0"/>
            <w:kern w:val="0"/>
            <w:sz w:val="24"/>
            <w:szCs w:val="24"/>
            <w:shd w:val="clear" w:fill="FFFFFF"/>
            <w:lang w:val="en-US" w:eastAsia="zh-CN" w:bidi="ar"/>
          </w:rPr>
          <w:t>履行</w:t>
        </w:r>
      </w:ins>
      <w:ins w:id="1104" w:author="投稿人" w:date="2026-03-05T15:27:56Z">
        <w:r>
          <w:rPr>
            <w:rFonts w:hint="eastAsia" w:ascii="宋体" w:hAnsi="宋体" w:eastAsia="宋体" w:cs="宋体"/>
            <w:i w:val="0"/>
            <w:iCs w:val="0"/>
            <w:caps w:val="0"/>
            <w:color w:val="1F2329"/>
            <w:spacing w:val="0"/>
            <w:kern w:val="0"/>
            <w:sz w:val="24"/>
            <w:szCs w:val="24"/>
            <w:shd w:val="clear" w:fill="FFFFFF"/>
            <w:lang w:val="en-US" w:eastAsia="zh-CN" w:bidi="ar"/>
          </w:rPr>
          <w:t>告知</w:t>
        </w:r>
      </w:ins>
      <w:ins w:id="1105" w:author="投稿人" w:date="2026-03-05T15:27:57Z">
        <w:r>
          <w:rPr>
            <w:rFonts w:hint="eastAsia" w:ascii="宋体" w:hAnsi="宋体" w:eastAsia="宋体" w:cs="宋体"/>
            <w:i w:val="0"/>
            <w:iCs w:val="0"/>
            <w:caps w:val="0"/>
            <w:color w:val="1F2329"/>
            <w:spacing w:val="0"/>
            <w:kern w:val="0"/>
            <w:sz w:val="24"/>
            <w:szCs w:val="24"/>
            <w:shd w:val="clear" w:fill="FFFFFF"/>
            <w:lang w:val="en-US" w:eastAsia="zh-CN" w:bidi="ar"/>
          </w:rPr>
          <w:t>义务</w:t>
        </w:r>
      </w:ins>
      <w:ins w:id="1106" w:author="投稿人" w:date="2026-03-05T15:27:58Z">
        <w:r>
          <w:rPr>
            <w:rFonts w:hint="eastAsia" w:ascii="宋体" w:hAnsi="宋体" w:eastAsia="宋体" w:cs="宋体"/>
            <w:i w:val="0"/>
            <w:iCs w:val="0"/>
            <w:caps w:val="0"/>
            <w:color w:val="1F2329"/>
            <w:spacing w:val="0"/>
            <w:kern w:val="0"/>
            <w:sz w:val="24"/>
            <w:szCs w:val="24"/>
            <w:shd w:val="clear" w:fill="FFFFFF"/>
            <w:lang w:val="en-US" w:eastAsia="zh-CN" w:bidi="ar"/>
          </w:rPr>
          <w:t>后</w:t>
        </w:r>
      </w:ins>
      <w:ins w:id="1107" w:author="投稿人" w:date="2026-03-05T15:06:58Z">
        <w:r>
          <w:rPr>
            <w:rFonts w:hint="eastAsia" w:ascii="宋体" w:hAnsi="宋体" w:eastAsia="宋体" w:cs="宋体"/>
            <w:i w:val="0"/>
            <w:iCs w:val="0"/>
            <w:caps w:val="0"/>
            <w:color w:val="1F2329"/>
            <w:spacing w:val="0"/>
            <w:kern w:val="0"/>
            <w:sz w:val="24"/>
            <w:szCs w:val="24"/>
            <w:shd w:val="clear" w:fill="FFFFFF"/>
            <w:lang w:val="en-US" w:eastAsia="zh-CN" w:bidi="ar"/>
          </w:rPr>
          <w:t>拒绝</w:t>
        </w:r>
      </w:ins>
      <w:ins w:id="1108" w:author="投稿人" w:date="2026-03-05T15:07:00Z">
        <w:r>
          <w:rPr>
            <w:rFonts w:hint="eastAsia" w:ascii="宋体" w:hAnsi="宋体" w:eastAsia="宋体" w:cs="宋体"/>
            <w:i w:val="0"/>
            <w:iCs w:val="0"/>
            <w:caps w:val="0"/>
            <w:color w:val="1F2329"/>
            <w:spacing w:val="0"/>
            <w:kern w:val="0"/>
            <w:sz w:val="24"/>
            <w:szCs w:val="24"/>
            <w:shd w:val="clear" w:fill="FFFFFF"/>
            <w:lang w:val="en-US" w:eastAsia="zh-CN" w:bidi="ar"/>
          </w:rPr>
          <w:t>在先</w:t>
        </w:r>
      </w:ins>
      <w:ins w:id="1109" w:author="投稿人" w:date="2026-03-05T15:07:01Z">
        <w:r>
          <w:rPr>
            <w:rFonts w:hint="eastAsia" w:ascii="宋体" w:hAnsi="宋体" w:eastAsia="宋体" w:cs="宋体"/>
            <w:i w:val="0"/>
            <w:iCs w:val="0"/>
            <w:caps w:val="0"/>
            <w:color w:val="1F2329"/>
            <w:spacing w:val="0"/>
            <w:kern w:val="0"/>
            <w:sz w:val="24"/>
            <w:szCs w:val="24"/>
            <w:shd w:val="clear" w:fill="FFFFFF"/>
            <w:lang w:val="en-US" w:eastAsia="zh-CN" w:bidi="ar"/>
          </w:rPr>
          <w:t>谈判</w:t>
        </w:r>
      </w:ins>
      <w:ins w:id="1110" w:author="投稿人" w:date="2026-03-05T15:28:53Z">
        <w:r>
          <w:rPr>
            <w:rFonts w:hint="eastAsia" w:ascii="宋体" w:hAnsi="宋体" w:eastAsia="宋体" w:cs="宋体"/>
            <w:i w:val="0"/>
            <w:iCs w:val="0"/>
            <w:caps w:val="0"/>
            <w:color w:val="1F2329"/>
            <w:spacing w:val="0"/>
            <w:kern w:val="0"/>
            <w:sz w:val="24"/>
            <w:szCs w:val="24"/>
            <w:shd w:val="clear" w:fill="FFFFFF"/>
            <w:lang w:val="en-US" w:eastAsia="zh-CN" w:bidi="ar"/>
          </w:rPr>
          <w:t>。</w:t>
        </w:r>
      </w:ins>
      <w:ins w:id="1111" w:author="投稿人" w:date="2026-03-05T15:28:56Z">
        <w:r>
          <w:rPr>
            <w:rFonts w:hint="eastAsia" w:ascii="宋体" w:hAnsi="宋体" w:eastAsia="宋体" w:cs="宋体"/>
            <w:i w:val="0"/>
            <w:iCs w:val="0"/>
            <w:caps w:val="0"/>
            <w:color w:val="1F2329"/>
            <w:spacing w:val="0"/>
            <w:kern w:val="0"/>
            <w:sz w:val="24"/>
            <w:szCs w:val="24"/>
            <w:shd w:val="clear" w:fill="FFFFFF"/>
            <w:lang w:val="en-US" w:eastAsia="zh-CN" w:bidi="ar"/>
          </w:rPr>
          <w:t>若</w:t>
        </w:r>
      </w:ins>
      <w:ins w:id="1112" w:author="投稿人" w:date="2026-03-05T15:07:12Z">
        <w:r>
          <w:rPr>
            <w:rFonts w:hint="eastAsia" w:ascii="宋体" w:hAnsi="宋体" w:eastAsia="宋体" w:cs="宋体"/>
            <w:i w:val="0"/>
            <w:iCs w:val="0"/>
            <w:caps w:val="0"/>
            <w:color w:val="1F2329"/>
            <w:spacing w:val="0"/>
            <w:kern w:val="0"/>
            <w:sz w:val="24"/>
            <w:szCs w:val="24"/>
            <w:shd w:val="clear" w:fill="FFFFFF"/>
            <w:lang w:val="en-US" w:eastAsia="zh-CN" w:bidi="ar"/>
          </w:rPr>
          <w:t>废除了</w:t>
        </w:r>
      </w:ins>
      <w:ins w:id="1113" w:author="投稿人" w:date="2026-03-05T15:07:14Z">
        <w:r>
          <w:rPr>
            <w:rFonts w:hint="eastAsia" w:ascii="宋体" w:hAnsi="宋体" w:eastAsia="宋体" w:cs="宋体"/>
            <w:i w:val="0"/>
            <w:iCs w:val="0"/>
            <w:caps w:val="0"/>
            <w:color w:val="1F2329"/>
            <w:spacing w:val="0"/>
            <w:kern w:val="0"/>
            <w:sz w:val="24"/>
            <w:szCs w:val="24"/>
            <w:shd w:val="clear" w:fill="FFFFFF"/>
            <w:lang w:val="en-US" w:eastAsia="zh-CN" w:bidi="ar"/>
          </w:rPr>
          <w:t>同意权制度</w:t>
        </w:r>
      </w:ins>
      <w:ins w:id="1114" w:author="投稿人" w:date="2026-03-05T15:07:16Z">
        <w:r>
          <w:rPr>
            <w:rFonts w:hint="eastAsia" w:ascii="宋体" w:hAnsi="宋体" w:eastAsia="宋体" w:cs="宋体"/>
            <w:i w:val="0"/>
            <w:iCs w:val="0"/>
            <w:caps w:val="0"/>
            <w:color w:val="1F2329"/>
            <w:spacing w:val="0"/>
            <w:kern w:val="0"/>
            <w:sz w:val="24"/>
            <w:szCs w:val="24"/>
            <w:shd w:val="clear" w:fill="FFFFFF"/>
            <w:lang w:val="en-US" w:eastAsia="zh-CN" w:bidi="ar"/>
          </w:rPr>
          <w:t>，</w:t>
        </w:r>
      </w:ins>
      <w:ins w:id="1115" w:author="投稿人" w:date="2026-03-05T15:27:15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ins w:id="1116" w:author="投稿人" w:date="2026-03-05T15:27:16Z">
        <w:r>
          <w:rPr>
            <w:rFonts w:hint="eastAsia" w:ascii="宋体" w:hAnsi="宋体" w:eastAsia="宋体" w:cs="宋体"/>
            <w:i w:val="0"/>
            <w:iCs w:val="0"/>
            <w:caps w:val="0"/>
            <w:color w:val="1F2329"/>
            <w:spacing w:val="0"/>
            <w:kern w:val="0"/>
            <w:sz w:val="24"/>
            <w:szCs w:val="24"/>
            <w:shd w:val="clear" w:fill="FFFFFF"/>
            <w:lang w:val="en-US" w:eastAsia="zh-CN" w:bidi="ar"/>
          </w:rPr>
          <w:t>也</w:t>
        </w:r>
      </w:ins>
      <w:ins w:id="1117" w:author="投稿人" w:date="2026-03-05T15:27:18Z">
        <w:r>
          <w:rPr>
            <w:rFonts w:hint="eastAsia" w:ascii="宋体" w:hAnsi="宋体" w:eastAsia="宋体" w:cs="宋体"/>
            <w:i w:val="0"/>
            <w:iCs w:val="0"/>
            <w:caps w:val="0"/>
            <w:color w:val="1F2329"/>
            <w:spacing w:val="0"/>
            <w:kern w:val="0"/>
            <w:sz w:val="24"/>
            <w:szCs w:val="24"/>
            <w:shd w:val="clear" w:fill="FFFFFF"/>
            <w:lang w:val="en-US" w:eastAsia="zh-CN" w:bidi="ar"/>
          </w:rPr>
          <w:t>可以</w:t>
        </w:r>
      </w:ins>
      <w:ins w:id="1118" w:author="投稿人" w:date="2026-03-05T15:27:31Z">
        <w:r>
          <w:rPr>
            <w:rFonts w:hint="eastAsia" w:ascii="宋体" w:hAnsi="宋体" w:eastAsia="宋体" w:cs="宋体"/>
            <w:i w:val="0"/>
            <w:iCs w:val="0"/>
            <w:caps w:val="0"/>
            <w:color w:val="1F2329"/>
            <w:spacing w:val="0"/>
            <w:kern w:val="0"/>
            <w:sz w:val="24"/>
            <w:szCs w:val="24"/>
            <w:shd w:val="clear" w:fill="FFFFFF"/>
            <w:lang w:val="en-US" w:eastAsia="zh-CN" w:bidi="ar"/>
          </w:rPr>
          <w:t>事先主动</w:t>
        </w:r>
      </w:ins>
      <w:ins w:id="1119" w:author="投稿人" w:date="2026-03-05T15:27:32Z">
        <w:r>
          <w:rPr>
            <w:rFonts w:hint="eastAsia" w:ascii="宋体" w:hAnsi="宋体" w:eastAsia="宋体" w:cs="宋体"/>
            <w:i w:val="0"/>
            <w:iCs w:val="0"/>
            <w:caps w:val="0"/>
            <w:color w:val="1F2329"/>
            <w:spacing w:val="0"/>
            <w:kern w:val="0"/>
            <w:sz w:val="24"/>
            <w:szCs w:val="24"/>
            <w:shd w:val="clear" w:fill="FFFFFF"/>
            <w:lang w:val="en-US" w:eastAsia="zh-CN" w:bidi="ar"/>
          </w:rPr>
          <w:t>告知</w:t>
        </w:r>
      </w:ins>
      <w:ins w:id="1120" w:author="投稿人" w:date="2026-03-05T15:27:34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1121" w:author="投稿人" w:date="2026-03-05T15:27:36Z">
        <w:r>
          <w:rPr>
            <w:rFonts w:hint="eastAsia" w:ascii="宋体" w:hAnsi="宋体" w:eastAsia="宋体" w:cs="宋体"/>
            <w:i w:val="0"/>
            <w:iCs w:val="0"/>
            <w:caps w:val="0"/>
            <w:color w:val="1F2329"/>
            <w:spacing w:val="0"/>
            <w:kern w:val="0"/>
            <w:sz w:val="24"/>
            <w:szCs w:val="24"/>
            <w:shd w:val="clear" w:fill="FFFFFF"/>
            <w:lang w:val="en-US" w:eastAsia="zh-CN" w:bidi="ar"/>
          </w:rPr>
          <w:t>意向</w:t>
        </w:r>
      </w:ins>
      <w:ins w:id="1122" w:author="投稿人" w:date="2026-03-05T15:29:23Z">
        <w:r>
          <w:rPr>
            <w:rFonts w:hint="eastAsia" w:ascii="宋体" w:hAnsi="宋体" w:eastAsia="宋体" w:cs="宋体"/>
            <w:i w:val="0"/>
            <w:iCs w:val="0"/>
            <w:caps w:val="0"/>
            <w:color w:val="1F2329"/>
            <w:spacing w:val="0"/>
            <w:kern w:val="0"/>
            <w:sz w:val="24"/>
            <w:szCs w:val="24"/>
            <w:shd w:val="clear" w:fill="FFFFFF"/>
            <w:lang w:val="en-US" w:eastAsia="zh-CN" w:bidi="ar"/>
          </w:rPr>
          <w:t>并</w:t>
        </w:r>
      </w:ins>
      <w:ins w:id="1123" w:author="投稿人" w:date="2026-03-05T15:29:24Z">
        <w:r>
          <w:rPr>
            <w:rFonts w:hint="eastAsia" w:ascii="宋体" w:hAnsi="宋体" w:eastAsia="宋体" w:cs="宋体"/>
            <w:i w:val="0"/>
            <w:iCs w:val="0"/>
            <w:caps w:val="0"/>
            <w:color w:val="1F2329"/>
            <w:spacing w:val="0"/>
            <w:kern w:val="0"/>
            <w:sz w:val="24"/>
            <w:szCs w:val="24"/>
            <w:shd w:val="clear" w:fill="FFFFFF"/>
            <w:lang w:val="en-US" w:eastAsia="zh-CN" w:bidi="ar"/>
          </w:rPr>
          <w:t>接受</w:t>
        </w:r>
      </w:ins>
      <w:ins w:id="1124" w:author="投稿人" w:date="2026-03-05T15:29:26Z">
        <w:r>
          <w:rPr>
            <w:rFonts w:hint="eastAsia" w:ascii="宋体" w:hAnsi="宋体" w:eastAsia="宋体" w:cs="宋体"/>
            <w:i w:val="0"/>
            <w:iCs w:val="0"/>
            <w:caps w:val="0"/>
            <w:color w:val="1F2329"/>
            <w:spacing w:val="0"/>
            <w:kern w:val="0"/>
            <w:sz w:val="24"/>
            <w:szCs w:val="24"/>
            <w:shd w:val="clear" w:fill="FFFFFF"/>
            <w:lang w:val="en-US" w:eastAsia="zh-CN" w:bidi="ar"/>
          </w:rPr>
          <w:t>谈判</w:t>
        </w:r>
      </w:ins>
      <w:ins w:id="1125" w:author="投稿人" w:date="2026-03-05T15:08:20Z">
        <w:r>
          <w:rPr>
            <w:rFonts w:hint="eastAsia" w:ascii="宋体" w:hAnsi="宋体" w:eastAsia="宋体" w:cs="宋体"/>
            <w:i w:val="0"/>
            <w:iCs w:val="0"/>
            <w:caps w:val="0"/>
            <w:color w:val="1F2329"/>
            <w:spacing w:val="0"/>
            <w:kern w:val="0"/>
            <w:sz w:val="24"/>
            <w:szCs w:val="24"/>
            <w:shd w:val="clear" w:fill="FFFFFF"/>
            <w:lang w:val="en-US" w:eastAsia="zh-CN" w:bidi="ar"/>
          </w:rPr>
          <w:t>。因此</w:t>
        </w:r>
      </w:ins>
      <w:ins w:id="1126" w:author="投稿人" w:date="2026-03-05T15:08:24Z">
        <w:r>
          <w:rPr>
            <w:rFonts w:hint="eastAsia" w:ascii="宋体" w:hAnsi="宋体" w:eastAsia="宋体" w:cs="宋体"/>
            <w:i w:val="0"/>
            <w:iCs w:val="0"/>
            <w:caps w:val="0"/>
            <w:color w:val="1F2329"/>
            <w:spacing w:val="0"/>
            <w:kern w:val="0"/>
            <w:sz w:val="24"/>
            <w:szCs w:val="24"/>
            <w:shd w:val="clear" w:fill="FFFFFF"/>
            <w:lang w:val="en-US" w:eastAsia="zh-CN" w:bidi="ar"/>
          </w:rPr>
          <w:t>，</w:t>
        </w:r>
      </w:ins>
      <w:del w:id="1127" w:author="投稿人" w:date="2026-03-05T15:06:40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是否存在同意权</w:t>
      </w:r>
      <w:ins w:id="1128" w:author="投稿人" w:date="2026-03-05T15:31:59Z">
        <w:r>
          <w:rPr>
            <w:rFonts w:hint="eastAsia" w:ascii="宋体" w:hAnsi="宋体" w:eastAsia="宋体" w:cs="宋体"/>
            <w:i w:val="0"/>
            <w:iCs w:val="0"/>
            <w:caps w:val="0"/>
            <w:color w:val="1F2329"/>
            <w:spacing w:val="0"/>
            <w:kern w:val="0"/>
            <w:sz w:val="24"/>
            <w:szCs w:val="24"/>
            <w:shd w:val="clear" w:fill="FFFFFF"/>
            <w:lang w:val="en-US" w:eastAsia="zh-CN" w:bidi="ar"/>
          </w:rPr>
          <w:t>与</w:t>
        </w:r>
      </w:ins>
      <w:ins w:id="1129" w:author="投稿人" w:date="2026-03-05T15:32:04Z">
        <w:r>
          <w:rPr>
            <w:rFonts w:hint="eastAsia" w:ascii="宋体" w:hAnsi="宋体" w:eastAsia="宋体" w:cs="宋体"/>
            <w:i w:val="0"/>
            <w:iCs w:val="0"/>
            <w:caps w:val="0"/>
            <w:color w:val="1F2329"/>
            <w:spacing w:val="0"/>
            <w:kern w:val="0"/>
            <w:sz w:val="24"/>
            <w:szCs w:val="24"/>
            <w:shd w:val="clear" w:fill="FFFFFF"/>
            <w:lang w:val="en-US" w:eastAsia="zh-CN" w:bidi="ar"/>
          </w:rPr>
          <w:t>谈判</w:t>
        </w:r>
      </w:ins>
      <w:ins w:id="1130" w:author="投稿人" w:date="2026-03-05T15:32:09Z">
        <w:r>
          <w:rPr>
            <w:rFonts w:hint="eastAsia" w:ascii="宋体" w:hAnsi="宋体" w:eastAsia="宋体" w:cs="宋体"/>
            <w:i w:val="0"/>
            <w:iCs w:val="0"/>
            <w:caps w:val="0"/>
            <w:color w:val="1F2329"/>
            <w:spacing w:val="0"/>
            <w:kern w:val="0"/>
            <w:sz w:val="24"/>
            <w:szCs w:val="24"/>
            <w:shd w:val="clear" w:fill="FFFFFF"/>
            <w:lang w:val="en-US" w:eastAsia="zh-CN" w:bidi="ar"/>
          </w:rPr>
          <w:t>能否</w:t>
        </w:r>
      </w:ins>
      <w:ins w:id="1131" w:author="投稿人" w:date="2026-03-05T15:32:10Z">
        <w:r>
          <w:rPr>
            <w:rFonts w:hint="eastAsia" w:ascii="宋体" w:hAnsi="宋体" w:eastAsia="宋体" w:cs="宋体"/>
            <w:i w:val="0"/>
            <w:iCs w:val="0"/>
            <w:caps w:val="0"/>
            <w:color w:val="1F2329"/>
            <w:spacing w:val="0"/>
            <w:kern w:val="0"/>
            <w:sz w:val="24"/>
            <w:szCs w:val="24"/>
            <w:shd w:val="clear" w:fill="FFFFFF"/>
            <w:lang w:val="en-US" w:eastAsia="zh-CN" w:bidi="ar"/>
          </w:rPr>
          <w:t>发生</w:t>
        </w:r>
      </w:ins>
      <w:ins w:id="1132" w:author="投稿人" w:date="2026-03-05T15:32:12Z">
        <w:r>
          <w:rPr>
            <w:rFonts w:hint="eastAsia" w:ascii="宋体" w:hAnsi="宋体" w:eastAsia="宋体" w:cs="宋体"/>
            <w:i w:val="0"/>
            <w:iCs w:val="0"/>
            <w:caps w:val="0"/>
            <w:color w:val="1F2329"/>
            <w:spacing w:val="0"/>
            <w:kern w:val="0"/>
            <w:sz w:val="24"/>
            <w:szCs w:val="24"/>
            <w:shd w:val="clear" w:fill="FFFFFF"/>
            <w:lang w:val="en-US" w:eastAsia="zh-CN" w:bidi="ar"/>
          </w:rPr>
          <w:t>无涉</w:t>
        </w:r>
      </w:ins>
      <w:del w:id="1133" w:author="投稿人" w:date="2026-03-05T15:31:58Z">
        <w:r>
          <w:rPr>
            <w:rFonts w:hint="eastAsia" w:ascii="宋体" w:hAnsi="宋体" w:eastAsia="宋体" w:cs="宋体"/>
            <w:i w:val="0"/>
            <w:iCs w:val="0"/>
            <w:caps w:val="0"/>
            <w:color w:val="1F2329"/>
            <w:spacing w:val="0"/>
            <w:kern w:val="0"/>
            <w:sz w:val="24"/>
            <w:szCs w:val="24"/>
            <w:shd w:val="clear" w:fill="FFFFFF"/>
            <w:lang w:val="en-US" w:eastAsia="zh-CN" w:bidi="ar"/>
          </w:rPr>
          <w:delText>的差</w:delText>
        </w:r>
      </w:del>
      <w:del w:id="1134" w:author="投稿人" w:date="2026-03-05T15:31:57Z">
        <w:r>
          <w:rPr>
            <w:rFonts w:hint="eastAsia" w:ascii="宋体" w:hAnsi="宋体" w:eastAsia="宋体" w:cs="宋体"/>
            <w:i w:val="0"/>
            <w:iCs w:val="0"/>
            <w:caps w:val="0"/>
            <w:color w:val="1F2329"/>
            <w:spacing w:val="0"/>
            <w:kern w:val="0"/>
            <w:sz w:val="24"/>
            <w:szCs w:val="24"/>
            <w:shd w:val="clear" w:fill="FFFFFF"/>
            <w:lang w:val="en-US" w:eastAsia="zh-CN" w:bidi="ar"/>
          </w:rPr>
          <w:delText>别仅在于谈判发生在出让股东获得市场条件的前后</w:delText>
        </w:r>
      </w:del>
      <w:r>
        <w:rPr>
          <w:rFonts w:hint="eastAsia" w:ascii="宋体" w:hAnsi="宋体" w:eastAsia="宋体" w:cs="宋体"/>
          <w:i w:val="0"/>
          <w:iCs w:val="0"/>
          <w:caps w:val="0"/>
          <w:color w:val="1F2329"/>
          <w:spacing w:val="0"/>
          <w:kern w:val="0"/>
          <w:sz w:val="24"/>
          <w:szCs w:val="24"/>
          <w:shd w:val="clear" w:fill="FFFFFF"/>
          <w:lang w:val="en-US" w:eastAsia="zh-CN" w:bidi="ar"/>
        </w:rPr>
        <w:t>。</w:t>
      </w:r>
      <w:commentRangeEnd w:id="14"/>
      <w:r>
        <w:rPr>
          <w:rFonts w:hint="eastAsia" w:ascii="宋体" w:hAnsi="宋体" w:eastAsia="宋体" w:cs="宋体"/>
          <w:color w:val="1F2329"/>
          <w:kern w:val="0"/>
          <w:sz w:val="24"/>
          <w:shd w:val="clear" w:fill="FFFFFF"/>
          <w:lang w:bidi="ar"/>
          <w:rPrChange w:id="1135" w:author="投稿人" w:date="2026-03-05T15:32:51Z">
            <w:rPr/>
          </w:rPrChange>
        </w:rPr>
        <w:commentReference w:id="14"/>
      </w:r>
      <w:commentRangeEnd w:id="15"/>
      <w:r>
        <w:commentReference w:id="15"/>
      </w:r>
      <w:r>
        <w:rPr>
          <w:rFonts w:hint="eastAsia" w:ascii="宋体" w:hAnsi="宋体" w:eastAsia="宋体" w:cs="宋体"/>
          <w:i w:val="0"/>
          <w:iCs w:val="0"/>
          <w:caps w:val="0"/>
          <w:color w:val="1F2329"/>
          <w:spacing w:val="0"/>
          <w:kern w:val="0"/>
          <w:sz w:val="24"/>
          <w:szCs w:val="24"/>
          <w:shd w:val="clear" w:fill="FFFFFF"/>
          <w:lang w:val="en-US" w:eastAsia="zh-CN" w:bidi="ar"/>
        </w:rPr>
        <w:t>谈判只是手段，目的是使出让股东愿意低于市场条件出让股权，</w:t>
      </w:r>
      <w:ins w:id="1136" w:author="投稿人" w:date="2026-03-05T15:01:29Z">
        <w:r>
          <w:rPr>
            <w:rFonts w:hint="eastAsia" w:ascii="宋体" w:hAnsi="宋体" w:eastAsia="宋体" w:cs="宋体"/>
            <w:i w:val="0"/>
            <w:iCs w:val="0"/>
            <w:caps w:val="0"/>
            <w:color w:val="1F2329"/>
            <w:spacing w:val="0"/>
            <w:kern w:val="0"/>
            <w:sz w:val="24"/>
            <w:szCs w:val="24"/>
            <w:shd w:val="clear" w:fill="FFFFFF"/>
            <w:lang w:val="en-US" w:eastAsia="zh-CN" w:bidi="ar"/>
          </w:rPr>
          <w:t>在先</w:t>
        </w:r>
      </w:ins>
      <w:del w:id="1137" w:author="投稿人" w:date="2026-03-05T15:01:26Z">
        <w:r>
          <w:rPr>
            <w:rFonts w:hint="eastAsia" w:ascii="宋体" w:hAnsi="宋体" w:eastAsia="宋体" w:cs="宋体"/>
            <w:i w:val="0"/>
            <w:iCs w:val="0"/>
            <w:caps w:val="0"/>
            <w:color w:val="1F2329"/>
            <w:spacing w:val="0"/>
            <w:kern w:val="0"/>
            <w:sz w:val="24"/>
            <w:szCs w:val="24"/>
            <w:shd w:val="clear" w:fill="FFFFFF"/>
            <w:lang w:val="en-US" w:eastAsia="zh-CN" w:bidi="ar"/>
          </w:rPr>
          <w:delText>事</w:delText>
        </w:r>
      </w:del>
      <w:del w:id="1138" w:author="投稿人" w:date="2026-03-05T15:01:25Z">
        <w:r>
          <w:rPr>
            <w:rFonts w:hint="eastAsia" w:ascii="宋体" w:hAnsi="宋体" w:eastAsia="宋体" w:cs="宋体"/>
            <w:i w:val="0"/>
            <w:iCs w:val="0"/>
            <w:caps w:val="0"/>
            <w:color w:val="1F2329"/>
            <w:spacing w:val="0"/>
            <w:kern w:val="0"/>
            <w:sz w:val="24"/>
            <w:szCs w:val="24"/>
            <w:shd w:val="clear" w:fill="FFFFFF"/>
            <w:lang w:val="en-US" w:eastAsia="zh-CN" w:bidi="ar"/>
          </w:rPr>
          <w:delText>前</w:delText>
        </w:r>
      </w:del>
      <w:del w:id="1139" w:author="投稿人" w:date="2026-03-05T16:04:02Z">
        <w:r>
          <w:rPr>
            <w:rFonts w:hint="eastAsia" w:ascii="宋体" w:hAnsi="宋体" w:eastAsia="宋体" w:cs="宋体"/>
            <w:i w:val="0"/>
            <w:iCs w:val="0"/>
            <w:caps w:val="0"/>
            <w:color w:val="1F2329"/>
            <w:spacing w:val="0"/>
            <w:kern w:val="0"/>
            <w:sz w:val="24"/>
            <w:szCs w:val="24"/>
            <w:shd w:val="clear" w:fill="FFFFFF"/>
            <w:lang w:val="en-US" w:eastAsia="zh-CN" w:bidi="ar"/>
          </w:rPr>
          <w:delText>的</w:delText>
        </w:r>
      </w:del>
      <w:r>
        <w:rPr>
          <w:rFonts w:hint="eastAsia" w:ascii="宋体" w:hAnsi="宋体" w:eastAsia="宋体" w:cs="宋体"/>
          <w:i w:val="0"/>
          <w:iCs w:val="0"/>
          <w:caps w:val="0"/>
          <w:color w:val="1F2329"/>
          <w:spacing w:val="0"/>
          <w:kern w:val="0"/>
          <w:sz w:val="24"/>
          <w:szCs w:val="24"/>
          <w:shd w:val="clear" w:fill="FFFFFF"/>
          <w:lang w:val="en-US" w:eastAsia="zh-CN" w:bidi="ar"/>
        </w:rPr>
        <w:t>谈判</w:t>
      </w:r>
      <w:del w:id="1140" w:author="投稿人" w:date="2026-03-05T16:03:59Z">
        <w:r>
          <w:rPr>
            <w:rFonts w:hint="eastAsia" w:ascii="宋体" w:hAnsi="宋体" w:eastAsia="宋体" w:cs="宋体"/>
            <w:i w:val="0"/>
            <w:iCs w:val="0"/>
            <w:caps w:val="0"/>
            <w:color w:val="1F2329"/>
            <w:spacing w:val="0"/>
            <w:kern w:val="0"/>
            <w:sz w:val="24"/>
            <w:szCs w:val="24"/>
            <w:shd w:val="clear" w:fill="FFFFFF"/>
            <w:lang w:val="en-US" w:eastAsia="zh-CN" w:bidi="ar"/>
          </w:rPr>
          <w:delText>可能是想</w:delText>
        </w:r>
      </w:del>
      <w:r>
        <w:rPr>
          <w:rFonts w:hint="eastAsia" w:ascii="宋体" w:hAnsi="宋体" w:eastAsia="宋体" w:cs="宋体"/>
          <w:i w:val="0"/>
          <w:iCs w:val="0"/>
          <w:caps w:val="0"/>
          <w:color w:val="1F2329"/>
          <w:spacing w:val="0"/>
          <w:kern w:val="0"/>
          <w:sz w:val="24"/>
          <w:szCs w:val="24"/>
          <w:shd w:val="clear" w:fill="FFFFFF"/>
          <w:lang w:val="en-US" w:eastAsia="zh-CN" w:bidi="ar"/>
        </w:rPr>
        <w:t>利用出让股东不知市场公允价格的情况下卖出股权，难言对此保护的正当性。优先购买权的主要制度目标应当包括系为转让股东退出公司预</w:t>
      </w:r>
      <w:del w:id="1141" w:author="投稿人" w:date="2026-03-05T15:05:41Z">
        <w:r>
          <w:rPr>
            <w:rFonts w:hint="eastAsia" w:ascii="宋体" w:hAnsi="宋体" w:eastAsia="宋体" w:cs="宋体"/>
            <w:i w:val="0"/>
            <w:iCs w:val="0"/>
            <w:caps w:val="0"/>
            <w:color w:val="1F2329"/>
            <w:spacing w:val="0"/>
            <w:kern w:val="0"/>
            <w:sz w:val="24"/>
            <w:szCs w:val="24"/>
            <w:shd w:val="clear" w:fill="FFFFFF"/>
            <w:lang w:val="en-US" w:eastAsia="zh-CN" w:bidi="ar"/>
          </w:rPr>
          <w:delText xml:space="preserve"> </w:delText>
        </w:r>
      </w:del>
      <w:r>
        <w:rPr>
          <w:rFonts w:hint="eastAsia" w:ascii="宋体" w:hAnsi="宋体" w:eastAsia="宋体" w:cs="宋体"/>
          <w:i w:val="0"/>
          <w:iCs w:val="0"/>
          <w:caps w:val="0"/>
          <w:color w:val="1F2329"/>
          <w:spacing w:val="0"/>
          <w:kern w:val="0"/>
          <w:sz w:val="24"/>
          <w:szCs w:val="24"/>
          <w:shd w:val="clear" w:fill="FFFFFF"/>
          <w:lang w:val="en-US" w:eastAsia="zh-CN" w:bidi="ar"/>
        </w:rPr>
        <w:t>留可行通道，</w:t>
      </w:r>
      <w:del w:id="1142" w:author="投稿人" w:date="2026-03-05T15:05:41Z">
        <w:r>
          <w:rPr>
            <w:rFonts w:hint="eastAsia" w:ascii="宋体" w:hAnsi="宋体" w:eastAsia="宋体" w:cs="宋体"/>
            <w:i w:val="0"/>
            <w:iCs w:val="0"/>
            <w:caps w:val="0"/>
            <w:color w:val="1F2329"/>
            <w:spacing w:val="0"/>
            <w:kern w:val="0"/>
            <w:sz w:val="24"/>
            <w:szCs w:val="24"/>
            <w:shd w:val="clear" w:fill="FFFFFF"/>
            <w:lang w:val="en-US" w:eastAsia="zh-CN" w:bidi="ar"/>
          </w:rPr>
          <w:delText xml:space="preserve"> </w:delText>
        </w:r>
      </w:del>
      <w:r>
        <w:rPr>
          <w:rFonts w:hint="eastAsia" w:ascii="宋体" w:hAnsi="宋体" w:eastAsia="宋体" w:cs="宋体"/>
          <w:i w:val="0"/>
          <w:iCs w:val="0"/>
          <w:caps w:val="0"/>
          <w:color w:val="1F2329"/>
          <w:spacing w:val="0"/>
          <w:kern w:val="0"/>
          <w:sz w:val="24"/>
          <w:szCs w:val="24"/>
          <w:shd w:val="clear" w:fill="FFFFFF"/>
          <w:lang w:val="en-US" w:eastAsia="zh-CN" w:bidi="ar"/>
        </w:rPr>
        <w:t>并以合理条件实现其股权变现的最大价值。</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6"/>
      </w:r>
    </w:p>
    <w:p w14:paraId="61E3035D">
      <w:pPr>
        <w:keepNext w:val="0"/>
        <w:keepLines w:val="0"/>
        <w:widowControl/>
        <w:numPr>
          <w:ilvl w:val="0"/>
          <w:numId w:val="0"/>
        </w:numPr>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四、股东优先购买权的性质界定与效力判断</w:t>
      </w:r>
    </w:p>
    <w:p w14:paraId="208A902F">
      <w:pPr>
        <w:keepNext w:val="0"/>
        <w:keepLines w:val="0"/>
        <w:widowControl/>
        <w:numPr>
          <w:ilvl w:val="-1"/>
          <w:numId w:val="0"/>
        </w:numPr>
        <w:suppressLineNumbers w:val="0"/>
        <w:spacing w:line="360" w:lineRule="auto"/>
        <w:ind w:leftChars="0"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（一）对统一构建优先购买权理论的质疑</w:t>
      </w:r>
    </w:p>
    <w:p w14:paraId="559D927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我国的优先购买权种类繁多，依照产生的原因可分为法定优先购买权、约定优先购买权和政策优先购买权，具体种类多达数十种，涉及领域横跨民商。</w:t>
      </w:r>
      <w:r>
        <w:rPr>
          <w:rStyle w:val="11"/>
          <w:rFonts w:hint="eastAsia" w:ascii="宋体" w:hAnsi="宋体" w:eastAsia="宋体" w:cs="宋体"/>
          <w:sz w:val="24"/>
          <w:szCs w:val="24"/>
          <w:lang w:val="en-US" w:eastAsia="zh-CN"/>
        </w:rPr>
        <w:footnoteReference w:id="27"/>
      </w:r>
      <w:r>
        <w:rPr>
          <w:rFonts w:hint="eastAsia" w:ascii="宋体" w:hAnsi="宋体" w:eastAsia="宋体" w:cs="宋体"/>
          <w:sz w:val="24"/>
          <w:szCs w:val="24"/>
        </w:rPr>
        <w:t>近年来，学界不乏构建民商优先购买权统一化理论的尝试。</w:t>
      </w:r>
      <w:r>
        <w:rPr>
          <w:rFonts w:hint="eastAsia" w:ascii="宋体" w:hAnsi="宋体" w:eastAsia="宋体" w:cs="宋体"/>
          <w:sz w:val="24"/>
          <w:szCs w:val="24"/>
          <w:lang w:val="en-US" w:eastAsia="zh-CN"/>
        </w:rPr>
        <w:t>有学者认为我国缺乏统一的优先购买权规范，需要补充完善。</w:t>
      </w:r>
      <w:r>
        <w:rPr>
          <w:rStyle w:val="11"/>
          <w:rFonts w:hint="eastAsia" w:ascii="宋体" w:hAnsi="宋体" w:eastAsia="宋体" w:cs="宋体"/>
          <w:sz w:val="24"/>
          <w:szCs w:val="24"/>
        </w:rPr>
        <w:footnoteReference w:id="28"/>
      </w:r>
      <w:r>
        <w:rPr>
          <w:rFonts w:hint="eastAsia" w:ascii="宋体" w:hAnsi="宋体" w:eastAsia="宋体" w:cs="宋体"/>
          <w:sz w:val="24"/>
          <w:szCs w:val="24"/>
        </w:rPr>
        <w:t>优先购买权作为</w:t>
      </w:r>
      <w:r>
        <w:rPr>
          <w:rFonts w:hint="eastAsia" w:ascii="宋体" w:hAnsi="宋体" w:eastAsia="宋体" w:cs="宋体"/>
          <w:sz w:val="24"/>
          <w:szCs w:val="24"/>
          <w:lang w:val="en-US" w:eastAsia="zh-CN"/>
        </w:rPr>
        <w:t>一类民商领域均有</w:t>
      </w:r>
      <w:r>
        <w:rPr>
          <w:rFonts w:hint="eastAsia" w:ascii="宋体" w:hAnsi="宋体" w:eastAsia="宋体" w:cs="宋体"/>
          <w:sz w:val="24"/>
          <w:szCs w:val="24"/>
        </w:rPr>
        <w:t>的权利类型，应基于同等条件下优先购买的核心特征均可纳入形成权的范畴</w:t>
      </w:r>
      <w:r>
        <w:rPr>
          <w:rFonts w:hint="eastAsia" w:ascii="宋体" w:hAnsi="宋体" w:eastAsia="宋体" w:cs="宋体"/>
          <w:sz w:val="24"/>
          <w:szCs w:val="24"/>
          <w:lang w:eastAsia="zh-CN"/>
        </w:rPr>
        <w:t>。</w:t>
      </w:r>
      <w:r>
        <w:rPr>
          <w:rStyle w:val="11"/>
          <w:rFonts w:hint="eastAsia" w:ascii="宋体" w:hAnsi="宋体" w:eastAsia="宋体" w:cs="宋体"/>
          <w:sz w:val="24"/>
          <w:szCs w:val="24"/>
        </w:rPr>
        <w:footnoteReference w:id="29"/>
      </w:r>
      <w:r>
        <w:rPr>
          <w:rFonts w:hint="eastAsia" w:ascii="宋体" w:hAnsi="宋体" w:eastAsia="宋体" w:cs="宋体"/>
          <w:sz w:val="24"/>
          <w:szCs w:val="24"/>
          <w:lang w:val="en-US" w:eastAsia="zh-CN"/>
        </w:rPr>
        <w:t>公司法中存在的股东反悔权却没有在房屋租赁和按份共有的场景中同样设置，</w:t>
      </w:r>
      <w:r>
        <w:rPr>
          <w:rFonts w:hint="eastAsia" w:ascii="宋体" w:hAnsi="宋体" w:eastAsia="宋体" w:cs="宋体"/>
          <w:sz w:val="24"/>
          <w:szCs w:val="24"/>
        </w:rPr>
        <w:t>侵害股东优先购买权</w:t>
      </w:r>
      <w:r>
        <w:rPr>
          <w:rFonts w:hint="eastAsia" w:ascii="宋体" w:hAnsi="宋体" w:eastAsia="宋体" w:cs="宋体"/>
          <w:sz w:val="24"/>
          <w:szCs w:val="24"/>
          <w:lang w:val="en-US" w:eastAsia="zh-CN"/>
        </w:rPr>
        <w:t>与</w:t>
      </w:r>
      <w:r>
        <w:rPr>
          <w:rFonts w:hint="eastAsia" w:ascii="宋体" w:hAnsi="宋体" w:eastAsia="宋体" w:cs="宋体"/>
          <w:sz w:val="24"/>
          <w:szCs w:val="24"/>
        </w:rPr>
        <w:t>侵害承租人优先购买</w:t>
      </w:r>
      <w:r>
        <w:rPr>
          <w:rFonts w:hint="eastAsia" w:ascii="宋体" w:hAnsi="宋体" w:eastAsia="宋体" w:cs="宋体"/>
          <w:sz w:val="24"/>
          <w:szCs w:val="24"/>
          <w:lang w:val="en-US" w:eastAsia="zh-CN"/>
        </w:rPr>
        <w:t>权、</w:t>
      </w:r>
      <w:r>
        <w:rPr>
          <w:rFonts w:hint="eastAsia" w:ascii="宋体" w:hAnsi="宋体" w:eastAsia="宋体" w:cs="宋体"/>
          <w:sz w:val="24"/>
          <w:szCs w:val="24"/>
        </w:rPr>
        <w:t>按份共有人优先购买权的法律效果存在明显差异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在不同的法定优先购买权之间制造了矛盾。</w:t>
      </w:r>
      <w:r>
        <w:rPr>
          <w:rStyle w:val="11"/>
          <w:rFonts w:hint="eastAsia" w:ascii="宋体" w:hAnsi="宋体" w:eastAsia="宋体" w:cs="宋体"/>
          <w:sz w:val="24"/>
          <w:szCs w:val="24"/>
          <w:lang w:val="en-US" w:eastAsia="zh-CN"/>
        </w:rPr>
        <w:footnoteReference w:id="30"/>
      </w:r>
      <w:r>
        <w:rPr>
          <w:rFonts w:hint="eastAsia" w:ascii="宋体" w:hAnsi="宋体" w:eastAsia="宋体" w:cs="宋体"/>
          <w:sz w:val="24"/>
          <w:szCs w:val="24"/>
        </w:rPr>
        <w:t>这种观点看似契合法律体系化的需求，</w:t>
      </w:r>
      <w:r>
        <w:rPr>
          <w:rFonts w:hint="eastAsia" w:ascii="宋体" w:hAnsi="宋体" w:eastAsia="宋体" w:cs="宋体"/>
          <w:sz w:val="24"/>
          <w:szCs w:val="24"/>
          <w:lang w:val="en-US" w:eastAsia="zh-CN"/>
        </w:rPr>
        <w:t>然各种</w:t>
      </w:r>
      <w:r>
        <w:rPr>
          <w:rFonts w:hint="eastAsia" w:ascii="宋体" w:hAnsi="宋体" w:eastAsia="宋体" w:cs="宋体"/>
          <w:sz w:val="24"/>
          <w:szCs w:val="24"/>
        </w:rPr>
        <w:t>优先购买权制度</w:t>
      </w:r>
      <w:r>
        <w:rPr>
          <w:rFonts w:hint="eastAsia" w:ascii="宋体" w:hAnsi="宋体" w:eastAsia="宋体" w:cs="宋体"/>
          <w:sz w:val="24"/>
          <w:szCs w:val="24"/>
          <w:lang w:val="en-US" w:eastAsia="zh-CN"/>
        </w:rPr>
        <w:t>虽有相同的法律特征，应当具体分析，</w:t>
      </w:r>
      <w:r>
        <w:rPr>
          <w:rStyle w:val="11"/>
          <w:rFonts w:hint="eastAsia" w:ascii="宋体" w:hAnsi="宋体" w:eastAsia="宋体" w:cs="宋体"/>
          <w:sz w:val="24"/>
          <w:szCs w:val="24"/>
          <w:lang w:val="en-US" w:eastAsia="zh-CN"/>
        </w:rPr>
        <w:footnoteReference w:id="31"/>
      </w:r>
      <w:r>
        <w:rPr>
          <w:rFonts w:hint="eastAsia" w:ascii="宋体" w:hAnsi="宋体" w:eastAsia="宋体" w:cs="宋体"/>
          <w:sz w:val="24"/>
          <w:szCs w:val="24"/>
          <w:lang w:val="en-US" w:eastAsia="zh-CN"/>
        </w:rPr>
        <w:t>不同优先购买权制度关涉到的人合性强弱以及</w:t>
      </w:r>
      <w:r>
        <w:rPr>
          <w:rFonts w:hint="eastAsia" w:ascii="宋体" w:hAnsi="宋体" w:eastAsia="宋体" w:cs="宋体"/>
          <w:sz w:val="24"/>
          <w:szCs w:val="24"/>
        </w:rPr>
        <w:t>规范目的</w:t>
      </w:r>
      <w:r>
        <w:rPr>
          <w:rFonts w:hint="eastAsia" w:ascii="宋体" w:hAnsi="宋体" w:eastAsia="宋体" w:cs="宋体"/>
          <w:sz w:val="24"/>
          <w:szCs w:val="24"/>
          <w:lang w:val="en-US" w:eastAsia="zh-CN"/>
        </w:rPr>
        <w:t>巨大</w:t>
      </w:r>
      <w:r>
        <w:rPr>
          <w:rFonts w:hint="eastAsia" w:ascii="宋体" w:hAnsi="宋体" w:eastAsia="宋体" w:cs="宋体"/>
          <w:sz w:val="24"/>
          <w:szCs w:val="24"/>
        </w:rPr>
        <w:t>差异</w:t>
      </w:r>
      <w:r>
        <w:rPr>
          <w:rFonts w:hint="eastAsia" w:ascii="宋体" w:hAnsi="宋体" w:eastAsia="宋体" w:cs="宋体"/>
          <w:sz w:val="24"/>
          <w:szCs w:val="24"/>
          <w:lang w:val="en-US" w:eastAsia="zh-CN"/>
        </w:rPr>
        <w:t>能否为统一构建提供坚实理论基础仍有疑问</w:t>
      </w:r>
      <w:r>
        <w:rPr>
          <w:rFonts w:hint="eastAsia" w:ascii="宋体" w:hAnsi="宋体" w:eastAsia="宋体" w:cs="宋体"/>
          <w:sz w:val="24"/>
          <w:szCs w:val="24"/>
        </w:rPr>
        <w:t>。</w:t>
      </w:r>
    </w:p>
    <w:p w14:paraId="700AFF8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在</w:t>
      </w:r>
      <w:r>
        <w:rPr>
          <w:rFonts w:hint="eastAsia" w:ascii="宋体" w:hAnsi="宋体" w:eastAsia="宋体" w:cs="宋体"/>
          <w:sz w:val="24"/>
          <w:szCs w:val="24"/>
        </w:rPr>
        <w:t>民法优先购买权</w:t>
      </w:r>
      <w:r>
        <w:rPr>
          <w:rFonts w:hint="eastAsia" w:ascii="宋体" w:hAnsi="宋体" w:eastAsia="宋体" w:cs="宋体"/>
          <w:sz w:val="24"/>
          <w:szCs w:val="24"/>
          <w:lang w:val="en-US" w:eastAsia="zh-CN"/>
        </w:rPr>
        <w:t>规范背后的价值</w:t>
      </w:r>
      <w:r>
        <w:rPr>
          <w:rFonts w:hint="eastAsia" w:ascii="宋体" w:hAnsi="宋体" w:eastAsia="宋体" w:cs="宋体"/>
          <w:sz w:val="24"/>
          <w:szCs w:val="24"/>
        </w:rPr>
        <w:t>取向</w:t>
      </w:r>
      <w:r>
        <w:rPr>
          <w:rFonts w:hint="eastAsia" w:ascii="宋体" w:hAnsi="宋体" w:eastAsia="宋体" w:cs="宋体"/>
          <w:sz w:val="24"/>
          <w:szCs w:val="24"/>
          <w:lang w:val="en-US" w:eastAsia="zh-CN"/>
        </w:rPr>
        <w:t>下，形成权定性的作用更加凸显。以按份共有人优先购买权为例，相较于单一所有权状态，通常共有物的使用效力更低，</w:t>
      </w:r>
      <w:r>
        <w:rPr>
          <w:rStyle w:val="11"/>
          <w:rFonts w:hint="eastAsia" w:ascii="宋体" w:hAnsi="宋体" w:eastAsia="宋体" w:cs="宋体"/>
          <w:sz w:val="24"/>
          <w:szCs w:val="24"/>
          <w:lang w:val="en-US" w:eastAsia="zh-CN"/>
        </w:rPr>
        <w:footnoteReference w:id="32"/>
      </w:r>
      <w:r>
        <w:rPr>
          <w:rFonts w:hint="eastAsia" w:ascii="宋体" w:hAnsi="宋体" w:eastAsia="宋体" w:cs="宋体"/>
          <w:sz w:val="24"/>
          <w:szCs w:val="24"/>
        </w:rPr>
        <w:t>共有人数越多，决议成本越高，物的利用决策越易陷入分歧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按份共有人优先购买权的功能即在于简化此共有关系，</w:t>
      </w:r>
      <w:r>
        <w:rPr>
          <w:rStyle w:val="11"/>
          <w:rFonts w:hint="eastAsia" w:ascii="宋体" w:hAnsi="宋体" w:eastAsia="宋体" w:cs="宋体"/>
          <w:sz w:val="24"/>
          <w:szCs w:val="24"/>
          <w:lang w:val="en-US" w:eastAsia="zh-CN"/>
        </w:rPr>
        <w:footnoteReference w:id="33"/>
      </w:r>
      <w:r>
        <w:rPr>
          <w:rFonts w:hint="eastAsia" w:ascii="宋体" w:hAnsi="宋体" w:eastAsia="宋体" w:cs="宋体"/>
          <w:sz w:val="24"/>
          <w:szCs w:val="24"/>
        </w:rPr>
        <w:t>限制共有份额对外流转</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这也是其他共有人排除出让人近亲属优先购买权的重要理由</w:t>
      </w:r>
      <w:r>
        <w:rPr>
          <w:rFonts w:hint="eastAsia" w:ascii="宋体" w:hAnsi="宋体" w:eastAsia="宋体" w:cs="宋体"/>
          <w:sz w:val="24"/>
          <w:szCs w:val="24"/>
          <w:lang w:eastAsia="zh-CN"/>
        </w:rPr>
        <w:t>。</w:t>
      </w:r>
      <w:r>
        <w:rPr>
          <w:rStyle w:val="11"/>
          <w:rFonts w:hint="eastAsia" w:ascii="宋体" w:hAnsi="宋体" w:eastAsia="宋体" w:cs="宋体"/>
          <w:sz w:val="24"/>
          <w:szCs w:val="24"/>
          <w:lang w:eastAsia="zh-CN"/>
        </w:rPr>
        <w:footnoteReference w:id="34"/>
      </w:r>
      <w:r>
        <w:rPr>
          <w:rFonts w:hint="eastAsia" w:ascii="宋体" w:hAnsi="宋体" w:eastAsia="宋体" w:cs="宋体"/>
          <w:sz w:val="24"/>
          <w:szCs w:val="24"/>
        </w:rPr>
        <w:t>形成权属性在此处的</w:t>
      </w:r>
      <w:ins w:id="1143" w:author="投稿人" w:date="2026-03-08T14:43:55Z">
        <w:r>
          <w:rPr>
            <w:rFonts w:hint="eastAsia" w:ascii="宋体" w:hAnsi="宋体" w:eastAsia="宋体" w:cs="宋体"/>
            <w:sz w:val="24"/>
            <w:szCs w:val="24"/>
            <w:lang w:eastAsia="zh-CN"/>
          </w:rPr>
          <w:t>价值</w:t>
        </w:r>
      </w:ins>
      <w:del w:id="1144" w:author="投稿人" w:date="2026-03-08T14:43:55Z">
        <w:r>
          <w:rPr>
            <w:rFonts w:hint="eastAsia" w:ascii="宋体" w:hAnsi="宋体" w:eastAsia="宋体" w:cs="宋体"/>
            <w:sz w:val="24"/>
            <w:szCs w:val="24"/>
          </w:rPr>
          <w:delText>价值的</w:delText>
        </w:r>
      </w:del>
      <w:r>
        <w:rPr>
          <w:rFonts w:hint="eastAsia" w:ascii="宋体" w:hAnsi="宋体" w:eastAsia="宋体" w:cs="宋体"/>
          <w:sz w:val="24"/>
          <w:szCs w:val="24"/>
        </w:rPr>
        <w:t>在于</w:t>
      </w:r>
      <w:del w:id="1145" w:author="投稿人" w:date="2026-03-08T14:44:09Z">
        <w:r>
          <w:rPr>
            <w:rFonts w:hint="eastAsia" w:ascii="宋体" w:hAnsi="宋体" w:eastAsia="宋体" w:cs="宋体"/>
            <w:sz w:val="24"/>
            <w:szCs w:val="24"/>
          </w:rPr>
          <w:delText>，</w:delText>
        </w:r>
      </w:del>
      <w:r>
        <w:rPr>
          <w:rFonts w:hint="eastAsia" w:ascii="宋体" w:hAnsi="宋体" w:eastAsia="宋体" w:cs="宋体"/>
          <w:sz w:val="24"/>
          <w:szCs w:val="24"/>
        </w:rPr>
        <w:t>权利人仅凭单方意思表示即可锁定交易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同时不赋予出让人反悔权，尽量</w:t>
      </w:r>
      <w:r>
        <w:rPr>
          <w:rFonts w:hint="eastAsia" w:ascii="宋体" w:hAnsi="宋体" w:eastAsia="宋体" w:cs="宋体"/>
          <w:sz w:val="24"/>
          <w:szCs w:val="24"/>
        </w:rPr>
        <w:t>推动共有关系向更高效的单一所有权或少数人共有形态演进。</w:t>
      </w:r>
      <w:r>
        <w:rPr>
          <w:rFonts w:hint="eastAsia" w:ascii="宋体" w:hAnsi="宋体" w:eastAsia="宋体" w:cs="宋体"/>
          <w:sz w:val="24"/>
          <w:szCs w:val="24"/>
          <w:lang w:val="en-US" w:eastAsia="zh-CN"/>
        </w:rPr>
        <w:t>为达到简化物上共有人关系，共有人分割请求权名为请求权，实为形成权，在诉讼上将其作为形成之诉对待。</w:t>
      </w:r>
      <w:r>
        <w:rPr>
          <w:rStyle w:val="11"/>
          <w:rFonts w:hint="eastAsia" w:ascii="宋体" w:hAnsi="宋体" w:eastAsia="宋体" w:cs="宋体"/>
          <w:sz w:val="24"/>
          <w:szCs w:val="24"/>
          <w:lang w:val="en-US" w:eastAsia="zh-CN"/>
        </w:rPr>
        <w:footnoteReference w:id="35"/>
      </w:r>
      <w:r>
        <w:rPr>
          <w:rFonts w:hint="eastAsia" w:ascii="宋体" w:hAnsi="宋体" w:eastAsia="宋体" w:cs="宋体"/>
          <w:sz w:val="24"/>
          <w:szCs w:val="24"/>
          <w:lang w:val="en-US" w:eastAsia="zh-CN"/>
        </w:rPr>
        <w:t>通过形成权效果，共同共有人能够尽快将份额确定，为之后进一步简化共有关系奠定基础。</w:t>
      </w:r>
    </w:p>
    <w:p w14:paraId="7E115F67">
      <w:pPr>
        <w:keepNext w:val="0"/>
        <w:keepLines w:val="0"/>
        <w:widowControl/>
        <w:numPr>
          <w:ilvl w:val="-1"/>
          <w:numId w:val="0"/>
        </w:numPr>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sz w:val="24"/>
          <w:szCs w:val="24"/>
          <w:lang w:val="en-US" w:eastAsia="zh-CN"/>
        </w:rPr>
        <w:t>公司法的立法技术长期以功能主义作为导向，在公司治理中设置各类权利时可能并未预设权利性质，对股东优先购买权的分析应当从设计的目的出发去理解，而不能简单地以形成权或请求权等权利分类对优先购买权的制度安排进行抽象地框定，</w:t>
      </w:r>
      <w:r>
        <w:rPr>
          <w:rStyle w:val="11"/>
          <w:rFonts w:hint="eastAsia" w:ascii="宋体" w:hAnsi="宋体" w:eastAsia="宋体" w:cs="宋体"/>
          <w:sz w:val="24"/>
          <w:szCs w:val="24"/>
          <w:lang w:val="en-US" w:eastAsia="zh-CN"/>
        </w:rPr>
        <w:footnoteReference w:id="36"/>
      </w:r>
      <w:r>
        <w:rPr>
          <w:rFonts w:hint="eastAsia" w:ascii="宋体" w:hAnsi="宋体" w:eastAsia="宋体" w:cs="宋体"/>
          <w:sz w:val="24"/>
          <w:szCs w:val="24"/>
          <w:lang w:val="en-US" w:eastAsia="zh-CN"/>
        </w:rPr>
        <w:t>即使此种区分确有体系上清晰可辨的优点，也需待学界阐释后得出结果，否则将本末倒置。</w:t>
      </w:r>
      <w:commentRangeStart w:id="16"/>
      <w:commentRangeStart w:id="17"/>
      <w:r>
        <w:rPr>
          <w:rFonts w:hint="eastAsia" w:ascii="宋体" w:hAnsi="宋体" w:eastAsia="宋体" w:cs="宋体"/>
          <w:sz w:val="24"/>
          <w:szCs w:val="24"/>
        </w:rPr>
        <w:t>股东优先购买权的功能定位是</w:t>
      </w:r>
      <w:r>
        <w:rPr>
          <w:rFonts w:hint="eastAsia" w:ascii="宋体" w:hAnsi="宋体" w:eastAsia="宋体" w:cs="宋体"/>
          <w:sz w:val="24"/>
          <w:szCs w:val="24"/>
          <w:lang w:val="en-US" w:eastAsia="zh-CN"/>
        </w:rPr>
        <w:t>维护公司人合性</w:t>
      </w:r>
      <w:r>
        <w:rPr>
          <w:rFonts w:hint="eastAsia" w:ascii="宋体" w:hAnsi="宋体" w:eastAsia="宋体" w:cs="宋体"/>
          <w:sz w:val="24"/>
          <w:szCs w:val="24"/>
        </w:rPr>
        <w:t>，</w:t>
      </w:r>
      <w:commentRangeEnd w:id="16"/>
      <w:r>
        <w:commentReference w:id="16"/>
      </w:r>
      <w:commentRangeEnd w:id="17"/>
      <w:r>
        <w:commentReference w:id="17"/>
      </w:r>
      <w:r>
        <w:rPr>
          <w:rFonts w:hint="eastAsia" w:ascii="宋体" w:hAnsi="宋体" w:eastAsia="宋体" w:cs="宋体"/>
          <w:sz w:val="24"/>
          <w:szCs w:val="24"/>
          <w:lang w:val="en-US" w:eastAsia="zh-CN"/>
        </w:rPr>
        <w:t>虽然与按份共有人优先购买权一样起到了排斥外部人的作用，但并不</w:t>
      </w:r>
      <w:r>
        <w:rPr>
          <w:rFonts w:hint="eastAsia" w:ascii="宋体" w:hAnsi="宋体" w:eastAsia="宋体" w:cs="宋体"/>
          <w:sz w:val="24"/>
          <w:szCs w:val="24"/>
        </w:rPr>
        <w:t>追求</w:t>
      </w:r>
      <w:r>
        <w:rPr>
          <w:rFonts w:hint="eastAsia" w:ascii="宋体" w:hAnsi="宋体" w:eastAsia="宋体" w:cs="宋体"/>
          <w:sz w:val="24"/>
          <w:szCs w:val="24"/>
          <w:lang w:val="en-US" w:eastAsia="zh-CN"/>
        </w:rPr>
        <w:t>人员关系</w:t>
      </w:r>
      <w:r>
        <w:rPr>
          <w:rFonts w:hint="eastAsia" w:ascii="宋体" w:hAnsi="宋体" w:eastAsia="宋体" w:cs="宋体"/>
          <w:sz w:val="24"/>
          <w:szCs w:val="24"/>
        </w:rPr>
        <w:t>单一化</w:t>
      </w:r>
      <w:r>
        <w:rPr>
          <w:rFonts w:hint="eastAsia" w:ascii="宋体" w:hAnsi="宋体" w:eastAsia="宋体" w:cs="宋体"/>
          <w:sz w:val="24"/>
          <w:szCs w:val="24"/>
          <w:lang w:eastAsia="zh-CN"/>
        </w:rPr>
        <w:t>，</w:t>
      </w:r>
      <w:del w:id="1146" w:author="投稿人" w:date="2026-03-08T18:05:21Z">
        <w:r>
          <w:rPr>
            <w:rFonts w:hint="default" w:ascii="宋体" w:hAnsi="宋体" w:eastAsia="宋体" w:cs="宋体"/>
            <w:sz w:val="24"/>
            <w:szCs w:val="24"/>
            <w:lang w:val="en-US" w:eastAsia="zh-CN"/>
          </w:rPr>
          <w:delText>其制度需求是</w:delText>
        </w:r>
      </w:del>
      <w:ins w:id="1147" w:author="投稿人" w:date="2026-03-08T18:05:22Z">
        <w:r>
          <w:rPr>
            <w:rFonts w:hint="eastAsia" w:ascii="宋体" w:hAnsi="宋体" w:eastAsia="宋体" w:cs="宋体"/>
            <w:sz w:val="24"/>
            <w:szCs w:val="24"/>
            <w:lang w:val="en-US" w:eastAsia="zh-CN"/>
          </w:rPr>
          <w:t>而是</w:t>
        </w:r>
      </w:ins>
      <w:r>
        <w:rPr>
          <w:rFonts w:hint="eastAsia" w:ascii="宋体" w:hAnsi="宋体" w:eastAsia="宋体" w:cs="宋体"/>
          <w:sz w:val="24"/>
          <w:szCs w:val="24"/>
          <w:lang w:val="en-US" w:eastAsia="zh-CN"/>
        </w:rPr>
        <w:t>维持组织成员</w:t>
      </w:r>
      <w:ins w:id="1148" w:author="投稿人" w:date="2026-03-08T18:05:42Z">
        <w:r>
          <w:rPr>
            <w:rFonts w:hint="eastAsia" w:ascii="宋体" w:hAnsi="宋体" w:eastAsia="宋体" w:cs="宋体"/>
            <w:sz w:val="24"/>
            <w:szCs w:val="24"/>
            <w:lang w:val="en-US" w:eastAsia="zh-CN"/>
          </w:rPr>
          <w:t>结构</w:t>
        </w:r>
      </w:ins>
      <w:ins w:id="1149" w:author="投稿人" w:date="2026-03-08T18:05:44Z">
        <w:r>
          <w:rPr>
            <w:rFonts w:hint="eastAsia" w:ascii="宋体" w:hAnsi="宋体" w:eastAsia="宋体" w:cs="宋体"/>
            <w:sz w:val="24"/>
            <w:szCs w:val="24"/>
            <w:lang w:val="en-US" w:eastAsia="zh-CN"/>
          </w:rPr>
          <w:t>的</w:t>
        </w:r>
      </w:ins>
      <w:r>
        <w:rPr>
          <w:rFonts w:hint="eastAsia" w:ascii="宋体" w:hAnsi="宋体" w:eastAsia="宋体" w:cs="宋体"/>
          <w:sz w:val="24"/>
          <w:szCs w:val="24"/>
          <w:lang w:val="en-US" w:eastAsia="zh-CN"/>
        </w:rPr>
        <w:t>现状已足，</w:t>
      </w:r>
      <w:ins w:id="1150" w:author="投稿人" w:date="2026-03-08T18:06:08Z">
        <w:r>
          <w:rPr>
            <w:rFonts w:hint="eastAsia" w:ascii="宋体" w:hAnsi="宋体" w:eastAsia="宋体" w:cs="宋体"/>
            <w:sz w:val="24"/>
            <w:szCs w:val="24"/>
            <w:lang w:val="en-US" w:eastAsia="zh-CN"/>
          </w:rPr>
          <w:t>这</w:t>
        </w:r>
      </w:ins>
      <w:r>
        <w:rPr>
          <w:rFonts w:hint="eastAsia" w:ascii="宋体" w:hAnsi="宋体" w:eastAsia="宋体" w:cs="宋体"/>
          <w:sz w:val="24"/>
          <w:szCs w:val="24"/>
        </w:rPr>
        <w:t>决定了股东优先购买权</w:t>
      </w:r>
      <w:r>
        <w:rPr>
          <w:rFonts w:hint="eastAsia" w:ascii="宋体" w:hAnsi="宋体" w:eastAsia="宋体" w:cs="宋体"/>
          <w:sz w:val="24"/>
          <w:szCs w:val="24"/>
          <w:lang w:val="en-US" w:eastAsia="zh-CN"/>
        </w:rPr>
        <w:t>并非必须</w:t>
      </w:r>
      <w:r>
        <w:rPr>
          <w:rFonts w:hint="eastAsia" w:ascii="宋体" w:hAnsi="宋体" w:eastAsia="宋体" w:cs="宋体"/>
          <w:sz w:val="24"/>
          <w:szCs w:val="24"/>
        </w:rPr>
        <w:t>遵循形成权逻辑</w:t>
      </w:r>
      <w:del w:id="1151" w:author="投稿人" w:date="2026-03-08T18:06:44Z">
        <w:r>
          <w:rPr>
            <w:rFonts w:hint="eastAsia" w:ascii="宋体" w:hAnsi="宋体" w:eastAsia="宋体" w:cs="宋体"/>
            <w:sz w:val="24"/>
            <w:szCs w:val="24"/>
            <w:lang w:eastAsia="zh-CN"/>
          </w:rPr>
          <w:delText>，</w:delText>
        </w:r>
      </w:del>
      <w:del w:id="1152" w:author="投稿人" w:date="2026-03-08T18:06:44Z">
        <w:r>
          <w:rPr>
            <w:rFonts w:hint="eastAsia" w:ascii="宋体" w:hAnsi="宋体" w:eastAsia="宋体" w:cs="宋体"/>
            <w:sz w:val="24"/>
            <w:szCs w:val="24"/>
            <w:lang w:val="en-US" w:eastAsia="zh-CN"/>
          </w:rPr>
          <w:delText>以及股东反悔权存在的正当性</w:delText>
        </w:r>
      </w:del>
      <w:r>
        <w:rPr>
          <w:rFonts w:hint="eastAsia" w:ascii="宋体" w:hAnsi="宋体" w:eastAsia="宋体" w:cs="宋体"/>
          <w:sz w:val="24"/>
          <w:szCs w:val="24"/>
        </w:rPr>
        <w:t>。</w:t>
      </w:r>
      <w:r>
        <w:rPr>
          <w:rFonts w:hint="eastAsia" w:ascii="宋体" w:hAnsi="宋体" w:eastAsia="宋体" w:cs="宋体"/>
          <w:sz w:val="24"/>
          <w:szCs w:val="24"/>
          <w:lang w:val="en-US" w:eastAsia="zh-CN"/>
        </w:rPr>
        <w:t>此外，当</w:t>
      </w:r>
      <w:r>
        <w:rPr>
          <w:rFonts w:hint="eastAsia" w:ascii="宋体" w:hAnsi="宋体" w:eastAsia="宋体" w:cs="宋体"/>
          <w:sz w:val="24"/>
          <w:szCs w:val="24"/>
        </w:rPr>
        <w:t>出让股东因自身</w:t>
      </w:r>
      <w:r>
        <w:rPr>
          <w:rFonts w:hint="eastAsia" w:ascii="宋体" w:hAnsi="宋体" w:eastAsia="宋体" w:cs="宋体"/>
          <w:sz w:val="24"/>
          <w:szCs w:val="24"/>
          <w:lang w:val="en-US" w:eastAsia="zh-CN"/>
        </w:rPr>
        <w:t>商业</w:t>
      </w:r>
      <w:r>
        <w:rPr>
          <w:rFonts w:hint="eastAsia" w:ascii="宋体" w:hAnsi="宋体" w:eastAsia="宋体" w:cs="宋体"/>
          <w:sz w:val="24"/>
          <w:szCs w:val="24"/>
        </w:rPr>
        <w:t>计划调整不愿继续转让股权，</w:t>
      </w:r>
      <w:r>
        <w:rPr>
          <w:rFonts w:hint="eastAsia" w:ascii="宋体" w:hAnsi="宋体" w:eastAsia="宋体" w:cs="宋体"/>
          <w:sz w:val="24"/>
          <w:szCs w:val="24"/>
          <w:lang w:val="en-US" w:eastAsia="zh-CN"/>
        </w:rPr>
        <w:t>若无反悔权将不得不离开公司，此种</w:t>
      </w:r>
      <w:del w:id="1153" w:author="投稿人" w:date="2026-03-08T18:07:54Z">
        <w:r>
          <w:rPr>
            <w:rFonts w:hint="default" w:ascii="宋体" w:hAnsi="宋体" w:eastAsia="宋体" w:cs="宋体"/>
            <w:sz w:val="24"/>
            <w:szCs w:val="24"/>
            <w:lang w:val="en-US" w:eastAsia="zh-CN"/>
          </w:rPr>
          <w:delText>制度设计</w:delText>
        </w:r>
      </w:del>
      <w:ins w:id="1154" w:author="投稿人" w:date="2026-03-08T18:07:54Z">
        <w:r>
          <w:rPr>
            <w:rFonts w:hint="eastAsia" w:ascii="宋体" w:hAnsi="宋体" w:eastAsia="宋体" w:cs="宋体"/>
            <w:sz w:val="24"/>
            <w:szCs w:val="24"/>
            <w:lang w:val="en-US" w:eastAsia="zh-CN"/>
          </w:rPr>
          <w:t>股东</w:t>
        </w:r>
      </w:ins>
      <w:ins w:id="1155" w:author="投稿人" w:date="2026-03-08T18:07:56Z">
        <w:r>
          <w:rPr>
            <w:rFonts w:hint="eastAsia" w:ascii="宋体" w:hAnsi="宋体" w:eastAsia="宋体" w:cs="宋体"/>
            <w:sz w:val="24"/>
            <w:szCs w:val="24"/>
            <w:lang w:val="en-US" w:eastAsia="zh-CN"/>
          </w:rPr>
          <w:t>优先</w:t>
        </w:r>
      </w:ins>
      <w:ins w:id="1156" w:author="投稿人" w:date="2026-03-08T18:07:57Z">
        <w:r>
          <w:rPr>
            <w:rFonts w:hint="eastAsia" w:ascii="宋体" w:hAnsi="宋体" w:eastAsia="宋体" w:cs="宋体"/>
            <w:sz w:val="24"/>
            <w:szCs w:val="24"/>
            <w:lang w:val="en-US" w:eastAsia="zh-CN"/>
          </w:rPr>
          <w:t>购买权</w:t>
        </w:r>
      </w:ins>
      <w:ins w:id="1157" w:author="投稿人" w:date="2026-03-08T18:07:59Z">
        <w:r>
          <w:rPr>
            <w:rFonts w:hint="eastAsia" w:ascii="宋体" w:hAnsi="宋体" w:eastAsia="宋体" w:cs="宋体"/>
            <w:sz w:val="24"/>
            <w:szCs w:val="24"/>
            <w:lang w:val="en-US" w:eastAsia="zh-CN"/>
          </w:rPr>
          <w:t>所</w:t>
        </w:r>
      </w:ins>
      <w:ins w:id="1158" w:author="投稿人" w:date="2026-03-08T18:08:00Z">
        <w:r>
          <w:rPr>
            <w:rFonts w:hint="eastAsia" w:ascii="宋体" w:hAnsi="宋体" w:eastAsia="宋体" w:cs="宋体"/>
            <w:sz w:val="24"/>
            <w:szCs w:val="24"/>
            <w:lang w:val="en-US" w:eastAsia="zh-CN"/>
          </w:rPr>
          <w:t>具有的</w:t>
        </w:r>
      </w:ins>
      <w:ins w:id="1159" w:author="投稿人" w:date="2026-03-08T18:08:01Z">
        <w:r>
          <w:rPr>
            <w:rFonts w:hint="eastAsia" w:ascii="宋体" w:hAnsi="宋体" w:eastAsia="宋体" w:cs="宋体"/>
            <w:sz w:val="24"/>
            <w:szCs w:val="24"/>
            <w:lang w:val="en-US" w:eastAsia="zh-CN"/>
          </w:rPr>
          <w:t>效力</w:t>
        </w:r>
      </w:ins>
      <w:ins w:id="1160" w:author="投稿人" w:date="2026-03-08T18:08:11Z">
        <w:r>
          <w:rPr>
            <w:rFonts w:hint="eastAsia" w:ascii="宋体" w:hAnsi="宋体" w:eastAsia="宋体" w:cs="宋体"/>
            <w:sz w:val="24"/>
            <w:szCs w:val="24"/>
            <w:lang w:val="en-US" w:eastAsia="zh-CN"/>
          </w:rPr>
          <w:t>超过了</w:t>
        </w:r>
      </w:ins>
      <w:del w:id="1161" w:author="投稿人" w:date="2026-03-08T18:08:10Z">
        <w:r>
          <w:rPr>
            <w:rFonts w:hint="eastAsia" w:ascii="宋体" w:hAnsi="宋体" w:eastAsia="宋体" w:cs="宋体"/>
            <w:sz w:val="24"/>
            <w:szCs w:val="24"/>
            <w:lang w:val="en-US" w:eastAsia="zh-CN"/>
          </w:rPr>
          <w:delText>与</w:delText>
        </w:r>
      </w:del>
      <w:r>
        <w:rPr>
          <w:rFonts w:hint="eastAsia" w:ascii="宋体" w:hAnsi="宋体" w:eastAsia="宋体" w:cs="宋体"/>
          <w:sz w:val="24"/>
          <w:szCs w:val="24"/>
          <w:lang w:val="en-US" w:eastAsia="zh-CN"/>
        </w:rPr>
        <w:t>维护人合性所需</w:t>
      </w:r>
      <w:del w:id="1162" w:author="投稿人" w:date="2026-03-08T18:08:07Z">
        <w:r>
          <w:rPr>
            <w:rFonts w:hint="eastAsia" w:ascii="宋体" w:hAnsi="宋体" w:eastAsia="宋体" w:cs="宋体"/>
            <w:sz w:val="24"/>
            <w:szCs w:val="24"/>
            <w:lang w:val="en-US" w:eastAsia="zh-CN"/>
          </w:rPr>
          <w:delText>相比</w:delText>
        </w:r>
      </w:del>
      <w:r>
        <w:rPr>
          <w:rFonts w:hint="eastAsia" w:ascii="宋体" w:hAnsi="宋体" w:eastAsia="宋体" w:cs="宋体"/>
          <w:sz w:val="24"/>
          <w:szCs w:val="24"/>
          <w:lang w:val="en-US" w:eastAsia="zh-CN"/>
        </w:rPr>
        <w:t>，</w:t>
      </w:r>
      <w:ins w:id="1163" w:author="投稿人" w:date="2026-03-08T18:08:20Z">
        <w:r>
          <w:rPr>
            <w:rFonts w:hint="eastAsia" w:ascii="宋体" w:hAnsi="宋体" w:eastAsia="宋体" w:cs="宋体"/>
            <w:sz w:val="24"/>
            <w:szCs w:val="24"/>
            <w:lang w:val="en-US" w:eastAsia="zh-CN"/>
          </w:rPr>
          <w:t>甚至可能</w:t>
        </w:r>
      </w:ins>
      <w:ins w:id="1164" w:author="投稿人" w:date="2026-03-08T18:08:22Z">
        <w:r>
          <w:rPr>
            <w:rFonts w:hint="eastAsia" w:ascii="宋体" w:hAnsi="宋体" w:eastAsia="宋体" w:cs="宋体"/>
            <w:sz w:val="24"/>
            <w:szCs w:val="24"/>
            <w:lang w:val="en-US" w:eastAsia="zh-CN"/>
          </w:rPr>
          <w:t>破坏</w:t>
        </w:r>
      </w:ins>
      <w:ins w:id="1165" w:author="投稿人" w:date="2026-03-08T18:08:26Z">
        <w:r>
          <w:rPr>
            <w:rFonts w:hint="eastAsia" w:ascii="宋体" w:hAnsi="宋体" w:eastAsia="宋体" w:cs="宋体"/>
            <w:sz w:val="24"/>
            <w:szCs w:val="24"/>
            <w:lang w:val="en-US" w:eastAsia="zh-CN"/>
          </w:rPr>
          <w:t>公司</w:t>
        </w:r>
      </w:ins>
      <w:ins w:id="1166" w:author="投稿人" w:date="2026-03-08T18:08:27Z">
        <w:r>
          <w:rPr>
            <w:rFonts w:hint="eastAsia" w:ascii="宋体" w:hAnsi="宋体" w:eastAsia="宋体" w:cs="宋体"/>
            <w:sz w:val="24"/>
            <w:szCs w:val="24"/>
            <w:lang w:val="en-US" w:eastAsia="zh-CN"/>
          </w:rPr>
          <w:t>原有</w:t>
        </w:r>
      </w:ins>
      <w:ins w:id="1167" w:author="投稿人" w:date="2026-03-08T18:08:28Z">
        <w:r>
          <w:rPr>
            <w:rFonts w:hint="eastAsia" w:ascii="宋体" w:hAnsi="宋体" w:eastAsia="宋体" w:cs="宋体"/>
            <w:sz w:val="24"/>
            <w:szCs w:val="24"/>
            <w:lang w:val="en-US" w:eastAsia="zh-CN"/>
          </w:rPr>
          <w:t>的</w:t>
        </w:r>
      </w:ins>
      <w:ins w:id="1168" w:author="投稿人" w:date="2026-03-08T18:08:29Z">
        <w:r>
          <w:rPr>
            <w:rFonts w:hint="eastAsia" w:ascii="宋体" w:hAnsi="宋体" w:eastAsia="宋体" w:cs="宋体"/>
            <w:sz w:val="24"/>
            <w:szCs w:val="24"/>
            <w:lang w:val="en-US" w:eastAsia="zh-CN"/>
          </w:rPr>
          <w:t>人合性</w:t>
        </w:r>
      </w:ins>
      <w:ins w:id="1169" w:author="投稿人" w:date="2026-03-08T18:08:32Z">
        <w:r>
          <w:rPr>
            <w:rFonts w:hint="eastAsia" w:ascii="宋体" w:hAnsi="宋体" w:eastAsia="宋体" w:cs="宋体"/>
            <w:sz w:val="24"/>
            <w:szCs w:val="24"/>
            <w:lang w:val="en-US" w:eastAsia="zh-CN"/>
          </w:rPr>
          <w:t>，</w:t>
        </w:r>
      </w:ins>
      <w:r>
        <w:rPr>
          <w:rFonts w:hint="eastAsia" w:ascii="宋体" w:hAnsi="宋体" w:eastAsia="宋体" w:cs="宋体"/>
          <w:sz w:val="24"/>
          <w:szCs w:val="24"/>
          <w:lang w:val="en-US" w:eastAsia="zh-CN"/>
        </w:rPr>
        <w:t>违反了比例原则。</w:t>
      </w:r>
      <w:del w:id="1170" w:author="投稿人" w:date="2026-03-08T18:08:45Z">
        <w:r>
          <w:rPr>
            <w:rFonts w:hint="eastAsia" w:ascii="宋体" w:hAnsi="宋体" w:eastAsia="宋体" w:cs="宋体"/>
            <w:sz w:val="24"/>
            <w:szCs w:val="24"/>
            <w:lang w:val="en-US" w:eastAsia="zh-CN"/>
          </w:rPr>
          <w:delText>反悔权特别存在于公司法有其正当性，并不破坏民商体系的协调</w:delText>
        </w:r>
      </w:del>
      <w:del w:id="1171" w:author="投稿人" w:date="2026-03-08T18:08:45Z">
        <w:r>
          <w:rPr>
            <w:rFonts w:hint="eastAsia" w:ascii="宋体" w:hAnsi="宋体" w:eastAsia="宋体" w:cs="宋体"/>
            <w:sz w:val="24"/>
            <w:szCs w:val="24"/>
          </w:rPr>
          <w:delText>。</w:delText>
        </w:r>
      </w:del>
      <w:r>
        <w:rPr>
          <w:rFonts w:hint="eastAsia" w:ascii="宋体" w:hAnsi="宋体" w:eastAsia="宋体" w:cs="宋体"/>
          <w:sz w:val="24"/>
          <w:szCs w:val="24"/>
        </w:rPr>
        <w:t>两种</w:t>
      </w:r>
      <w:r>
        <w:rPr>
          <w:rFonts w:hint="eastAsia" w:ascii="宋体" w:hAnsi="宋体" w:eastAsia="宋体" w:cs="宋体"/>
          <w:sz w:val="24"/>
          <w:szCs w:val="24"/>
          <w:lang w:val="en-US" w:eastAsia="zh-CN"/>
        </w:rPr>
        <w:t>优先购买权只是存在“表见共性”</w:t>
      </w:r>
      <w:r>
        <w:rPr>
          <w:rFonts w:hint="eastAsia" w:ascii="宋体" w:hAnsi="宋体" w:eastAsia="宋体" w:cs="宋体"/>
          <w:sz w:val="24"/>
          <w:szCs w:val="24"/>
        </w:rPr>
        <w:t>，</w:t>
      </w:r>
      <w:r>
        <w:rPr>
          <w:rFonts w:hint="eastAsia" w:ascii="宋体" w:hAnsi="宋体" w:eastAsia="宋体" w:cs="宋体"/>
          <w:sz w:val="24"/>
          <w:szCs w:val="24"/>
          <w:lang w:val="en-US" w:eastAsia="zh-CN"/>
        </w:rPr>
        <w:t>实则</w:t>
      </w:r>
      <w:r>
        <w:rPr>
          <w:rFonts w:hint="eastAsia" w:ascii="宋体" w:hAnsi="宋体" w:eastAsia="宋体" w:cs="宋体"/>
          <w:sz w:val="24"/>
          <w:szCs w:val="24"/>
        </w:rPr>
        <w:t>隐藏着因组织成员身份存在与否导致的不同制度</w:t>
      </w:r>
      <w:r>
        <w:rPr>
          <w:rFonts w:hint="eastAsia" w:ascii="宋体" w:hAnsi="宋体" w:eastAsia="宋体" w:cs="宋体"/>
          <w:sz w:val="24"/>
          <w:szCs w:val="24"/>
          <w:lang w:val="en-US" w:eastAsia="zh-CN"/>
        </w:rPr>
        <w:t>利益</w:t>
      </w:r>
      <w:r>
        <w:rPr>
          <w:rFonts w:hint="eastAsia" w:ascii="宋体" w:hAnsi="宋体" w:eastAsia="宋体" w:cs="宋体"/>
          <w:sz w:val="24"/>
          <w:szCs w:val="24"/>
        </w:rPr>
        <w:t>。</w:t>
      </w:r>
      <w:ins w:id="1172" w:author="投稿人" w:date="2026-03-08T18:08:45Z">
        <w:r>
          <w:rPr>
            <w:rFonts w:hint="eastAsia" w:ascii="宋体" w:hAnsi="宋体" w:eastAsia="宋体" w:cs="宋体"/>
            <w:sz w:val="24"/>
            <w:szCs w:val="24"/>
            <w:lang w:val="en-US" w:eastAsia="zh-CN"/>
          </w:rPr>
          <w:t>反悔权特别存在于公司法有其正当性，并不破坏民商体系的协调</w:t>
        </w:r>
      </w:ins>
      <w:ins w:id="1173" w:author="投稿人" w:date="2026-03-08T18:08:45Z">
        <w:r>
          <w:rPr>
            <w:rFonts w:hint="eastAsia" w:ascii="宋体" w:hAnsi="宋体" w:eastAsia="宋体" w:cs="宋体"/>
            <w:sz w:val="24"/>
            <w:szCs w:val="24"/>
          </w:rPr>
          <w:t>。</w:t>
        </w:r>
      </w:ins>
    </w:p>
    <w:p w14:paraId="4277746F">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（二）内外有别的股东优先购买权定性思路</w:t>
      </w:r>
    </w:p>
    <w:p w14:paraId="2F66A02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在股权对外转让场景中，存在出让股东、其他股东与外部受让人三方主体，</w:t>
      </w:r>
      <w:ins w:id="1174" w:author="投稿人" w:date="2026-03-05T16:18:26Z">
        <w:r>
          <w:rPr>
            <w:rFonts w:hint="eastAsia" w:ascii="宋体" w:hAnsi="宋体" w:eastAsia="宋体" w:cs="宋体"/>
            <w:i w:val="0"/>
            <w:iCs w:val="0"/>
            <w:caps w:val="0"/>
            <w:color w:val="1C1F23"/>
            <w:spacing w:val="0"/>
            <w:kern w:val="0"/>
            <w:sz w:val="24"/>
            <w:szCs w:val="24"/>
            <w:shd w:val="clear" w:fill="FFFFFF"/>
            <w:lang w:val="en-US" w:eastAsia="zh-CN" w:bidi="ar"/>
          </w:rPr>
          <w:t>又</w:t>
        </w:r>
      </w:ins>
      <w:r>
        <w:rPr>
          <w:rFonts w:hint="eastAsia" w:ascii="宋体" w:hAnsi="宋体" w:eastAsia="宋体" w:cs="宋体"/>
          <w:i w:val="0"/>
          <w:iCs w:val="0"/>
          <w:caps w:val="0"/>
          <w:color w:val="1C1F23"/>
          <w:spacing w:val="0"/>
          <w:kern w:val="0"/>
          <w:sz w:val="24"/>
          <w:szCs w:val="24"/>
          <w:shd w:val="clear" w:fill="FFFFFF"/>
          <w:lang w:val="en-US" w:eastAsia="zh-CN" w:bidi="ar"/>
        </w:rPr>
        <w:t>以出让股东为中心形成两对核心法律关系，一是出让股东与其他股东之间基于公司人合性产生的内部关系，优先购买权即发源于此，二是出让股东与外部受让人之间基于股权转让合同产生的外部交易关系。优先购买权的性质界定，必须立足这两对关系分别展开。</w:t>
      </w:r>
    </w:p>
    <w:p w14:paraId="3007BB6C">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1.</w:t>
      </w:r>
      <w:ins w:id="1175" w:author="投稿人" w:date="2026-03-05T16:18:52Z">
        <w:r>
          <w:rPr>
            <w:rFonts w:hint="eastAsia" w:ascii="宋体" w:hAnsi="宋体" w:eastAsia="宋体" w:cs="宋体"/>
            <w:i w:val="0"/>
            <w:iCs w:val="0"/>
            <w:caps w:val="0"/>
            <w:color w:val="1C1F23"/>
            <w:spacing w:val="0"/>
            <w:kern w:val="0"/>
            <w:sz w:val="24"/>
            <w:szCs w:val="24"/>
            <w:shd w:val="clear" w:fill="FFFFFF"/>
            <w:lang w:val="en-US" w:eastAsia="zh-CN" w:bidi="ar"/>
          </w:rPr>
          <w:t>股东</w:t>
        </w:r>
      </w:ins>
      <w:ins w:id="1176" w:author="投稿人" w:date="2026-03-05T16:18:53Z">
        <w:r>
          <w:rPr>
            <w:rFonts w:hint="eastAsia" w:ascii="宋体" w:hAnsi="宋体" w:eastAsia="宋体" w:cs="宋体"/>
            <w:i w:val="0"/>
            <w:iCs w:val="0"/>
            <w:caps w:val="0"/>
            <w:color w:val="1C1F23"/>
            <w:spacing w:val="0"/>
            <w:kern w:val="0"/>
            <w:sz w:val="24"/>
            <w:szCs w:val="24"/>
            <w:shd w:val="clear" w:fill="FFFFFF"/>
            <w:lang w:val="en-US" w:eastAsia="zh-CN" w:bidi="ar"/>
          </w:rPr>
          <w:t>优先</w:t>
        </w:r>
      </w:ins>
      <w:ins w:id="1177" w:author="投稿人" w:date="2026-03-05T16:18:55Z">
        <w:r>
          <w:rPr>
            <w:rFonts w:hint="eastAsia" w:ascii="宋体" w:hAnsi="宋体" w:eastAsia="宋体" w:cs="宋体"/>
            <w:i w:val="0"/>
            <w:iCs w:val="0"/>
            <w:caps w:val="0"/>
            <w:color w:val="1C1F23"/>
            <w:spacing w:val="0"/>
            <w:kern w:val="0"/>
            <w:sz w:val="24"/>
            <w:szCs w:val="24"/>
            <w:shd w:val="clear" w:fill="FFFFFF"/>
            <w:lang w:val="en-US" w:eastAsia="zh-CN" w:bidi="ar"/>
          </w:rPr>
          <w:t>购买权</w:t>
        </w:r>
      </w:ins>
      <w:ins w:id="1178" w:author="投稿人" w:date="2026-03-05T16:18:57Z">
        <w:r>
          <w:rPr>
            <w:rFonts w:hint="eastAsia" w:ascii="宋体" w:hAnsi="宋体" w:eastAsia="宋体" w:cs="宋体"/>
            <w:i w:val="0"/>
            <w:iCs w:val="0"/>
            <w:caps w:val="0"/>
            <w:color w:val="1C1F23"/>
            <w:spacing w:val="0"/>
            <w:kern w:val="0"/>
            <w:sz w:val="24"/>
            <w:szCs w:val="24"/>
            <w:shd w:val="clear" w:fill="FFFFFF"/>
            <w:lang w:val="en-US" w:eastAsia="zh-CN" w:bidi="ar"/>
          </w:rPr>
          <w:t>于</w:t>
        </w:r>
      </w:ins>
      <w:r>
        <w:rPr>
          <w:rFonts w:hint="eastAsia" w:ascii="宋体" w:hAnsi="宋体" w:eastAsia="宋体" w:cs="宋体"/>
          <w:i w:val="0"/>
          <w:iCs w:val="0"/>
          <w:caps w:val="0"/>
          <w:color w:val="1C1F23"/>
          <w:spacing w:val="0"/>
          <w:kern w:val="0"/>
          <w:sz w:val="24"/>
          <w:szCs w:val="24"/>
          <w:shd w:val="clear" w:fill="FFFFFF"/>
          <w:lang w:val="en-US" w:eastAsia="zh-CN" w:bidi="ar"/>
        </w:rPr>
        <w:t>内部关系中的请求权效力</w:t>
      </w:r>
    </w:p>
    <w:p w14:paraId="2FD6BCDE">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在面向出让股东的内部关系中，</w:t>
      </w:r>
      <w:ins w:id="1179" w:author="投稿人" w:date="2026-03-05T16:19:59Z">
        <w:r>
          <w:rPr>
            <w:rFonts w:hint="eastAsia" w:ascii="宋体" w:hAnsi="宋体" w:eastAsia="宋体" w:cs="宋体"/>
            <w:i w:val="0"/>
            <w:iCs w:val="0"/>
            <w:caps w:val="0"/>
            <w:color w:val="1C1F23"/>
            <w:spacing w:val="0"/>
            <w:kern w:val="0"/>
            <w:sz w:val="24"/>
            <w:szCs w:val="24"/>
            <w:shd w:val="clear" w:fill="FFFFFF"/>
            <w:lang w:val="en-US" w:eastAsia="zh-CN" w:bidi="ar"/>
          </w:rPr>
          <w:t>无法</w:t>
        </w:r>
      </w:ins>
      <w:ins w:id="1180" w:author="投稿人" w:date="2026-03-05T16:20:01Z">
        <w:r>
          <w:rPr>
            <w:rFonts w:hint="eastAsia" w:ascii="宋体" w:hAnsi="宋体" w:eastAsia="宋体" w:cs="宋体"/>
            <w:i w:val="0"/>
            <w:iCs w:val="0"/>
            <w:caps w:val="0"/>
            <w:color w:val="1C1F23"/>
            <w:spacing w:val="0"/>
            <w:kern w:val="0"/>
            <w:sz w:val="24"/>
            <w:szCs w:val="24"/>
            <w:shd w:val="clear" w:fill="FFFFFF"/>
            <w:lang w:val="en-US" w:eastAsia="zh-CN" w:bidi="ar"/>
          </w:rPr>
          <w:t>依据</w:t>
        </w:r>
      </w:ins>
      <w:r>
        <w:rPr>
          <w:rFonts w:hint="eastAsia" w:ascii="宋体" w:hAnsi="宋体" w:eastAsia="宋体" w:cs="宋体"/>
          <w:i w:val="0"/>
          <w:iCs w:val="0"/>
          <w:caps w:val="0"/>
          <w:color w:val="1C1F23"/>
          <w:spacing w:val="0"/>
          <w:kern w:val="0"/>
          <w:sz w:val="24"/>
          <w:szCs w:val="24"/>
          <w:shd w:val="clear" w:fill="FFFFFF"/>
          <w:lang w:val="en-US" w:eastAsia="zh-CN" w:bidi="ar"/>
        </w:rPr>
        <w:t>请求权或形成权</w:t>
      </w:r>
      <w:ins w:id="1181" w:author="投稿人" w:date="2026-03-05T16:19:42Z">
        <w:r>
          <w:rPr>
            <w:rFonts w:hint="eastAsia" w:ascii="宋体" w:hAnsi="宋体" w:eastAsia="宋体" w:cs="宋体"/>
            <w:i w:val="0"/>
            <w:iCs w:val="0"/>
            <w:caps w:val="0"/>
            <w:color w:val="1C1F23"/>
            <w:spacing w:val="0"/>
            <w:kern w:val="0"/>
            <w:sz w:val="24"/>
            <w:szCs w:val="24"/>
            <w:shd w:val="clear" w:fill="FFFFFF"/>
            <w:lang w:val="en-US" w:eastAsia="zh-CN" w:bidi="ar"/>
          </w:rPr>
          <w:t>的</w:t>
        </w:r>
      </w:ins>
      <w:ins w:id="1182" w:author="投稿人" w:date="2026-03-05T16:19:43Z">
        <w:r>
          <w:rPr>
            <w:rFonts w:hint="eastAsia" w:ascii="宋体" w:hAnsi="宋体" w:eastAsia="宋体" w:cs="宋体"/>
            <w:i w:val="0"/>
            <w:iCs w:val="0"/>
            <w:caps w:val="0"/>
            <w:color w:val="1C1F23"/>
            <w:spacing w:val="0"/>
            <w:kern w:val="0"/>
            <w:sz w:val="24"/>
            <w:szCs w:val="24"/>
            <w:shd w:val="clear" w:fill="FFFFFF"/>
            <w:lang w:val="en-US" w:eastAsia="zh-CN" w:bidi="ar"/>
          </w:rPr>
          <w:t>基本</w:t>
        </w:r>
      </w:ins>
      <w:ins w:id="1183" w:author="投稿人" w:date="2026-03-05T16:19:45Z">
        <w:r>
          <w:rPr>
            <w:rFonts w:hint="eastAsia" w:ascii="宋体" w:hAnsi="宋体" w:eastAsia="宋体" w:cs="宋体"/>
            <w:i w:val="0"/>
            <w:iCs w:val="0"/>
            <w:caps w:val="0"/>
            <w:color w:val="1C1F23"/>
            <w:spacing w:val="0"/>
            <w:kern w:val="0"/>
            <w:sz w:val="24"/>
            <w:szCs w:val="24"/>
            <w:shd w:val="clear" w:fill="FFFFFF"/>
            <w:lang w:val="en-US" w:eastAsia="zh-CN" w:bidi="ar"/>
          </w:rPr>
          <w:t>理论</w:t>
        </w:r>
      </w:ins>
      <w:del w:id="1184" w:author="投稿人" w:date="2026-03-05T16:19:59Z">
        <w:r>
          <w:rPr>
            <w:rFonts w:hint="eastAsia" w:ascii="宋体" w:hAnsi="宋体" w:eastAsia="宋体" w:cs="宋体"/>
            <w:i w:val="0"/>
            <w:iCs w:val="0"/>
            <w:caps w:val="0"/>
            <w:color w:val="1C1F23"/>
            <w:spacing w:val="0"/>
            <w:kern w:val="0"/>
            <w:sz w:val="24"/>
            <w:szCs w:val="24"/>
            <w:shd w:val="clear" w:fill="FFFFFF"/>
            <w:lang w:val="en-US" w:eastAsia="zh-CN" w:bidi="ar"/>
          </w:rPr>
          <w:delText>自身效力无法</w:delText>
        </w:r>
      </w:del>
      <w:r>
        <w:rPr>
          <w:rFonts w:hint="eastAsia" w:ascii="宋体" w:hAnsi="宋体" w:eastAsia="宋体" w:cs="宋体"/>
          <w:i w:val="0"/>
          <w:iCs w:val="0"/>
          <w:caps w:val="0"/>
          <w:color w:val="1C1F23"/>
          <w:spacing w:val="0"/>
          <w:kern w:val="0"/>
          <w:sz w:val="24"/>
          <w:szCs w:val="24"/>
          <w:shd w:val="clear" w:fill="FFFFFF"/>
          <w:lang w:val="en-US" w:eastAsia="zh-CN" w:bidi="ar"/>
        </w:rPr>
        <w:t>对优先购买权性质的争议得出结论。请求权说认为优先购买权是权利人请求出让人与自己订立买卖合同的权利</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7"/>
      </w:r>
      <w:r>
        <w:rPr>
          <w:rFonts w:hint="eastAsia" w:ascii="宋体" w:hAnsi="宋体" w:eastAsia="宋体" w:cs="宋体"/>
          <w:i w:val="0"/>
          <w:iCs w:val="0"/>
          <w:caps w:val="0"/>
          <w:color w:val="1C1F23"/>
          <w:spacing w:val="0"/>
          <w:kern w:val="0"/>
          <w:sz w:val="24"/>
          <w:szCs w:val="24"/>
          <w:shd w:val="clear" w:fill="FFFFFF"/>
          <w:lang w:val="en-US" w:eastAsia="zh-CN" w:bidi="ar"/>
        </w:rPr>
        <w:t>。形成权说则主张，其他股东通过单方意思表示即可与出让人按同等条件成立买卖合同，德国通说及我国多数学者均持此观点。</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8"/>
      </w:r>
      <w:r>
        <w:rPr>
          <w:rFonts w:hint="eastAsia" w:ascii="宋体" w:hAnsi="宋体" w:eastAsia="宋体" w:cs="宋体"/>
          <w:i w:val="0"/>
          <w:iCs w:val="0"/>
          <w:caps w:val="0"/>
          <w:color w:val="1C1F23"/>
          <w:spacing w:val="0"/>
          <w:kern w:val="0"/>
          <w:sz w:val="24"/>
          <w:szCs w:val="24"/>
          <w:shd w:val="clear" w:fill="FFFFFF"/>
          <w:lang w:val="en-US" w:eastAsia="zh-CN" w:bidi="ar"/>
        </w:rPr>
        <w:t>但是将优先购买权定义为其他股东的请求权与出让股东的强制缔约义务相结合的构造，同样可以达成这一效果，两种不同理解在实践中二者差异不大。</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9"/>
      </w:r>
      <w:r>
        <w:rPr>
          <w:rFonts w:hint="eastAsia" w:ascii="宋体" w:hAnsi="宋体" w:eastAsia="宋体" w:cs="宋体"/>
          <w:i w:val="0"/>
          <w:iCs w:val="0"/>
          <w:caps w:val="0"/>
          <w:color w:val="1C1F23"/>
          <w:spacing w:val="0"/>
          <w:kern w:val="0"/>
          <w:sz w:val="24"/>
          <w:szCs w:val="24"/>
          <w:shd w:val="clear" w:fill="FFFFFF"/>
          <w:lang w:val="en-US" w:eastAsia="zh-CN" w:bidi="ar"/>
        </w:rPr>
        <w:t>二者均只产生债权债务关系，具有平等性，无法直接实现优先受让的制度目的。若要真正维护公司人合性，必须赋予优先购买权在债权实现上的优先性，而这一优先性是源于公司法维护人合性的立法目的，并非请求权或形成权性质所能产生，属于债权实现顺位的特别规则。</w:t>
      </w:r>
    </w:p>
    <w:p w14:paraId="5D69892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sz w:val="24"/>
          <w:szCs w:val="24"/>
          <w:lang w:val="en-US" w:eastAsia="zh-CN"/>
        </w:rPr>
        <w:t>对股东优先购买权的性质应当还原到商事场景具体分析，</w:t>
      </w:r>
      <w:r>
        <w:rPr>
          <w:rFonts w:hint="eastAsia" w:ascii="宋体" w:hAnsi="宋体" w:eastAsia="宋体" w:cs="宋体"/>
          <w:i w:val="0"/>
          <w:iCs w:val="0"/>
          <w:caps w:val="0"/>
          <w:color w:val="1C1F23"/>
          <w:spacing w:val="0"/>
          <w:kern w:val="0"/>
          <w:sz w:val="24"/>
          <w:szCs w:val="24"/>
          <w:shd w:val="clear" w:fill="FFFFFF"/>
          <w:lang w:val="en-US" w:eastAsia="zh-CN" w:bidi="ar"/>
        </w:rPr>
        <w:t>从同等条件的形成过程来看，更能体现内部关系中请求权的属性特征。同等条件并非预先确定的固定标准，而是渐进过程中形成的。竞价</w:t>
      </w:r>
      <w:del w:id="1185" w:author="投稿人" w:date="2026-03-05T16:21:23Z">
        <w:r>
          <w:rPr>
            <w:rFonts w:hint="eastAsia" w:ascii="宋体" w:hAnsi="宋体" w:eastAsia="宋体" w:cs="宋体"/>
            <w:i w:val="0"/>
            <w:iCs w:val="0"/>
            <w:caps w:val="0"/>
            <w:color w:val="1C1F23"/>
            <w:spacing w:val="0"/>
            <w:kern w:val="0"/>
            <w:sz w:val="24"/>
            <w:szCs w:val="24"/>
            <w:shd w:val="clear" w:fill="FFFFFF"/>
            <w:lang w:val="en-US" w:eastAsia="zh-CN" w:bidi="ar"/>
          </w:rPr>
          <w:delText>机制的</w:delText>
        </w:r>
      </w:del>
      <w:r>
        <w:rPr>
          <w:rFonts w:hint="eastAsia" w:ascii="宋体" w:hAnsi="宋体" w:eastAsia="宋体" w:cs="宋体"/>
          <w:i w:val="0"/>
          <w:iCs w:val="0"/>
          <w:caps w:val="0"/>
          <w:color w:val="1C1F23"/>
          <w:spacing w:val="0"/>
          <w:kern w:val="0"/>
          <w:sz w:val="24"/>
          <w:szCs w:val="24"/>
          <w:shd w:val="clear" w:fill="FFFFFF"/>
          <w:lang w:val="en-US" w:eastAsia="zh-CN" w:bidi="ar"/>
        </w:rPr>
        <w:t>过程充满反复博弈，并不满足形成权所要求的单方决定模式。部分学者提出附条件形成权说，该学说认为，其他股东的出价具有形成权效力，前提是出让人有意对外转让股权，若无反悔则直接成立合同。</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40"/>
      </w:r>
      <w:r>
        <w:rPr>
          <w:rFonts w:hint="eastAsia" w:ascii="宋体" w:hAnsi="宋体" w:eastAsia="宋体" w:cs="宋体"/>
          <w:i w:val="0"/>
          <w:iCs w:val="0"/>
          <w:caps w:val="0"/>
          <w:color w:val="1C1F23"/>
          <w:spacing w:val="0"/>
          <w:kern w:val="0"/>
          <w:sz w:val="24"/>
          <w:szCs w:val="24"/>
          <w:shd w:val="clear" w:fill="FFFFFF"/>
          <w:lang w:val="en-US" w:eastAsia="zh-CN" w:bidi="ar"/>
        </w:rPr>
        <w:t>实际上，竞价过程中其他股东的每一次出价，本质上是对出让股东的要约，需出让股东承诺方可成立合同，这与请求权的行使逻辑完全契合。《公司法》第</w:t>
      </w:r>
      <w:ins w:id="1186" w:author="投稿人" w:date="2026-03-08T13:35:56Z">
        <w:r>
          <w:rPr>
            <w:rFonts w:hint="eastAsia" w:ascii="宋体" w:hAnsi="宋体" w:eastAsia="宋体" w:cs="宋体"/>
            <w:i w:val="0"/>
            <w:iCs w:val="0"/>
            <w:caps w:val="0"/>
            <w:color w:val="1C1F23"/>
            <w:spacing w:val="0"/>
            <w:kern w:val="0"/>
            <w:sz w:val="24"/>
            <w:szCs w:val="24"/>
            <w:shd w:val="clear" w:fill="FFFFFF"/>
            <w:lang w:val="en-US" w:eastAsia="zh-CN" w:bidi="ar"/>
          </w:rPr>
          <w:t>八十四</w:t>
        </w:r>
      </w:ins>
      <w:del w:id="1187" w:author="投稿人" w:date="2026-03-08T13:35:55Z">
        <w:r>
          <w:rPr>
            <w:rFonts w:hint="eastAsia" w:ascii="宋体" w:hAnsi="宋体" w:eastAsia="宋体" w:cs="宋体"/>
            <w:i w:val="0"/>
            <w:iCs w:val="0"/>
            <w:caps w:val="0"/>
            <w:color w:val="1C1F23"/>
            <w:spacing w:val="0"/>
            <w:kern w:val="0"/>
            <w:sz w:val="24"/>
            <w:szCs w:val="24"/>
            <w:shd w:val="clear" w:fill="FFFFFF"/>
            <w:lang w:val="en-US" w:eastAsia="zh-CN" w:bidi="ar"/>
          </w:rPr>
          <w:delText>84</w:delText>
        </w:r>
      </w:del>
      <w:r>
        <w:rPr>
          <w:rFonts w:hint="eastAsia" w:ascii="宋体" w:hAnsi="宋体" w:eastAsia="宋体" w:cs="宋体"/>
          <w:i w:val="0"/>
          <w:iCs w:val="0"/>
          <w:caps w:val="0"/>
          <w:color w:val="1C1F23"/>
          <w:spacing w:val="0"/>
          <w:kern w:val="0"/>
          <w:sz w:val="24"/>
          <w:szCs w:val="24"/>
          <w:shd w:val="clear" w:fill="FFFFFF"/>
          <w:lang w:val="en-US" w:eastAsia="zh-CN" w:bidi="ar"/>
        </w:rPr>
        <w:t>条未将优先购买权界定为形成权，而通过同等条件的动态形成，为当事人意思自治预留空间。若认定为形成权，将导致其他股东可单方锁定交易关系，剥夺出让股东与外部受让人进一步磋商的机会。请求权的定性，既保障其他股东在同等条件下的优先地位，又尊重出让股东的交易自由，无需叠加</w:t>
      </w:r>
      <w:del w:id="1188" w:author="投稿人" w:date="2026-03-06T13:01:22Z">
        <w:r>
          <w:rPr>
            <w:rFonts w:hint="eastAsia" w:ascii="宋体" w:hAnsi="宋体" w:eastAsia="宋体" w:cs="宋体"/>
            <w:i w:val="0"/>
            <w:iCs w:val="0"/>
            <w:caps w:val="0"/>
            <w:color w:val="1C1F23"/>
            <w:spacing w:val="0"/>
            <w:kern w:val="0"/>
            <w:sz w:val="24"/>
            <w:szCs w:val="24"/>
            <w:shd w:val="clear" w:fill="FFFFFF"/>
            <w:lang w:val="en-US" w:eastAsia="zh-CN" w:bidi="ar"/>
          </w:rPr>
          <w:delText>“</w:delText>
        </w:r>
      </w:del>
      <w:r>
        <w:rPr>
          <w:rFonts w:hint="eastAsia" w:ascii="宋体" w:hAnsi="宋体" w:eastAsia="宋体" w:cs="宋体"/>
          <w:i w:val="0"/>
          <w:iCs w:val="0"/>
          <w:caps w:val="0"/>
          <w:color w:val="1C1F23"/>
          <w:spacing w:val="0"/>
          <w:kern w:val="0"/>
          <w:sz w:val="24"/>
          <w:szCs w:val="24"/>
          <w:shd w:val="clear" w:fill="FFFFFF"/>
          <w:lang w:val="en-US" w:eastAsia="zh-CN" w:bidi="ar"/>
        </w:rPr>
        <w:t>附条件</w:t>
      </w:r>
      <w:del w:id="1189" w:author="投稿人" w:date="2026-03-06T13:01:23Z">
        <w:r>
          <w:rPr>
            <w:rFonts w:hint="eastAsia" w:ascii="宋体" w:hAnsi="宋体" w:eastAsia="宋体" w:cs="宋体"/>
            <w:i w:val="0"/>
            <w:iCs w:val="0"/>
            <w:caps w:val="0"/>
            <w:color w:val="1C1F23"/>
            <w:spacing w:val="0"/>
            <w:kern w:val="0"/>
            <w:sz w:val="24"/>
            <w:szCs w:val="24"/>
            <w:shd w:val="clear" w:fill="FFFFFF"/>
            <w:lang w:val="en-US" w:eastAsia="zh-CN" w:bidi="ar"/>
          </w:rPr>
          <w:delText>”</w:delText>
        </w:r>
      </w:del>
      <w:r>
        <w:rPr>
          <w:rFonts w:hint="eastAsia" w:ascii="宋体" w:hAnsi="宋体" w:eastAsia="宋体" w:cs="宋体"/>
          <w:i w:val="0"/>
          <w:iCs w:val="0"/>
          <w:caps w:val="0"/>
          <w:color w:val="1C1F23"/>
          <w:spacing w:val="0"/>
          <w:kern w:val="0"/>
          <w:sz w:val="24"/>
          <w:szCs w:val="24"/>
          <w:shd w:val="clear" w:fill="FFFFFF"/>
          <w:lang w:val="en-US" w:eastAsia="zh-CN" w:bidi="ar"/>
        </w:rPr>
        <w:t>的复杂构造即可实现制度功能。在请求权法理已能清晰解释法律效果的情况下，引入附条件形成权徒增法律适用的困惑。</w:t>
      </w:r>
    </w:p>
    <w:p w14:paraId="1E94B0FF">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2.</w:t>
      </w:r>
      <w:ins w:id="1190" w:author="投稿人" w:date="2026-03-08T10:17:24Z">
        <w:r>
          <w:rPr>
            <w:rFonts w:hint="eastAsia" w:ascii="宋体" w:hAnsi="宋体" w:eastAsia="宋体" w:cs="宋体"/>
            <w:i w:val="0"/>
            <w:iCs w:val="0"/>
            <w:caps w:val="0"/>
            <w:color w:val="1C1F23"/>
            <w:spacing w:val="0"/>
            <w:kern w:val="0"/>
            <w:sz w:val="24"/>
            <w:szCs w:val="24"/>
            <w:shd w:val="clear" w:fill="FFFFFF"/>
            <w:lang w:val="en-US" w:eastAsia="zh-CN" w:bidi="ar"/>
          </w:rPr>
          <w:t>股东优先</w:t>
        </w:r>
      </w:ins>
      <w:ins w:id="1191" w:author="投稿人" w:date="2026-03-08T10:17:26Z">
        <w:r>
          <w:rPr>
            <w:rFonts w:hint="eastAsia" w:ascii="宋体" w:hAnsi="宋体" w:eastAsia="宋体" w:cs="宋体"/>
            <w:i w:val="0"/>
            <w:iCs w:val="0"/>
            <w:caps w:val="0"/>
            <w:color w:val="1C1F23"/>
            <w:spacing w:val="0"/>
            <w:kern w:val="0"/>
            <w:sz w:val="24"/>
            <w:szCs w:val="24"/>
            <w:shd w:val="clear" w:fill="FFFFFF"/>
            <w:lang w:val="en-US" w:eastAsia="zh-CN" w:bidi="ar"/>
          </w:rPr>
          <w:t>购买权</w:t>
        </w:r>
      </w:ins>
      <w:ins w:id="1192" w:author="投稿人" w:date="2026-03-08T10:17:27Z">
        <w:r>
          <w:rPr>
            <w:rFonts w:hint="eastAsia" w:ascii="宋体" w:hAnsi="宋体" w:eastAsia="宋体" w:cs="宋体"/>
            <w:i w:val="0"/>
            <w:iCs w:val="0"/>
            <w:caps w:val="0"/>
            <w:color w:val="1C1F23"/>
            <w:spacing w:val="0"/>
            <w:kern w:val="0"/>
            <w:sz w:val="24"/>
            <w:szCs w:val="24"/>
            <w:shd w:val="clear" w:fill="FFFFFF"/>
            <w:lang w:val="en-US" w:eastAsia="zh-CN" w:bidi="ar"/>
          </w:rPr>
          <w:t>于</w:t>
        </w:r>
      </w:ins>
      <w:r>
        <w:rPr>
          <w:rFonts w:hint="eastAsia" w:ascii="宋体" w:hAnsi="宋体" w:eastAsia="宋体" w:cs="宋体"/>
          <w:i w:val="0"/>
          <w:iCs w:val="0"/>
          <w:caps w:val="0"/>
          <w:color w:val="1C1F23"/>
          <w:spacing w:val="0"/>
          <w:kern w:val="0"/>
          <w:sz w:val="24"/>
          <w:szCs w:val="24"/>
          <w:shd w:val="clear" w:fill="FFFFFF"/>
          <w:lang w:val="en-US" w:eastAsia="zh-CN" w:bidi="ar"/>
        </w:rPr>
        <w:t>外部关系中的处分限制与相对人主观判断规则</w:t>
      </w:r>
    </w:p>
    <w:p w14:paraId="7DF13B65">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面向外部受让人的外部关系中，优先购买权制度体现为对股权处分的法定限制，此种限制可产生积极的行使效力和消极的救济效力。在积极行使效力层面，若其他股东在法定期限内主张优先购买权，出让股东与外部受让人之间的股权转让合同虽为有效，但其他股东可据此阻却股权变动的履行。基于公司认可主义，公司有权为了保护股东对优先购买权的享有的利益拒绝认可</w:t>
      </w:r>
      <w:ins w:id="1193" w:author="投稿人" w:date="2026-03-05T16:31:24Z">
        <w:r>
          <w:rPr>
            <w:rFonts w:hint="eastAsia" w:ascii="宋体" w:hAnsi="宋体" w:eastAsia="宋体" w:cs="宋体"/>
            <w:i w:val="0"/>
            <w:iCs w:val="0"/>
            <w:caps w:val="0"/>
            <w:color w:val="1C1F23"/>
            <w:spacing w:val="0"/>
            <w:kern w:val="0"/>
            <w:sz w:val="24"/>
            <w:szCs w:val="24"/>
            <w:shd w:val="clear" w:fill="FFFFFF"/>
            <w:lang w:val="en-US" w:eastAsia="zh-CN" w:bidi="ar"/>
          </w:rPr>
          <w:t>外部</w:t>
        </w:r>
      </w:ins>
      <w:ins w:id="1194" w:author="投稿人" w:date="2026-03-05T16:31:27Z">
        <w:r>
          <w:rPr>
            <w:rFonts w:hint="eastAsia" w:ascii="宋体" w:hAnsi="宋体" w:eastAsia="宋体" w:cs="宋体"/>
            <w:i w:val="0"/>
            <w:iCs w:val="0"/>
            <w:caps w:val="0"/>
            <w:color w:val="1C1F23"/>
            <w:spacing w:val="0"/>
            <w:kern w:val="0"/>
            <w:sz w:val="24"/>
            <w:szCs w:val="24"/>
            <w:shd w:val="clear" w:fill="FFFFFF"/>
            <w:lang w:val="en-US" w:eastAsia="zh-CN" w:bidi="ar"/>
          </w:rPr>
          <w:t>受让人</w:t>
        </w:r>
      </w:ins>
      <w:del w:id="1195" w:author="投稿人" w:date="2026-03-05T16:31:22Z">
        <w:r>
          <w:rPr>
            <w:rFonts w:hint="eastAsia" w:ascii="宋体" w:hAnsi="宋体" w:eastAsia="宋体" w:cs="宋体"/>
            <w:i w:val="0"/>
            <w:iCs w:val="0"/>
            <w:caps w:val="0"/>
            <w:color w:val="1C1F23"/>
            <w:spacing w:val="0"/>
            <w:kern w:val="0"/>
            <w:sz w:val="24"/>
            <w:szCs w:val="24"/>
            <w:shd w:val="clear" w:fill="FFFFFF"/>
            <w:lang w:val="en-US" w:eastAsia="zh-CN" w:bidi="ar"/>
          </w:rPr>
          <w:delText>相对人</w:delText>
        </w:r>
      </w:del>
      <w:r>
        <w:rPr>
          <w:rFonts w:hint="eastAsia" w:ascii="宋体" w:hAnsi="宋体" w:eastAsia="宋体" w:cs="宋体"/>
          <w:i w:val="0"/>
          <w:iCs w:val="0"/>
          <w:caps w:val="0"/>
          <w:color w:val="1C1F23"/>
          <w:spacing w:val="0"/>
          <w:kern w:val="0"/>
          <w:sz w:val="24"/>
          <w:szCs w:val="24"/>
          <w:shd w:val="clear" w:fill="FFFFFF"/>
          <w:lang w:val="en-US" w:eastAsia="zh-CN" w:bidi="ar"/>
        </w:rPr>
        <w:t>的股东身份。</w:t>
      </w:r>
      <w:commentRangeStart w:id="18"/>
      <w:commentRangeStart w:id="19"/>
      <w:r>
        <w:rPr>
          <w:rFonts w:hint="eastAsia" w:ascii="宋体" w:hAnsi="宋体" w:eastAsia="宋体" w:cs="宋体"/>
          <w:i w:val="0"/>
          <w:iCs w:val="0"/>
          <w:caps w:val="0"/>
          <w:color w:val="1C1F23"/>
          <w:spacing w:val="0"/>
          <w:kern w:val="0"/>
          <w:sz w:val="24"/>
          <w:szCs w:val="24"/>
          <w:shd w:val="clear" w:fill="FFFFFF"/>
          <w:lang w:val="en-US" w:eastAsia="zh-CN" w:bidi="ar"/>
        </w:rPr>
        <w:t>在实践中，由于公司内部代理成本的存在，公司的控制者与公司所有者的利益可能是对立的</w:t>
      </w:r>
      <w:ins w:id="1196" w:author="投稿人" w:date="2026-03-06T13:02:22Z">
        <w:r>
          <w:rPr>
            <w:rFonts w:hint="eastAsia" w:ascii="宋体" w:hAnsi="宋体" w:eastAsia="宋体" w:cs="宋体"/>
            <w:i w:val="0"/>
            <w:iCs w:val="0"/>
            <w:caps w:val="0"/>
            <w:color w:val="1C1F23"/>
            <w:spacing w:val="0"/>
            <w:kern w:val="0"/>
            <w:sz w:val="24"/>
            <w:szCs w:val="24"/>
            <w:shd w:val="clear" w:fill="FFFFFF"/>
            <w:lang w:val="en-US" w:eastAsia="zh-CN" w:bidi="ar"/>
          </w:rPr>
          <w:t>。</w:t>
        </w:r>
      </w:ins>
      <w:del w:id="1197" w:author="投稿人" w:date="2026-03-06T13:02:19Z">
        <w:r>
          <w:rPr>
            <w:rFonts w:hint="eastAsia" w:ascii="宋体" w:hAnsi="宋体" w:eastAsia="宋体" w:cs="宋体"/>
            <w:i w:val="0"/>
            <w:iCs w:val="0"/>
            <w:caps w:val="0"/>
            <w:color w:val="1C1F23"/>
            <w:spacing w:val="0"/>
            <w:kern w:val="0"/>
            <w:sz w:val="24"/>
            <w:szCs w:val="24"/>
            <w:shd w:val="clear" w:fill="FFFFFF"/>
            <w:lang w:val="en-US" w:eastAsia="zh-CN" w:bidi="ar"/>
          </w:rPr>
          <w:delText>，</w:delText>
        </w:r>
      </w:del>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41"/>
      </w:r>
      <w:ins w:id="1198" w:author="投稿人" w:date="2026-03-06T13:02:24Z">
        <w:r>
          <w:rPr>
            <w:rFonts w:hint="eastAsia" w:ascii="宋体" w:hAnsi="宋体" w:eastAsia="宋体" w:cs="宋体"/>
            <w:i w:val="0"/>
            <w:iCs w:val="0"/>
            <w:caps w:val="0"/>
            <w:color w:val="1C1F23"/>
            <w:spacing w:val="0"/>
            <w:kern w:val="0"/>
            <w:sz w:val="24"/>
            <w:szCs w:val="24"/>
            <w:shd w:val="clear" w:fill="FFFFFF"/>
            <w:lang w:val="en-US" w:eastAsia="zh-CN" w:bidi="ar"/>
          </w:rPr>
          <w:t>代理成本并非仅存在于</w:t>
        </w:r>
      </w:ins>
      <w:ins w:id="1199" w:author="投稿人" w:date="2026-03-06T13:02:56Z">
        <w:r>
          <w:rPr>
            <w:rFonts w:hint="eastAsia" w:ascii="宋体" w:hAnsi="宋体" w:eastAsia="宋体" w:cs="宋体"/>
            <w:i w:val="0"/>
            <w:iCs w:val="0"/>
            <w:caps w:val="0"/>
            <w:color w:val="1C1F23"/>
            <w:spacing w:val="0"/>
            <w:kern w:val="0"/>
            <w:sz w:val="24"/>
            <w:szCs w:val="24"/>
            <w:shd w:val="clear" w:fill="FFFFFF"/>
            <w:lang w:val="en-US" w:eastAsia="zh-CN" w:bidi="ar"/>
          </w:rPr>
          <w:t>公众</w:t>
        </w:r>
      </w:ins>
      <w:ins w:id="1200" w:author="投稿人" w:date="2026-03-06T13:02:24Z">
        <w:r>
          <w:rPr>
            <w:rFonts w:hint="eastAsia" w:ascii="宋体" w:hAnsi="宋体" w:eastAsia="宋体" w:cs="宋体"/>
            <w:i w:val="0"/>
            <w:iCs w:val="0"/>
            <w:caps w:val="0"/>
            <w:color w:val="1C1F23"/>
            <w:spacing w:val="0"/>
            <w:kern w:val="0"/>
            <w:sz w:val="24"/>
            <w:szCs w:val="24"/>
            <w:shd w:val="clear" w:fill="FFFFFF"/>
            <w:lang w:val="en-US" w:eastAsia="zh-CN" w:bidi="ar"/>
          </w:rPr>
          <w:t>公司，而是广泛存在于所有存在委托—代理关系的企业组织中，其根源在于所有权与经营权分离、委托人与代理人利益不一致及信息不对称</w:t>
        </w:r>
      </w:ins>
      <w:ins w:id="1201" w:author="投稿人" w:date="2026-03-06T13:03:09Z">
        <w:r>
          <w:rPr>
            <w:rFonts w:hint="eastAsia" w:ascii="宋体" w:hAnsi="宋体" w:eastAsia="宋体" w:cs="宋体"/>
            <w:i w:val="0"/>
            <w:iCs w:val="0"/>
            <w:caps w:val="0"/>
            <w:color w:val="1C1F23"/>
            <w:spacing w:val="0"/>
            <w:kern w:val="0"/>
            <w:sz w:val="24"/>
            <w:szCs w:val="24"/>
            <w:shd w:val="clear" w:fill="FFFFFF"/>
            <w:lang w:val="en-US" w:eastAsia="zh-CN" w:bidi="ar"/>
          </w:rPr>
          <w:t>。</w:t>
        </w:r>
      </w:ins>
      <w:ins w:id="1202" w:author="投稿人" w:date="2026-03-06T13:02:24Z">
        <w:r>
          <w:rPr>
            <w:rFonts w:hint="eastAsia" w:ascii="宋体" w:hAnsi="宋体" w:eastAsia="宋体" w:cs="宋体"/>
            <w:i w:val="0"/>
            <w:iCs w:val="0"/>
            <w:caps w:val="0"/>
            <w:color w:val="1C1F23"/>
            <w:spacing w:val="0"/>
            <w:kern w:val="0"/>
            <w:sz w:val="24"/>
            <w:szCs w:val="24"/>
            <w:shd w:val="clear" w:fill="FFFFFF"/>
            <w:lang w:val="en-US" w:eastAsia="zh-CN" w:bidi="ar"/>
          </w:rPr>
          <w:t>无论是有限责任公司、家族企业、中小企业还是引入外部投资人的初创企业，只要出资人不直接参与经营管理、聘请职业经理人或由部分股东负责运营，就可能出现管理层机会主义行为、监督成本、契约成本等代理问题</w:t>
        </w:r>
        <w:commentRangeEnd w:id="18"/>
      </w:ins>
      <w:r>
        <w:commentReference w:id="18"/>
      </w:r>
      <w:commentRangeEnd w:id="19"/>
      <w:r>
        <w:commentReference w:id="19"/>
      </w:r>
      <w:ins w:id="1203" w:author="投稿人" w:date="2026-03-06T13:02:37Z">
        <w:r>
          <w:rPr>
            <w:rFonts w:hint="eastAsia"/>
            <w:lang w:eastAsia="zh-CN"/>
          </w:rPr>
          <w:t>。</w:t>
        </w:r>
      </w:ins>
      <w:ins w:id="1204" w:author="投稿人" w:date="2026-03-07T11:56:13Z">
        <w:r>
          <w:rPr>
            <w:rStyle w:val="11"/>
            <w:rFonts w:hint="eastAsia"/>
            <w:lang w:eastAsia="zh-CN"/>
          </w:rPr>
          <w:footnoteReference w:id="42"/>
        </w:r>
      </w:ins>
      <w:del w:id="1205" w:author="投稿人" w:date="2026-03-07T11:56:10Z">
        <w:r>
          <w:rPr>
            <w:rStyle w:val="11"/>
            <w:rFonts w:hint="eastAsia"/>
            <w:lang w:eastAsia="zh-CN"/>
          </w:rPr>
          <w:footnoteReference w:id="43"/>
        </w:r>
      </w:del>
      <w:r>
        <w:rPr>
          <w:rFonts w:hint="eastAsia" w:ascii="宋体" w:hAnsi="宋体" w:eastAsia="宋体" w:cs="宋体"/>
          <w:i w:val="0"/>
          <w:iCs w:val="0"/>
          <w:caps w:val="0"/>
          <w:color w:val="1C1F23"/>
          <w:spacing w:val="0"/>
          <w:kern w:val="0"/>
          <w:sz w:val="24"/>
          <w:szCs w:val="24"/>
          <w:shd w:val="clear" w:fill="FFFFFF"/>
          <w:lang w:val="en-US" w:eastAsia="zh-CN" w:bidi="ar"/>
        </w:rPr>
        <w:t>即使在公司认可主义之下，也</w:t>
      </w:r>
      <w:ins w:id="1206" w:author="投稿人" w:date="2026-03-06T13:03:27Z">
        <w:r>
          <w:rPr>
            <w:rFonts w:hint="eastAsia" w:ascii="宋体" w:hAnsi="宋体" w:eastAsia="宋体" w:cs="宋体"/>
            <w:i w:val="0"/>
            <w:iCs w:val="0"/>
            <w:caps w:val="0"/>
            <w:color w:val="1C1F23"/>
            <w:spacing w:val="0"/>
            <w:kern w:val="0"/>
            <w:sz w:val="24"/>
            <w:szCs w:val="24"/>
            <w:shd w:val="clear" w:fill="FFFFFF"/>
            <w:lang w:val="en-US" w:eastAsia="zh-CN" w:bidi="ar"/>
          </w:rPr>
          <w:t>仍然</w:t>
        </w:r>
      </w:ins>
      <w:del w:id="1207" w:author="投稿人" w:date="2026-03-06T13:03:26Z">
        <w:r>
          <w:rPr>
            <w:rFonts w:hint="eastAsia" w:ascii="宋体" w:hAnsi="宋体" w:eastAsia="宋体" w:cs="宋体"/>
            <w:i w:val="0"/>
            <w:iCs w:val="0"/>
            <w:caps w:val="0"/>
            <w:color w:val="1C1F23"/>
            <w:spacing w:val="0"/>
            <w:kern w:val="0"/>
            <w:sz w:val="24"/>
            <w:szCs w:val="24"/>
            <w:shd w:val="clear" w:fill="FFFFFF"/>
            <w:lang w:val="en-US" w:eastAsia="zh-CN" w:bidi="ar"/>
          </w:rPr>
          <w:delText>的确</w:delText>
        </w:r>
      </w:del>
      <w:r>
        <w:rPr>
          <w:rFonts w:hint="eastAsia" w:ascii="宋体" w:hAnsi="宋体" w:eastAsia="宋体" w:cs="宋体"/>
          <w:i w:val="0"/>
          <w:iCs w:val="0"/>
          <w:caps w:val="0"/>
          <w:color w:val="1C1F23"/>
          <w:spacing w:val="0"/>
          <w:kern w:val="0"/>
          <w:sz w:val="24"/>
          <w:szCs w:val="24"/>
          <w:shd w:val="clear" w:fill="FFFFFF"/>
          <w:lang w:val="en-US" w:eastAsia="zh-CN" w:bidi="ar"/>
        </w:rPr>
        <w:t>可能出现公司知情认可</w:t>
      </w:r>
      <w:ins w:id="1208" w:author="投稿人" w:date="2026-03-05T16:32:39Z">
        <w:r>
          <w:rPr>
            <w:rFonts w:hint="eastAsia" w:ascii="宋体" w:hAnsi="宋体" w:eastAsia="宋体" w:cs="宋体"/>
            <w:i w:val="0"/>
            <w:iCs w:val="0"/>
            <w:caps w:val="0"/>
            <w:color w:val="1C1F23"/>
            <w:spacing w:val="0"/>
            <w:kern w:val="0"/>
            <w:sz w:val="24"/>
            <w:szCs w:val="24"/>
            <w:shd w:val="clear" w:fill="FFFFFF"/>
            <w:lang w:val="en-US" w:eastAsia="zh-CN" w:bidi="ar"/>
          </w:rPr>
          <w:t>，</w:t>
        </w:r>
      </w:ins>
      <w:ins w:id="1209" w:author="投稿人" w:date="2026-03-05T16:32:37Z">
        <w:r>
          <w:rPr>
            <w:rFonts w:hint="eastAsia" w:ascii="宋体" w:hAnsi="宋体" w:eastAsia="宋体" w:cs="宋体"/>
            <w:i w:val="0"/>
            <w:iCs w:val="0"/>
            <w:caps w:val="0"/>
            <w:color w:val="1C1F23"/>
            <w:spacing w:val="0"/>
            <w:kern w:val="0"/>
            <w:sz w:val="24"/>
            <w:szCs w:val="24"/>
            <w:shd w:val="clear" w:fill="FFFFFF"/>
            <w:lang w:val="en-US" w:eastAsia="zh-CN" w:bidi="ar"/>
          </w:rPr>
          <w:t>出让股东和受让人办理股东名册变更登记</w:t>
        </w:r>
      </w:ins>
      <w:ins w:id="1210" w:author="投稿人" w:date="2026-03-05T16:32:42Z">
        <w:r>
          <w:rPr>
            <w:rFonts w:hint="eastAsia" w:ascii="宋体" w:hAnsi="宋体" w:eastAsia="宋体" w:cs="宋体"/>
            <w:i w:val="0"/>
            <w:iCs w:val="0"/>
            <w:caps w:val="0"/>
            <w:color w:val="1C1F23"/>
            <w:spacing w:val="0"/>
            <w:kern w:val="0"/>
            <w:sz w:val="24"/>
            <w:szCs w:val="24"/>
            <w:shd w:val="clear" w:fill="FFFFFF"/>
            <w:lang w:val="en-US" w:eastAsia="zh-CN" w:bidi="ar"/>
          </w:rPr>
          <w:t>，</w:t>
        </w:r>
      </w:ins>
      <w:r>
        <w:rPr>
          <w:rFonts w:hint="eastAsia" w:ascii="宋体" w:hAnsi="宋体" w:eastAsia="宋体" w:cs="宋体"/>
          <w:i w:val="0"/>
          <w:iCs w:val="0"/>
          <w:caps w:val="0"/>
          <w:color w:val="1C1F23"/>
          <w:spacing w:val="0"/>
          <w:kern w:val="0"/>
          <w:sz w:val="24"/>
          <w:szCs w:val="24"/>
          <w:shd w:val="clear" w:fill="FFFFFF"/>
          <w:lang w:val="en-US" w:eastAsia="zh-CN" w:bidi="ar"/>
        </w:rPr>
        <w:t>但其他股东不知情的情况</w:t>
      </w:r>
      <w:del w:id="1211" w:author="投稿人" w:date="2026-03-05T16:32:44Z">
        <w:r>
          <w:rPr>
            <w:rFonts w:hint="eastAsia" w:ascii="宋体" w:hAnsi="宋体" w:eastAsia="宋体" w:cs="宋体"/>
            <w:i w:val="0"/>
            <w:iCs w:val="0"/>
            <w:caps w:val="0"/>
            <w:color w:val="1C1F23"/>
            <w:spacing w:val="0"/>
            <w:kern w:val="0"/>
            <w:sz w:val="24"/>
            <w:szCs w:val="24"/>
            <w:shd w:val="clear" w:fill="FFFFFF"/>
            <w:lang w:val="en-US" w:eastAsia="zh-CN" w:bidi="ar"/>
          </w:rPr>
          <w:delText>，</w:delText>
        </w:r>
      </w:del>
      <w:del w:id="1212" w:author="投稿人" w:date="2026-03-05T16:32:37Z">
        <w:r>
          <w:rPr>
            <w:rFonts w:hint="eastAsia" w:ascii="宋体" w:hAnsi="宋体" w:eastAsia="宋体" w:cs="宋体"/>
            <w:i w:val="0"/>
            <w:iCs w:val="0"/>
            <w:caps w:val="0"/>
            <w:color w:val="1C1F23"/>
            <w:spacing w:val="0"/>
            <w:kern w:val="0"/>
            <w:sz w:val="24"/>
            <w:szCs w:val="24"/>
            <w:shd w:val="clear" w:fill="FFFFFF"/>
            <w:lang w:val="en-US" w:eastAsia="zh-CN" w:bidi="ar"/>
          </w:rPr>
          <w:delText>出让股东和受让人办理股东名册变更登记</w:delText>
        </w:r>
      </w:del>
      <w:r>
        <w:rPr>
          <w:rFonts w:hint="eastAsia" w:ascii="宋体" w:hAnsi="宋体" w:eastAsia="宋体" w:cs="宋体"/>
          <w:i w:val="0"/>
          <w:iCs w:val="0"/>
          <w:caps w:val="0"/>
          <w:color w:val="1C1F23"/>
          <w:spacing w:val="0"/>
          <w:kern w:val="0"/>
          <w:sz w:val="24"/>
          <w:szCs w:val="24"/>
          <w:shd w:val="clear" w:fill="FFFFFF"/>
          <w:lang w:val="en-US" w:eastAsia="zh-CN" w:bidi="ar"/>
        </w:rPr>
        <w:t>。此时其他股东的优先购买权受到侵害，需要发挥权利救济效力。</w:t>
      </w:r>
      <w:del w:id="1213" w:author="投稿人" w:date="2026-03-05T16:33:01Z">
        <w:r>
          <w:rPr>
            <w:rFonts w:hint="eastAsia" w:ascii="宋体" w:hAnsi="宋体" w:eastAsia="宋体" w:cs="宋体"/>
            <w:i w:val="0"/>
            <w:iCs w:val="0"/>
            <w:caps w:val="0"/>
            <w:color w:val="1F2329"/>
            <w:spacing w:val="0"/>
            <w:kern w:val="0"/>
            <w:sz w:val="24"/>
            <w:szCs w:val="24"/>
            <w:shd w:val="clear" w:fill="FFFFFF"/>
            <w:lang w:val="en-US" w:eastAsia="zh-CN" w:bidi="ar"/>
          </w:rPr>
          <w:delText>此时</w:delText>
        </w:r>
      </w:del>
      <w:r>
        <w:rPr>
          <w:rFonts w:hint="eastAsia" w:ascii="宋体" w:hAnsi="宋体" w:eastAsia="宋体" w:cs="宋体"/>
          <w:i w:val="0"/>
          <w:iCs w:val="0"/>
          <w:caps w:val="0"/>
          <w:color w:val="1F2329"/>
          <w:spacing w:val="0"/>
          <w:kern w:val="0"/>
          <w:sz w:val="24"/>
          <w:szCs w:val="24"/>
          <w:shd w:val="clear" w:fill="FFFFFF"/>
          <w:lang w:val="en-US" w:eastAsia="zh-CN" w:bidi="ar"/>
        </w:rPr>
        <w:t>股权已被让与给外部受让人</w:t>
      </w:r>
      <w:ins w:id="1214" w:author="投稿人" w:date="2026-03-05T16:33:12Z">
        <w:r>
          <w:rPr>
            <w:rFonts w:hint="eastAsia" w:ascii="宋体" w:hAnsi="宋体" w:eastAsia="宋体" w:cs="宋体"/>
            <w:i w:val="0"/>
            <w:iCs w:val="0"/>
            <w:caps w:val="0"/>
            <w:color w:val="1F2329"/>
            <w:spacing w:val="0"/>
            <w:kern w:val="0"/>
            <w:sz w:val="24"/>
            <w:szCs w:val="24"/>
            <w:shd w:val="clear" w:fill="FFFFFF"/>
            <w:lang w:val="en-US" w:eastAsia="zh-CN" w:bidi="ar"/>
          </w:rPr>
          <w:t>后</w:t>
        </w:r>
      </w:ins>
      <w:r>
        <w:rPr>
          <w:rFonts w:hint="eastAsia" w:ascii="宋体" w:hAnsi="宋体" w:eastAsia="宋体" w:cs="宋体"/>
          <w:i w:val="0"/>
          <w:iCs w:val="0"/>
          <w:caps w:val="0"/>
          <w:color w:val="1F2329"/>
          <w:spacing w:val="0"/>
          <w:kern w:val="0"/>
          <w:sz w:val="24"/>
          <w:szCs w:val="24"/>
          <w:shd w:val="clear" w:fill="FFFFFF"/>
          <w:lang w:val="en-US" w:eastAsia="zh-CN" w:bidi="ar"/>
        </w:rPr>
        <w:t>，对其他股东进行救济存在两种路径，一是认可股权处分的效力，对其他股东进行损害赔偿，二是基于保护人合性的制度目的否认股权处分效力，由出让股东对外部</w:t>
      </w:r>
      <w:ins w:id="1215" w:author="投稿人" w:date="2026-03-06T13:03:55Z">
        <w:r>
          <w:rPr>
            <w:rFonts w:hint="eastAsia" w:ascii="宋体" w:hAnsi="宋体" w:eastAsia="宋体" w:cs="宋体"/>
            <w:i w:val="0"/>
            <w:iCs w:val="0"/>
            <w:caps w:val="0"/>
            <w:color w:val="1F2329"/>
            <w:spacing w:val="0"/>
            <w:kern w:val="0"/>
            <w:sz w:val="24"/>
            <w:szCs w:val="24"/>
            <w:shd w:val="clear" w:fill="FFFFFF"/>
            <w:lang w:val="en-US" w:eastAsia="zh-CN" w:bidi="ar"/>
          </w:rPr>
          <w:t>受让</w:t>
        </w:r>
      </w:ins>
      <w:r>
        <w:rPr>
          <w:rFonts w:hint="eastAsia" w:ascii="宋体" w:hAnsi="宋体" w:eastAsia="宋体" w:cs="宋体"/>
          <w:i w:val="0"/>
          <w:iCs w:val="0"/>
          <w:caps w:val="0"/>
          <w:color w:val="1F2329"/>
          <w:spacing w:val="0"/>
          <w:kern w:val="0"/>
          <w:sz w:val="24"/>
          <w:szCs w:val="24"/>
          <w:shd w:val="clear" w:fill="FFFFFF"/>
          <w:lang w:val="en-US" w:eastAsia="zh-CN" w:bidi="ar"/>
        </w:rPr>
        <w:t>人进行损害赔偿。股权让与是特殊的商事交易，当事人参与其中往往并非为了直接的金钱利益，特定标的公司的股权</w:t>
      </w:r>
      <w:ins w:id="1216" w:author="投稿人" w:date="2026-03-08T14:44:28Z">
        <w:r>
          <w:rPr>
            <w:rFonts w:hint="eastAsia" w:ascii="宋体" w:hAnsi="宋体" w:eastAsia="宋体" w:cs="宋体"/>
            <w:i w:val="0"/>
            <w:iCs w:val="0"/>
            <w:caps w:val="0"/>
            <w:color w:val="1F2329"/>
            <w:spacing w:val="0"/>
            <w:kern w:val="0"/>
            <w:sz w:val="24"/>
            <w:szCs w:val="24"/>
            <w:shd w:val="clear" w:fill="FFFFFF"/>
            <w:lang w:val="en-US" w:eastAsia="zh-CN" w:bidi="ar"/>
          </w:rPr>
          <w:t>背后</w:t>
        </w:r>
      </w:ins>
      <w:del w:id="1217" w:author="投稿人" w:date="2026-03-08T14:44:28Z">
        <w:r>
          <w:rPr>
            <w:rFonts w:hint="eastAsia" w:ascii="宋体" w:hAnsi="宋体" w:eastAsia="宋体" w:cs="宋体"/>
            <w:i w:val="0"/>
            <w:iCs w:val="0"/>
            <w:caps w:val="0"/>
            <w:color w:val="1F2329"/>
            <w:spacing w:val="0"/>
            <w:kern w:val="0"/>
            <w:sz w:val="24"/>
            <w:szCs w:val="24"/>
            <w:shd w:val="clear" w:fill="FFFFFF"/>
            <w:lang w:val="en-US" w:eastAsia="zh-CN" w:bidi="ar"/>
          </w:rPr>
          <w:delText>背后的</w:delText>
        </w:r>
      </w:del>
      <w:r>
        <w:rPr>
          <w:rFonts w:hint="eastAsia" w:ascii="宋体" w:hAnsi="宋体" w:eastAsia="宋体" w:cs="宋体"/>
          <w:i w:val="0"/>
          <w:iCs w:val="0"/>
          <w:caps w:val="0"/>
          <w:color w:val="1F2329"/>
          <w:spacing w:val="0"/>
          <w:kern w:val="0"/>
          <w:sz w:val="24"/>
          <w:szCs w:val="24"/>
          <w:shd w:val="clear" w:fill="FFFFFF"/>
          <w:lang w:val="en-US" w:eastAsia="zh-CN" w:bidi="ar"/>
        </w:rPr>
        <w:t>存在着长期利益，此类案件中的损害赔偿难以计算，只有获得股权才能满足本来目的。因此，不论选择前述的何种解决路径均必然存在其他股东的人合性诉求与受让人的交易安全保障之间的冲突。欲真正化解该冲突，不能对出让股东的处分行为采取全有或全无的效力评价，而应当纳入受让人的主观状态对其他股东和受让人之间的利益进行平衡，</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4"/>
      </w:r>
      <w:r>
        <w:rPr>
          <w:rFonts w:hint="eastAsia" w:ascii="宋体" w:hAnsi="宋体" w:eastAsia="宋体" w:cs="宋体"/>
          <w:i w:val="0"/>
          <w:iCs w:val="0"/>
          <w:caps w:val="0"/>
          <w:color w:val="1F2329"/>
          <w:spacing w:val="0"/>
          <w:kern w:val="0"/>
          <w:sz w:val="24"/>
          <w:szCs w:val="24"/>
          <w:shd w:val="clear" w:fill="FFFFFF"/>
          <w:lang w:val="en-US" w:eastAsia="zh-CN" w:bidi="ar"/>
        </w:rPr>
        <w:t>在保护公司人合性的同时，避免过度牺牲交易安全。</w:t>
      </w:r>
      <w:del w:id="1218" w:author="投稿人" w:date="2026-03-06T13:04:43Z">
        <w:r>
          <w:rPr>
            <w:rFonts w:hint="eastAsia" w:ascii="宋体" w:hAnsi="宋体" w:eastAsia="宋体" w:cs="宋体"/>
            <w:i w:val="0"/>
            <w:iCs w:val="0"/>
            <w:caps w:val="0"/>
            <w:color w:val="1F2329"/>
            <w:spacing w:val="0"/>
            <w:kern w:val="0"/>
            <w:sz w:val="24"/>
            <w:szCs w:val="24"/>
            <w:shd w:val="clear" w:fill="FFFFFF"/>
            <w:lang w:val="en-US" w:eastAsia="zh-CN" w:bidi="ar"/>
          </w:rPr>
          <w:delText xml:space="preserve"> </w:delText>
        </w:r>
      </w:del>
    </w:p>
    <w:p w14:paraId="27C8808D">
      <w:pPr>
        <w:pStyle w:val="7"/>
        <w:widowControl/>
        <w:spacing w:beforeAutospacing="0" w:afterAutospacing="0" w:line="360" w:lineRule="auto"/>
        <w:ind w:firstLine="720" w:firstLineChars="300"/>
        <w:jc w:val="left"/>
        <w:rPr>
          <w:rFonts w:hint="eastAsia" w:ascii="宋体" w:hAnsi="宋体" w:eastAsia="宋体" w:cs="宋体"/>
          <w:sz w:val="24"/>
          <w:szCs w:val="24"/>
        </w:rPr>
        <w:pPrChange w:id="1219" w:author="投稿人" w:date="2026-03-09T11:46:13Z">
          <w:pPr>
            <w:pStyle w:val="7"/>
            <w:widowControl/>
            <w:spacing w:beforeAutospacing="0" w:afterAutospacing="0" w:line="360" w:lineRule="auto"/>
            <w:ind w:firstLine="480" w:firstLineChars="200"/>
            <w:jc w:val="left"/>
          </w:pPr>
        </w:pPrChange>
      </w:pPr>
      <w:r>
        <w:rPr>
          <w:rFonts w:hint="eastAsia" w:ascii="宋体" w:hAnsi="宋体" w:eastAsia="宋体" w:cs="宋体"/>
          <w:i w:val="0"/>
          <w:iCs w:val="0"/>
          <w:caps w:val="0"/>
          <w:color w:val="1F2329"/>
          <w:spacing w:val="0"/>
          <w:kern w:val="0"/>
          <w:sz w:val="24"/>
          <w:szCs w:val="24"/>
          <w:shd w:val="clear" w:fill="FFFFFF"/>
          <w:lang w:val="en-US" w:eastAsia="zh-CN" w:bidi="ar"/>
        </w:rPr>
        <w:t>《公司法司法解释</w:t>
      </w:r>
      <w:ins w:id="1220" w:author="投稿人" w:date="2026-03-08T13:39:00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四</w:t>
      </w:r>
      <w:ins w:id="1221" w:author="投稿人" w:date="2026-03-08T13:39:01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w:t>
      </w:r>
      <w:ins w:id="1222" w:author="投稿人" w:date="2026-03-08T14:44:31Z">
        <w:r>
          <w:rPr>
            <w:rFonts w:hint="eastAsia" w:ascii="宋体" w:hAnsi="宋体" w:eastAsia="宋体" w:cs="宋体"/>
            <w:i w:val="0"/>
            <w:iCs w:val="0"/>
            <w:caps w:val="0"/>
            <w:color w:val="1F2329"/>
            <w:spacing w:val="0"/>
            <w:kern w:val="0"/>
            <w:sz w:val="24"/>
            <w:szCs w:val="24"/>
            <w:shd w:val="clear" w:fill="FFFFFF"/>
            <w:lang w:val="en-US" w:eastAsia="zh-CN" w:bidi="ar"/>
          </w:rPr>
          <w:t>第二十一条</w:t>
        </w:r>
      </w:ins>
      <w:del w:id="1223" w:author="投稿人" w:date="2026-03-08T14:44:31Z">
        <w:r>
          <w:rPr>
            <w:rFonts w:hint="eastAsia" w:ascii="宋体" w:hAnsi="宋体" w:eastAsia="宋体" w:cs="宋体"/>
            <w:i w:val="0"/>
            <w:iCs w:val="0"/>
            <w:caps w:val="0"/>
            <w:color w:val="1F2329"/>
            <w:spacing w:val="0"/>
            <w:kern w:val="0"/>
            <w:sz w:val="24"/>
            <w:szCs w:val="24"/>
            <w:shd w:val="clear" w:fill="FFFFFF"/>
            <w:lang w:val="en-US" w:eastAsia="zh-CN" w:bidi="ar"/>
          </w:rPr>
          <w:delText>第</w:delText>
        </w:r>
      </w:del>
      <w:del w:id="1224" w:author="投稿人" w:date="2026-03-08T14:44:31Z">
        <w:r>
          <w:rPr>
            <w:rFonts w:hint="default" w:ascii="宋体" w:hAnsi="宋体" w:eastAsia="宋体" w:cs="宋体"/>
            <w:i w:val="0"/>
            <w:iCs w:val="0"/>
            <w:caps w:val="0"/>
            <w:color w:val="1F2329"/>
            <w:spacing w:val="0"/>
            <w:kern w:val="0"/>
            <w:sz w:val="24"/>
            <w:szCs w:val="24"/>
            <w:shd w:val="clear" w:fill="FFFFFF"/>
            <w:lang w:val="en-US" w:eastAsia="zh-CN" w:bidi="ar"/>
          </w:rPr>
          <w:delText>21</w:delText>
        </w:r>
      </w:del>
      <w:del w:id="1225" w:author="投稿人" w:date="2026-03-08T14:44:31Z">
        <w:r>
          <w:rPr>
            <w:rFonts w:hint="eastAsia" w:ascii="宋体" w:hAnsi="宋体" w:eastAsia="宋体" w:cs="宋体"/>
            <w:i w:val="0"/>
            <w:iCs w:val="0"/>
            <w:caps w:val="0"/>
            <w:color w:val="1F2329"/>
            <w:spacing w:val="0"/>
            <w:kern w:val="0"/>
            <w:sz w:val="24"/>
            <w:szCs w:val="24"/>
            <w:shd w:val="clear" w:fill="FFFFFF"/>
            <w:lang w:val="en-US" w:eastAsia="zh-CN" w:bidi="ar"/>
          </w:rPr>
          <w:delText>条</w:delText>
        </w:r>
      </w:del>
      <w:ins w:id="1226" w:author="投稿人" w:date="2026-03-08T13:39:51Z">
        <w:r>
          <w:rPr>
            <w:rFonts w:hint="eastAsia" w:ascii="宋体" w:hAnsi="宋体" w:eastAsia="宋体" w:cs="宋体"/>
            <w:i w:val="0"/>
            <w:iCs w:val="0"/>
            <w:caps w:val="0"/>
            <w:color w:val="1F2329"/>
            <w:spacing w:val="0"/>
            <w:kern w:val="0"/>
            <w:sz w:val="24"/>
            <w:szCs w:val="24"/>
            <w:shd w:val="clear" w:fill="FFFFFF"/>
            <w:lang w:val="en-US" w:eastAsia="zh-CN" w:bidi="ar"/>
          </w:rPr>
          <w:t>规定</w:t>
        </w:r>
      </w:ins>
      <w:ins w:id="1227" w:author="投稿人" w:date="2026-03-08T13:39:52Z">
        <w:r>
          <w:rPr>
            <w:rFonts w:hint="eastAsia" w:ascii="宋体" w:hAnsi="宋体" w:eastAsia="宋体" w:cs="宋体"/>
            <w:i w:val="0"/>
            <w:iCs w:val="0"/>
            <w:caps w:val="0"/>
            <w:color w:val="1F2329"/>
            <w:spacing w:val="0"/>
            <w:kern w:val="0"/>
            <w:sz w:val="24"/>
            <w:szCs w:val="24"/>
            <w:shd w:val="clear" w:fill="FFFFFF"/>
            <w:lang w:val="en-US" w:eastAsia="zh-CN" w:bidi="ar"/>
          </w:rPr>
          <w:t>其他股东自知道或者应当知道行使优先购买权的同等条件之日起三十日内没有主张</w:t>
        </w:r>
      </w:ins>
      <w:ins w:id="1228" w:author="投稿人" w:date="2026-03-08T13:39:56Z">
        <w:r>
          <w:rPr>
            <w:rFonts w:hint="eastAsia" w:ascii="宋体" w:hAnsi="宋体" w:eastAsia="宋体" w:cs="宋体"/>
            <w:i w:val="0"/>
            <w:iCs w:val="0"/>
            <w:caps w:val="0"/>
            <w:color w:val="1F2329"/>
            <w:spacing w:val="0"/>
            <w:kern w:val="0"/>
            <w:sz w:val="24"/>
            <w:szCs w:val="24"/>
            <w:shd w:val="clear" w:fill="FFFFFF"/>
            <w:lang w:val="en-US" w:eastAsia="zh-CN" w:bidi="ar"/>
          </w:rPr>
          <w:t>优先</w:t>
        </w:r>
      </w:ins>
      <w:ins w:id="1229" w:author="投稿人" w:date="2026-03-08T13:39:58Z">
        <w:r>
          <w:rPr>
            <w:rFonts w:hint="eastAsia" w:ascii="宋体" w:hAnsi="宋体" w:eastAsia="宋体" w:cs="宋体"/>
            <w:i w:val="0"/>
            <w:iCs w:val="0"/>
            <w:caps w:val="0"/>
            <w:color w:val="1F2329"/>
            <w:spacing w:val="0"/>
            <w:kern w:val="0"/>
            <w:sz w:val="24"/>
            <w:szCs w:val="24"/>
            <w:shd w:val="clear" w:fill="FFFFFF"/>
            <w:lang w:val="en-US" w:eastAsia="zh-CN" w:bidi="ar"/>
          </w:rPr>
          <w:t>购买权</w:t>
        </w:r>
      </w:ins>
      <w:ins w:id="1230" w:author="投稿人" w:date="2026-03-08T13:40:02Z">
        <w:r>
          <w:rPr>
            <w:rFonts w:hint="eastAsia" w:ascii="宋体" w:hAnsi="宋体" w:eastAsia="宋体" w:cs="宋体"/>
            <w:i w:val="0"/>
            <w:iCs w:val="0"/>
            <w:caps w:val="0"/>
            <w:color w:val="1F2329"/>
            <w:spacing w:val="0"/>
            <w:kern w:val="0"/>
            <w:sz w:val="24"/>
            <w:szCs w:val="24"/>
            <w:shd w:val="clear" w:fill="FFFFFF"/>
            <w:lang w:val="en-US" w:eastAsia="zh-CN" w:bidi="ar"/>
          </w:rPr>
          <w:t>，</w:t>
        </w:r>
      </w:ins>
      <w:ins w:id="1231" w:author="投稿人" w:date="2026-03-08T13:40:18Z">
        <w:r>
          <w:rPr>
            <w:rFonts w:hint="eastAsia" w:ascii="宋体" w:hAnsi="宋体" w:eastAsia="宋体" w:cs="宋体"/>
            <w:i w:val="0"/>
            <w:iCs w:val="0"/>
            <w:caps w:val="0"/>
            <w:color w:val="1F2329"/>
            <w:spacing w:val="0"/>
            <w:kern w:val="0"/>
            <w:sz w:val="24"/>
            <w:szCs w:val="24"/>
            <w:shd w:val="clear" w:fill="FFFFFF"/>
            <w:lang w:val="en-US" w:eastAsia="zh-CN" w:bidi="ar"/>
          </w:rPr>
          <w:t>法院</w:t>
        </w:r>
      </w:ins>
      <w:ins w:id="1232" w:author="投稿人" w:date="2026-03-08T13:40:19Z">
        <w:r>
          <w:rPr>
            <w:rFonts w:hint="eastAsia" w:ascii="宋体" w:hAnsi="宋体" w:eastAsia="宋体" w:cs="宋体"/>
            <w:i w:val="0"/>
            <w:iCs w:val="0"/>
            <w:caps w:val="0"/>
            <w:color w:val="1F2329"/>
            <w:spacing w:val="0"/>
            <w:kern w:val="0"/>
            <w:sz w:val="24"/>
            <w:szCs w:val="24"/>
            <w:shd w:val="clear" w:fill="FFFFFF"/>
            <w:lang w:val="en-US" w:eastAsia="zh-CN" w:bidi="ar"/>
          </w:rPr>
          <w:t>将</w:t>
        </w:r>
      </w:ins>
      <w:ins w:id="1233" w:author="投稿人" w:date="2026-03-08T13:40:20Z">
        <w:r>
          <w:rPr>
            <w:rFonts w:hint="eastAsia" w:ascii="宋体" w:hAnsi="宋体" w:eastAsia="宋体" w:cs="宋体"/>
            <w:i w:val="0"/>
            <w:iCs w:val="0"/>
            <w:caps w:val="0"/>
            <w:color w:val="1F2329"/>
            <w:spacing w:val="0"/>
            <w:kern w:val="0"/>
            <w:sz w:val="24"/>
            <w:szCs w:val="24"/>
            <w:shd w:val="clear" w:fill="FFFFFF"/>
            <w:lang w:val="en-US" w:eastAsia="zh-CN" w:bidi="ar"/>
          </w:rPr>
          <w:t>不予支持</w:t>
        </w:r>
      </w:ins>
      <w:ins w:id="1234" w:author="投稿人" w:date="2026-03-08T13:41:04Z">
        <w:r>
          <w:rPr>
            <w:rFonts w:hint="eastAsia" w:ascii="宋体" w:hAnsi="宋体" w:eastAsia="宋体" w:cs="宋体"/>
            <w:i w:val="0"/>
            <w:iCs w:val="0"/>
            <w:caps w:val="0"/>
            <w:color w:val="1F2329"/>
            <w:spacing w:val="0"/>
            <w:kern w:val="0"/>
            <w:sz w:val="24"/>
            <w:szCs w:val="24"/>
            <w:shd w:val="clear" w:fill="FFFFFF"/>
            <w:lang w:val="en-US" w:eastAsia="zh-CN" w:bidi="ar"/>
          </w:rPr>
          <w:t>，</w:t>
        </w:r>
      </w:ins>
      <w:ins w:id="1235" w:author="投稿人" w:date="2026-03-08T13:40:55Z">
        <w:r>
          <w:rPr>
            <w:rFonts w:hint="eastAsia" w:ascii="宋体" w:hAnsi="宋体" w:eastAsia="宋体" w:cs="宋体"/>
            <w:i w:val="0"/>
            <w:iCs w:val="0"/>
            <w:caps w:val="0"/>
            <w:color w:val="1F2329"/>
            <w:spacing w:val="0"/>
            <w:kern w:val="0"/>
            <w:sz w:val="24"/>
            <w:szCs w:val="24"/>
            <w:shd w:val="clear" w:fill="FFFFFF"/>
            <w:lang w:val="en-US" w:eastAsia="zh-CN" w:bidi="ar"/>
          </w:rPr>
          <w:t>但缺少</w:t>
        </w:r>
      </w:ins>
      <w:ins w:id="1236" w:author="投稿人" w:date="2026-03-08T13:41:08Z">
        <w:r>
          <w:rPr>
            <w:rFonts w:hint="eastAsia" w:ascii="宋体" w:hAnsi="宋体" w:eastAsia="宋体" w:cs="宋体"/>
            <w:i w:val="0"/>
            <w:iCs w:val="0"/>
            <w:caps w:val="0"/>
            <w:color w:val="1F2329"/>
            <w:spacing w:val="0"/>
            <w:kern w:val="0"/>
            <w:sz w:val="24"/>
            <w:szCs w:val="24"/>
            <w:shd w:val="clear" w:fill="FFFFFF"/>
            <w:lang w:val="en-US" w:eastAsia="zh-CN" w:bidi="ar"/>
          </w:rPr>
          <w:t>对</w:t>
        </w:r>
      </w:ins>
      <w:ins w:id="1237" w:author="投稿人" w:date="2026-03-08T13:41:10Z">
        <w:r>
          <w:rPr>
            <w:rFonts w:hint="eastAsia" w:ascii="宋体" w:hAnsi="宋体" w:eastAsia="宋体" w:cs="宋体"/>
            <w:i w:val="0"/>
            <w:iCs w:val="0"/>
            <w:caps w:val="0"/>
            <w:color w:val="1F2329"/>
            <w:spacing w:val="0"/>
            <w:kern w:val="0"/>
            <w:sz w:val="24"/>
            <w:szCs w:val="24"/>
            <w:shd w:val="clear" w:fill="FFFFFF"/>
            <w:lang w:val="en-US" w:eastAsia="zh-CN" w:bidi="ar"/>
          </w:rPr>
          <w:t>外部</w:t>
        </w:r>
      </w:ins>
      <w:ins w:id="1238" w:author="投稿人" w:date="2026-03-08T13:41:11Z">
        <w:r>
          <w:rPr>
            <w:rFonts w:hint="eastAsia" w:ascii="宋体" w:hAnsi="宋体" w:eastAsia="宋体" w:cs="宋体"/>
            <w:i w:val="0"/>
            <w:iCs w:val="0"/>
            <w:caps w:val="0"/>
            <w:color w:val="1F2329"/>
            <w:spacing w:val="0"/>
            <w:kern w:val="0"/>
            <w:sz w:val="24"/>
            <w:szCs w:val="24"/>
            <w:shd w:val="clear" w:fill="FFFFFF"/>
            <w:lang w:val="en-US" w:eastAsia="zh-CN" w:bidi="ar"/>
          </w:rPr>
          <w:t>受让人</w:t>
        </w:r>
      </w:ins>
      <w:ins w:id="1239" w:author="投稿人" w:date="2026-03-08T13:40:55Z">
        <w:r>
          <w:rPr>
            <w:rFonts w:hint="eastAsia" w:ascii="宋体" w:hAnsi="宋体" w:eastAsia="宋体" w:cs="宋体"/>
            <w:i w:val="0"/>
            <w:iCs w:val="0"/>
            <w:caps w:val="0"/>
            <w:color w:val="1F2329"/>
            <w:spacing w:val="0"/>
            <w:kern w:val="0"/>
            <w:sz w:val="24"/>
            <w:szCs w:val="24"/>
            <w:shd w:val="clear" w:fill="FFFFFF"/>
            <w:lang w:val="en-US" w:eastAsia="zh-CN" w:bidi="ar"/>
          </w:rPr>
          <w:t>主观状态</w:t>
        </w:r>
      </w:ins>
      <w:ins w:id="1240" w:author="投稿人" w:date="2026-03-08T13:41:38Z">
        <w:r>
          <w:rPr>
            <w:rFonts w:hint="eastAsia" w:ascii="宋体" w:hAnsi="宋体" w:eastAsia="宋体" w:cs="宋体"/>
            <w:i w:val="0"/>
            <w:iCs w:val="0"/>
            <w:caps w:val="0"/>
            <w:color w:val="1F2329"/>
            <w:spacing w:val="0"/>
            <w:kern w:val="0"/>
            <w:sz w:val="24"/>
            <w:szCs w:val="24"/>
            <w:shd w:val="clear" w:fill="FFFFFF"/>
            <w:lang w:val="en-US" w:eastAsia="zh-CN" w:bidi="ar"/>
          </w:rPr>
          <w:t>及其</w:t>
        </w:r>
      </w:ins>
      <w:ins w:id="1241" w:author="投稿人" w:date="2026-03-08T13:40:55Z">
        <w:r>
          <w:rPr>
            <w:rFonts w:hint="eastAsia" w:ascii="宋体" w:hAnsi="宋体" w:eastAsia="宋体" w:cs="宋体"/>
            <w:i w:val="0"/>
            <w:iCs w:val="0"/>
            <w:caps w:val="0"/>
            <w:color w:val="1F2329"/>
            <w:spacing w:val="0"/>
            <w:kern w:val="0"/>
            <w:sz w:val="24"/>
            <w:szCs w:val="24"/>
            <w:shd w:val="clear" w:fill="FFFFFF"/>
            <w:lang w:val="en-US" w:eastAsia="zh-CN" w:bidi="ar"/>
          </w:rPr>
          <w:t>判断标准</w:t>
        </w:r>
      </w:ins>
      <w:ins w:id="1242" w:author="投稿人" w:date="2026-03-08T13:41:42Z">
        <w:r>
          <w:rPr>
            <w:rFonts w:hint="eastAsia" w:ascii="宋体" w:hAnsi="宋体" w:eastAsia="宋体" w:cs="宋体"/>
            <w:i w:val="0"/>
            <w:iCs w:val="0"/>
            <w:caps w:val="0"/>
            <w:color w:val="1F2329"/>
            <w:spacing w:val="0"/>
            <w:kern w:val="0"/>
            <w:sz w:val="24"/>
            <w:szCs w:val="24"/>
            <w:shd w:val="clear" w:fill="FFFFFF"/>
            <w:lang w:val="en-US" w:eastAsia="zh-CN" w:bidi="ar"/>
          </w:rPr>
          <w:t>的规定</w:t>
        </w:r>
      </w:ins>
      <w:ins w:id="1243" w:author="投稿人" w:date="2026-03-08T13:41:43Z">
        <w:r>
          <w:rPr>
            <w:rFonts w:hint="eastAsia" w:ascii="宋体" w:hAnsi="宋体" w:eastAsia="宋体" w:cs="宋体"/>
            <w:i w:val="0"/>
            <w:iCs w:val="0"/>
            <w:caps w:val="0"/>
            <w:color w:val="1F2329"/>
            <w:spacing w:val="0"/>
            <w:kern w:val="0"/>
            <w:sz w:val="24"/>
            <w:szCs w:val="24"/>
            <w:shd w:val="clear" w:fill="FFFFFF"/>
            <w:lang w:val="en-US" w:eastAsia="zh-CN" w:bidi="ar"/>
          </w:rPr>
          <w:t>，</w:t>
        </w:r>
      </w:ins>
      <w:ins w:id="1244" w:author="投稿人" w:date="2026-03-08T13:41:44Z">
        <w:r>
          <w:rPr>
            <w:rFonts w:hint="eastAsia" w:ascii="宋体" w:hAnsi="宋体" w:eastAsia="宋体" w:cs="宋体"/>
            <w:i w:val="0"/>
            <w:iCs w:val="0"/>
            <w:caps w:val="0"/>
            <w:color w:val="1F2329"/>
            <w:spacing w:val="0"/>
            <w:kern w:val="0"/>
            <w:sz w:val="24"/>
            <w:szCs w:val="24"/>
            <w:shd w:val="clear" w:fill="FFFFFF"/>
            <w:lang w:val="en-US" w:eastAsia="zh-CN" w:bidi="ar"/>
          </w:rPr>
          <w:t>不能</w:t>
        </w:r>
      </w:ins>
      <w:ins w:id="1245" w:author="投稿人" w:date="2026-03-08T13:41:45Z">
        <w:r>
          <w:rPr>
            <w:rFonts w:hint="eastAsia" w:ascii="宋体" w:hAnsi="宋体" w:eastAsia="宋体" w:cs="宋体"/>
            <w:i w:val="0"/>
            <w:iCs w:val="0"/>
            <w:caps w:val="0"/>
            <w:color w:val="1F2329"/>
            <w:spacing w:val="0"/>
            <w:kern w:val="0"/>
            <w:sz w:val="24"/>
            <w:szCs w:val="24"/>
            <w:shd w:val="clear" w:fill="FFFFFF"/>
            <w:lang w:val="en-US" w:eastAsia="zh-CN" w:bidi="ar"/>
          </w:rPr>
          <w:t>很好地</w:t>
        </w:r>
      </w:ins>
      <w:r>
        <w:rPr>
          <w:rFonts w:hint="eastAsia" w:ascii="宋体" w:hAnsi="宋体" w:eastAsia="宋体" w:cs="宋体"/>
          <w:i w:val="0"/>
          <w:iCs w:val="0"/>
          <w:caps w:val="0"/>
          <w:color w:val="1F2329"/>
          <w:spacing w:val="0"/>
          <w:kern w:val="0"/>
          <w:sz w:val="24"/>
          <w:szCs w:val="24"/>
          <w:shd w:val="clear" w:fill="FFFFFF"/>
          <w:lang w:val="en-US" w:eastAsia="zh-CN" w:bidi="ar"/>
        </w:rPr>
        <w:t>平衡</w:t>
      </w:r>
      <w:del w:id="1246" w:author="投稿人" w:date="2026-03-08T13:41:46Z">
        <w:r>
          <w:rPr>
            <w:rFonts w:hint="eastAsia" w:ascii="宋体" w:hAnsi="宋体" w:eastAsia="宋体" w:cs="宋体"/>
            <w:i w:val="0"/>
            <w:iCs w:val="0"/>
            <w:caps w:val="0"/>
            <w:color w:val="1F2329"/>
            <w:spacing w:val="0"/>
            <w:kern w:val="0"/>
            <w:sz w:val="24"/>
            <w:szCs w:val="24"/>
            <w:shd w:val="clear" w:fill="FFFFFF"/>
            <w:lang w:val="en-US" w:eastAsia="zh-CN" w:bidi="ar"/>
          </w:rPr>
          <w:delText>了</w:delText>
        </w:r>
      </w:del>
      <w:r>
        <w:rPr>
          <w:rFonts w:hint="eastAsia" w:ascii="宋体" w:hAnsi="宋体" w:eastAsia="宋体" w:cs="宋体"/>
          <w:i w:val="0"/>
          <w:iCs w:val="0"/>
          <w:caps w:val="0"/>
          <w:color w:val="1F2329"/>
          <w:spacing w:val="0"/>
          <w:kern w:val="0"/>
          <w:sz w:val="24"/>
          <w:szCs w:val="24"/>
          <w:shd w:val="clear" w:fill="FFFFFF"/>
          <w:lang w:val="en-US" w:eastAsia="zh-CN" w:bidi="ar"/>
        </w:rPr>
        <w:t>其他股东</w:t>
      </w:r>
      <w:del w:id="1247" w:author="投稿人" w:date="2026-03-08T13:42:36Z">
        <w:r>
          <w:rPr>
            <w:rFonts w:hint="eastAsia" w:ascii="宋体" w:hAnsi="宋体" w:eastAsia="宋体" w:cs="宋体"/>
            <w:i w:val="0"/>
            <w:iCs w:val="0"/>
            <w:caps w:val="0"/>
            <w:color w:val="1F2329"/>
            <w:spacing w:val="0"/>
            <w:kern w:val="0"/>
            <w:sz w:val="24"/>
            <w:szCs w:val="24"/>
            <w:shd w:val="clear" w:fill="FFFFFF"/>
            <w:lang w:val="en-US" w:eastAsia="zh-CN" w:bidi="ar"/>
          </w:rPr>
          <w:delText>主张优先购买权</w:delText>
        </w:r>
      </w:del>
      <w:r>
        <w:rPr>
          <w:rFonts w:hint="eastAsia" w:ascii="宋体" w:hAnsi="宋体" w:eastAsia="宋体" w:cs="宋体"/>
          <w:i w:val="0"/>
          <w:iCs w:val="0"/>
          <w:caps w:val="0"/>
          <w:color w:val="1F2329"/>
          <w:spacing w:val="0"/>
          <w:kern w:val="0"/>
          <w:sz w:val="24"/>
          <w:szCs w:val="24"/>
          <w:shd w:val="clear" w:fill="FFFFFF"/>
          <w:lang w:val="en-US" w:eastAsia="zh-CN" w:bidi="ar"/>
        </w:rPr>
        <w:t>与善意受让人的利益，</w:t>
      </w:r>
      <w:del w:id="1248" w:author="投稿人" w:date="2026-03-08T13:40:55Z">
        <w:r>
          <w:rPr>
            <w:rFonts w:hint="eastAsia" w:ascii="宋体" w:hAnsi="宋体" w:eastAsia="宋体" w:cs="宋体"/>
            <w:i w:val="0"/>
            <w:iCs w:val="0"/>
            <w:caps w:val="0"/>
            <w:color w:val="1F2329"/>
            <w:spacing w:val="0"/>
            <w:kern w:val="0"/>
            <w:sz w:val="24"/>
            <w:szCs w:val="24"/>
            <w:shd w:val="clear" w:fill="FFFFFF"/>
            <w:lang w:val="en-US" w:eastAsia="zh-CN" w:bidi="ar"/>
          </w:rPr>
          <w:delText>但缺少主观状态的判断标准</w:delText>
        </w:r>
      </w:del>
      <w:ins w:id="1249" w:author="投稿人" w:date="2026-03-08T13:41:52Z">
        <w:r>
          <w:rPr>
            <w:rFonts w:hint="eastAsia" w:ascii="宋体" w:hAnsi="宋体" w:eastAsia="宋体" w:cs="宋体"/>
            <w:i w:val="0"/>
            <w:iCs w:val="0"/>
            <w:caps w:val="0"/>
            <w:color w:val="1F2329"/>
            <w:spacing w:val="0"/>
            <w:kern w:val="0"/>
            <w:sz w:val="24"/>
            <w:szCs w:val="24"/>
            <w:shd w:val="clear" w:fill="FFFFFF"/>
            <w:lang w:val="en-US" w:eastAsia="zh-CN" w:bidi="ar"/>
          </w:rPr>
          <w:t>存在法律</w:t>
        </w:r>
      </w:ins>
      <w:ins w:id="1250" w:author="投稿人" w:date="2026-03-08T13:41:53Z">
        <w:r>
          <w:rPr>
            <w:rFonts w:hint="eastAsia" w:ascii="宋体" w:hAnsi="宋体" w:eastAsia="宋体" w:cs="宋体"/>
            <w:i w:val="0"/>
            <w:iCs w:val="0"/>
            <w:caps w:val="0"/>
            <w:color w:val="1F2329"/>
            <w:spacing w:val="0"/>
            <w:kern w:val="0"/>
            <w:sz w:val="24"/>
            <w:szCs w:val="24"/>
            <w:shd w:val="clear" w:fill="FFFFFF"/>
            <w:lang w:val="en-US" w:eastAsia="zh-CN" w:bidi="ar"/>
          </w:rPr>
          <w:t>上的</w:t>
        </w:r>
      </w:ins>
      <w:ins w:id="1251" w:author="投稿人" w:date="2026-03-08T13:41:54Z">
        <w:r>
          <w:rPr>
            <w:rFonts w:hint="eastAsia" w:ascii="宋体" w:hAnsi="宋体" w:eastAsia="宋体" w:cs="宋体"/>
            <w:i w:val="0"/>
            <w:iCs w:val="0"/>
            <w:caps w:val="0"/>
            <w:color w:val="1F2329"/>
            <w:spacing w:val="0"/>
            <w:kern w:val="0"/>
            <w:sz w:val="24"/>
            <w:szCs w:val="24"/>
            <w:shd w:val="clear" w:fill="FFFFFF"/>
            <w:lang w:val="en-US" w:eastAsia="zh-CN" w:bidi="ar"/>
          </w:rPr>
          <w:t>漏洞</w:t>
        </w:r>
      </w:ins>
      <w:ins w:id="1252" w:author="投稿人" w:date="2026-03-08T13:41:55Z">
        <w:r>
          <w:rPr>
            <w:rFonts w:hint="eastAsia" w:ascii="宋体" w:hAnsi="宋体" w:eastAsia="宋体" w:cs="宋体"/>
            <w:i w:val="0"/>
            <w:iCs w:val="0"/>
            <w:caps w:val="0"/>
            <w:color w:val="1F2329"/>
            <w:spacing w:val="0"/>
            <w:kern w:val="0"/>
            <w:sz w:val="24"/>
            <w:szCs w:val="24"/>
            <w:shd w:val="clear" w:fill="FFFFFF"/>
            <w:lang w:val="en-US" w:eastAsia="zh-CN" w:bidi="ar"/>
          </w:rPr>
          <w:t>。</w:t>
        </w:r>
      </w:ins>
      <w:del w:id="1253" w:author="投稿人" w:date="2026-03-08T13:41:49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遍寻</w:t>
      </w:r>
      <w:del w:id="1254" w:author="投稿人" w:date="2026-03-06T13:51:47Z">
        <w:r>
          <w:rPr>
            <w:rFonts w:hint="eastAsia" w:ascii="宋体" w:hAnsi="宋体" w:eastAsia="宋体" w:cs="宋体"/>
            <w:i w:val="0"/>
            <w:iCs w:val="0"/>
            <w:caps w:val="0"/>
            <w:color w:val="1F2329"/>
            <w:spacing w:val="0"/>
            <w:kern w:val="0"/>
            <w:sz w:val="24"/>
            <w:szCs w:val="24"/>
            <w:shd w:val="clear" w:fill="FFFFFF"/>
            <w:lang w:val="en-US" w:eastAsia="zh-CN" w:bidi="ar"/>
          </w:rPr>
          <w:delText>公司法</w:delText>
        </w:r>
      </w:del>
      <w:ins w:id="1255" w:author="投稿人" w:date="2026-03-06T13:28:24Z">
        <w:r>
          <w:rPr>
            <w:rFonts w:hint="eastAsia" w:ascii="宋体" w:hAnsi="宋体" w:eastAsia="宋体" w:cs="宋体"/>
            <w:i w:val="0"/>
            <w:iCs w:val="0"/>
            <w:caps w:val="0"/>
            <w:color w:val="1F2329"/>
            <w:spacing w:val="0"/>
            <w:kern w:val="0"/>
            <w:sz w:val="24"/>
            <w:szCs w:val="24"/>
            <w:shd w:val="clear" w:fill="FFFFFF"/>
            <w:lang w:val="en-US" w:eastAsia="zh-CN" w:bidi="ar"/>
          </w:rPr>
          <w:t>相关</w:t>
        </w:r>
      </w:ins>
      <w:r>
        <w:rPr>
          <w:rFonts w:hint="eastAsia" w:ascii="宋体" w:hAnsi="宋体" w:eastAsia="宋体" w:cs="宋体"/>
          <w:i w:val="0"/>
          <w:iCs w:val="0"/>
          <w:caps w:val="0"/>
          <w:color w:val="1F2329"/>
          <w:spacing w:val="0"/>
          <w:kern w:val="0"/>
          <w:sz w:val="24"/>
          <w:szCs w:val="24"/>
          <w:shd w:val="clear" w:fill="FFFFFF"/>
          <w:lang w:val="en-US" w:eastAsia="zh-CN" w:bidi="ar"/>
        </w:rPr>
        <w:t>条文</w:t>
      </w:r>
      <w:ins w:id="1256" w:author="投稿人" w:date="2026-03-06T13:28:30Z">
        <w:r>
          <w:rPr>
            <w:rFonts w:hint="eastAsia" w:ascii="宋体" w:hAnsi="宋体" w:eastAsia="宋体" w:cs="宋体"/>
            <w:i w:val="0"/>
            <w:iCs w:val="0"/>
            <w:caps w:val="0"/>
            <w:color w:val="1F2329"/>
            <w:spacing w:val="0"/>
            <w:kern w:val="0"/>
            <w:sz w:val="24"/>
            <w:szCs w:val="24"/>
            <w:shd w:val="clear" w:fill="FFFFFF"/>
            <w:lang w:val="en-US" w:eastAsia="zh-CN" w:bidi="ar"/>
          </w:rPr>
          <w:t>规范</w:t>
        </w:r>
      </w:ins>
      <w:r>
        <w:rPr>
          <w:rFonts w:hint="eastAsia" w:ascii="宋体" w:hAnsi="宋体" w:eastAsia="宋体" w:cs="宋体"/>
          <w:i w:val="0"/>
          <w:iCs w:val="0"/>
          <w:caps w:val="0"/>
          <w:color w:val="1F2329"/>
          <w:spacing w:val="0"/>
          <w:kern w:val="0"/>
          <w:sz w:val="24"/>
          <w:szCs w:val="24"/>
          <w:shd w:val="clear" w:fill="FFFFFF"/>
          <w:lang w:val="en-US" w:eastAsia="zh-CN" w:bidi="ar"/>
        </w:rPr>
        <w:t>，或可参照适用越权担保的相关规范解决司法困境。商事交易的相对人之善意有别于民法上单纯的、推定的善意，而是要求相对人依据一定的标准对交易条件尽到必要的注意义务。股东间的人身信任关系是维系有限公司正常运营的基础，受让人进入公司前负有</w:t>
      </w:r>
      <w:del w:id="1257" w:author="投稿人" w:date="2026-03-06T13:10:58Z">
        <w:r>
          <w:rPr>
            <w:rFonts w:hint="eastAsia" w:ascii="宋体" w:hAnsi="宋体" w:eastAsia="宋体" w:cs="宋体"/>
            <w:i w:val="0"/>
            <w:iCs w:val="0"/>
            <w:caps w:val="0"/>
            <w:color w:val="1F2329"/>
            <w:spacing w:val="0"/>
            <w:kern w:val="0"/>
            <w:sz w:val="24"/>
            <w:szCs w:val="24"/>
            <w:shd w:val="clear" w:fill="FFFFFF"/>
            <w:lang w:val="en-US" w:eastAsia="zh-CN" w:bidi="ar"/>
          </w:rPr>
          <w:delText>义务</w:delText>
        </w:r>
      </w:del>
      <w:r>
        <w:rPr>
          <w:rFonts w:hint="eastAsia" w:ascii="宋体" w:hAnsi="宋体" w:eastAsia="宋体" w:cs="宋体"/>
          <w:i w:val="0"/>
          <w:iCs w:val="0"/>
          <w:caps w:val="0"/>
          <w:color w:val="1F2329"/>
          <w:spacing w:val="0"/>
          <w:kern w:val="0"/>
          <w:sz w:val="24"/>
          <w:szCs w:val="24"/>
          <w:shd w:val="clear" w:fill="FFFFFF"/>
          <w:lang w:val="en-US" w:eastAsia="zh-CN" w:bidi="ar"/>
        </w:rPr>
        <w:t>通过一定的途径了解其他股东</w:t>
      </w:r>
      <w:del w:id="1258" w:author="投稿人" w:date="2026-03-06T13:11:03Z">
        <w:r>
          <w:rPr>
            <w:rFonts w:hint="eastAsia" w:ascii="宋体" w:hAnsi="宋体" w:eastAsia="宋体" w:cs="宋体"/>
            <w:i w:val="0"/>
            <w:iCs w:val="0"/>
            <w:caps w:val="0"/>
            <w:color w:val="1F2329"/>
            <w:spacing w:val="0"/>
            <w:kern w:val="0"/>
            <w:sz w:val="24"/>
            <w:szCs w:val="24"/>
            <w:shd w:val="clear" w:fill="FFFFFF"/>
            <w:lang w:val="en-US" w:eastAsia="zh-CN" w:bidi="ar"/>
          </w:rPr>
          <w:delText>的</w:delText>
        </w:r>
      </w:del>
      <w:r>
        <w:rPr>
          <w:rFonts w:hint="eastAsia" w:ascii="宋体" w:hAnsi="宋体" w:eastAsia="宋体" w:cs="宋体"/>
          <w:i w:val="0"/>
          <w:iCs w:val="0"/>
          <w:caps w:val="0"/>
          <w:color w:val="1F2329"/>
          <w:spacing w:val="0"/>
          <w:kern w:val="0"/>
          <w:sz w:val="24"/>
          <w:szCs w:val="24"/>
          <w:shd w:val="clear" w:fill="FFFFFF"/>
          <w:lang w:val="en-US" w:eastAsia="zh-CN" w:bidi="ar"/>
        </w:rPr>
        <w:t>情况</w:t>
      </w:r>
      <w:ins w:id="1259" w:author="投稿人" w:date="2026-03-06T13:11:01Z">
        <w:r>
          <w:rPr>
            <w:rFonts w:hint="eastAsia" w:ascii="宋体" w:hAnsi="宋体" w:eastAsia="宋体" w:cs="宋体"/>
            <w:i w:val="0"/>
            <w:iCs w:val="0"/>
            <w:caps w:val="0"/>
            <w:color w:val="1F2329"/>
            <w:spacing w:val="0"/>
            <w:kern w:val="0"/>
            <w:sz w:val="24"/>
            <w:szCs w:val="24"/>
            <w:shd w:val="clear" w:fill="FFFFFF"/>
            <w:lang w:val="en-US" w:eastAsia="zh-CN" w:bidi="ar"/>
          </w:rPr>
          <w:t>的</w:t>
        </w:r>
      </w:ins>
      <w:ins w:id="1260" w:author="投稿人" w:date="2026-03-06T13:10:58Z">
        <w:r>
          <w:rPr>
            <w:rFonts w:hint="eastAsia" w:ascii="宋体" w:hAnsi="宋体" w:eastAsia="宋体" w:cs="宋体"/>
            <w:i w:val="0"/>
            <w:iCs w:val="0"/>
            <w:caps w:val="0"/>
            <w:color w:val="1F2329"/>
            <w:spacing w:val="0"/>
            <w:kern w:val="0"/>
            <w:sz w:val="24"/>
            <w:szCs w:val="24"/>
            <w:shd w:val="clear" w:fill="FFFFFF"/>
            <w:lang w:val="en-US" w:eastAsia="zh-CN" w:bidi="ar"/>
          </w:rPr>
          <w:t>义务</w:t>
        </w:r>
      </w:ins>
      <w:r>
        <w:rPr>
          <w:rFonts w:hint="eastAsia" w:ascii="宋体" w:hAnsi="宋体" w:eastAsia="宋体" w:cs="宋体"/>
          <w:i w:val="0"/>
          <w:iCs w:val="0"/>
          <w:caps w:val="0"/>
          <w:color w:val="1F2329"/>
          <w:spacing w:val="0"/>
          <w:kern w:val="0"/>
          <w:sz w:val="24"/>
          <w:szCs w:val="24"/>
          <w:shd w:val="clear" w:fill="FFFFFF"/>
          <w:lang w:val="en-US" w:eastAsia="zh-CN" w:bidi="ar"/>
        </w:rPr>
        <w:t>。</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5"/>
      </w:r>
      <w:r>
        <w:rPr>
          <w:rFonts w:hint="eastAsia" w:ascii="宋体" w:hAnsi="宋体" w:eastAsia="宋体" w:cs="宋体"/>
          <w:i w:val="0"/>
          <w:iCs w:val="0"/>
          <w:caps w:val="0"/>
          <w:color w:val="1F2329"/>
          <w:spacing w:val="0"/>
          <w:kern w:val="0"/>
          <w:sz w:val="24"/>
          <w:szCs w:val="24"/>
          <w:shd w:val="clear" w:fill="FFFFFF"/>
          <w:lang w:val="en-US" w:eastAsia="zh-CN" w:bidi="ar"/>
        </w:rPr>
        <w:t>既然法律明文规定了其他股东享有优先购买权，相对人如果没有掌握其他股东</w:t>
      </w:r>
      <w:ins w:id="1261" w:author="投稿人" w:date="2026-03-06T14:03:26Z">
        <w:r>
          <w:rPr>
            <w:rFonts w:hint="eastAsia" w:ascii="宋体" w:hAnsi="宋体" w:eastAsia="宋体" w:cs="宋体"/>
            <w:i w:val="0"/>
            <w:iCs w:val="0"/>
            <w:caps w:val="0"/>
            <w:color w:val="1F2329"/>
            <w:spacing w:val="0"/>
            <w:kern w:val="0"/>
            <w:sz w:val="24"/>
            <w:szCs w:val="24"/>
            <w:shd w:val="clear" w:fill="FFFFFF"/>
            <w:lang w:val="en-US" w:eastAsia="zh-CN" w:bidi="ar"/>
          </w:rPr>
          <w:t>均</w:t>
        </w:r>
      </w:ins>
      <w:del w:id="1262" w:author="投稿人" w:date="2026-03-06T14:03:45Z">
        <w:r>
          <w:rPr>
            <w:rFonts w:hint="default" w:ascii="宋体" w:hAnsi="宋体" w:eastAsia="宋体" w:cs="宋体"/>
            <w:i w:val="0"/>
            <w:iCs w:val="0"/>
            <w:caps w:val="0"/>
            <w:color w:val="1F2329"/>
            <w:spacing w:val="0"/>
            <w:kern w:val="0"/>
            <w:sz w:val="24"/>
            <w:szCs w:val="24"/>
            <w:shd w:val="clear" w:fill="FFFFFF"/>
            <w:lang w:val="en-US" w:eastAsia="zh-CN" w:bidi="ar"/>
          </w:rPr>
          <w:delText>均同意转让</w:delText>
        </w:r>
      </w:del>
      <w:ins w:id="1263" w:author="投稿人" w:date="2026-03-06T14:03:47Z">
        <w:r>
          <w:rPr>
            <w:rFonts w:hint="eastAsia" w:ascii="宋体" w:hAnsi="宋体" w:eastAsia="宋体" w:cs="宋体"/>
            <w:i w:val="0"/>
            <w:iCs w:val="0"/>
            <w:caps w:val="0"/>
            <w:color w:val="1F2329"/>
            <w:spacing w:val="0"/>
            <w:kern w:val="0"/>
            <w:sz w:val="24"/>
            <w:szCs w:val="24"/>
            <w:shd w:val="clear" w:fill="FFFFFF"/>
            <w:lang w:val="en-US" w:eastAsia="zh-CN" w:bidi="ar"/>
          </w:rPr>
          <w:t>不</w:t>
        </w:r>
      </w:ins>
      <w:ins w:id="1264" w:author="投稿人" w:date="2026-03-06T14:03:48Z">
        <w:r>
          <w:rPr>
            <w:rFonts w:hint="eastAsia" w:ascii="宋体" w:hAnsi="宋体" w:eastAsia="宋体" w:cs="宋体"/>
            <w:i w:val="0"/>
            <w:iCs w:val="0"/>
            <w:caps w:val="0"/>
            <w:color w:val="1F2329"/>
            <w:spacing w:val="0"/>
            <w:kern w:val="0"/>
            <w:sz w:val="24"/>
            <w:szCs w:val="24"/>
            <w:shd w:val="clear" w:fill="FFFFFF"/>
            <w:lang w:val="en-US" w:eastAsia="zh-CN" w:bidi="ar"/>
          </w:rPr>
          <w:t>行使</w:t>
        </w:r>
      </w:ins>
      <w:ins w:id="1265" w:author="投稿人" w:date="2026-03-06T14:03:49Z">
        <w:r>
          <w:rPr>
            <w:rFonts w:hint="eastAsia" w:ascii="宋体" w:hAnsi="宋体" w:eastAsia="宋体" w:cs="宋体"/>
            <w:i w:val="0"/>
            <w:iCs w:val="0"/>
            <w:caps w:val="0"/>
            <w:color w:val="1F2329"/>
            <w:spacing w:val="0"/>
            <w:kern w:val="0"/>
            <w:sz w:val="24"/>
            <w:szCs w:val="24"/>
            <w:shd w:val="clear" w:fill="FFFFFF"/>
            <w:lang w:val="en-US" w:eastAsia="zh-CN" w:bidi="ar"/>
          </w:rPr>
          <w:t>优先</w:t>
        </w:r>
      </w:ins>
      <w:ins w:id="1266" w:author="投稿人" w:date="2026-03-06T14:03:50Z">
        <w:r>
          <w:rPr>
            <w:rFonts w:hint="eastAsia" w:ascii="宋体" w:hAnsi="宋体" w:eastAsia="宋体" w:cs="宋体"/>
            <w:i w:val="0"/>
            <w:iCs w:val="0"/>
            <w:caps w:val="0"/>
            <w:color w:val="1F2329"/>
            <w:spacing w:val="0"/>
            <w:kern w:val="0"/>
            <w:sz w:val="24"/>
            <w:szCs w:val="24"/>
            <w:shd w:val="clear" w:fill="FFFFFF"/>
            <w:lang w:val="en-US" w:eastAsia="zh-CN" w:bidi="ar"/>
          </w:rPr>
          <w:t>购买权</w:t>
        </w:r>
      </w:ins>
      <w:r>
        <w:rPr>
          <w:rFonts w:hint="eastAsia" w:ascii="宋体" w:hAnsi="宋体" w:eastAsia="宋体" w:cs="宋体"/>
          <w:i w:val="0"/>
          <w:iCs w:val="0"/>
          <w:caps w:val="0"/>
          <w:color w:val="1F2329"/>
          <w:spacing w:val="0"/>
          <w:kern w:val="0"/>
          <w:sz w:val="24"/>
          <w:szCs w:val="24"/>
          <w:shd w:val="clear" w:fill="FFFFFF"/>
          <w:lang w:val="en-US" w:eastAsia="zh-CN" w:bidi="ar"/>
        </w:rPr>
        <w:t>的信息就签订受让合同，在此情形下仍要维护其利益就难以证明正当性。</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6"/>
      </w:r>
      <w:r>
        <w:rPr>
          <w:rFonts w:hint="eastAsia" w:ascii="宋体" w:hAnsi="宋体" w:eastAsia="宋体" w:cs="宋体"/>
          <w:i w:val="0"/>
          <w:iCs w:val="0"/>
          <w:caps w:val="0"/>
          <w:color w:val="1F2329"/>
          <w:spacing w:val="0"/>
          <w:kern w:val="0"/>
          <w:sz w:val="24"/>
          <w:szCs w:val="24"/>
          <w:shd w:val="clear" w:fill="FFFFFF"/>
          <w:lang w:val="en-US" w:eastAsia="zh-CN" w:bidi="ar"/>
        </w:rPr>
        <w:t>股权对外转让与公司越权担保虽分属不同的公司法律场景，但二者在相对人主观状态的判断规则上存在适用共性。</w:t>
      </w:r>
      <w:r>
        <w:rPr>
          <w:rFonts w:hint="eastAsia" w:ascii="宋体" w:hAnsi="宋体" w:eastAsia="宋体" w:cs="宋体"/>
          <w:color w:val="1F2329"/>
          <w:sz w:val="24"/>
          <w:szCs w:val="24"/>
          <w:shd w:val="clear" w:fill="FFFFFF"/>
        </w:rPr>
        <w:t>公司越权担保合同纠纷与侵犯优先购买权的股权转让合同纠纷同属公司法上的复杂案件</w:t>
      </w:r>
      <w:r>
        <w:rPr>
          <w:rFonts w:hint="eastAsia" w:ascii="宋体" w:hAnsi="宋体" w:eastAsia="宋体" w:cs="宋体"/>
          <w:color w:val="1F2329"/>
          <w:sz w:val="24"/>
          <w:szCs w:val="24"/>
          <w:shd w:val="clear" w:fill="FFFFFF"/>
          <w:lang w:eastAsia="zh-CN"/>
        </w:rPr>
        <w:t>，</w:t>
      </w:r>
      <w:del w:id="1267" w:author="投稿人" w:date="2026-03-06T13:25:20Z">
        <w:r>
          <w:rPr>
            <w:rFonts w:hint="eastAsia" w:ascii="宋体" w:hAnsi="宋体" w:eastAsia="宋体" w:cs="宋体"/>
            <w:color w:val="1F2329"/>
            <w:sz w:val="24"/>
            <w:szCs w:val="24"/>
            <w:shd w:val="clear" w:fill="FFFFFF"/>
          </w:rPr>
          <w:delText>二者所折射的法律适用难点高度契合、指向一致。</w:delText>
        </w:r>
      </w:del>
      <w:commentRangeStart w:id="20"/>
      <w:r>
        <w:rPr>
          <w:rFonts w:hint="eastAsia" w:ascii="宋体" w:hAnsi="宋体" w:eastAsia="宋体" w:cs="宋体"/>
          <w:color w:val="1F2329"/>
          <w:sz w:val="24"/>
          <w:szCs w:val="24"/>
          <w:shd w:val="clear" w:fill="FFFFFF"/>
        </w:rPr>
        <w:t>前者涉及侵犯公司“资合性”法益的合同效力认定问题</w:t>
      </w:r>
      <w:r>
        <w:rPr>
          <w:rFonts w:hint="eastAsia" w:ascii="宋体" w:hAnsi="宋体" w:eastAsia="宋体" w:cs="宋体"/>
          <w:color w:val="1F2329"/>
          <w:sz w:val="24"/>
          <w:szCs w:val="24"/>
          <w:shd w:val="clear" w:fill="FFFFFF"/>
          <w:lang w:eastAsia="zh-CN"/>
        </w:rPr>
        <w:t>，</w:t>
      </w:r>
      <w:r>
        <w:rPr>
          <w:rFonts w:hint="eastAsia" w:ascii="宋体" w:hAnsi="宋体" w:eastAsia="宋体" w:cs="宋体"/>
          <w:color w:val="1F2329"/>
          <w:sz w:val="24"/>
          <w:szCs w:val="24"/>
          <w:shd w:val="clear" w:fill="FFFFFF"/>
        </w:rPr>
        <w:t>后者涉及损伤公司“人合性”法益的合同效力认定问题</w:t>
      </w:r>
      <w:commentRangeEnd w:id="20"/>
      <w:r>
        <w:commentReference w:id="20"/>
      </w:r>
      <w:ins w:id="1268" w:author="投稿人" w:date="2026-03-06T13:25:30Z">
        <w:r>
          <w:rPr>
            <w:rFonts w:hint="eastAsia"/>
            <w:lang w:eastAsia="zh-CN"/>
          </w:rPr>
          <w:t>，</w:t>
        </w:r>
      </w:ins>
      <w:ins w:id="1269" w:author="投稿人" w:date="2026-03-06T13:45:31Z">
        <w:r>
          <w:rPr>
            <w:rFonts w:hint="eastAsia"/>
            <w:lang w:val="en-US" w:eastAsia="zh-CN"/>
          </w:rPr>
          <w:t>但</w:t>
        </w:r>
      </w:ins>
      <w:del w:id="1270" w:author="投稿人" w:date="2026-03-06T13:45:29Z">
        <w:r>
          <w:rPr>
            <w:rFonts w:hint="eastAsia" w:ascii="宋体" w:hAnsi="宋体" w:eastAsia="宋体" w:cs="宋体"/>
            <w:color w:val="1F2329"/>
            <w:sz w:val="24"/>
            <w:szCs w:val="24"/>
            <w:shd w:val="clear" w:fill="FFFFFF"/>
          </w:rPr>
          <w:delText>。归根结底</w:delText>
        </w:r>
      </w:del>
      <w:del w:id="1271" w:author="投稿人" w:date="2026-03-06T13:45:29Z">
        <w:r>
          <w:rPr>
            <w:rFonts w:hint="eastAsia" w:ascii="宋体" w:hAnsi="宋体" w:eastAsia="宋体" w:cs="宋体"/>
            <w:color w:val="1F2329"/>
            <w:sz w:val="24"/>
            <w:szCs w:val="24"/>
            <w:shd w:val="clear" w:fill="FFFFFF"/>
            <w:lang w:eastAsia="zh-CN"/>
          </w:rPr>
          <w:delText>，</w:delText>
        </w:r>
      </w:del>
      <w:del w:id="1272" w:author="投稿人" w:date="2026-03-06T13:45:29Z">
        <w:r>
          <w:rPr>
            <w:rFonts w:hint="eastAsia" w:ascii="宋体" w:hAnsi="宋体" w:eastAsia="宋体" w:cs="宋体"/>
            <w:color w:val="1F2329"/>
            <w:sz w:val="24"/>
            <w:szCs w:val="24"/>
            <w:shd w:val="clear" w:fill="FFFFFF"/>
          </w:rPr>
          <w:delText>二者均反映了公司法与合同法在法律适用中如何有效对接的问题</w:delText>
        </w:r>
      </w:del>
      <w:del w:id="1273" w:author="投稿人" w:date="2026-03-06T13:45:29Z">
        <w:r>
          <w:rPr>
            <w:rFonts w:hint="eastAsia" w:ascii="宋体" w:hAnsi="宋体" w:eastAsia="宋体" w:cs="宋体"/>
          </w:rPr>
          <w:delText>。</w:delText>
        </w:r>
      </w:del>
      <w:del w:id="1274" w:author="投稿人" w:date="2026-03-06T13:45:29Z">
        <w:r>
          <w:rPr>
            <w:rStyle w:val="11"/>
            <w:rFonts w:hint="eastAsia" w:ascii="宋体" w:hAnsi="宋体" w:eastAsia="宋体" w:cs="宋体"/>
          </w:rPr>
          <w:footnoteReference w:id="47"/>
        </w:r>
      </w:del>
      <w:ins w:id="1275" w:author="投稿人" w:date="2026-03-06T13:23:20Z">
        <w:r>
          <w:rPr>
            <w:rFonts w:hint="eastAsia" w:ascii="宋体" w:hAnsi="宋体" w:eastAsia="宋体" w:cs="宋体"/>
            <w:lang w:val="en-US" w:eastAsia="zh-CN"/>
          </w:rPr>
          <w:t>在公司法与合同法适用对接问题上并无实质性差异。</w:t>
        </w:r>
      </w:ins>
      <w:ins w:id="1276" w:author="投稿人" w:date="2026-03-06T13:26:54Z">
        <w:r>
          <w:rPr>
            <w:rStyle w:val="11"/>
            <w:rFonts w:hint="eastAsia" w:ascii="宋体" w:hAnsi="宋体" w:eastAsia="宋体" w:cs="宋体"/>
          </w:rPr>
          <w:footnoteReference w:id="48"/>
        </w:r>
      </w:ins>
      <w:ins w:id="1277" w:author="投稿人" w:date="2026-03-06T13:30:58Z">
        <w:r>
          <w:rPr>
            <w:rFonts w:hint="eastAsia" w:ascii="宋体" w:hAnsi="宋体" w:eastAsia="宋体" w:cs="宋体"/>
            <w:lang w:val="en-US" w:eastAsia="zh-CN"/>
          </w:rPr>
          <w:t>不同</w:t>
        </w:r>
      </w:ins>
      <w:ins w:id="1278" w:author="投稿人" w:date="2026-03-06T13:31:00Z">
        <w:r>
          <w:rPr>
            <w:rFonts w:hint="eastAsia" w:ascii="宋体" w:hAnsi="宋体" w:eastAsia="宋体" w:cs="宋体"/>
            <w:lang w:val="en-US" w:eastAsia="zh-CN"/>
          </w:rPr>
          <w:t>行为</w:t>
        </w:r>
      </w:ins>
      <w:ins w:id="1279" w:author="投稿人" w:date="2026-03-06T13:44:38Z">
        <w:r>
          <w:rPr>
            <w:rFonts w:hint="eastAsia" w:ascii="宋体" w:hAnsi="宋体" w:eastAsia="宋体" w:cs="宋体"/>
            <w:lang w:val="en-US" w:eastAsia="zh-CN"/>
          </w:rPr>
          <w:t>侵害</w:t>
        </w:r>
      </w:ins>
      <w:ins w:id="1280" w:author="投稿人" w:date="2026-03-06T13:35:47Z">
        <w:r>
          <w:rPr>
            <w:rFonts w:hint="eastAsia" w:ascii="宋体" w:hAnsi="宋体" w:eastAsia="宋体" w:cs="宋体"/>
            <w:lang w:val="en-US" w:eastAsia="zh-CN"/>
          </w:rPr>
          <w:t>的</w:t>
        </w:r>
      </w:ins>
      <w:ins w:id="1281" w:author="投稿人" w:date="2026-03-06T13:45:52Z">
        <w:r>
          <w:rPr>
            <w:rFonts w:hint="eastAsia" w:ascii="宋体" w:hAnsi="宋体" w:eastAsia="宋体" w:cs="宋体"/>
            <w:lang w:val="en-US" w:eastAsia="zh-CN"/>
          </w:rPr>
          <w:t>直接</w:t>
        </w:r>
      </w:ins>
      <w:ins w:id="1282" w:author="投稿人" w:date="2026-03-06T13:35:48Z">
        <w:r>
          <w:rPr>
            <w:rFonts w:hint="eastAsia" w:ascii="宋体" w:hAnsi="宋体" w:eastAsia="宋体" w:cs="宋体"/>
            <w:lang w:val="en-US" w:eastAsia="zh-CN"/>
          </w:rPr>
          <w:t>利益</w:t>
        </w:r>
      </w:ins>
      <w:ins w:id="1283" w:author="投稿人" w:date="2026-03-06T13:35:51Z">
        <w:r>
          <w:rPr>
            <w:rFonts w:hint="eastAsia" w:ascii="宋体" w:hAnsi="宋体" w:eastAsia="宋体" w:cs="宋体"/>
            <w:lang w:val="en-US" w:eastAsia="zh-CN"/>
          </w:rPr>
          <w:t>主体</w:t>
        </w:r>
      </w:ins>
      <w:ins w:id="1284" w:author="投稿人" w:date="2026-03-06T13:39:40Z">
        <w:r>
          <w:rPr>
            <w:rFonts w:hint="eastAsia" w:ascii="宋体" w:hAnsi="宋体" w:eastAsia="宋体" w:cs="宋体"/>
            <w:lang w:val="en-US" w:eastAsia="zh-CN"/>
          </w:rPr>
          <w:t>、</w:t>
        </w:r>
      </w:ins>
      <w:ins w:id="1285" w:author="投稿人" w:date="2026-03-06T13:35:53Z">
        <w:r>
          <w:rPr>
            <w:rFonts w:hint="eastAsia" w:ascii="宋体" w:hAnsi="宋体" w:eastAsia="宋体" w:cs="宋体"/>
            <w:lang w:val="en-US" w:eastAsia="zh-CN"/>
          </w:rPr>
          <w:t>利益</w:t>
        </w:r>
      </w:ins>
      <w:ins w:id="1286" w:author="投稿人" w:date="2026-03-06T13:35:54Z">
        <w:r>
          <w:rPr>
            <w:rFonts w:hint="eastAsia" w:ascii="宋体" w:hAnsi="宋体" w:eastAsia="宋体" w:cs="宋体"/>
            <w:lang w:val="en-US" w:eastAsia="zh-CN"/>
          </w:rPr>
          <w:t>内容</w:t>
        </w:r>
      </w:ins>
      <w:ins w:id="1287" w:author="投稿人" w:date="2026-03-06T13:39:43Z">
        <w:r>
          <w:rPr>
            <w:rFonts w:hint="eastAsia" w:ascii="宋体" w:hAnsi="宋体" w:eastAsia="宋体" w:cs="宋体"/>
            <w:lang w:val="en-US" w:eastAsia="zh-CN"/>
          </w:rPr>
          <w:t>和</w:t>
        </w:r>
      </w:ins>
      <w:ins w:id="1288" w:author="投稿人" w:date="2026-03-06T13:39:47Z">
        <w:r>
          <w:rPr>
            <w:rFonts w:hint="eastAsia" w:ascii="宋体" w:hAnsi="宋体" w:eastAsia="宋体" w:cs="宋体"/>
            <w:lang w:val="en-US" w:eastAsia="zh-CN"/>
          </w:rPr>
          <w:t>涉及制度的</w:t>
        </w:r>
      </w:ins>
      <w:ins w:id="1289" w:author="投稿人" w:date="2026-03-06T13:39:49Z">
        <w:r>
          <w:rPr>
            <w:rFonts w:hint="eastAsia" w:ascii="宋体" w:hAnsi="宋体" w:eastAsia="宋体" w:cs="宋体"/>
            <w:lang w:val="en-US" w:eastAsia="zh-CN"/>
          </w:rPr>
          <w:t>价值取向</w:t>
        </w:r>
      </w:ins>
      <w:ins w:id="1290" w:author="投稿人" w:date="2026-03-06T13:46:10Z">
        <w:r>
          <w:rPr>
            <w:rFonts w:hint="eastAsia" w:ascii="宋体" w:hAnsi="宋体" w:eastAsia="宋体" w:cs="宋体"/>
            <w:lang w:val="en-US" w:eastAsia="zh-CN"/>
          </w:rPr>
          <w:t>虽</w:t>
        </w:r>
      </w:ins>
      <w:ins w:id="1291" w:author="投稿人" w:date="2026-03-06T13:35:54Z">
        <w:r>
          <w:rPr>
            <w:rFonts w:hint="eastAsia" w:ascii="宋体" w:hAnsi="宋体" w:eastAsia="宋体" w:cs="宋体"/>
            <w:lang w:val="en-US" w:eastAsia="zh-CN"/>
          </w:rPr>
          <w:t>均</w:t>
        </w:r>
      </w:ins>
      <w:ins w:id="1292" w:author="投稿人" w:date="2026-03-06T13:35:55Z">
        <w:r>
          <w:rPr>
            <w:rFonts w:hint="eastAsia" w:ascii="宋体" w:hAnsi="宋体" w:eastAsia="宋体" w:cs="宋体"/>
            <w:lang w:val="en-US" w:eastAsia="zh-CN"/>
          </w:rPr>
          <w:t>不相同</w:t>
        </w:r>
      </w:ins>
      <w:ins w:id="1293" w:author="投稿人" w:date="2026-03-06T13:35:58Z">
        <w:r>
          <w:rPr>
            <w:rFonts w:hint="eastAsia" w:ascii="宋体" w:hAnsi="宋体" w:eastAsia="宋体" w:cs="宋体"/>
            <w:lang w:val="en-US" w:eastAsia="zh-CN"/>
          </w:rPr>
          <w:t>，</w:t>
        </w:r>
      </w:ins>
      <w:ins w:id="1294" w:author="投稿人" w:date="2026-03-06T13:59:35Z">
        <w:r>
          <w:rPr>
            <w:rFonts w:hint="eastAsia" w:ascii="宋体" w:hAnsi="宋体" w:eastAsia="宋体" w:cs="宋体"/>
            <w:lang w:val="en-US" w:eastAsia="zh-CN"/>
          </w:rPr>
          <w:t>但</w:t>
        </w:r>
      </w:ins>
      <w:ins w:id="1295" w:author="投稿人" w:date="2026-03-06T13:46:56Z">
        <w:r>
          <w:rPr>
            <w:rFonts w:hint="eastAsia" w:ascii="宋体" w:hAnsi="宋体" w:eastAsia="宋体" w:cs="宋体"/>
            <w:lang w:val="en-US" w:eastAsia="zh-CN"/>
          </w:rPr>
          <w:t>这</w:t>
        </w:r>
      </w:ins>
      <w:ins w:id="1296" w:author="投稿人" w:date="2026-03-06T13:59:37Z">
        <w:r>
          <w:rPr>
            <w:rFonts w:hint="eastAsia" w:ascii="宋体" w:hAnsi="宋体" w:eastAsia="宋体" w:cs="宋体"/>
            <w:lang w:val="en-US" w:eastAsia="zh-CN"/>
          </w:rPr>
          <w:t>仅</w:t>
        </w:r>
      </w:ins>
      <w:ins w:id="1297" w:author="投稿人" w:date="2026-03-06T13:36:31Z">
        <w:r>
          <w:rPr>
            <w:rFonts w:hint="eastAsia" w:ascii="宋体" w:hAnsi="宋体" w:eastAsia="宋体" w:cs="宋体"/>
            <w:lang w:val="en-US" w:eastAsia="zh-CN"/>
          </w:rPr>
          <w:t>构成了</w:t>
        </w:r>
      </w:ins>
      <w:ins w:id="1298" w:author="投稿人" w:date="2026-03-06T13:36:37Z">
        <w:r>
          <w:rPr>
            <w:rFonts w:hint="eastAsia" w:ascii="宋体" w:hAnsi="宋体" w:eastAsia="宋体" w:cs="宋体"/>
            <w:lang w:val="en-US" w:eastAsia="zh-CN"/>
          </w:rPr>
          <w:t>对</w:t>
        </w:r>
      </w:ins>
      <w:ins w:id="1299" w:author="投稿人" w:date="2026-03-06T13:36:40Z">
        <w:r>
          <w:rPr>
            <w:rFonts w:hint="eastAsia" w:ascii="宋体" w:hAnsi="宋体" w:eastAsia="宋体" w:cs="宋体"/>
            <w:lang w:val="en-US" w:eastAsia="zh-CN"/>
          </w:rPr>
          <w:t>相关利益</w:t>
        </w:r>
      </w:ins>
      <w:ins w:id="1300" w:author="投稿人" w:date="2026-03-06T13:36:41Z">
        <w:r>
          <w:rPr>
            <w:rFonts w:hint="eastAsia" w:ascii="宋体" w:hAnsi="宋体" w:eastAsia="宋体" w:cs="宋体"/>
            <w:lang w:val="en-US" w:eastAsia="zh-CN"/>
          </w:rPr>
          <w:t>主体</w:t>
        </w:r>
      </w:ins>
      <w:ins w:id="1301" w:author="投稿人" w:date="2026-03-06T13:36:48Z">
        <w:r>
          <w:rPr>
            <w:rFonts w:hint="eastAsia" w:ascii="宋体" w:hAnsi="宋体" w:eastAsia="宋体" w:cs="宋体"/>
            <w:lang w:val="en-US" w:eastAsia="zh-CN"/>
          </w:rPr>
          <w:t>不同</w:t>
        </w:r>
      </w:ins>
      <w:ins w:id="1302" w:author="投稿人" w:date="2026-03-06T13:38:44Z">
        <w:r>
          <w:rPr>
            <w:rFonts w:hint="eastAsia" w:ascii="宋体" w:hAnsi="宋体" w:eastAsia="宋体" w:cs="宋体"/>
            <w:lang w:val="en-US" w:eastAsia="zh-CN"/>
          </w:rPr>
          <w:t>的</w:t>
        </w:r>
      </w:ins>
      <w:ins w:id="1303" w:author="投稿人" w:date="2026-03-06T13:36:49Z">
        <w:r>
          <w:rPr>
            <w:rFonts w:hint="eastAsia" w:ascii="宋体" w:hAnsi="宋体" w:eastAsia="宋体" w:cs="宋体"/>
            <w:lang w:val="en-US" w:eastAsia="zh-CN"/>
          </w:rPr>
          <w:t>救济</w:t>
        </w:r>
      </w:ins>
      <w:ins w:id="1304" w:author="投稿人" w:date="2026-03-06T13:36:53Z">
        <w:r>
          <w:rPr>
            <w:rFonts w:hint="eastAsia" w:ascii="宋体" w:hAnsi="宋体" w:eastAsia="宋体" w:cs="宋体"/>
            <w:lang w:val="en-US" w:eastAsia="zh-CN"/>
          </w:rPr>
          <w:t>原因</w:t>
        </w:r>
      </w:ins>
      <w:ins w:id="1305" w:author="投稿人" w:date="2026-03-06T13:41:00Z">
        <w:r>
          <w:rPr>
            <w:rFonts w:hint="eastAsia" w:ascii="宋体" w:hAnsi="宋体" w:eastAsia="宋体" w:cs="宋体"/>
            <w:lang w:val="en-US" w:eastAsia="zh-CN"/>
          </w:rPr>
          <w:t>，</w:t>
        </w:r>
      </w:ins>
      <w:ins w:id="1306" w:author="投稿人" w:date="2026-03-06T13:59:43Z">
        <w:r>
          <w:rPr>
            <w:rFonts w:hint="eastAsia" w:ascii="宋体" w:hAnsi="宋体" w:eastAsia="宋体" w:cs="宋体"/>
            <w:lang w:val="en-US" w:eastAsia="zh-CN"/>
          </w:rPr>
          <w:t>只</w:t>
        </w:r>
      </w:ins>
      <w:ins w:id="1307" w:author="投稿人" w:date="2026-03-06T13:47:00Z">
        <w:r>
          <w:rPr>
            <w:rFonts w:hint="eastAsia" w:ascii="宋体" w:hAnsi="宋体" w:eastAsia="宋体" w:cs="宋体"/>
            <w:lang w:val="en-US" w:eastAsia="zh-CN"/>
          </w:rPr>
          <w:t>是</w:t>
        </w:r>
      </w:ins>
      <w:ins w:id="1308" w:author="投稿人" w:date="2026-03-06T13:41:09Z">
        <w:r>
          <w:rPr>
            <w:rFonts w:hint="eastAsia" w:ascii="宋体" w:hAnsi="宋体" w:eastAsia="宋体" w:cs="宋体"/>
            <w:lang w:val="en-US" w:eastAsia="zh-CN"/>
          </w:rPr>
          <w:t>公司</w:t>
        </w:r>
      </w:ins>
      <w:ins w:id="1309" w:author="投稿人" w:date="2026-03-06T13:41:10Z">
        <w:r>
          <w:rPr>
            <w:rFonts w:hint="eastAsia" w:ascii="宋体" w:hAnsi="宋体" w:eastAsia="宋体" w:cs="宋体"/>
            <w:lang w:val="en-US" w:eastAsia="zh-CN"/>
          </w:rPr>
          <w:t>法</w:t>
        </w:r>
      </w:ins>
      <w:ins w:id="1310" w:author="投稿人" w:date="2026-03-06T13:41:12Z">
        <w:r>
          <w:rPr>
            <w:rFonts w:hint="eastAsia" w:ascii="宋体" w:hAnsi="宋体" w:eastAsia="宋体" w:cs="宋体"/>
            <w:lang w:val="en-US" w:eastAsia="zh-CN"/>
          </w:rPr>
          <w:t>范畴</w:t>
        </w:r>
      </w:ins>
      <w:ins w:id="1311" w:author="投稿人" w:date="2026-03-06T13:41:13Z">
        <w:r>
          <w:rPr>
            <w:rFonts w:hint="eastAsia" w:ascii="宋体" w:hAnsi="宋体" w:eastAsia="宋体" w:cs="宋体"/>
            <w:lang w:val="en-US" w:eastAsia="zh-CN"/>
          </w:rPr>
          <w:t>内</w:t>
        </w:r>
      </w:ins>
      <w:ins w:id="1312" w:author="投稿人" w:date="2026-03-06T13:47:03Z">
        <w:r>
          <w:rPr>
            <w:rFonts w:hint="eastAsia" w:ascii="宋体" w:hAnsi="宋体" w:eastAsia="宋体" w:cs="宋体"/>
            <w:lang w:val="en-US" w:eastAsia="zh-CN"/>
          </w:rPr>
          <w:t>的</w:t>
        </w:r>
      </w:ins>
      <w:ins w:id="1313" w:author="投稿人" w:date="2026-03-06T13:47:04Z">
        <w:r>
          <w:rPr>
            <w:rFonts w:hint="eastAsia" w:ascii="宋体" w:hAnsi="宋体" w:eastAsia="宋体" w:cs="宋体"/>
            <w:lang w:val="en-US" w:eastAsia="zh-CN"/>
          </w:rPr>
          <w:t>细微</w:t>
        </w:r>
      </w:ins>
      <w:ins w:id="1314" w:author="投稿人" w:date="2026-03-06T13:47:05Z">
        <w:r>
          <w:rPr>
            <w:rFonts w:hint="eastAsia" w:ascii="宋体" w:hAnsi="宋体" w:eastAsia="宋体" w:cs="宋体"/>
            <w:lang w:val="en-US" w:eastAsia="zh-CN"/>
          </w:rPr>
          <w:t>差别</w:t>
        </w:r>
      </w:ins>
      <w:ins w:id="1315" w:author="投稿人" w:date="2026-03-06T13:37:36Z">
        <w:r>
          <w:rPr>
            <w:rFonts w:hint="eastAsia" w:ascii="宋体" w:hAnsi="宋体" w:eastAsia="宋体" w:cs="宋体"/>
            <w:lang w:val="en-US" w:eastAsia="zh-CN"/>
          </w:rPr>
          <w:t>。</w:t>
        </w:r>
      </w:ins>
      <w:ins w:id="1316" w:author="投稿人" w:date="2026-03-06T13:41:56Z">
        <w:r>
          <w:rPr>
            <w:rFonts w:hint="eastAsia" w:ascii="宋体" w:hAnsi="宋体" w:eastAsia="宋体" w:cs="宋体"/>
            <w:lang w:val="en-US" w:eastAsia="zh-CN"/>
          </w:rPr>
          <w:t>在</w:t>
        </w:r>
      </w:ins>
      <w:ins w:id="1317" w:author="投稿人" w:date="2026-03-06T13:47:18Z">
        <w:r>
          <w:rPr>
            <w:rFonts w:hint="eastAsia" w:ascii="宋体" w:hAnsi="宋体" w:eastAsia="宋体" w:cs="宋体"/>
            <w:lang w:val="en-US" w:eastAsia="zh-CN"/>
          </w:rPr>
          <w:t>对</w:t>
        </w:r>
      </w:ins>
      <w:ins w:id="1318" w:author="投稿人" w:date="2026-03-06T13:47:20Z">
        <w:r>
          <w:rPr>
            <w:rFonts w:hint="eastAsia" w:ascii="宋体" w:hAnsi="宋体" w:eastAsia="宋体" w:cs="宋体"/>
            <w:lang w:val="en-US" w:eastAsia="zh-CN"/>
          </w:rPr>
          <w:t>相关</w:t>
        </w:r>
      </w:ins>
      <w:ins w:id="1319" w:author="投稿人" w:date="2026-03-06T13:47:23Z">
        <w:r>
          <w:rPr>
            <w:rFonts w:hint="eastAsia" w:ascii="宋体" w:hAnsi="宋体" w:eastAsia="宋体" w:cs="宋体"/>
            <w:lang w:val="en-US" w:eastAsia="zh-CN"/>
          </w:rPr>
          <w:t>主体</w:t>
        </w:r>
      </w:ins>
      <w:ins w:id="1320" w:author="投稿人" w:date="2026-03-06T13:47:24Z">
        <w:r>
          <w:rPr>
            <w:rFonts w:hint="eastAsia" w:ascii="宋体" w:hAnsi="宋体" w:eastAsia="宋体" w:cs="宋体"/>
            <w:lang w:val="en-US" w:eastAsia="zh-CN"/>
          </w:rPr>
          <w:t>进行</w:t>
        </w:r>
      </w:ins>
      <w:ins w:id="1321" w:author="投稿人" w:date="2026-03-06T13:47:27Z">
        <w:r>
          <w:rPr>
            <w:rFonts w:hint="eastAsia" w:ascii="宋体" w:hAnsi="宋体" w:eastAsia="宋体" w:cs="宋体"/>
            <w:lang w:val="en-US" w:eastAsia="zh-CN"/>
          </w:rPr>
          <w:t>救济</w:t>
        </w:r>
      </w:ins>
      <w:ins w:id="1322" w:author="投稿人" w:date="2026-03-06T13:42:03Z">
        <w:r>
          <w:rPr>
            <w:rFonts w:hint="eastAsia" w:ascii="宋体" w:hAnsi="宋体" w:eastAsia="宋体" w:cs="宋体"/>
            <w:lang w:val="en-US" w:eastAsia="zh-CN"/>
          </w:rPr>
          <w:t>时，</w:t>
        </w:r>
      </w:ins>
      <w:ins w:id="1323" w:author="投稿人" w:date="2026-03-06T13:42:04Z">
        <w:r>
          <w:rPr>
            <w:rFonts w:hint="eastAsia" w:ascii="宋体" w:hAnsi="宋体" w:eastAsia="宋体" w:cs="宋体"/>
            <w:lang w:val="en-US" w:eastAsia="zh-CN"/>
          </w:rPr>
          <w:t>不同</w:t>
        </w:r>
      </w:ins>
      <w:ins w:id="1324" w:author="投稿人" w:date="2026-03-06T13:42:15Z">
        <w:r>
          <w:rPr>
            <w:rFonts w:hint="eastAsia" w:ascii="宋体" w:hAnsi="宋体" w:eastAsia="宋体" w:cs="宋体"/>
            <w:lang w:val="en-US" w:eastAsia="zh-CN"/>
          </w:rPr>
          <w:t>侵害</w:t>
        </w:r>
      </w:ins>
      <w:ins w:id="1325" w:author="投稿人" w:date="2026-03-06T13:50:48Z">
        <w:r>
          <w:rPr>
            <w:rFonts w:hint="eastAsia" w:ascii="宋体" w:hAnsi="宋体" w:eastAsia="宋体" w:cs="宋体"/>
            <w:lang w:val="en-US" w:eastAsia="zh-CN"/>
          </w:rPr>
          <w:t>行为</w:t>
        </w:r>
      </w:ins>
      <w:ins w:id="1326" w:author="投稿人" w:date="2026-03-06T13:50:34Z">
        <w:r>
          <w:rPr>
            <w:rFonts w:hint="eastAsia" w:ascii="宋体" w:hAnsi="宋体" w:eastAsia="宋体" w:cs="宋体"/>
            <w:lang w:val="en-US" w:eastAsia="zh-CN"/>
          </w:rPr>
          <w:t>的</w:t>
        </w:r>
      </w:ins>
      <w:ins w:id="1327" w:author="投稿人" w:date="2026-03-06T13:49:12Z">
        <w:r>
          <w:rPr>
            <w:rFonts w:hint="eastAsia" w:ascii="宋体" w:hAnsi="宋体" w:eastAsia="宋体" w:cs="宋体"/>
            <w:lang w:val="en-US" w:eastAsia="zh-CN"/>
          </w:rPr>
          <w:t>救济</w:t>
        </w:r>
      </w:ins>
      <w:ins w:id="1328" w:author="投稿人" w:date="2026-03-06T13:49:13Z">
        <w:r>
          <w:rPr>
            <w:rFonts w:hint="eastAsia" w:ascii="宋体" w:hAnsi="宋体" w:eastAsia="宋体" w:cs="宋体"/>
            <w:lang w:val="en-US" w:eastAsia="zh-CN"/>
          </w:rPr>
          <w:t>方式</w:t>
        </w:r>
      </w:ins>
      <w:ins w:id="1329" w:author="投稿人" w:date="2026-03-06T13:42:17Z">
        <w:r>
          <w:rPr>
            <w:rFonts w:hint="eastAsia" w:ascii="宋体" w:hAnsi="宋体" w:eastAsia="宋体" w:cs="宋体"/>
            <w:lang w:val="en-US" w:eastAsia="zh-CN"/>
          </w:rPr>
          <w:t>又</w:t>
        </w:r>
      </w:ins>
      <w:ins w:id="1330" w:author="投稿人" w:date="2026-03-06T13:42:18Z">
        <w:r>
          <w:rPr>
            <w:rFonts w:hint="eastAsia" w:ascii="宋体" w:hAnsi="宋体" w:eastAsia="宋体" w:cs="宋体"/>
            <w:lang w:val="en-US" w:eastAsia="zh-CN"/>
          </w:rPr>
          <w:t>交汇</w:t>
        </w:r>
      </w:ins>
      <w:ins w:id="1331" w:author="投稿人" w:date="2026-03-06T13:42:20Z">
        <w:r>
          <w:rPr>
            <w:rFonts w:hint="eastAsia" w:ascii="宋体" w:hAnsi="宋体" w:eastAsia="宋体" w:cs="宋体"/>
            <w:lang w:val="en-US" w:eastAsia="zh-CN"/>
          </w:rPr>
          <w:t>到</w:t>
        </w:r>
      </w:ins>
      <w:ins w:id="1332" w:author="投稿人" w:date="2026-03-06T13:42:23Z">
        <w:r>
          <w:rPr>
            <w:rFonts w:hint="eastAsia" w:ascii="宋体" w:hAnsi="宋体" w:eastAsia="宋体" w:cs="宋体"/>
            <w:lang w:val="en-US" w:eastAsia="zh-CN"/>
          </w:rPr>
          <w:t>合同</w:t>
        </w:r>
      </w:ins>
      <w:ins w:id="1333" w:author="投稿人" w:date="2026-03-06T13:42:24Z">
        <w:r>
          <w:rPr>
            <w:rFonts w:hint="eastAsia" w:ascii="宋体" w:hAnsi="宋体" w:eastAsia="宋体" w:cs="宋体"/>
            <w:lang w:val="en-US" w:eastAsia="zh-CN"/>
          </w:rPr>
          <w:t>效力</w:t>
        </w:r>
      </w:ins>
      <w:ins w:id="1334" w:author="投稿人" w:date="2026-03-06T13:42:29Z">
        <w:r>
          <w:rPr>
            <w:rFonts w:hint="eastAsia" w:ascii="宋体" w:hAnsi="宋体" w:eastAsia="宋体" w:cs="宋体"/>
            <w:lang w:val="en-US" w:eastAsia="zh-CN"/>
          </w:rPr>
          <w:t>的</w:t>
        </w:r>
      </w:ins>
      <w:ins w:id="1335" w:author="投稿人" w:date="2026-03-06T13:42:30Z">
        <w:r>
          <w:rPr>
            <w:rFonts w:hint="eastAsia" w:ascii="宋体" w:hAnsi="宋体" w:eastAsia="宋体" w:cs="宋体"/>
            <w:lang w:val="en-US" w:eastAsia="zh-CN"/>
          </w:rPr>
          <w:t>认定</w:t>
        </w:r>
      </w:ins>
      <w:ins w:id="1336" w:author="投稿人" w:date="2026-03-06T13:49:35Z">
        <w:r>
          <w:rPr>
            <w:rFonts w:hint="eastAsia" w:ascii="宋体" w:hAnsi="宋体" w:eastAsia="宋体" w:cs="宋体"/>
            <w:lang w:val="en-US" w:eastAsia="zh-CN"/>
          </w:rPr>
          <w:t>问题</w:t>
        </w:r>
      </w:ins>
      <w:ins w:id="1337" w:author="投稿人" w:date="2026-03-06T13:42:31Z">
        <w:r>
          <w:rPr>
            <w:rFonts w:hint="eastAsia" w:ascii="宋体" w:hAnsi="宋体" w:eastAsia="宋体" w:cs="宋体"/>
            <w:lang w:val="en-US" w:eastAsia="zh-CN"/>
          </w:rPr>
          <w:t>上</w:t>
        </w:r>
      </w:ins>
      <w:ins w:id="1338" w:author="投稿人" w:date="2026-03-06T13:42:37Z">
        <w:r>
          <w:rPr>
            <w:rFonts w:hint="eastAsia" w:ascii="宋体" w:hAnsi="宋体" w:eastAsia="宋体" w:cs="宋体"/>
            <w:lang w:val="en-US" w:eastAsia="zh-CN"/>
          </w:rPr>
          <w:t>，</w:t>
        </w:r>
      </w:ins>
      <w:ins w:id="1339" w:author="投稿人" w:date="2026-03-06T13:58:26Z">
        <w:r>
          <w:rPr>
            <w:rFonts w:hint="eastAsia" w:ascii="宋体" w:hAnsi="宋体" w:eastAsia="宋体" w:cs="宋体"/>
            <w:lang w:val="en-US" w:eastAsia="zh-CN"/>
          </w:rPr>
          <w:t>由于</w:t>
        </w:r>
      </w:ins>
      <w:ins w:id="1340" w:author="投稿人" w:date="2026-03-06T13:58:32Z">
        <w:r>
          <w:rPr>
            <w:rFonts w:hint="eastAsia" w:ascii="宋体" w:hAnsi="宋体" w:eastAsia="宋体" w:cs="宋体"/>
            <w:lang w:val="en-US" w:eastAsia="zh-CN"/>
          </w:rPr>
          <w:t>此处的</w:t>
        </w:r>
      </w:ins>
      <w:ins w:id="1341" w:author="投稿人" w:date="2026-03-06T13:58:33Z">
        <w:r>
          <w:rPr>
            <w:rFonts w:hint="eastAsia" w:ascii="宋体" w:hAnsi="宋体" w:eastAsia="宋体" w:cs="宋体"/>
            <w:lang w:val="en-US" w:eastAsia="zh-CN"/>
          </w:rPr>
          <w:t>合同</w:t>
        </w:r>
      </w:ins>
      <w:ins w:id="1342" w:author="投稿人" w:date="2026-03-06T13:58:34Z">
        <w:r>
          <w:rPr>
            <w:rFonts w:hint="eastAsia" w:ascii="宋体" w:hAnsi="宋体" w:eastAsia="宋体" w:cs="宋体"/>
            <w:lang w:val="en-US" w:eastAsia="zh-CN"/>
          </w:rPr>
          <w:t>相对人</w:t>
        </w:r>
      </w:ins>
      <w:ins w:id="1343" w:author="投稿人" w:date="2026-03-06T13:58:35Z">
        <w:r>
          <w:rPr>
            <w:rFonts w:hint="eastAsia" w:ascii="宋体" w:hAnsi="宋体" w:eastAsia="宋体" w:cs="宋体"/>
            <w:lang w:val="en-US" w:eastAsia="zh-CN"/>
          </w:rPr>
          <w:t>均是</w:t>
        </w:r>
      </w:ins>
      <w:ins w:id="1344" w:author="投稿人" w:date="2026-03-06T13:58:48Z">
        <w:r>
          <w:rPr>
            <w:rFonts w:hint="eastAsia" w:ascii="宋体" w:hAnsi="宋体" w:eastAsia="宋体" w:cs="宋体"/>
            <w:lang w:val="en-US" w:eastAsia="zh-CN"/>
          </w:rPr>
          <w:t>从事</w:t>
        </w:r>
      </w:ins>
      <w:ins w:id="1345" w:author="投稿人" w:date="2026-03-06T13:58:49Z">
        <w:r>
          <w:rPr>
            <w:rFonts w:hint="eastAsia" w:ascii="宋体" w:hAnsi="宋体" w:eastAsia="宋体" w:cs="宋体"/>
            <w:lang w:val="en-US" w:eastAsia="zh-CN"/>
          </w:rPr>
          <w:t>商事</w:t>
        </w:r>
      </w:ins>
      <w:ins w:id="1346" w:author="投稿人" w:date="2026-03-06T13:58:50Z">
        <w:r>
          <w:rPr>
            <w:rFonts w:hint="eastAsia" w:ascii="宋体" w:hAnsi="宋体" w:eastAsia="宋体" w:cs="宋体"/>
            <w:lang w:val="en-US" w:eastAsia="zh-CN"/>
          </w:rPr>
          <w:t>活动</w:t>
        </w:r>
      </w:ins>
      <w:ins w:id="1347" w:author="投稿人" w:date="2026-03-06T13:58:51Z">
        <w:r>
          <w:rPr>
            <w:rFonts w:hint="eastAsia" w:ascii="宋体" w:hAnsi="宋体" w:eastAsia="宋体" w:cs="宋体"/>
            <w:lang w:val="en-US" w:eastAsia="zh-CN"/>
          </w:rPr>
          <w:t>的</w:t>
        </w:r>
      </w:ins>
      <w:ins w:id="1348" w:author="投稿人" w:date="2026-03-06T13:58:53Z">
        <w:r>
          <w:rPr>
            <w:rFonts w:hint="eastAsia" w:ascii="宋体" w:hAnsi="宋体" w:eastAsia="宋体" w:cs="宋体"/>
            <w:lang w:val="en-US" w:eastAsia="zh-CN"/>
          </w:rPr>
          <w:t>主体，</w:t>
        </w:r>
      </w:ins>
      <w:ins w:id="1349" w:author="投稿人" w:date="2026-03-06T13:55:32Z">
        <w:r>
          <w:rPr>
            <w:rFonts w:hint="eastAsia" w:ascii="宋体" w:hAnsi="宋体" w:eastAsia="宋体" w:cs="宋体"/>
            <w:lang w:val="en-US" w:eastAsia="zh-CN"/>
          </w:rPr>
          <w:t>适用</w:t>
        </w:r>
      </w:ins>
      <w:ins w:id="1350" w:author="投稿人" w:date="2026-03-06T13:55:33Z">
        <w:r>
          <w:rPr>
            <w:rFonts w:hint="eastAsia" w:ascii="宋体" w:hAnsi="宋体" w:eastAsia="宋体" w:cs="宋体"/>
            <w:lang w:val="en-US" w:eastAsia="zh-CN"/>
          </w:rPr>
          <w:t>相同</w:t>
        </w:r>
      </w:ins>
      <w:ins w:id="1351" w:author="投稿人" w:date="2026-03-06T13:55:34Z">
        <w:r>
          <w:rPr>
            <w:rFonts w:hint="eastAsia" w:ascii="宋体" w:hAnsi="宋体" w:eastAsia="宋体" w:cs="宋体"/>
            <w:lang w:val="en-US" w:eastAsia="zh-CN"/>
          </w:rPr>
          <w:t>的</w:t>
        </w:r>
      </w:ins>
      <w:ins w:id="1352" w:author="投稿人" w:date="2026-03-06T13:55:47Z">
        <w:r>
          <w:rPr>
            <w:rFonts w:hint="eastAsia" w:ascii="宋体" w:hAnsi="宋体" w:eastAsia="宋体" w:cs="宋体"/>
            <w:lang w:val="en-US" w:eastAsia="zh-CN"/>
          </w:rPr>
          <w:t>相对人</w:t>
        </w:r>
      </w:ins>
      <w:ins w:id="1353" w:author="投稿人" w:date="2026-03-06T13:55:48Z">
        <w:r>
          <w:rPr>
            <w:rFonts w:hint="eastAsia" w:ascii="宋体" w:hAnsi="宋体" w:eastAsia="宋体" w:cs="宋体"/>
            <w:lang w:val="en-US" w:eastAsia="zh-CN"/>
          </w:rPr>
          <w:t>善意</w:t>
        </w:r>
      </w:ins>
      <w:ins w:id="1354" w:author="投稿人" w:date="2026-03-06T13:55:50Z">
        <w:r>
          <w:rPr>
            <w:rFonts w:hint="eastAsia" w:ascii="宋体" w:hAnsi="宋体" w:eastAsia="宋体" w:cs="宋体"/>
            <w:lang w:val="en-US" w:eastAsia="zh-CN"/>
          </w:rPr>
          <w:t>判断</w:t>
        </w:r>
      </w:ins>
      <w:ins w:id="1355" w:author="投稿人" w:date="2026-03-06T13:55:51Z">
        <w:r>
          <w:rPr>
            <w:rFonts w:hint="eastAsia" w:ascii="宋体" w:hAnsi="宋体" w:eastAsia="宋体" w:cs="宋体"/>
            <w:lang w:val="en-US" w:eastAsia="zh-CN"/>
          </w:rPr>
          <w:t>规则并无</w:t>
        </w:r>
      </w:ins>
      <w:ins w:id="1356" w:author="投稿人" w:date="2026-03-06T13:55:52Z">
        <w:r>
          <w:rPr>
            <w:rFonts w:hint="eastAsia" w:ascii="宋体" w:hAnsi="宋体" w:eastAsia="宋体" w:cs="宋体"/>
            <w:lang w:val="en-US" w:eastAsia="zh-CN"/>
          </w:rPr>
          <w:t>不妥</w:t>
        </w:r>
      </w:ins>
      <w:ins w:id="1357" w:author="投稿人" w:date="2026-03-06T13:55:53Z">
        <w:r>
          <w:rPr>
            <w:rFonts w:hint="eastAsia" w:ascii="宋体" w:hAnsi="宋体" w:eastAsia="宋体" w:cs="宋体"/>
            <w:lang w:val="en-US" w:eastAsia="zh-CN"/>
          </w:rPr>
          <w:t>。</w:t>
        </w:r>
      </w:ins>
      <w:r>
        <w:rPr>
          <w:rFonts w:hint="eastAsia" w:ascii="宋体" w:hAnsi="宋体" w:eastAsia="宋体" w:cs="宋体"/>
          <w:i w:val="0"/>
          <w:iCs w:val="0"/>
          <w:caps w:val="0"/>
          <w:color w:val="1F2329"/>
          <w:spacing w:val="0"/>
          <w:kern w:val="0"/>
          <w:sz w:val="24"/>
          <w:szCs w:val="24"/>
          <w:shd w:val="clear" w:fill="FFFFFF"/>
          <w:lang w:val="en-US" w:eastAsia="zh-CN" w:bidi="ar"/>
        </w:rPr>
        <w:t>《公司法》第</w:t>
      </w:r>
      <w:ins w:id="1358" w:author="投稿人" w:date="2026-03-08T13:35:24Z">
        <w:r>
          <w:rPr>
            <w:rFonts w:hint="eastAsia" w:ascii="宋体" w:hAnsi="宋体" w:eastAsia="宋体" w:cs="宋体"/>
            <w:i w:val="0"/>
            <w:iCs w:val="0"/>
            <w:caps w:val="0"/>
            <w:color w:val="1F2329"/>
            <w:spacing w:val="0"/>
            <w:kern w:val="0"/>
            <w:sz w:val="24"/>
            <w:szCs w:val="24"/>
            <w:shd w:val="clear" w:fill="FFFFFF"/>
            <w:lang w:val="en-US" w:eastAsia="zh-CN" w:bidi="ar"/>
          </w:rPr>
          <w:t>十五</w:t>
        </w:r>
      </w:ins>
      <w:del w:id="1359" w:author="投稿人" w:date="2026-03-08T13:35:21Z">
        <w:r>
          <w:rPr>
            <w:rFonts w:hint="eastAsia" w:ascii="宋体" w:hAnsi="宋体" w:eastAsia="宋体" w:cs="宋体"/>
            <w:i w:val="0"/>
            <w:iCs w:val="0"/>
            <w:caps w:val="0"/>
            <w:color w:val="1F2329"/>
            <w:spacing w:val="0"/>
            <w:kern w:val="0"/>
            <w:sz w:val="24"/>
            <w:szCs w:val="24"/>
            <w:shd w:val="clear" w:fill="FFFFFF"/>
            <w:lang w:val="en-US" w:eastAsia="zh-CN" w:bidi="ar"/>
          </w:rPr>
          <w:delText>15</w:delText>
        </w:r>
      </w:del>
      <w:r>
        <w:rPr>
          <w:rFonts w:hint="eastAsia" w:ascii="宋体" w:hAnsi="宋体" w:eastAsia="宋体" w:cs="宋体"/>
          <w:i w:val="0"/>
          <w:iCs w:val="0"/>
          <w:caps w:val="0"/>
          <w:color w:val="1F2329"/>
          <w:spacing w:val="0"/>
          <w:kern w:val="0"/>
          <w:sz w:val="24"/>
          <w:szCs w:val="24"/>
          <w:shd w:val="clear" w:fill="FFFFFF"/>
          <w:lang w:val="en-US" w:eastAsia="zh-CN" w:bidi="ar"/>
        </w:rPr>
        <w:t>条明确将公司担保的决策权赋予股东会或董事会，构成对法定代表人代表权的法定限制。股权对外转让中，其他股东的优先购买权构成对股权的处分限制，同样是法律基于公司组织体特性设置的内部限制，且该限制直接影响外部交易的效力。基于此，两类场景中相对人主观状态的判断可根据《民法典担保制度解释》</w:t>
      </w:r>
      <w:ins w:id="1360" w:author="投稿人" w:date="2026-03-08T14:44:38Z">
        <w:r>
          <w:rPr>
            <w:rFonts w:hint="eastAsia" w:ascii="宋体" w:hAnsi="宋体" w:eastAsia="宋体" w:cs="宋体"/>
            <w:i w:val="0"/>
            <w:iCs w:val="0"/>
            <w:caps w:val="0"/>
            <w:color w:val="1F2329"/>
            <w:spacing w:val="0"/>
            <w:kern w:val="0"/>
            <w:sz w:val="24"/>
            <w:szCs w:val="24"/>
            <w:shd w:val="clear" w:fill="FFFFFF"/>
            <w:lang w:val="en-US" w:eastAsia="zh-CN" w:bidi="ar"/>
          </w:rPr>
          <w:t>第七条</w:t>
        </w:r>
      </w:ins>
      <w:del w:id="1361" w:author="投稿人" w:date="2026-03-08T14:44:38Z">
        <w:r>
          <w:rPr>
            <w:rFonts w:hint="eastAsia" w:ascii="宋体" w:hAnsi="宋体" w:eastAsia="宋体" w:cs="宋体"/>
            <w:i w:val="0"/>
            <w:iCs w:val="0"/>
            <w:caps w:val="0"/>
            <w:color w:val="1F2329"/>
            <w:spacing w:val="0"/>
            <w:kern w:val="0"/>
            <w:sz w:val="24"/>
            <w:szCs w:val="24"/>
            <w:shd w:val="clear" w:fill="FFFFFF"/>
            <w:lang w:val="en-US" w:eastAsia="zh-CN" w:bidi="ar"/>
          </w:rPr>
          <w:delText>第7条</w:delText>
        </w:r>
      </w:del>
      <w:r>
        <w:rPr>
          <w:rFonts w:hint="eastAsia" w:ascii="宋体" w:hAnsi="宋体" w:eastAsia="宋体" w:cs="宋体"/>
          <w:i w:val="0"/>
          <w:iCs w:val="0"/>
          <w:caps w:val="0"/>
          <w:color w:val="1F2329"/>
          <w:spacing w:val="0"/>
          <w:kern w:val="0"/>
          <w:sz w:val="24"/>
          <w:szCs w:val="24"/>
          <w:shd w:val="clear" w:fill="FFFFFF"/>
          <w:lang w:val="en-US" w:eastAsia="zh-CN" w:bidi="ar"/>
        </w:rPr>
        <w:t>的规定共同遵循三条判断规则。首先，</w:t>
      </w:r>
      <w:ins w:id="1362" w:author="投稿人" w:date="2026-03-09T11:28:53Z">
        <w:r>
          <w:rPr>
            <w:rFonts w:hint="eastAsia" w:ascii="宋体" w:hAnsi="宋体" w:eastAsia="宋体" w:cs="宋体"/>
            <w:i w:val="0"/>
            <w:iCs w:val="0"/>
            <w:caps w:val="0"/>
            <w:color w:val="1F2329"/>
            <w:spacing w:val="0"/>
            <w:kern w:val="0"/>
            <w:sz w:val="24"/>
            <w:szCs w:val="24"/>
            <w:shd w:val="clear" w:fill="FFFFFF"/>
            <w:lang w:val="en-US" w:eastAsia="zh-CN" w:bidi="ar"/>
          </w:rPr>
          <w:t>相对人</w:t>
        </w:r>
      </w:ins>
      <w:ins w:id="1363" w:author="投稿人" w:date="2026-03-09T11:28:57Z">
        <w:r>
          <w:rPr>
            <w:rFonts w:hint="eastAsia" w:ascii="宋体" w:hAnsi="宋体" w:eastAsia="宋体" w:cs="宋体"/>
            <w:i w:val="0"/>
            <w:iCs w:val="0"/>
            <w:caps w:val="0"/>
            <w:color w:val="1F2329"/>
            <w:spacing w:val="0"/>
            <w:kern w:val="0"/>
            <w:sz w:val="24"/>
            <w:szCs w:val="24"/>
            <w:shd w:val="clear" w:fill="FFFFFF"/>
            <w:lang w:val="en-US" w:eastAsia="zh-CN" w:bidi="ar"/>
          </w:rPr>
          <w:t>的</w:t>
        </w:r>
      </w:ins>
      <w:del w:id="1364" w:author="投稿人" w:date="2026-03-09T11:26:09Z">
        <w:r>
          <w:rPr>
            <w:rFonts w:hint="eastAsia" w:ascii="宋体" w:hAnsi="宋体" w:eastAsia="宋体" w:cs="宋体"/>
            <w:i w:val="0"/>
            <w:iCs w:val="0"/>
            <w:caps w:val="0"/>
            <w:color w:val="1F2329"/>
            <w:spacing w:val="0"/>
            <w:kern w:val="0"/>
            <w:sz w:val="24"/>
            <w:szCs w:val="24"/>
            <w:shd w:val="clear" w:fill="FFFFFF"/>
            <w:lang w:val="en-US" w:eastAsia="zh-CN" w:bidi="ar"/>
          </w:rPr>
          <w:delText>以善意为核心要素，</w:delText>
        </w:r>
      </w:del>
      <w:r>
        <w:rPr>
          <w:rFonts w:hint="eastAsia" w:ascii="宋体" w:hAnsi="宋体" w:eastAsia="宋体" w:cs="宋体"/>
          <w:i w:val="0"/>
          <w:iCs w:val="0"/>
          <w:caps w:val="0"/>
          <w:color w:val="1F2329"/>
          <w:spacing w:val="0"/>
          <w:kern w:val="0"/>
          <w:sz w:val="24"/>
          <w:szCs w:val="24"/>
          <w:shd w:val="clear" w:fill="FFFFFF"/>
          <w:lang w:val="en-US" w:eastAsia="zh-CN" w:bidi="ar"/>
        </w:rPr>
        <w:t>善意</w:t>
      </w:r>
      <w:del w:id="1365" w:author="投稿人" w:date="2026-03-09T11:29:09Z">
        <w:r>
          <w:rPr>
            <w:rFonts w:hint="eastAsia" w:ascii="宋体" w:hAnsi="宋体" w:eastAsia="宋体" w:cs="宋体"/>
            <w:i w:val="0"/>
            <w:iCs w:val="0"/>
            <w:caps w:val="0"/>
            <w:color w:val="1F2329"/>
            <w:spacing w:val="0"/>
            <w:kern w:val="0"/>
            <w:sz w:val="24"/>
            <w:szCs w:val="24"/>
            <w:shd w:val="clear" w:fill="FFFFFF"/>
            <w:lang w:val="en-US" w:eastAsia="zh-CN" w:bidi="ar"/>
          </w:rPr>
          <w:delText>的</w:delText>
        </w:r>
      </w:del>
      <w:del w:id="1366" w:author="投稿人" w:date="2026-03-09T11:29:08Z">
        <w:r>
          <w:rPr>
            <w:rFonts w:hint="eastAsia" w:ascii="宋体" w:hAnsi="宋体" w:eastAsia="宋体" w:cs="宋体"/>
            <w:i w:val="0"/>
            <w:iCs w:val="0"/>
            <w:caps w:val="0"/>
            <w:color w:val="1F2329"/>
            <w:spacing w:val="0"/>
            <w:kern w:val="0"/>
            <w:sz w:val="24"/>
            <w:szCs w:val="24"/>
            <w:shd w:val="clear" w:fill="FFFFFF"/>
            <w:lang w:val="en-US" w:eastAsia="zh-CN" w:bidi="ar"/>
          </w:rPr>
          <w:delText>认定</w:delText>
        </w:r>
      </w:del>
      <w:r>
        <w:rPr>
          <w:rFonts w:hint="eastAsia" w:ascii="宋体" w:hAnsi="宋体" w:eastAsia="宋体" w:cs="宋体"/>
          <w:i w:val="0"/>
          <w:iCs w:val="0"/>
          <w:caps w:val="0"/>
          <w:color w:val="1F2329"/>
          <w:spacing w:val="0"/>
          <w:kern w:val="0"/>
          <w:sz w:val="24"/>
          <w:szCs w:val="24"/>
          <w:shd w:val="clear" w:fill="FFFFFF"/>
          <w:lang w:val="en-US" w:eastAsia="zh-CN" w:bidi="ar"/>
        </w:rPr>
        <w:t>需满足</w:t>
      </w:r>
      <w:del w:id="1367" w:author="投稿人" w:date="2026-03-09T11:28:41Z">
        <w:r>
          <w:rPr>
            <w:rFonts w:hint="default" w:ascii="宋体" w:hAnsi="宋体" w:eastAsia="宋体" w:cs="宋体"/>
            <w:i w:val="0"/>
            <w:iCs w:val="0"/>
            <w:caps w:val="0"/>
            <w:color w:val="1F2329"/>
            <w:spacing w:val="0"/>
            <w:kern w:val="0"/>
            <w:sz w:val="24"/>
            <w:szCs w:val="24"/>
            <w:shd w:val="clear" w:fill="FFFFFF"/>
            <w:lang w:val="en-US" w:eastAsia="zh-CN" w:bidi="ar"/>
          </w:rPr>
          <w:delText>“不知道且非因重大过失而不知道”，恶意则包括明知或因重大过失而不知</w:delText>
        </w:r>
      </w:del>
      <w:ins w:id="1368" w:author="投稿人" w:date="2026-03-09T11:28:41Z">
        <w:r>
          <w:rPr>
            <w:rFonts w:hint="eastAsia" w:ascii="宋体" w:hAnsi="宋体" w:eastAsia="宋体" w:cs="宋体"/>
            <w:i w:val="0"/>
            <w:iCs w:val="0"/>
            <w:caps w:val="0"/>
            <w:color w:val="1F2329"/>
            <w:spacing w:val="0"/>
            <w:kern w:val="0"/>
            <w:sz w:val="24"/>
            <w:szCs w:val="24"/>
            <w:shd w:val="clear" w:fill="FFFFFF"/>
            <w:lang w:val="en-US" w:eastAsia="zh-CN" w:bidi="ar"/>
          </w:rPr>
          <w:t>不知道</w:t>
        </w:r>
      </w:ins>
      <w:ins w:id="1369" w:author="投稿人" w:date="2026-03-09T11:28:42Z">
        <w:r>
          <w:rPr>
            <w:rFonts w:hint="eastAsia" w:ascii="宋体" w:hAnsi="宋体" w:eastAsia="宋体" w:cs="宋体"/>
            <w:i w:val="0"/>
            <w:iCs w:val="0"/>
            <w:caps w:val="0"/>
            <w:color w:val="1F2329"/>
            <w:spacing w:val="0"/>
            <w:kern w:val="0"/>
            <w:sz w:val="24"/>
            <w:szCs w:val="24"/>
            <w:shd w:val="clear" w:fill="FFFFFF"/>
            <w:lang w:val="en-US" w:eastAsia="zh-CN" w:bidi="ar"/>
          </w:rPr>
          <w:t>且</w:t>
        </w:r>
      </w:ins>
      <w:ins w:id="1370" w:author="投稿人" w:date="2026-03-09T11:28:43Z">
        <w:r>
          <w:rPr>
            <w:rFonts w:hint="eastAsia" w:ascii="宋体" w:hAnsi="宋体" w:eastAsia="宋体" w:cs="宋体"/>
            <w:i w:val="0"/>
            <w:iCs w:val="0"/>
            <w:caps w:val="0"/>
            <w:color w:val="1F2329"/>
            <w:spacing w:val="0"/>
            <w:kern w:val="0"/>
            <w:sz w:val="24"/>
            <w:szCs w:val="24"/>
            <w:shd w:val="clear" w:fill="FFFFFF"/>
            <w:lang w:val="en-US" w:eastAsia="zh-CN" w:bidi="ar"/>
          </w:rPr>
          <w:t>不应当</w:t>
        </w:r>
      </w:ins>
      <w:ins w:id="1371" w:author="投稿人" w:date="2026-03-09T11:28:44Z">
        <w:r>
          <w:rPr>
            <w:rFonts w:hint="eastAsia" w:ascii="宋体" w:hAnsi="宋体" w:eastAsia="宋体" w:cs="宋体"/>
            <w:i w:val="0"/>
            <w:iCs w:val="0"/>
            <w:caps w:val="0"/>
            <w:color w:val="1F2329"/>
            <w:spacing w:val="0"/>
            <w:kern w:val="0"/>
            <w:sz w:val="24"/>
            <w:szCs w:val="24"/>
            <w:shd w:val="clear" w:fill="FFFFFF"/>
            <w:lang w:val="en-US" w:eastAsia="zh-CN" w:bidi="ar"/>
          </w:rPr>
          <w:t>知道</w:t>
        </w:r>
      </w:ins>
      <w:ins w:id="1372" w:author="投稿人" w:date="2026-03-09T11:29:15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1373" w:author="投稿人" w:date="2026-03-09T11:29:16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1374" w:author="投稿人" w:date="2026-03-09T11:29:18Z">
        <w:r>
          <w:rPr>
            <w:rFonts w:hint="eastAsia" w:ascii="宋体" w:hAnsi="宋体" w:eastAsia="宋体" w:cs="宋体"/>
            <w:i w:val="0"/>
            <w:iCs w:val="0"/>
            <w:caps w:val="0"/>
            <w:color w:val="1F2329"/>
            <w:spacing w:val="0"/>
            <w:kern w:val="0"/>
            <w:sz w:val="24"/>
            <w:szCs w:val="24"/>
            <w:shd w:val="clear" w:fill="FFFFFF"/>
            <w:lang w:val="en-US" w:eastAsia="zh-CN" w:bidi="ar"/>
          </w:rPr>
          <w:t>未</w:t>
        </w:r>
      </w:ins>
      <w:ins w:id="1375" w:author="投稿人" w:date="2026-03-09T11:29:33Z">
        <w:r>
          <w:rPr>
            <w:rFonts w:hint="eastAsia" w:ascii="宋体" w:hAnsi="宋体" w:eastAsia="宋体" w:cs="宋体"/>
            <w:i w:val="0"/>
            <w:iCs w:val="0"/>
            <w:caps w:val="0"/>
            <w:color w:val="1F2329"/>
            <w:spacing w:val="0"/>
            <w:kern w:val="0"/>
            <w:sz w:val="24"/>
            <w:szCs w:val="24"/>
            <w:shd w:val="clear" w:fill="FFFFFF"/>
            <w:lang w:val="en-US" w:eastAsia="zh-CN" w:bidi="ar"/>
          </w:rPr>
          <w:t>履行</w:t>
        </w:r>
      </w:ins>
      <w:ins w:id="1376" w:author="投稿人" w:date="2026-03-09T11:29:34Z">
        <w:r>
          <w:rPr>
            <w:rFonts w:hint="eastAsia" w:ascii="宋体" w:hAnsi="宋体" w:eastAsia="宋体" w:cs="宋体"/>
            <w:i w:val="0"/>
            <w:iCs w:val="0"/>
            <w:caps w:val="0"/>
            <w:color w:val="1F2329"/>
            <w:spacing w:val="0"/>
            <w:kern w:val="0"/>
            <w:sz w:val="24"/>
            <w:szCs w:val="24"/>
            <w:shd w:val="clear" w:fill="FFFFFF"/>
            <w:lang w:val="en-US" w:eastAsia="zh-CN" w:bidi="ar"/>
          </w:rPr>
          <w:t>对其他</w:t>
        </w:r>
      </w:ins>
      <w:ins w:id="1377" w:author="投稿人" w:date="2026-03-09T11:29:35Z">
        <w:r>
          <w:rPr>
            <w:rFonts w:hint="eastAsia" w:ascii="宋体" w:hAnsi="宋体" w:eastAsia="宋体" w:cs="宋体"/>
            <w:i w:val="0"/>
            <w:iCs w:val="0"/>
            <w:caps w:val="0"/>
            <w:color w:val="1F2329"/>
            <w:spacing w:val="0"/>
            <w:kern w:val="0"/>
            <w:sz w:val="24"/>
            <w:szCs w:val="24"/>
            <w:shd w:val="clear" w:fill="FFFFFF"/>
            <w:lang w:val="en-US" w:eastAsia="zh-CN" w:bidi="ar"/>
          </w:rPr>
          <w:t>股东的</w:t>
        </w:r>
      </w:ins>
      <w:ins w:id="1378" w:author="投稿人" w:date="2026-03-09T11:29:37Z">
        <w:r>
          <w:rPr>
            <w:rFonts w:hint="eastAsia" w:ascii="宋体" w:hAnsi="宋体" w:eastAsia="宋体" w:cs="宋体"/>
            <w:i w:val="0"/>
            <w:iCs w:val="0"/>
            <w:caps w:val="0"/>
            <w:color w:val="1F2329"/>
            <w:spacing w:val="0"/>
            <w:kern w:val="0"/>
            <w:sz w:val="24"/>
            <w:szCs w:val="24"/>
            <w:shd w:val="clear" w:fill="FFFFFF"/>
            <w:lang w:val="en-US" w:eastAsia="zh-CN" w:bidi="ar"/>
          </w:rPr>
          <w:t>通知</w:t>
        </w:r>
      </w:ins>
      <w:ins w:id="1379" w:author="投稿人" w:date="2026-03-09T11:29:38Z">
        <w:r>
          <w:rPr>
            <w:rFonts w:hint="eastAsia" w:ascii="宋体" w:hAnsi="宋体" w:eastAsia="宋体" w:cs="宋体"/>
            <w:i w:val="0"/>
            <w:iCs w:val="0"/>
            <w:caps w:val="0"/>
            <w:color w:val="1F2329"/>
            <w:spacing w:val="0"/>
            <w:kern w:val="0"/>
            <w:sz w:val="24"/>
            <w:szCs w:val="24"/>
            <w:shd w:val="clear" w:fill="FFFFFF"/>
            <w:lang w:val="en-US" w:eastAsia="zh-CN" w:bidi="ar"/>
          </w:rPr>
          <w:t>义务</w:t>
        </w:r>
      </w:ins>
      <w:r>
        <w:rPr>
          <w:rFonts w:hint="eastAsia" w:ascii="宋体" w:hAnsi="宋体" w:eastAsia="宋体" w:cs="宋体"/>
          <w:i w:val="0"/>
          <w:iCs w:val="0"/>
          <w:caps w:val="0"/>
          <w:color w:val="1F2329"/>
          <w:spacing w:val="0"/>
          <w:kern w:val="0"/>
          <w:sz w:val="24"/>
          <w:szCs w:val="24"/>
          <w:shd w:val="clear" w:fill="FFFFFF"/>
          <w:lang w:val="en-US" w:eastAsia="zh-CN" w:bidi="ar"/>
        </w:rPr>
        <w:t>。其次，</w:t>
      </w:r>
      <w:del w:id="1380" w:author="投稿人" w:date="2026-03-09T11:45:55Z">
        <w:r>
          <w:rPr>
            <w:rFonts w:hint="eastAsia" w:ascii="宋体" w:hAnsi="宋体" w:eastAsia="宋体" w:cs="宋体"/>
            <w:i w:val="0"/>
            <w:iCs w:val="0"/>
            <w:caps w:val="0"/>
            <w:color w:val="1F2329"/>
            <w:spacing w:val="0"/>
            <w:kern w:val="0"/>
            <w:sz w:val="24"/>
            <w:szCs w:val="24"/>
            <w:shd w:val="clear" w:fill="FFFFFF"/>
            <w:lang w:val="en-US" w:eastAsia="zh-CN" w:bidi="ar"/>
          </w:rPr>
          <w:delText>要求</w:delText>
        </w:r>
      </w:del>
      <w:r>
        <w:rPr>
          <w:rFonts w:hint="eastAsia" w:ascii="宋体" w:hAnsi="宋体" w:eastAsia="宋体" w:cs="宋体"/>
          <w:i w:val="0"/>
          <w:iCs w:val="0"/>
          <w:caps w:val="0"/>
          <w:color w:val="1F2329"/>
          <w:spacing w:val="0"/>
          <w:kern w:val="0"/>
          <w:sz w:val="24"/>
          <w:szCs w:val="24"/>
          <w:shd w:val="clear" w:fill="FFFFFF"/>
          <w:lang w:val="en-US" w:eastAsia="zh-CN" w:bidi="ar"/>
        </w:rPr>
        <w:t>相对人</w:t>
      </w:r>
      <w:ins w:id="1381" w:author="投稿人" w:date="2026-03-09T11:45:57Z">
        <w:r>
          <w:rPr>
            <w:rFonts w:hint="eastAsia" w:ascii="宋体" w:hAnsi="宋体" w:eastAsia="宋体" w:cs="宋体"/>
            <w:i w:val="0"/>
            <w:iCs w:val="0"/>
            <w:caps w:val="0"/>
            <w:color w:val="1F2329"/>
            <w:spacing w:val="0"/>
            <w:kern w:val="0"/>
            <w:sz w:val="24"/>
            <w:szCs w:val="24"/>
            <w:shd w:val="clear" w:fill="FFFFFF"/>
            <w:lang w:val="en-US" w:eastAsia="zh-CN" w:bidi="ar"/>
          </w:rPr>
          <w:t>应</w:t>
        </w:r>
      </w:ins>
      <w:ins w:id="1382" w:author="投稿人" w:date="2026-03-09T11:45:58Z">
        <w:r>
          <w:rPr>
            <w:rFonts w:hint="eastAsia" w:ascii="宋体" w:hAnsi="宋体" w:eastAsia="宋体" w:cs="宋体"/>
            <w:i w:val="0"/>
            <w:iCs w:val="0"/>
            <w:caps w:val="0"/>
            <w:color w:val="1F2329"/>
            <w:spacing w:val="0"/>
            <w:kern w:val="0"/>
            <w:sz w:val="24"/>
            <w:szCs w:val="24"/>
            <w:shd w:val="clear" w:fill="FFFFFF"/>
            <w:lang w:val="en-US" w:eastAsia="zh-CN" w:bidi="ar"/>
          </w:rPr>
          <w:t>对</w:t>
        </w:r>
      </w:ins>
      <w:ins w:id="1383" w:author="投稿人" w:date="2026-03-09T11:46:01Z">
        <w:r>
          <w:rPr>
            <w:rFonts w:hint="eastAsia" w:ascii="宋体" w:hAnsi="宋体" w:eastAsia="宋体" w:cs="宋体"/>
            <w:i w:val="0"/>
            <w:iCs w:val="0"/>
            <w:caps w:val="0"/>
            <w:color w:val="1F2329"/>
            <w:spacing w:val="0"/>
            <w:kern w:val="0"/>
            <w:sz w:val="24"/>
            <w:szCs w:val="24"/>
            <w:shd w:val="clear" w:fill="FFFFFF"/>
            <w:lang w:val="en-US" w:eastAsia="zh-CN" w:bidi="ar"/>
          </w:rPr>
          <w:t>自身</w:t>
        </w:r>
      </w:ins>
      <w:ins w:id="1384" w:author="投稿人" w:date="2026-03-09T11:46:02Z">
        <w:r>
          <w:rPr>
            <w:rFonts w:hint="eastAsia" w:ascii="宋体" w:hAnsi="宋体" w:eastAsia="宋体" w:cs="宋体"/>
            <w:i w:val="0"/>
            <w:iCs w:val="0"/>
            <w:caps w:val="0"/>
            <w:color w:val="1F2329"/>
            <w:spacing w:val="0"/>
            <w:kern w:val="0"/>
            <w:sz w:val="24"/>
            <w:szCs w:val="24"/>
            <w:shd w:val="clear" w:fill="FFFFFF"/>
            <w:lang w:val="en-US" w:eastAsia="zh-CN" w:bidi="ar"/>
          </w:rPr>
          <w:t>善意</w:t>
        </w:r>
      </w:ins>
      <w:ins w:id="1385" w:author="投稿人" w:date="2026-03-09T11:46:03Z">
        <w:r>
          <w:rPr>
            <w:rFonts w:hint="eastAsia" w:ascii="宋体" w:hAnsi="宋体" w:eastAsia="宋体" w:cs="宋体"/>
            <w:i w:val="0"/>
            <w:iCs w:val="0"/>
            <w:caps w:val="0"/>
            <w:color w:val="1F2329"/>
            <w:spacing w:val="0"/>
            <w:kern w:val="0"/>
            <w:sz w:val="24"/>
            <w:szCs w:val="24"/>
            <w:shd w:val="clear" w:fill="FFFFFF"/>
            <w:lang w:val="en-US" w:eastAsia="zh-CN" w:bidi="ar"/>
          </w:rPr>
          <w:t>承担</w:t>
        </w:r>
      </w:ins>
      <w:ins w:id="1386" w:author="投稿人" w:date="2026-03-09T11:46:05Z">
        <w:r>
          <w:rPr>
            <w:rFonts w:hint="eastAsia" w:ascii="宋体" w:hAnsi="宋体" w:eastAsia="宋体" w:cs="宋体"/>
            <w:i w:val="0"/>
            <w:iCs w:val="0"/>
            <w:caps w:val="0"/>
            <w:color w:val="1F2329"/>
            <w:spacing w:val="0"/>
            <w:kern w:val="0"/>
            <w:sz w:val="24"/>
            <w:szCs w:val="24"/>
            <w:shd w:val="clear" w:fill="FFFFFF"/>
            <w:lang w:val="en-US" w:eastAsia="zh-CN" w:bidi="ar"/>
          </w:rPr>
          <w:t>举证</w:t>
        </w:r>
      </w:ins>
      <w:ins w:id="1387" w:author="投稿人" w:date="2026-03-09T11:46:06Z">
        <w:r>
          <w:rPr>
            <w:rFonts w:hint="eastAsia" w:ascii="宋体" w:hAnsi="宋体" w:eastAsia="宋体" w:cs="宋体"/>
            <w:i w:val="0"/>
            <w:iCs w:val="0"/>
            <w:caps w:val="0"/>
            <w:color w:val="1F2329"/>
            <w:spacing w:val="0"/>
            <w:kern w:val="0"/>
            <w:sz w:val="24"/>
            <w:szCs w:val="24"/>
            <w:shd w:val="clear" w:fill="FFFFFF"/>
            <w:lang w:val="en-US" w:eastAsia="zh-CN" w:bidi="ar"/>
          </w:rPr>
          <w:t>责任，</w:t>
        </w:r>
      </w:ins>
      <w:ins w:id="1388" w:author="投稿人" w:date="2026-03-09T11:46:26Z">
        <w:r>
          <w:rPr>
            <w:rFonts w:hint="eastAsia" w:ascii="宋体" w:hAnsi="宋体" w:eastAsia="宋体" w:cs="宋体"/>
            <w:i w:val="0"/>
            <w:iCs w:val="0"/>
            <w:caps w:val="0"/>
            <w:color w:val="1F2329"/>
            <w:spacing w:val="0"/>
            <w:kern w:val="0"/>
            <w:sz w:val="24"/>
            <w:szCs w:val="24"/>
            <w:shd w:val="clear" w:fill="FFFFFF"/>
            <w:lang w:val="en-US" w:eastAsia="zh-CN" w:bidi="ar"/>
          </w:rPr>
          <w:t>对</w:t>
        </w:r>
      </w:ins>
      <w:ins w:id="1389" w:author="投稿人" w:date="2026-03-09T11:46:40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1390" w:author="投稿人" w:date="2026-03-09T11:46:41Z">
        <w:r>
          <w:rPr>
            <w:rFonts w:hint="eastAsia" w:ascii="宋体" w:hAnsi="宋体" w:eastAsia="宋体" w:cs="宋体"/>
            <w:i w:val="0"/>
            <w:iCs w:val="0"/>
            <w:caps w:val="0"/>
            <w:color w:val="1F2329"/>
            <w:spacing w:val="0"/>
            <w:kern w:val="0"/>
            <w:sz w:val="24"/>
            <w:szCs w:val="24"/>
            <w:shd w:val="clear" w:fill="FFFFFF"/>
            <w:lang w:val="en-US" w:eastAsia="zh-CN" w:bidi="ar"/>
          </w:rPr>
          <w:t>股东</w:t>
        </w:r>
      </w:ins>
      <w:ins w:id="1391" w:author="投稿人" w:date="2026-03-09T11:46:45Z">
        <w:r>
          <w:rPr>
            <w:rFonts w:hint="eastAsia" w:ascii="宋体" w:hAnsi="宋体" w:eastAsia="宋体" w:cs="宋体"/>
            <w:i w:val="0"/>
            <w:iCs w:val="0"/>
            <w:caps w:val="0"/>
            <w:color w:val="1F2329"/>
            <w:spacing w:val="0"/>
            <w:kern w:val="0"/>
            <w:sz w:val="24"/>
            <w:szCs w:val="24"/>
            <w:shd w:val="clear" w:fill="FFFFFF"/>
            <w:lang w:val="en-US" w:eastAsia="zh-CN" w:bidi="ar"/>
          </w:rPr>
          <w:t>的</w:t>
        </w:r>
      </w:ins>
      <w:ins w:id="1392" w:author="投稿人" w:date="2026-03-09T11:46:51Z">
        <w:r>
          <w:rPr>
            <w:rFonts w:hint="eastAsia" w:ascii="宋体" w:hAnsi="宋体" w:eastAsia="宋体" w:cs="宋体"/>
            <w:i w:val="0"/>
            <w:iCs w:val="0"/>
            <w:caps w:val="0"/>
            <w:color w:val="1F2329"/>
            <w:spacing w:val="0"/>
            <w:kern w:val="0"/>
            <w:sz w:val="24"/>
            <w:szCs w:val="24"/>
            <w:shd w:val="clear" w:fill="FFFFFF"/>
            <w:lang w:val="en-US" w:eastAsia="zh-CN" w:bidi="ar"/>
          </w:rPr>
          <w:t>提供</w:t>
        </w:r>
      </w:ins>
      <w:ins w:id="1393" w:author="投稿人" w:date="2026-03-09T11:46:52Z">
        <w:r>
          <w:rPr>
            <w:rFonts w:hint="eastAsia" w:ascii="宋体" w:hAnsi="宋体" w:eastAsia="宋体" w:cs="宋体"/>
            <w:i w:val="0"/>
            <w:iCs w:val="0"/>
            <w:caps w:val="0"/>
            <w:color w:val="1F2329"/>
            <w:spacing w:val="0"/>
            <w:kern w:val="0"/>
            <w:sz w:val="24"/>
            <w:szCs w:val="24"/>
            <w:shd w:val="clear" w:fill="FFFFFF"/>
            <w:lang w:val="en-US" w:eastAsia="zh-CN" w:bidi="ar"/>
          </w:rPr>
          <w:t>的信息</w:t>
        </w:r>
      </w:ins>
      <w:r>
        <w:rPr>
          <w:rFonts w:hint="eastAsia" w:ascii="宋体" w:hAnsi="宋体" w:eastAsia="宋体" w:cs="宋体"/>
          <w:i w:val="0"/>
          <w:iCs w:val="0"/>
          <w:caps w:val="0"/>
          <w:color w:val="1F2329"/>
          <w:spacing w:val="0"/>
          <w:kern w:val="0"/>
          <w:sz w:val="24"/>
          <w:szCs w:val="24"/>
          <w:shd w:val="clear" w:fill="FFFFFF"/>
          <w:lang w:val="en-US" w:eastAsia="zh-CN" w:bidi="ar"/>
        </w:rPr>
        <w:t>承担积极的审查义务</w:t>
      </w:r>
      <w:ins w:id="1394" w:author="投稿人" w:date="2026-03-09T11:47:00Z">
        <w:r>
          <w:rPr>
            <w:rFonts w:hint="eastAsia" w:ascii="宋体" w:hAnsi="宋体" w:eastAsia="宋体" w:cs="宋体"/>
            <w:i w:val="0"/>
            <w:iCs w:val="0"/>
            <w:caps w:val="0"/>
            <w:color w:val="1F2329"/>
            <w:spacing w:val="0"/>
            <w:kern w:val="0"/>
            <w:sz w:val="24"/>
            <w:szCs w:val="24"/>
            <w:shd w:val="clear" w:fill="FFFFFF"/>
            <w:lang w:val="en-US" w:eastAsia="zh-CN" w:bidi="ar"/>
          </w:rPr>
          <w:t>。</w:t>
        </w:r>
      </w:ins>
      <w:del w:id="1395" w:author="投稿人" w:date="2026-03-09T11:47:00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9"/>
      </w:r>
      <w:ins w:id="1396" w:author="投稿人" w:date="2026-03-09T11:34:11Z">
        <w:r>
          <w:rPr>
            <w:rFonts w:hint="eastAsia" w:ascii="宋体" w:hAnsi="宋体" w:eastAsia="宋体" w:cs="宋体"/>
            <w:i w:val="0"/>
            <w:iCs w:val="0"/>
            <w:caps w:val="0"/>
            <w:color w:val="1F2329"/>
            <w:spacing w:val="0"/>
            <w:kern w:val="0"/>
            <w:sz w:val="24"/>
            <w:szCs w:val="24"/>
            <w:shd w:val="clear" w:fill="FFFFFF"/>
            <w:lang w:val="en-US" w:eastAsia="zh-CN" w:bidi="ar"/>
          </w:rPr>
          <w:t>由</w:t>
        </w:r>
      </w:ins>
      <w:ins w:id="1397" w:author="投稿人" w:date="2026-03-09T11:34:14Z">
        <w:r>
          <w:rPr>
            <w:rFonts w:hint="eastAsia" w:ascii="宋体" w:hAnsi="宋体" w:eastAsia="宋体" w:cs="宋体"/>
            <w:i w:val="0"/>
            <w:iCs w:val="0"/>
            <w:caps w:val="0"/>
            <w:color w:val="1F2329"/>
            <w:spacing w:val="0"/>
            <w:kern w:val="0"/>
            <w:sz w:val="24"/>
            <w:szCs w:val="24"/>
            <w:shd w:val="clear" w:fill="FFFFFF"/>
            <w:lang w:val="en-US" w:eastAsia="zh-CN" w:bidi="ar"/>
          </w:rPr>
          <w:t>相对人</w:t>
        </w:r>
      </w:ins>
      <w:ins w:id="1398" w:author="投稿人" w:date="2026-03-09T11:34:15Z">
        <w:r>
          <w:rPr>
            <w:rFonts w:hint="eastAsia" w:ascii="宋体" w:hAnsi="宋体" w:eastAsia="宋体" w:cs="宋体"/>
            <w:i w:val="0"/>
            <w:iCs w:val="0"/>
            <w:caps w:val="0"/>
            <w:color w:val="1F2329"/>
            <w:spacing w:val="0"/>
            <w:kern w:val="0"/>
            <w:sz w:val="24"/>
            <w:szCs w:val="24"/>
            <w:shd w:val="clear" w:fill="FFFFFF"/>
            <w:lang w:val="en-US" w:eastAsia="zh-CN" w:bidi="ar"/>
          </w:rPr>
          <w:t>承担</w:t>
        </w:r>
      </w:ins>
      <w:r>
        <w:rPr>
          <w:rFonts w:hint="eastAsia" w:ascii="宋体" w:hAnsi="宋体" w:eastAsia="宋体" w:cs="宋体"/>
          <w:i w:val="0"/>
          <w:iCs w:val="0"/>
          <w:caps w:val="0"/>
          <w:color w:val="1F2329"/>
          <w:spacing w:val="0"/>
          <w:kern w:val="0"/>
          <w:sz w:val="24"/>
          <w:szCs w:val="24"/>
          <w:shd w:val="clear" w:fill="FFFFFF"/>
          <w:lang w:val="en-US" w:eastAsia="zh-CN" w:bidi="ar"/>
        </w:rPr>
        <w:t>审查义务</w:t>
      </w:r>
      <w:del w:id="1399" w:author="投稿人" w:date="2026-03-09T11:35:10Z">
        <w:r>
          <w:rPr>
            <w:rFonts w:hint="default" w:ascii="宋体" w:hAnsi="宋体" w:eastAsia="宋体" w:cs="宋体"/>
            <w:i w:val="0"/>
            <w:iCs w:val="0"/>
            <w:caps w:val="0"/>
            <w:color w:val="1F2329"/>
            <w:spacing w:val="0"/>
            <w:kern w:val="0"/>
            <w:sz w:val="24"/>
            <w:szCs w:val="24"/>
            <w:shd w:val="clear" w:fill="FFFFFF"/>
            <w:lang w:val="en-US" w:eastAsia="zh-CN" w:bidi="ar"/>
          </w:rPr>
          <w:delText>的设置旨在</w:delText>
        </w:r>
      </w:del>
      <w:ins w:id="1400" w:author="投稿人" w:date="2026-03-09T11:35:10Z">
        <w:r>
          <w:rPr>
            <w:rFonts w:hint="eastAsia" w:ascii="宋体" w:hAnsi="宋体" w:eastAsia="宋体" w:cs="宋体"/>
            <w:i w:val="0"/>
            <w:iCs w:val="0"/>
            <w:caps w:val="0"/>
            <w:color w:val="1F2329"/>
            <w:spacing w:val="0"/>
            <w:kern w:val="0"/>
            <w:sz w:val="24"/>
            <w:szCs w:val="24"/>
            <w:shd w:val="clear" w:fill="FFFFFF"/>
            <w:lang w:val="en-US" w:eastAsia="zh-CN" w:bidi="ar"/>
          </w:rPr>
          <w:t>的</w:t>
        </w:r>
      </w:ins>
      <w:ins w:id="1401" w:author="投稿人" w:date="2026-03-09T11:35:11Z">
        <w:r>
          <w:rPr>
            <w:rFonts w:hint="eastAsia" w:ascii="宋体" w:hAnsi="宋体" w:eastAsia="宋体" w:cs="宋体"/>
            <w:i w:val="0"/>
            <w:iCs w:val="0"/>
            <w:caps w:val="0"/>
            <w:color w:val="1F2329"/>
            <w:spacing w:val="0"/>
            <w:kern w:val="0"/>
            <w:sz w:val="24"/>
            <w:szCs w:val="24"/>
            <w:shd w:val="clear" w:fill="FFFFFF"/>
            <w:lang w:val="en-US" w:eastAsia="zh-CN" w:bidi="ar"/>
          </w:rPr>
          <w:t>目的在于</w:t>
        </w:r>
      </w:ins>
      <w:r>
        <w:rPr>
          <w:rFonts w:hint="eastAsia" w:ascii="宋体" w:hAnsi="宋体" w:eastAsia="宋体" w:cs="宋体"/>
          <w:i w:val="0"/>
          <w:iCs w:val="0"/>
          <w:caps w:val="0"/>
          <w:color w:val="1F2329"/>
          <w:spacing w:val="0"/>
          <w:kern w:val="0"/>
          <w:sz w:val="24"/>
          <w:szCs w:val="24"/>
          <w:shd w:val="clear" w:fill="FFFFFF"/>
          <w:lang w:val="en-US" w:eastAsia="zh-CN" w:bidi="ar"/>
        </w:rPr>
        <w:t>将交易风险分配给更易控制风险的一方。</w:t>
      </w:r>
      <w:ins w:id="1402" w:author="投稿人" w:date="2026-03-09T11:36:06Z">
        <w:r>
          <w:rPr>
            <w:rFonts w:hint="eastAsia" w:ascii="宋体" w:hAnsi="宋体" w:eastAsia="宋体" w:cs="宋体"/>
            <w:i w:val="0"/>
            <w:iCs w:val="0"/>
            <w:caps w:val="0"/>
            <w:color w:val="1F2329"/>
            <w:spacing w:val="0"/>
            <w:kern w:val="0"/>
            <w:sz w:val="24"/>
            <w:szCs w:val="24"/>
            <w:shd w:val="clear" w:fill="FFFFFF"/>
            <w:lang w:val="en-US" w:eastAsia="zh-CN" w:bidi="ar"/>
          </w:rPr>
          <w:t>在</w:t>
        </w:r>
      </w:ins>
      <w:ins w:id="1403" w:author="投稿人" w:date="2026-03-09T11:36:07Z">
        <w:r>
          <w:rPr>
            <w:rFonts w:hint="eastAsia" w:ascii="宋体" w:hAnsi="宋体" w:eastAsia="宋体" w:cs="宋体"/>
            <w:i w:val="0"/>
            <w:iCs w:val="0"/>
            <w:caps w:val="0"/>
            <w:color w:val="1F2329"/>
            <w:spacing w:val="0"/>
            <w:kern w:val="0"/>
            <w:sz w:val="24"/>
            <w:szCs w:val="24"/>
            <w:shd w:val="clear" w:fill="FFFFFF"/>
            <w:lang w:val="en-US" w:eastAsia="zh-CN" w:bidi="ar"/>
          </w:rPr>
          <w:t>股权</w:t>
        </w:r>
      </w:ins>
      <w:ins w:id="1404" w:author="投稿人" w:date="2026-03-09T11:36:08Z">
        <w:r>
          <w:rPr>
            <w:rFonts w:hint="eastAsia" w:ascii="宋体" w:hAnsi="宋体" w:eastAsia="宋体" w:cs="宋体"/>
            <w:i w:val="0"/>
            <w:iCs w:val="0"/>
            <w:caps w:val="0"/>
            <w:color w:val="1F2329"/>
            <w:spacing w:val="0"/>
            <w:kern w:val="0"/>
            <w:sz w:val="24"/>
            <w:szCs w:val="24"/>
            <w:shd w:val="clear" w:fill="FFFFFF"/>
            <w:lang w:val="en-US" w:eastAsia="zh-CN" w:bidi="ar"/>
          </w:rPr>
          <w:t>对外</w:t>
        </w:r>
      </w:ins>
      <w:ins w:id="1405" w:author="投稿人" w:date="2026-03-09T11:36:09Z">
        <w:r>
          <w:rPr>
            <w:rFonts w:hint="eastAsia" w:ascii="宋体" w:hAnsi="宋体" w:eastAsia="宋体" w:cs="宋体"/>
            <w:i w:val="0"/>
            <w:iCs w:val="0"/>
            <w:caps w:val="0"/>
            <w:color w:val="1F2329"/>
            <w:spacing w:val="0"/>
            <w:kern w:val="0"/>
            <w:sz w:val="24"/>
            <w:szCs w:val="24"/>
            <w:shd w:val="clear" w:fill="FFFFFF"/>
            <w:lang w:val="en-US" w:eastAsia="zh-CN" w:bidi="ar"/>
          </w:rPr>
          <w:t>转让</w:t>
        </w:r>
      </w:ins>
      <w:ins w:id="1406" w:author="投稿人" w:date="2026-03-09T11:36:10Z">
        <w:r>
          <w:rPr>
            <w:rFonts w:hint="eastAsia" w:ascii="宋体" w:hAnsi="宋体" w:eastAsia="宋体" w:cs="宋体"/>
            <w:i w:val="0"/>
            <w:iCs w:val="0"/>
            <w:caps w:val="0"/>
            <w:color w:val="1F2329"/>
            <w:spacing w:val="0"/>
            <w:kern w:val="0"/>
            <w:sz w:val="24"/>
            <w:szCs w:val="24"/>
            <w:shd w:val="clear" w:fill="FFFFFF"/>
            <w:lang w:val="en-US" w:eastAsia="zh-CN" w:bidi="ar"/>
          </w:rPr>
          <w:t>中，</w:t>
        </w:r>
      </w:ins>
      <w:r>
        <w:rPr>
          <w:rFonts w:hint="eastAsia" w:ascii="宋体" w:hAnsi="宋体" w:eastAsia="宋体" w:cs="宋体"/>
          <w:lang w:val="en-US" w:eastAsia="zh-CN"/>
        </w:rPr>
        <w:t>外部受让人对于其他股东享有的</w:t>
      </w:r>
      <w:del w:id="1407" w:author="投稿人" w:date="2026-03-09T11:35:39Z">
        <w:r>
          <w:rPr>
            <w:rFonts w:hint="eastAsia" w:ascii="宋体" w:hAnsi="宋体" w:eastAsia="宋体" w:cs="宋体"/>
            <w:lang w:val="en-US" w:eastAsia="zh-CN"/>
          </w:rPr>
          <w:delText>法定的</w:delText>
        </w:r>
      </w:del>
      <w:r>
        <w:rPr>
          <w:rFonts w:hint="eastAsia" w:ascii="宋体" w:hAnsi="宋体" w:eastAsia="宋体" w:cs="宋体"/>
          <w:lang w:val="en-US" w:eastAsia="zh-CN"/>
        </w:rPr>
        <w:t>优先购买权是推定知情的，而其他股东可能并不知道外部受让人的存在，一明一暗的交易关系要求受让人应当审查出让股东承诺其他股东已放弃</w:t>
      </w:r>
      <w:ins w:id="1408" w:author="投稿人" w:date="2026-03-09T11:36:27Z">
        <w:r>
          <w:rPr>
            <w:rFonts w:hint="eastAsia" w:ascii="宋体" w:hAnsi="宋体" w:eastAsia="宋体" w:cs="宋体"/>
            <w:lang w:val="en-US" w:eastAsia="zh-CN"/>
          </w:rPr>
          <w:t>行使</w:t>
        </w:r>
      </w:ins>
      <w:r>
        <w:rPr>
          <w:rFonts w:hint="eastAsia" w:ascii="宋体" w:hAnsi="宋体" w:eastAsia="宋体" w:cs="宋体"/>
          <w:lang w:val="en-US" w:eastAsia="zh-CN"/>
        </w:rPr>
        <w:t>优先购买权或章程已排除优先购买权的事实是否真实。最后</w:t>
      </w:r>
      <w:r>
        <w:rPr>
          <w:rFonts w:hint="eastAsia" w:ascii="宋体" w:hAnsi="宋体" w:eastAsia="宋体" w:cs="宋体"/>
          <w:i w:val="0"/>
          <w:iCs w:val="0"/>
          <w:caps w:val="0"/>
          <w:color w:val="1F2329"/>
          <w:spacing w:val="0"/>
          <w:kern w:val="0"/>
          <w:sz w:val="24"/>
          <w:szCs w:val="24"/>
          <w:shd w:val="clear" w:fill="FFFFFF"/>
          <w:lang w:val="en-US" w:eastAsia="zh-CN" w:bidi="ar"/>
        </w:rPr>
        <w:t>，审查义务的标准为合理审查，即审慎的形式审查，不要求相对人进行实质核查。</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50"/>
      </w:r>
      <w:ins w:id="1409" w:author="投稿人" w:date="2026-03-09T11:37:41Z">
        <w:r>
          <w:rPr>
            <w:rFonts w:hint="eastAsia" w:ascii="宋体" w:hAnsi="宋体" w:eastAsia="宋体" w:cs="宋体"/>
            <w:i w:val="0"/>
            <w:iCs w:val="0"/>
            <w:caps w:val="0"/>
            <w:color w:val="1F2329"/>
            <w:spacing w:val="0"/>
            <w:kern w:val="0"/>
            <w:sz w:val="24"/>
            <w:szCs w:val="24"/>
            <w:shd w:val="clear" w:fill="FFFFFF"/>
            <w:lang w:val="en-US" w:eastAsia="zh-CN" w:bidi="ar"/>
          </w:rPr>
          <w:t>外部</w:t>
        </w:r>
      </w:ins>
      <w:del w:id="1410" w:author="投稿人" w:date="2026-03-09T11:37:38Z">
        <w:r>
          <w:rPr>
            <w:rFonts w:hint="eastAsia" w:ascii="宋体" w:hAnsi="宋体" w:eastAsia="宋体" w:cs="宋体"/>
            <w:i w:val="0"/>
            <w:iCs w:val="0"/>
            <w:caps w:val="0"/>
            <w:color w:val="1F2329"/>
            <w:spacing w:val="0"/>
            <w:kern w:val="0"/>
            <w:sz w:val="24"/>
            <w:szCs w:val="24"/>
            <w:shd w:val="clear" w:fill="FFFFFF"/>
            <w:lang w:val="en-US" w:eastAsia="zh-CN" w:bidi="ar"/>
          </w:rPr>
          <w:delText>具体而言，在股权转让的场景下，首先</w:delText>
        </w:r>
      </w:del>
      <w:r>
        <w:rPr>
          <w:rFonts w:hint="eastAsia" w:ascii="宋体" w:hAnsi="宋体" w:eastAsia="宋体" w:cs="宋体"/>
          <w:i w:val="0"/>
          <w:iCs w:val="0"/>
          <w:caps w:val="0"/>
          <w:color w:val="1F2329"/>
          <w:spacing w:val="0"/>
          <w:kern w:val="0"/>
          <w:sz w:val="24"/>
          <w:szCs w:val="24"/>
          <w:shd w:val="clear" w:fill="FFFFFF"/>
          <w:lang w:val="en-US" w:eastAsia="zh-CN" w:bidi="ar"/>
        </w:rPr>
        <w:t>受让人需</w:t>
      </w:r>
      <w:ins w:id="1411" w:author="投稿人" w:date="2026-03-09T11:43:52Z">
        <w:r>
          <w:rPr>
            <w:rFonts w:hint="eastAsia" w:ascii="宋体" w:hAnsi="宋体" w:eastAsia="宋体" w:cs="宋体"/>
            <w:i w:val="0"/>
            <w:iCs w:val="0"/>
            <w:caps w:val="0"/>
            <w:color w:val="1F2329"/>
            <w:spacing w:val="0"/>
            <w:kern w:val="0"/>
            <w:sz w:val="24"/>
            <w:szCs w:val="24"/>
            <w:shd w:val="clear" w:fill="FFFFFF"/>
            <w:lang w:val="en-US" w:eastAsia="zh-CN" w:bidi="ar"/>
          </w:rPr>
          <w:t>首先</w:t>
        </w:r>
      </w:ins>
      <w:del w:id="1412" w:author="投稿人" w:date="2026-03-09T11:43:51Z">
        <w:r>
          <w:rPr>
            <w:rFonts w:hint="eastAsia" w:ascii="宋体" w:hAnsi="宋体" w:eastAsia="宋体" w:cs="宋体"/>
            <w:i w:val="0"/>
            <w:iCs w:val="0"/>
            <w:caps w:val="0"/>
            <w:color w:val="1F2329"/>
            <w:spacing w:val="0"/>
            <w:kern w:val="0"/>
            <w:sz w:val="24"/>
            <w:szCs w:val="24"/>
            <w:shd w:val="clear" w:fill="FFFFFF"/>
            <w:lang w:val="en-US" w:eastAsia="zh-CN" w:bidi="ar"/>
          </w:rPr>
          <w:delText>重</w:delText>
        </w:r>
      </w:del>
      <w:del w:id="1413" w:author="投稿人" w:date="2026-03-09T11:43:50Z">
        <w:r>
          <w:rPr>
            <w:rFonts w:hint="eastAsia" w:ascii="宋体" w:hAnsi="宋体" w:eastAsia="宋体" w:cs="宋体"/>
            <w:i w:val="0"/>
            <w:iCs w:val="0"/>
            <w:caps w:val="0"/>
            <w:color w:val="1F2329"/>
            <w:spacing w:val="0"/>
            <w:kern w:val="0"/>
            <w:sz w:val="24"/>
            <w:szCs w:val="24"/>
            <w:shd w:val="clear" w:fill="FFFFFF"/>
            <w:lang w:val="en-US" w:eastAsia="zh-CN" w:bidi="ar"/>
          </w:rPr>
          <w:delText>点核查</w:delText>
        </w:r>
      </w:del>
      <w:ins w:id="1414" w:author="投稿人" w:date="2026-03-09T11:43:47Z">
        <w:r>
          <w:rPr>
            <w:rFonts w:hint="eastAsia" w:ascii="宋体" w:hAnsi="宋体" w:eastAsia="宋体" w:cs="宋体"/>
            <w:i w:val="0"/>
            <w:iCs w:val="0"/>
            <w:caps w:val="0"/>
            <w:color w:val="1F2329"/>
            <w:spacing w:val="0"/>
            <w:kern w:val="0"/>
            <w:sz w:val="24"/>
            <w:szCs w:val="24"/>
            <w:shd w:val="clear" w:fill="FFFFFF"/>
            <w:lang w:val="en-US" w:eastAsia="zh-CN" w:bidi="ar"/>
          </w:rPr>
          <w:t>对通知与回复文件的审查。</w:t>
        </w:r>
      </w:ins>
      <w:ins w:id="1415" w:author="投稿人" w:date="2026-03-09T11:44:36Z">
        <w:r>
          <w:rPr>
            <w:rFonts w:hint="eastAsia" w:ascii="宋体" w:hAnsi="宋体" w:eastAsia="宋体" w:cs="宋体"/>
            <w:i w:val="0"/>
            <w:iCs w:val="0"/>
            <w:caps w:val="0"/>
            <w:color w:val="1F2329"/>
            <w:spacing w:val="0"/>
            <w:kern w:val="0"/>
            <w:sz w:val="24"/>
            <w:szCs w:val="24"/>
            <w:shd w:val="clear" w:fill="FFFFFF"/>
            <w:lang w:val="en-US" w:eastAsia="zh-CN" w:bidi="ar"/>
          </w:rPr>
          <w:t>《</w:t>
        </w:r>
      </w:ins>
      <w:ins w:id="1416" w:author="投稿人" w:date="2026-03-09T11:44:37Z">
        <w:r>
          <w:rPr>
            <w:rFonts w:hint="eastAsia" w:ascii="宋体" w:hAnsi="宋体" w:eastAsia="宋体" w:cs="宋体"/>
            <w:i w:val="0"/>
            <w:iCs w:val="0"/>
            <w:caps w:val="0"/>
            <w:color w:val="1F2329"/>
            <w:spacing w:val="0"/>
            <w:kern w:val="0"/>
            <w:sz w:val="24"/>
            <w:szCs w:val="24"/>
            <w:shd w:val="clear" w:fill="FFFFFF"/>
            <w:lang w:val="en-US" w:eastAsia="zh-CN" w:bidi="ar"/>
          </w:rPr>
          <w:t>公司法</w:t>
        </w:r>
      </w:ins>
      <w:ins w:id="1417" w:author="投稿人" w:date="2026-03-09T11:44:36Z">
        <w:r>
          <w:rPr>
            <w:rFonts w:hint="eastAsia" w:ascii="宋体" w:hAnsi="宋体" w:eastAsia="宋体" w:cs="宋体"/>
            <w:i w:val="0"/>
            <w:iCs w:val="0"/>
            <w:caps w:val="0"/>
            <w:color w:val="1F2329"/>
            <w:spacing w:val="0"/>
            <w:kern w:val="0"/>
            <w:sz w:val="24"/>
            <w:szCs w:val="24"/>
            <w:shd w:val="clear" w:fill="FFFFFF"/>
            <w:lang w:val="en-US" w:eastAsia="zh-CN" w:bidi="ar"/>
          </w:rPr>
          <w:t>》</w:t>
        </w:r>
      </w:ins>
      <w:ins w:id="1418" w:author="投稿人" w:date="2026-03-09T11:44:38Z">
        <w:r>
          <w:rPr>
            <w:rFonts w:hint="eastAsia" w:ascii="宋体" w:hAnsi="宋体" w:eastAsia="宋体" w:cs="宋体"/>
            <w:i w:val="0"/>
            <w:iCs w:val="0"/>
            <w:caps w:val="0"/>
            <w:color w:val="1F2329"/>
            <w:spacing w:val="0"/>
            <w:kern w:val="0"/>
            <w:sz w:val="24"/>
            <w:szCs w:val="24"/>
            <w:shd w:val="clear" w:fill="FFFFFF"/>
            <w:lang w:val="en-US" w:eastAsia="zh-CN" w:bidi="ar"/>
          </w:rPr>
          <w:t>第84</w:t>
        </w:r>
      </w:ins>
      <w:ins w:id="1419" w:author="投稿人" w:date="2026-03-09T11:44:39Z">
        <w:r>
          <w:rPr>
            <w:rFonts w:hint="eastAsia" w:ascii="宋体" w:hAnsi="宋体" w:eastAsia="宋体" w:cs="宋体"/>
            <w:i w:val="0"/>
            <w:iCs w:val="0"/>
            <w:caps w:val="0"/>
            <w:color w:val="1F2329"/>
            <w:spacing w:val="0"/>
            <w:kern w:val="0"/>
            <w:sz w:val="24"/>
            <w:szCs w:val="24"/>
            <w:shd w:val="clear" w:fill="FFFFFF"/>
            <w:lang w:val="en-US" w:eastAsia="zh-CN" w:bidi="ar"/>
          </w:rPr>
          <w:t>条</w:t>
        </w:r>
      </w:ins>
      <w:ins w:id="1420" w:author="投稿人" w:date="2026-03-09T11:44:40Z">
        <w:r>
          <w:rPr>
            <w:rFonts w:hint="eastAsia" w:ascii="宋体" w:hAnsi="宋体" w:eastAsia="宋体" w:cs="宋体"/>
            <w:i w:val="0"/>
            <w:iCs w:val="0"/>
            <w:caps w:val="0"/>
            <w:color w:val="1F2329"/>
            <w:spacing w:val="0"/>
            <w:kern w:val="0"/>
            <w:sz w:val="24"/>
            <w:szCs w:val="24"/>
            <w:shd w:val="clear" w:fill="FFFFFF"/>
            <w:lang w:val="en-US" w:eastAsia="zh-CN" w:bidi="ar"/>
          </w:rPr>
          <w:t>规定</w:t>
        </w:r>
      </w:ins>
      <w:ins w:id="1421" w:author="投稿人" w:date="2026-03-09T11:43:47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ins w:id="1422" w:author="投稿人" w:date="2026-03-09T11:44:50Z">
        <w:r>
          <w:rPr>
            <w:rFonts w:hint="eastAsia" w:ascii="宋体" w:hAnsi="宋体" w:eastAsia="宋体" w:cs="宋体"/>
            <w:i w:val="0"/>
            <w:iCs w:val="0"/>
            <w:caps w:val="0"/>
            <w:color w:val="1F2329"/>
            <w:spacing w:val="0"/>
            <w:kern w:val="0"/>
            <w:sz w:val="24"/>
            <w:szCs w:val="24"/>
            <w:shd w:val="clear" w:fill="FFFFFF"/>
            <w:lang w:val="en-US" w:eastAsia="zh-CN" w:bidi="ar"/>
          </w:rPr>
          <w:t>应当将股权转让的数量、价格、支付方式和期限等事项书面通知其他股东，</w:t>
        </w:r>
      </w:ins>
      <w:ins w:id="1423" w:author="投稿人" w:date="2026-03-09T11:45:07Z">
        <w:r>
          <w:rPr>
            <w:rFonts w:hint="eastAsia" w:ascii="宋体" w:hAnsi="宋体" w:eastAsia="宋体" w:cs="宋体"/>
            <w:i w:val="0"/>
            <w:iCs w:val="0"/>
            <w:caps w:val="0"/>
            <w:color w:val="1F2329"/>
            <w:spacing w:val="0"/>
            <w:kern w:val="0"/>
            <w:sz w:val="24"/>
            <w:szCs w:val="24"/>
            <w:shd w:val="clear" w:fill="FFFFFF"/>
            <w:lang w:val="en-US" w:eastAsia="zh-CN" w:bidi="ar"/>
          </w:rPr>
          <w:t>履行</w:t>
        </w:r>
      </w:ins>
      <w:ins w:id="1424" w:author="投稿人" w:date="2026-03-09T11:43:47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ins w:id="1425" w:author="投稿人" w:date="2026-03-09T11:45:09Z">
        <w:r>
          <w:rPr>
            <w:rFonts w:hint="eastAsia" w:ascii="宋体" w:hAnsi="宋体" w:eastAsia="宋体" w:cs="宋体"/>
            <w:i w:val="0"/>
            <w:iCs w:val="0"/>
            <w:caps w:val="0"/>
            <w:color w:val="1F2329"/>
            <w:spacing w:val="0"/>
            <w:kern w:val="0"/>
            <w:sz w:val="24"/>
            <w:szCs w:val="24"/>
            <w:shd w:val="clear" w:fill="FFFFFF"/>
            <w:lang w:val="en-US" w:eastAsia="zh-CN" w:bidi="ar"/>
          </w:rPr>
          <w:t>的</w:t>
        </w:r>
      </w:ins>
      <w:ins w:id="1426" w:author="投稿人" w:date="2026-03-09T11:43:47Z">
        <w:r>
          <w:rPr>
            <w:rFonts w:hint="eastAsia" w:ascii="宋体" w:hAnsi="宋体" w:eastAsia="宋体" w:cs="宋体"/>
            <w:i w:val="0"/>
            <w:iCs w:val="0"/>
            <w:caps w:val="0"/>
            <w:color w:val="1F2329"/>
            <w:spacing w:val="0"/>
            <w:kern w:val="0"/>
            <w:sz w:val="24"/>
            <w:szCs w:val="24"/>
            <w:shd w:val="clear" w:fill="FFFFFF"/>
            <w:lang w:val="en-US" w:eastAsia="zh-CN" w:bidi="ar"/>
          </w:rPr>
          <w:t>书面通知义务是优先购买权行使的前提。受让人应要求出让股东提供书面通知的副本、其他股东的回复意见或放弃优先购买权的书面声明，审查通知内容是否包含同等条件的全部要素，确保已向全体股东履行通知义务且其他股东获得充分的决策信息。</w:t>
        </w:r>
      </w:ins>
      <w:ins w:id="1427" w:author="投稿人" w:date="2026-03-09T12:25:37Z">
        <w:r>
          <w:rPr>
            <w:rFonts w:hint="eastAsia" w:ascii="宋体" w:hAnsi="宋体" w:eastAsia="宋体" w:cs="宋体"/>
            <w:i w:val="0"/>
            <w:iCs w:val="0"/>
            <w:caps w:val="0"/>
            <w:color w:val="1F2329"/>
            <w:spacing w:val="0"/>
            <w:kern w:val="0"/>
            <w:sz w:val="24"/>
            <w:szCs w:val="24"/>
            <w:shd w:val="clear" w:fill="FFFFFF"/>
            <w:lang w:val="en-US" w:eastAsia="zh-CN" w:bidi="ar"/>
          </w:rPr>
          <w:t>这</w:t>
        </w:r>
      </w:ins>
      <w:ins w:id="1428" w:author="投稿人" w:date="2026-03-09T12:25:13Z">
        <w:r>
          <w:rPr>
            <w:rFonts w:hint="eastAsia" w:ascii="宋体" w:hAnsi="宋体" w:eastAsia="宋体" w:cs="宋体"/>
            <w:i w:val="0"/>
            <w:iCs w:val="0"/>
            <w:caps w:val="0"/>
            <w:color w:val="1F2329"/>
            <w:spacing w:val="0"/>
            <w:kern w:val="0"/>
            <w:sz w:val="24"/>
            <w:szCs w:val="24"/>
            <w:shd w:val="clear" w:fill="FFFFFF"/>
            <w:lang w:val="en-US" w:eastAsia="zh-CN" w:bidi="ar"/>
          </w:rPr>
          <w:t>其中</w:t>
        </w:r>
      </w:ins>
      <w:ins w:id="1429" w:author="投稿人" w:date="2026-03-09T12:25:40Z">
        <w:r>
          <w:rPr>
            <w:rFonts w:hint="eastAsia" w:ascii="宋体" w:hAnsi="宋体" w:eastAsia="宋体" w:cs="宋体"/>
            <w:i w:val="0"/>
            <w:iCs w:val="0"/>
            <w:caps w:val="0"/>
            <w:color w:val="1F2329"/>
            <w:spacing w:val="0"/>
            <w:kern w:val="0"/>
            <w:sz w:val="24"/>
            <w:szCs w:val="24"/>
            <w:shd w:val="clear" w:fill="FFFFFF"/>
            <w:lang w:val="en-US" w:eastAsia="zh-CN" w:bidi="ar"/>
          </w:rPr>
          <w:t>又</w:t>
        </w:r>
      </w:ins>
      <w:ins w:id="1430" w:author="投稿人" w:date="2026-03-09T12:25:15Z">
        <w:r>
          <w:rPr>
            <w:rFonts w:hint="eastAsia" w:ascii="宋体" w:hAnsi="宋体" w:eastAsia="宋体" w:cs="宋体"/>
            <w:i w:val="0"/>
            <w:iCs w:val="0"/>
            <w:caps w:val="0"/>
            <w:color w:val="1F2329"/>
            <w:spacing w:val="0"/>
            <w:kern w:val="0"/>
            <w:sz w:val="24"/>
            <w:szCs w:val="24"/>
            <w:shd w:val="clear" w:fill="FFFFFF"/>
            <w:lang w:val="en-US" w:eastAsia="zh-CN" w:bidi="ar"/>
          </w:rPr>
          <w:t>附带</w:t>
        </w:r>
      </w:ins>
      <w:ins w:id="1431" w:author="投稿人" w:date="2026-03-09T12:25:16Z">
        <w:r>
          <w:rPr>
            <w:rFonts w:hint="eastAsia" w:ascii="宋体" w:hAnsi="宋体" w:eastAsia="宋体" w:cs="宋体"/>
            <w:i w:val="0"/>
            <w:iCs w:val="0"/>
            <w:caps w:val="0"/>
            <w:color w:val="1F2329"/>
            <w:spacing w:val="0"/>
            <w:kern w:val="0"/>
            <w:sz w:val="24"/>
            <w:szCs w:val="24"/>
            <w:shd w:val="clear" w:fill="FFFFFF"/>
            <w:lang w:val="en-US" w:eastAsia="zh-CN" w:bidi="ar"/>
          </w:rPr>
          <w:t>了</w:t>
        </w:r>
      </w:ins>
      <w:ins w:id="1432" w:author="投稿人" w:date="2026-03-09T12:25:17Z">
        <w:r>
          <w:rPr>
            <w:rFonts w:hint="eastAsia" w:ascii="宋体" w:hAnsi="宋体" w:eastAsia="宋体" w:cs="宋体"/>
            <w:i w:val="0"/>
            <w:iCs w:val="0"/>
            <w:caps w:val="0"/>
            <w:color w:val="1F2329"/>
            <w:spacing w:val="0"/>
            <w:kern w:val="0"/>
            <w:sz w:val="24"/>
            <w:szCs w:val="24"/>
            <w:shd w:val="clear" w:fill="FFFFFF"/>
            <w:lang w:val="en-US" w:eastAsia="zh-CN" w:bidi="ar"/>
          </w:rPr>
          <w:t>对</w:t>
        </w:r>
      </w:ins>
      <w:ins w:id="1433" w:author="投稿人" w:date="2026-03-09T11:39:59Z">
        <w:r>
          <w:rPr>
            <w:rFonts w:hint="eastAsia" w:ascii="宋体" w:hAnsi="宋体" w:eastAsia="宋体" w:cs="宋体"/>
            <w:i w:val="0"/>
            <w:iCs w:val="0"/>
            <w:caps w:val="0"/>
            <w:color w:val="1F2329"/>
            <w:spacing w:val="0"/>
            <w:kern w:val="0"/>
            <w:sz w:val="24"/>
            <w:szCs w:val="24"/>
            <w:shd w:val="clear" w:fill="FFFFFF"/>
            <w:lang w:val="en-US" w:eastAsia="zh-CN" w:bidi="ar"/>
          </w:rPr>
          <w:t>股东名册的审查。股东名册是确认股东资格的核心文件，受让人应通过审查股东名册，确认出让股东的持股比例、其他股东的身份信息，避免因股东资格瑕疵导致转让行为无效。同时，股东名册可辅助核查股东会决议的签字真实性，若决议签字股东与股东名册记载不一致，受让人应要求出让股东作出合理解释。</w:t>
        </w:r>
      </w:ins>
      <w:ins w:id="1434" w:author="投稿人" w:date="2026-03-09T12:25:53Z">
        <w:r>
          <w:rPr>
            <w:rFonts w:hint="eastAsia" w:ascii="宋体" w:hAnsi="宋体" w:eastAsia="宋体" w:cs="宋体"/>
            <w:i w:val="0"/>
            <w:iCs w:val="0"/>
            <w:caps w:val="0"/>
            <w:color w:val="1F2329"/>
            <w:spacing w:val="0"/>
            <w:kern w:val="0"/>
            <w:sz w:val="24"/>
            <w:szCs w:val="24"/>
            <w:shd w:val="clear" w:fill="FFFFFF"/>
            <w:lang w:val="en-US" w:eastAsia="zh-CN" w:bidi="ar"/>
          </w:rPr>
          <w:t>若</w:t>
        </w:r>
      </w:ins>
      <w:ins w:id="1435" w:author="投稿人" w:date="2026-03-09T12:25:54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ins w:id="1436" w:author="投稿人" w:date="2026-03-09T12:25:55Z">
        <w:r>
          <w:rPr>
            <w:rFonts w:hint="eastAsia" w:ascii="宋体" w:hAnsi="宋体" w:eastAsia="宋体" w:cs="宋体"/>
            <w:i w:val="0"/>
            <w:iCs w:val="0"/>
            <w:caps w:val="0"/>
            <w:color w:val="1F2329"/>
            <w:spacing w:val="0"/>
            <w:kern w:val="0"/>
            <w:sz w:val="24"/>
            <w:szCs w:val="24"/>
            <w:shd w:val="clear" w:fill="FFFFFF"/>
            <w:lang w:val="en-US" w:eastAsia="zh-CN" w:bidi="ar"/>
          </w:rPr>
          <w:t>表示</w:t>
        </w:r>
      </w:ins>
      <w:ins w:id="1437" w:author="投稿人" w:date="2026-03-09T12:25:57Z">
        <w:r>
          <w:rPr>
            <w:rFonts w:hint="eastAsia" w:ascii="宋体" w:hAnsi="宋体" w:eastAsia="宋体" w:cs="宋体"/>
            <w:i w:val="0"/>
            <w:iCs w:val="0"/>
            <w:caps w:val="0"/>
            <w:color w:val="1F2329"/>
            <w:spacing w:val="0"/>
            <w:kern w:val="0"/>
            <w:sz w:val="24"/>
            <w:szCs w:val="24"/>
            <w:shd w:val="clear" w:fill="FFFFFF"/>
            <w:lang w:val="en-US" w:eastAsia="zh-CN" w:bidi="ar"/>
          </w:rPr>
          <w:t>公司</w:t>
        </w:r>
      </w:ins>
      <w:ins w:id="1438" w:author="投稿人" w:date="2026-03-09T12:26:00Z">
        <w:r>
          <w:rPr>
            <w:rFonts w:hint="eastAsia" w:ascii="宋体" w:hAnsi="宋体" w:eastAsia="宋体" w:cs="宋体"/>
            <w:i w:val="0"/>
            <w:iCs w:val="0"/>
            <w:caps w:val="0"/>
            <w:color w:val="1F2329"/>
            <w:spacing w:val="0"/>
            <w:kern w:val="0"/>
            <w:sz w:val="24"/>
            <w:szCs w:val="24"/>
            <w:shd w:val="clear" w:fill="FFFFFF"/>
            <w:lang w:val="en-US" w:eastAsia="zh-CN" w:bidi="ar"/>
          </w:rPr>
          <w:t>以</w:t>
        </w:r>
      </w:ins>
      <w:r>
        <w:rPr>
          <w:rFonts w:hint="eastAsia" w:ascii="宋体" w:hAnsi="宋体" w:eastAsia="宋体" w:cs="宋体"/>
          <w:i w:val="0"/>
          <w:iCs w:val="0"/>
          <w:caps w:val="0"/>
          <w:color w:val="1F2329"/>
          <w:spacing w:val="0"/>
          <w:kern w:val="0"/>
          <w:sz w:val="24"/>
          <w:szCs w:val="24"/>
          <w:shd w:val="clear" w:fill="FFFFFF"/>
          <w:lang w:val="en-US" w:eastAsia="zh-CN" w:bidi="ar"/>
        </w:rPr>
        <w:t>章程</w:t>
      </w:r>
      <w:ins w:id="1439" w:author="投稿人" w:date="2026-03-09T12:26:08Z">
        <w:r>
          <w:rPr>
            <w:rFonts w:hint="eastAsia" w:ascii="宋体" w:hAnsi="宋体" w:eastAsia="宋体" w:cs="宋体"/>
            <w:i w:val="0"/>
            <w:iCs w:val="0"/>
            <w:caps w:val="0"/>
            <w:color w:val="1F2329"/>
            <w:spacing w:val="0"/>
            <w:kern w:val="0"/>
            <w:sz w:val="24"/>
            <w:szCs w:val="24"/>
            <w:shd w:val="clear" w:fill="FFFFFF"/>
            <w:lang w:val="en-US" w:eastAsia="zh-CN" w:bidi="ar"/>
          </w:rPr>
          <w:t>形式</w:t>
        </w:r>
      </w:ins>
      <w:ins w:id="1440" w:author="投稿人" w:date="2026-03-09T12:26:09Z">
        <w:r>
          <w:rPr>
            <w:rFonts w:hint="eastAsia" w:ascii="宋体" w:hAnsi="宋体" w:eastAsia="宋体" w:cs="宋体"/>
            <w:i w:val="0"/>
            <w:iCs w:val="0"/>
            <w:caps w:val="0"/>
            <w:color w:val="1F2329"/>
            <w:spacing w:val="0"/>
            <w:kern w:val="0"/>
            <w:sz w:val="24"/>
            <w:szCs w:val="24"/>
            <w:shd w:val="clear" w:fill="FFFFFF"/>
            <w:lang w:val="en-US" w:eastAsia="zh-CN" w:bidi="ar"/>
          </w:rPr>
          <w:t>排除</w:t>
        </w:r>
      </w:ins>
      <w:ins w:id="1441" w:author="投稿人" w:date="2026-03-09T12:26:54Z">
        <w:r>
          <w:rPr>
            <w:rFonts w:hint="eastAsia" w:ascii="宋体" w:hAnsi="宋体" w:eastAsia="宋体" w:cs="宋体"/>
            <w:i w:val="0"/>
            <w:iCs w:val="0"/>
            <w:caps w:val="0"/>
            <w:color w:val="1F2329"/>
            <w:spacing w:val="0"/>
            <w:kern w:val="0"/>
            <w:sz w:val="24"/>
            <w:szCs w:val="24"/>
            <w:shd w:val="clear" w:fill="FFFFFF"/>
            <w:lang w:val="en-US" w:eastAsia="zh-CN" w:bidi="ar"/>
          </w:rPr>
          <w:t>或</w:t>
        </w:r>
      </w:ins>
      <w:ins w:id="1442" w:author="投稿人" w:date="2026-03-09T12:26:55Z">
        <w:r>
          <w:rPr>
            <w:rFonts w:hint="eastAsia" w:ascii="宋体" w:hAnsi="宋体" w:eastAsia="宋体" w:cs="宋体"/>
            <w:i w:val="0"/>
            <w:iCs w:val="0"/>
            <w:caps w:val="0"/>
            <w:color w:val="1F2329"/>
            <w:spacing w:val="0"/>
            <w:kern w:val="0"/>
            <w:sz w:val="24"/>
            <w:szCs w:val="24"/>
            <w:shd w:val="clear" w:fill="FFFFFF"/>
            <w:lang w:val="en-US" w:eastAsia="zh-CN" w:bidi="ar"/>
          </w:rPr>
          <w:t>限制</w:t>
        </w:r>
      </w:ins>
      <w:ins w:id="1443" w:author="投稿人" w:date="2026-03-09T12:26:11Z">
        <w:r>
          <w:rPr>
            <w:rFonts w:hint="eastAsia" w:ascii="宋体" w:hAnsi="宋体" w:eastAsia="宋体" w:cs="宋体"/>
            <w:i w:val="0"/>
            <w:iCs w:val="0"/>
            <w:caps w:val="0"/>
            <w:color w:val="1F2329"/>
            <w:spacing w:val="0"/>
            <w:kern w:val="0"/>
            <w:sz w:val="24"/>
            <w:szCs w:val="24"/>
            <w:shd w:val="clear" w:fill="FFFFFF"/>
            <w:lang w:val="en-US" w:eastAsia="zh-CN" w:bidi="ar"/>
          </w:rPr>
          <w:t>其他股东的</w:t>
        </w:r>
      </w:ins>
      <w:ins w:id="1444" w:author="投稿人" w:date="2026-03-09T12:26:13Z">
        <w:r>
          <w:rPr>
            <w:rFonts w:hint="eastAsia" w:ascii="宋体" w:hAnsi="宋体" w:eastAsia="宋体" w:cs="宋体"/>
            <w:i w:val="0"/>
            <w:iCs w:val="0"/>
            <w:caps w:val="0"/>
            <w:color w:val="1F2329"/>
            <w:spacing w:val="0"/>
            <w:kern w:val="0"/>
            <w:sz w:val="24"/>
            <w:szCs w:val="24"/>
            <w:shd w:val="clear" w:fill="FFFFFF"/>
            <w:lang w:val="en-US" w:eastAsia="zh-CN" w:bidi="ar"/>
          </w:rPr>
          <w:t>优先</w:t>
        </w:r>
      </w:ins>
      <w:ins w:id="1445" w:author="投稿人" w:date="2026-03-09T12:26:14Z">
        <w:r>
          <w:rPr>
            <w:rFonts w:hint="eastAsia" w:ascii="宋体" w:hAnsi="宋体" w:eastAsia="宋体" w:cs="宋体"/>
            <w:i w:val="0"/>
            <w:iCs w:val="0"/>
            <w:caps w:val="0"/>
            <w:color w:val="1F2329"/>
            <w:spacing w:val="0"/>
            <w:kern w:val="0"/>
            <w:sz w:val="24"/>
            <w:szCs w:val="24"/>
            <w:shd w:val="clear" w:fill="FFFFFF"/>
            <w:lang w:val="en-US" w:eastAsia="zh-CN" w:bidi="ar"/>
          </w:rPr>
          <w:t>购买权</w:t>
        </w:r>
      </w:ins>
      <w:ins w:id="1446" w:author="投稿人" w:date="2026-03-09T12:26:16Z">
        <w:r>
          <w:rPr>
            <w:rFonts w:hint="eastAsia" w:ascii="宋体" w:hAnsi="宋体" w:eastAsia="宋体" w:cs="宋体"/>
            <w:i w:val="0"/>
            <w:iCs w:val="0"/>
            <w:caps w:val="0"/>
            <w:color w:val="1F2329"/>
            <w:spacing w:val="0"/>
            <w:kern w:val="0"/>
            <w:sz w:val="24"/>
            <w:szCs w:val="24"/>
            <w:shd w:val="clear" w:fill="FFFFFF"/>
            <w:lang w:val="en-US" w:eastAsia="zh-CN" w:bidi="ar"/>
          </w:rPr>
          <w:t>，</w:t>
        </w:r>
      </w:ins>
      <w:ins w:id="1447" w:author="投稿人" w:date="2026-03-09T12:26:18Z">
        <w:r>
          <w:rPr>
            <w:rFonts w:hint="eastAsia" w:ascii="宋体" w:hAnsi="宋体" w:eastAsia="宋体" w:cs="宋体"/>
            <w:i w:val="0"/>
            <w:iCs w:val="0"/>
            <w:caps w:val="0"/>
            <w:color w:val="1F2329"/>
            <w:spacing w:val="0"/>
            <w:kern w:val="0"/>
            <w:sz w:val="24"/>
            <w:szCs w:val="24"/>
            <w:shd w:val="clear" w:fill="FFFFFF"/>
            <w:lang w:val="en-US" w:eastAsia="zh-CN" w:bidi="ar"/>
          </w:rPr>
          <w:t>则</w:t>
        </w:r>
      </w:ins>
      <w:ins w:id="1448" w:author="投稿人" w:date="2026-03-09T12:26:28Z">
        <w:r>
          <w:rPr>
            <w:rFonts w:hint="eastAsia" w:ascii="宋体" w:hAnsi="宋体" w:eastAsia="宋体" w:cs="宋体"/>
            <w:i w:val="0"/>
            <w:iCs w:val="0"/>
            <w:caps w:val="0"/>
            <w:color w:val="1F2329"/>
            <w:spacing w:val="0"/>
            <w:kern w:val="0"/>
            <w:sz w:val="24"/>
            <w:szCs w:val="24"/>
            <w:shd w:val="clear" w:fill="FFFFFF"/>
            <w:lang w:val="en-US" w:eastAsia="zh-CN" w:bidi="ar"/>
          </w:rPr>
          <w:t>外部</w:t>
        </w:r>
      </w:ins>
      <w:ins w:id="1449" w:author="投稿人" w:date="2026-03-09T12:26:29Z">
        <w:r>
          <w:rPr>
            <w:rFonts w:hint="eastAsia" w:ascii="宋体" w:hAnsi="宋体" w:eastAsia="宋体" w:cs="宋体"/>
            <w:i w:val="0"/>
            <w:iCs w:val="0"/>
            <w:caps w:val="0"/>
            <w:color w:val="1F2329"/>
            <w:spacing w:val="0"/>
            <w:kern w:val="0"/>
            <w:sz w:val="24"/>
            <w:szCs w:val="24"/>
            <w:shd w:val="clear" w:fill="FFFFFF"/>
            <w:lang w:val="en-US" w:eastAsia="zh-CN" w:bidi="ar"/>
          </w:rPr>
          <w:t>受让人</w:t>
        </w:r>
      </w:ins>
      <w:ins w:id="1450" w:author="投稿人" w:date="2026-03-09T12:26:36Z">
        <w:r>
          <w:rPr>
            <w:rFonts w:hint="eastAsia" w:ascii="宋体" w:hAnsi="宋体" w:eastAsia="宋体" w:cs="宋体"/>
            <w:i w:val="0"/>
            <w:iCs w:val="0"/>
            <w:caps w:val="0"/>
            <w:color w:val="1F2329"/>
            <w:spacing w:val="0"/>
            <w:kern w:val="0"/>
            <w:sz w:val="24"/>
            <w:szCs w:val="24"/>
            <w:shd w:val="clear" w:fill="FFFFFF"/>
            <w:lang w:val="en-US" w:eastAsia="zh-CN" w:bidi="ar"/>
          </w:rPr>
          <w:t>需要</w:t>
        </w:r>
      </w:ins>
      <w:ins w:id="1451" w:author="投稿人" w:date="2026-03-09T12:26:26Z">
        <w:r>
          <w:rPr>
            <w:rFonts w:hint="eastAsia" w:ascii="宋体" w:hAnsi="宋体" w:eastAsia="宋体" w:cs="宋体"/>
            <w:i w:val="0"/>
            <w:iCs w:val="0"/>
            <w:caps w:val="0"/>
            <w:color w:val="1F2329"/>
            <w:spacing w:val="0"/>
            <w:kern w:val="0"/>
            <w:sz w:val="24"/>
            <w:szCs w:val="24"/>
            <w:shd w:val="clear" w:fill="FFFFFF"/>
            <w:lang w:val="en-US" w:eastAsia="zh-CN" w:bidi="ar"/>
          </w:rPr>
          <w:t>核实</w:t>
        </w:r>
      </w:ins>
      <w:r>
        <w:rPr>
          <w:rFonts w:hint="eastAsia" w:ascii="宋体" w:hAnsi="宋体" w:eastAsia="宋体" w:cs="宋体"/>
          <w:i w:val="0"/>
          <w:iCs w:val="0"/>
          <w:caps w:val="0"/>
          <w:color w:val="1F2329"/>
          <w:spacing w:val="0"/>
          <w:kern w:val="0"/>
          <w:sz w:val="24"/>
          <w:szCs w:val="24"/>
          <w:shd w:val="clear" w:fill="FFFFFF"/>
          <w:lang w:val="en-US" w:eastAsia="zh-CN" w:bidi="ar"/>
        </w:rPr>
        <w:t>是否存在排除或限制优先购买权的条款</w:t>
      </w:r>
      <w:ins w:id="1452" w:author="投稿人" w:date="2026-03-09T15:30:17Z">
        <w:r>
          <w:rPr>
            <w:rFonts w:hint="eastAsia" w:ascii="宋体" w:hAnsi="宋体" w:eastAsia="宋体" w:cs="宋体"/>
            <w:i w:val="0"/>
            <w:iCs w:val="0"/>
            <w:caps w:val="0"/>
            <w:color w:val="1F2329"/>
            <w:spacing w:val="0"/>
            <w:kern w:val="0"/>
            <w:sz w:val="24"/>
            <w:szCs w:val="24"/>
            <w:shd w:val="clear" w:fill="FFFFFF"/>
            <w:lang w:val="en-US" w:eastAsia="zh-CN" w:bidi="ar"/>
          </w:rPr>
          <w:t>，在</w:t>
        </w:r>
      </w:ins>
      <w:del w:id="1453" w:author="投稿人" w:date="2026-03-09T15:30:17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del w:id="1454" w:author="投稿人" w:date="2026-03-09T12:27:05Z">
        <w:r>
          <w:rPr>
            <w:rFonts w:hint="eastAsia" w:ascii="宋体" w:hAnsi="宋体" w:eastAsia="宋体" w:cs="宋体"/>
            <w:i w:val="0"/>
            <w:iCs w:val="0"/>
            <w:caps w:val="0"/>
            <w:color w:val="1F2329"/>
            <w:spacing w:val="0"/>
            <w:kern w:val="0"/>
            <w:sz w:val="24"/>
            <w:szCs w:val="24"/>
            <w:shd w:val="clear" w:fill="FFFFFF"/>
            <w:lang w:val="en-US" w:eastAsia="zh-CN" w:bidi="ar"/>
          </w:rPr>
          <w:delText>若章程明确规定股权对外转让无需经其他股东同意，其他股东不享有优先购买权，且该条款不违反法律强制性规定，则受让人可径行受让。</w:delText>
        </w:r>
      </w:del>
      <w:r>
        <w:rPr>
          <w:rFonts w:hint="eastAsia" w:ascii="宋体" w:hAnsi="宋体" w:eastAsia="宋体" w:cs="宋体"/>
          <w:i w:val="0"/>
          <w:iCs w:val="0"/>
          <w:caps w:val="0"/>
          <w:color w:val="1F2329"/>
          <w:spacing w:val="0"/>
          <w:kern w:val="0"/>
          <w:sz w:val="24"/>
          <w:szCs w:val="24"/>
          <w:shd w:val="clear" w:fill="FFFFFF"/>
          <w:lang w:val="en-US" w:eastAsia="zh-CN" w:bidi="ar"/>
        </w:rPr>
        <w:t>审查方式上，受让人应要求出让股东提供章程原件或登记机关备案的章程复印件，核对章程条款的真实性与完整性</w:t>
      </w:r>
      <w:del w:id="1455" w:author="投稿人" w:date="2026-03-09T12:27:41Z">
        <w:r>
          <w:rPr>
            <w:rFonts w:hint="eastAsia" w:ascii="宋体" w:hAnsi="宋体" w:eastAsia="宋体" w:cs="宋体"/>
            <w:i w:val="0"/>
            <w:iCs w:val="0"/>
            <w:caps w:val="0"/>
            <w:color w:val="1F2329"/>
            <w:spacing w:val="0"/>
            <w:kern w:val="0"/>
            <w:sz w:val="24"/>
            <w:szCs w:val="24"/>
            <w:shd w:val="clear" w:fill="FFFFFF"/>
            <w:lang w:val="en-US" w:eastAsia="zh-CN" w:bidi="ar"/>
          </w:rPr>
          <w:delText>，若章程存在明显修改痕迹或未备案，受让人未予核实则应认定其存在过失</w:delText>
        </w:r>
      </w:del>
      <w:r>
        <w:rPr>
          <w:rFonts w:hint="eastAsia" w:ascii="宋体" w:hAnsi="宋体" w:eastAsia="宋体" w:cs="宋体"/>
          <w:i w:val="0"/>
          <w:iCs w:val="0"/>
          <w:caps w:val="0"/>
          <w:color w:val="1F2329"/>
          <w:spacing w:val="0"/>
          <w:kern w:val="0"/>
          <w:sz w:val="24"/>
          <w:szCs w:val="24"/>
          <w:shd w:val="clear" w:fill="FFFFFF"/>
          <w:lang w:val="en-US" w:eastAsia="zh-CN" w:bidi="ar"/>
        </w:rPr>
        <w:t>。</w:t>
      </w:r>
      <w:del w:id="1456" w:author="投稿人" w:date="2026-03-09T11:40:05Z">
        <w:r>
          <w:rPr>
            <w:rFonts w:hint="eastAsia" w:ascii="宋体" w:hAnsi="宋体" w:eastAsia="宋体" w:cs="宋体"/>
            <w:i w:val="0"/>
            <w:iCs w:val="0"/>
            <w:caps w:val="0"/>
            <w:color w:val="1F2329"/>
            <w:spacing w:val="0"/>
            <w:kern w:val="0"/>
            <w:sz w:val="24"/>
            <w:szCs w:val="24"/>
            <w:shd w:val="clear" w:fill="FFFFFF"/>
            <w:lang w:val="en-US" w:eastAsia="zh-CN" w:bidi="ar"/>
          </w:rPr>
          <w:delText>其次是对通知与回复文件的审查。出让股东对其他股东的书面通知义务，是优先购买权行使的前提条件。受让人应要求出让股东提供书面通知的副本、其他股东的回复意见或放弃优先购买权的书面声明，审查通知内容是否包含同等条件的全部要素，确保已向全体股东履行通知义务且其他股东获得充分的决策信息。</w:delText>
        </w:r>
      </w:del>
      <w:del w:id="1457" w:author="投稿人" w:date="2026-03-09T11:39:59Z">
        <w:r>
          <w:rPr>
            <w:rFonts w:hint="eastAsia" w:ascii="宋体" w:hAnsi="宋体" w:eastAsia="宋体" w:cs="宋体"/>
            <w:i w:val="0"/>
            <w:iCs w:val="0"/>
            <w:caps w:val="0"/>
            <w:color w:val="1F2329"/>
            <w:spacing w:val="0"/>
            <w:kern w:val="0"/>
            <w:sz w:val="24"/>
            <w:szCs w:val="24"/>
            <w:shd w:val="clear" w:fill="FFFFFF"/>
            <w:lang w:val="en-US" w:eastAsia="zh-CN" w:bidi="ar"/>
          </w:rPr>
          <w:delText>最后，股东名册的审查。股东名册是确认股东资格的核心文件，受让人应通过审查股东名册，确认出让股东的持股比例、其他股东的身份信息，避免因股东资格瑕疵导致转让行为无效。同时，股东名册可辅助核查股东会决议的签字真实性，若决议签字股东与股东名册记载不一致，受让人应要求出让股东作出合理解释。</w:delText>
        </w:r>
      </w:del>
      <w:del w:id="1458" w:author="投稿人" w:date="2026-03-09T12:27:18Z">
        <w:r>
          <w:rPr>
            <w:rFonts w:hint="eastAsia" w:ascii="宋体" w:hAnsi="宋体" w:eastAsia="宋体" w:cs="宋体"/>
            <w:i w:val="0"/>
            <w:iCs w:val="0"/>
            <w:caps w:val="0"/>
            <w:color w:val="1F2329"/>
            <w:spacing w:val="0"/>
            <w:kern w:val="0"/>
            <w:sz w:val="24"/>
            <w:szCs w:val="24"/>
            <w:shd w:val="clear" w:fill="FFFFFF"/>
            <w:lang w:val="en-US" w:eastAsia="zh-CN" w:bidi="ar"/>
          </w:rPr>
          <w:delText xml:space="preserve"> </w:delText>
        </w:r>
      </w:del>
    </w:p>
    <w:p w14:paraId="363C380F">
      <w:pPr>
        <w:numPr>
          <w:ilvl w:val="-1"/>
          <w:numId w:val="0"/>
        </w:numPr>
        <w:spacing w:line="360" w:lineRule="auto"/>
        <w:ind w:left="420" w:leftChars="20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五、反悔权获利机制的解除权效力进路及行使边界</w:t>
      </w:r>
    </w:p>
    <w:p w14:paraId="51AC246A">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《公司法司法解释（四）》第二十条以司法解释形式确认了反悔权的存在，</w:t>
      </w:r>
      <w:ins w:id="1459" w:author="投稿人" w:date="2026-03-06T14:07:51Z">
        <w:r>
          <w:rPr>
            <w:rFonts w:hint="eastAsia" w:ascii="宋体" w:hAnsi="宋体" w:eastAsia="宋体" w:cs="宋体"/>
            <w:i w:val="0"/>
            <w:iCs w:val="0"/>
            <w:caps w:val="0"/>
            <w:color w:val="1F2329"/>
            <w:spacing w:val="0"/>
            <w:kern w:val="0"/>
            <w:sz w:val="24"/>
            <w:szCs w:val="24"/>
            <w:shd w:val="clear" w:fill="FFFFFF"/>
            <w:lang w:val="en-US" w:eastAsia="zh-CN" w:bidi="ar"/>
          </w:rPr>
          <w:t>不过</w:t>
        </w:r>
      </w:ins>
      <w:del w:id="1460" w:author="投稿人" w:date="2026-03-06T14:07:51Z">
        <w:r>
          <w:rPr>
            <w:rFonts w:hint="eastAsia" w:ascii="宋体" w:hAnsi="宋体" w:eastAsia="宋体" w:cs="宋体"/>
            <w:i w:val="0"/>
            <w:iCs w:val="0"/>
            <w:caps w:val="0"/>
            <w:color w:val="1F2329"/>
            <w:spacing w:val="0"/>
            <w:kern w:val="0"/>
            <w:sz w:val="24"/>
            <w:szCs w:val="24"/>
            <w:shd w:val="clear" w:fill="FFFFFF"/>
            <w:lang w:val="en-US" w:eastAsia="zh-CN" w:bidi="ar"/>
          </w:rPr>
          <w:delText>然</w:delText>
        </w:r>
      </w:del>
      <w:del w:id="1461" w:author="投稿人" w:date="2026-03-06T14:07:50Z">
        <w:r>
          <w:rPr>
            <w:rFonts w:hint="eastAsia" w:ascii="宋体" w:hAnsi="宋体" w:eastAsia="宋体" w:cs="宋体"/>
            <w:i w:val="0"/>
            <w:iCs w:val="0"/>
            <w:caps w:val="0"/>
            <w:color w:val="1F2329"/>
            <w:spacing w:val="0"/>
            <w:kern w:val="0"/>
            <w:sz w:val="24"/>
            <w:szCs w:val="24"/>
            <w:shd w:val="clear" w:fill="FFFFFF"/>
            <w:lang w:val="en-US" w:eastAsia="zh-CN" w:bidi="ar"/>
          </w:rPr>
          <w:delText>而</w:delText>
        </w:r>
      </w:del>
      <w:r>
        <w:rPr>
          <w:rFonts w:hint="eastAsia" w:ascii="宋体" w:hAnsi="宋体" w:eastAsia="宋体" w:cs="宋体"/>
          <w:i w:val="0"/>
          <w:iCs w:val="0"/>
          <w:caps w:val="0"/>
          <w:color w:val="1F2329"/>
          <w:spacing w:val="0"/>
          <w:kern w:val="0"/>
          <w:sz w:val="24"/>
          <w:szCs w:val="24"/>
          <w:shd w:val="clear" w:fill="FFFFFF"/>
          <w:lang w:val="en-US" w:eastAsia="zh-CN" w:bidi="ar"/>
        </w:rPr>
        <w:t>这只是从结果层面对已有争议的一次回应，未能从理由层面厘清反悔权的成立基础。</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51"/>
      </w:r>
      <w:r>
        <w:rPr>
          <w:rFonts w:hint="eastAsia" w:ascii="宋体" w:hAnsi="宋体" w:eastAsia="宋体" w:cs="宋体"/>
          <w:i w:val="0"/>
          <w:iCs w:val="0"/>
          <w:caps w:val="0"/>
          <w:color w:val="1F2329"/>
          <w:spacing w:val="0"/>
          <w:kern w:val="0"/>
          <w:sz w:val="24"/>
          <w:szCs w:val="24"/>
          <w:shd w:val="clear" w:fill="FFFFFF"/>
          <w:lang w:val="en-US" w:eastAsia="zh-CN" w:bidi="ar"/>
        </w:rPr>
        <w:t>即使该条款出现，关于反悔权存废的争议始终未有定论，其中的主要反对意见</w:t>
      </w:r>
      <w:ins w:id="1462" w:author="投稿人" w:date="2026-03-06T14:08:57Z">
        <w:r>
          <w:rPr>
            <w:rFonts w:hint="eastAsia" w:ascii="宋体" w:hAnsi="宋体" w:eastAsia="宋体" w:cs="宋体"/>
            <w:i w:val="0"/>
            <w:iCs w:val="0"/>
            <w:caps w:val="0"/>
            <w:color w:val="1F2329"/>
            <w:spacing w:val="0"/>
            <w:kern w:val="0"/>
            <w:sz w:val="24"/>
            <w:szCs w:val="24"/>
            <w:shd w:val="clear" w:fill="FFFFFF"/>
            <w:lang w:val="en-US" w:eastAsia="zh-CN" w:bidi="ar"/>
          </w:rPr>
          <w:t>包括</w:t>
        </w:r>
      </w:ins>
      <w:del w:id="1463" w:author="投稿人" w:date="2026-03-06T14:08:55Z">
        <w:r>
          <w:rPr>
            <w:rFonts w:hint="eastAsia" w:ascii="宋体" w:hAnsi="宋体" w:eastAsia="宋体" w:cs="宋体"/>
            <w:i w:val="0"/>
            <w:iCs w:val="0"/>
            <w:caps w:val="0"/>
            <w:color w:val="1F2329"/>
            <w:spacing w:val="0"/>
            <w:kern w:val="0"/>
            <w:sz w:val="24"/>
            <w:szCs w:val="24"/>
            <w:shd w:val="clear" w:fill="FFFFFF"/>
            <w:lang w:val="en-US" w:eastAsia="zh-CN" w:bidi="ar"/>
          </w:rPr>
          <w:delText>就是</w:delText>
        </w:r>
      </w:del>
      <w:r>
        <w:rPr>
          <w:rFonts w:hint="eastAsia" w:ascii="宋体" w:hAnsi="宋体" w:eastAsia="宋体" w:cs="宋体"/>
          <w:i w:val="0"/>
          <w:iCs w:val="0"/>
          <w:caps w:val="0"/>
          <w:color w:val="1F2329"/>
          <w:spacing w:val="0"/>
          <w:kern w:val="0"/>
          <w:sz w:val="24"/>
          <w:szCs w:val="24"/>
          <w:shd w:val="clear" w:fill="FFFFFF"/>
          <w:lang w:val="en-US" w:eastAsia="zh-CN" w:bidi="ar"/>
        </w:rPr>
        <w:t>反悔权可能助长出让股东以此获利的不道德性，</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52"/>
      </w:r>
      <w:r>
        <w:rPr>
          <w:rFonts w:hint="eastAsia" w:ascii="宋体" w:hAnsi="宋体" w:eastAsia="宋体" w:cs="宋体"/>
          <w:i w:val="0"/>
          <w:iCs w:val="0"/>
          <w:caps w:val="0"/>
          <w:color w:val="1F2329"/>
          <w:spacing w:val="0"/>
          <w:kern w:val="0"/>
          <w:sz w:val="24"/>
          <w:szCs w:val="24"/>
          <w:shd w:val="clear" w:fill="FFFFFF"/>
          <w:lang w:val="en-US" w:eastAsia="zh-CN" w:bidi="ar"/>
        </w:rPr>
        <w:t>出让股东明知股东优先购买权的存在，为保护公平交易，不应当赋予其反悔权，</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53"/>
      </w:r>
      <w:r>
        <w:rPr>
          <w:rFonts w:hint="eastAsia" w:ascii="宋体" w:hAnsi="宋体" w:eastAsia="宋体" w:cs="宋体"/>
          <w:i w:val="0"/>
          <w:iCs w:val="0"/>
          <w:caps w:val="0"/>
          <w:color w:val="1F2329"/>
          <w:spacing w:val="0"/>
          <w:kern w:val="0"/>
          <w:sz w:val="24"/>
          <w:szCs w:val="24"/>
          <w:shd w:val="clear" w:fill="FFFFFF"/>
          <w:lang w:val="en-US" w:eastAsia="zh-CN" w:bidi="ar"/>
        </w:rPr>
        <w:t>若以此获利则更不具备权利正当性。2023年《公司法》修订后，反悔权并未被吸收到立法中，仍以司法解释的形式存在于公司法规范中，这表明立法者对于反悔权也未有明确态度。新</w:t>
      </w:r>
      <w:ins w:id="1464" w:author="投稿人" w:date="2026-03-06T14:11:07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公司法</w:t>
      </w:r>
      <w:ins w:id="1465" w:author="投稿人" w:date="2026-03-06T14:11:08Z">
        <w:r>
          <w:rPr>
            <w:rFonts w:hint="eastAsia" w:ascii="宋体" w:hAnsi="宋体" w:eastAsia="宋体" w:cs="宋体"/>
            <w:i w:val="0"/>
            <w:iCs w:val="0"/>
            <w:caps w:val="0"/>
            <w:color w:val="1F2329"/>
            <w:spacing w:val="0"/>
            <w:kern w:val="0"/>
            <w:sz w:val="24"/>
            <w:szCs w:val="24"/>
            <w:shd w:val="clear" w:fill="FFFFFF"/>
            <w:lang w:val="en-US" w:eastAsia="zh-CN" w:bidi="ar"/>
          </w:rPr>
          <w:t>》</w:t>
        </w:r>
      </w:ins>
      <w:r>
        <w:rPr>
          <w:rFonts w:hint="eastAsia" w:ascii="宋体" w:hAnsi="宋体" w:eastAsia="宋体" w:cs="宋体"/>
          <w:i w:val="0"/>
          <w:iCs w:val="0"/>
          <w:caps w:val="0"/>
          <w:color w:val="1F2329"/>
          <w:spacing w:val="0"/>
          <w:kern w:val="0"/>
          <w:sz w:val="24"/>
          <w:szCs w:val="24"/>
          <w:shd w:val="clear" w:fill="FFFFFF"/>
          <w:lang w:val="en-US" w:eastAsia="zh-CN" w:bidi="ar"/>
        </w:rPr>
        <w:t>已然施行，相关的司法解释也必然迎来一场更新，于此契机有必要对反悔权获利在理论层面理清其机制正当性和</w:t>
      </w:r>
      <w:del w:id="1466" w:author="投稿人" w:date="2026-03-06T14:11:46Z">
        <w:r>
          <w:rPr>
            <w:rFonts w:hint="eastAsia" w:ascii="宋体" w:hAnsi="宋体" w:eastAsia="宋体" w:cs="宋体"/>
            <w:i w:val="0"/>
            <w:iCs w:val="0"/>
            <w:caps w:val="0"/>
            <w:color w:val="1F2329"/>
            <w:spacing w:val="0"/>
            <w:kern w:val="0"/>
            <w:sz w:val="24"/>
            <w:szCs w:val="24"/>
            <w:shd w:val="clear" w:fill="FFFFFF"/>
            <w:lang w:val="en-US" w:eastAsia="zh-CN" w:bidi="ar"/>
          </w:rPr>
          <w:delText>权利</w:delText>
        </w:r>
      </w:del>
      <w:del w:id="1467" w:author="投稿人" w:date="2026-03-06T14:11:45Z">
        <w:r>
          <w:rPr>
            <w:rFonts w:hint="eastAsia" w:ascii="宋体" w:hAnsi="宋体" w:eastAsia="宋体" w:cs="宋体"/>
            <w:i w:val="0"/>
            <w:iCs w:val="0"/>
            <w:caps w:val="0"/>
            <w:color w:val="1F2329"/>
            <w:spacing w:val="0"/>
            <w:kern w:val="0"/>
            <w:sz w:val="24"/>
            <w:szCs w:val="24"/>
            <w:shd w:val="clear" w:fill="FFFFFF"/>
            <w:lang w:val="en-US" w:eastAsia="zh-CN" w:bidi="ar"/>
          </w:rPr>
          <w:delText>行使</w:delText>
        </w:r>
      </w:del>
      <w:r>
        <w:rPr>
          <w:rFonts w:hint="eastAsia" w:ascii="宋体" w:hAnsi="宋体" w:eastAsia="宋体" w:cs="宋体"/>
          <w:i w:val="0"/>
          <w:iCs w:val="0"/>
          <w:caps w:val="0"/>
          <w:color w:val="1F2329"/>
          <w:spacing w:val="0"/>
          <w:kern w:val="0"/>
          <w:sz w:val="24"/>
          <w:szCs w:val="24"/>
          <w:shd w:val="clear" w:fill="FFFFFF"/>
          <w:lang w:val="en-US" w:eastAsia="zh-CN" w:bidi="ar"/>
        </w:rPr>
        <w:t>机制</w:t>
      </w:r>
      <w:ins w:id="1468" w:author="投稿人" w:date="2026-03-06T14:11:48Z">
        <w:r>
          <w:rPr>
            <w:rFonts w:hint="eastAsia" w:ascii="宋体" w:hAnsi="宋体" w:eastAsia="宋体" w:cs="宋体"/>
            <w:i w:val="0"/>
            <w:iCs w:val="0"/>
            <w:caps w:val="0"/>
            <w:color w:val="1F2329"/>
            <w:spacing w:val="0"/>
            <w:kern w:val="0"/>
            <w:sz w:val="24"/>
            <w:szCs w:val="24"/>
            <w:shd w:val="clear" w:fill="FFFFFF"/>
            <w:lang w:val="en-US" w:eastAsia="zh-CN" w:bidi="ar"/>
          </w:rPr>
          <w:t>运转</w:t>
        </w:r>
      </w:ins>
      <w:ins w:id="1469" w:author="投稿人" w:date="2026-03-06T14:11:49Z">
        <w:r>
          <w:rPr>
            <w:rFonts w:hint="eastAsia" w:ascii="宋体" w:hAnsi="宋体" w:eastAsia="宋体" w:cs="宋体"/>
            <w:i w:val="0"/>
            <w:iCs w:val="0"/>
            <w:caps w:val="0"/>
            <w:color w:val="1F2329"/>
            <w:spacing w:val="0"/>
            <w:kern w:val="0"/>
            <w:sz w:val="24"/>
            <w:szCs w:val="24"/>
            <w:shd w:val="clear" w:fill="FFFFFF"/>
            <w:lang w:val="en-US" w:eastAsia="zh-CN" w:bidi="ar"/>
          </w:rPr>
          <w:t>方式</w:t>
        </w:r>
      </w:ins>
      <w:r>
        <w:rPr>
          <w:rFonts w:hint="eastAsia" w:ascii="宋体" w:hAnsi="宋体" w:eastAsia="宋体" w:cs="宋体"/>
          <w:i w:val="0"/>
          <w:iCs w:val="0"/>
          <w:caps w:val="0"/>
          <w:color w:val="1F2329"/>
          <w:spacing w:val="0"/>
          <w:kern w:val="0"/>
          <w:sz w:val="24"/>
          <w:szCs w:val="24"/>
          <w:shd w:val="clear" w:fill="FFFFFF"/>
          <w:lang w:val="en-US" w:eastAsia="zh-CN" w:bidi="ar"/>
        </w:rPr>
        <w:t>。</w:t>
      </w:r>
    </w:p>
    <w:p w14:paraId="1BF0608C">
      <w:pPr>
        <w:keepNext w:val="0"/>
        <w:keepLines w:val="0"/>
        <w:widowControl/>
        <w:numPr>
          <w:ilvl w:val="0"/>
          <w:numId w:val="2"/>
        </w:numPr>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反悔权获利</w:t>
      </w:r>
      <w:r>
        <w:rPr>
          <w:rFonts w:hint="eastAsia" w:ascii="宋体" w:hAnsi="宋体" w:eastAsia="宋体" w:cs="宋体"/>
          <w:sz w:val="24"/>
          <w:szCs w:val="24"/>
          <w:lang w:val="en-US" w:eastAsia="zh-CN"/>
        </w:rPr>
        <w:t>机制</w:t>
      </w:r>
      <w:r>
        <w:rPr>
          <w:rFonts w:hint="eastAsia" w:ascii="宋体" w:hAnsi="宋体" w:eastAsia="宋体" w:cs="宋体"/>
          <w:sz w:val="24"/>
          <w:szCs w:val="24"/>
        </w:rPr>
        <w:t>的正当性</w:t>
      </w:r>
    </w:p>
    <w:p w14:paraId="6CF9FAA7">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从有限责任公司股权交易的本质特征来看，股权缺乏公开交易市场是定价困境的根源，反悔权的核心功能正是为</w:t>
      </w:r>
      <w:ins w:id="1470" w:author="投稿人" w:date="2026-03-08T14:44:40Z">
        <w:r>
          <w:rPr>
            <w:rFonts w:hint="eastAsia" w:ascii="宋体" w:hAnsi="宋体" w:eastAsia="宋体" w:cs="宋体"/>
            <w:sz w:val="24"/>
            <w:szCs w:val="24"/>
            <w:lang w:val="en-US" w:eastAsia="zh-CN"/>
          </w:rPr>
          <w:t>摆脱</w:t>
        </w:r>
      </w:ins>
      <w:del w:id="1471" w:author="投稿人" w:date="2026-03-08T14:44:40Z">
        <w:r>
          <w:rPr>
            <w:rFonts w:hint="eastAsia" w:ascii="宋体" w:hAnsi="宋体" w:eastAsia="宋体" w:cs="宋体"/>
            <w:sz w:val="24"/>
            <w:szCs w:val="24"/>
            <w:lang w:val="en-US" w:eastAsia="zh-CN"/>
          </w:rPr>
          <w:delText>破解</w:delText>
        </w:r>
      </w:del>
      <w:r>
        <w:rPr>
          <w:rFonts w:hint="eastAsia" w:ascii="宋体" w:hAnsi="宋体" w:eastAsia="宋体" w:cs="宋体"/>
          <w:sz w:val="24"/>
          <w:szCs w:val="24"/>
          <w:lang w:val="en-US" w:eastAsia="zh-CN"/>
        </w:rPr>
        <w:t>这一困境提供市场化解决方案。不同于上市公司股权可通过证券市场形成公允价格，有限责任公司股权定价依赖转让股东与其他股东谈判，易因信息不对称、谈判地位差异、转让股东离场心态等因素导致价格偏离真实价值，既可能损害转让股东的财产利益，也可能因定价不公引发后续纠纷。优先购买权制度本身虽具有竞价机制，但</w:t>
      </w:r>
      <w:ins w:id="1472" w:author="投稿人" w:date="2026-03-06T14:55:07Z">
        <w:r>
          <w:rPr>
            <w:rFonts w:hint="eastAsia" w:ascii="宋体" w:hAnsi="宋体" w:eastAsia="宋体" w:cs="宋体"/>
            <w:sz w:val="24"/>
            <w:szCs w:val="24"/>
            <w:lang w:val="en-US" w:eastAsia="zh-CN"/>
          </w:rPr>
          <w:t>在</w:t>
        </w:r>
      </w:ins>
      <w:ins w:id="1473" w:author="投稿人" w:date="2026-03-06T14:55:13Z">
        <w:r>
          <w:rPr>
            <w:rFonts w:hint="eastAsia" w:ascii="宋体" w:hAnsi="宋体" w:eastAsia="宋体" w:cs="宋体"/>
            <w:sz w:val="24"/>
            <w:szCs w:val="24"/>
            <w:lang w:val="en-US" w:eastAsia="zh-CN"/>
          </w:rPr>
          <w:t>转让</w:t>
        </w:r>
      </w:ins>
      <w:ins w:id="1474" w:author="投稿人" w:date="2026-03-06T14:55:07Z">
        <w:r>
          <w:rPr>
            <w:rFonts w:hint="eastAsia" w:ascii="宋体" w:hAnsi="宋体" w:eastAsia="宋体" w:cs="宋体"/>
            <w:sz w:val="24"/>
            <w:szCs w:val="24"/>
            <w:lang w:val="en-US" w:eastAsia="zh-CN"/>
          </w:rPr>
          <w:t>前期</w:t>
        </w:r>
      </w:ins>
      <w:del w:id="1475" w:author="投稿人" w:date="2026-03-06T14:51:44Z">
        <w:r>
          <w:rPr>
            <w:rFonts w:hint="eastAsia" w:ascii="宋体" w:hAnsi="宋体" w:eastAsia="宋体" w:cs="宋体"/>
            <w:sz w:val="24"/>
            <w:szCs w:val="24"/>
            <w:lang w:val="en-US" w:eastAsia="zh-CN"/>
          </w:rPr>
          <w:delText>也</w:delText>
        </w:r>
      </w:del>
      <w:r>
        <w:rPr>
          <w:rFonts w:hint="eastAsia" w:ascii="宋体" w:hAnsi="宋体" w:eastAsia="宋体" w:cs="宋体"/>
          <w:sz w:val="24"/>
          <w:szCs w:val="24"/>
          <w:lang w:val="en-US" w:eastAsia="zh-CN"/>
        </w:rPr>
        <w:t>可能缺少外部受让人参与，</w:t>
      </w:r>
      <w:ins w:id="1476" w:author="投稿人" w:date="2026-03-06T14:29:14Z">
        <w:r>
          <w:rPr>
            <w:rFonts w:hint="eastAsia" w:ascii="宋体" w:hAnsi="宋体" w:eastAsia="宋体" w:cs="宋体"/>
            <w:sz w:val="24"/>
            <w:szCs w:val="24"/>
            <w:lang w:val="en-US" w:eastAsia="zh-CN"/>
          </w:rPr>
          <w:t>此时</w:t>
        </w:r>
      </w:ins>
      <w:ins w:id="1477" w:author="投稿人" w:date="2026-03-06T14:27:30Z">
        <w:r>
          <w:rPr>
            <w:rFonts w:hint="eastAsia" w:ascii="宋体" w:hAnsi="宋体" w:eastAsia="宋体" w:cs="宋体"/>
            <w:sz w:val="24"/>
            <w:szCs w:val="24"/>
            <w:lang w:val="en-US" w:eastAsia="zh-CN"/>
          </w:rPr>
          <w:t>出让</w:t>
        </w:r>
      </w:ins>
      <w:del w:id="1478" w:author="投稿人" w:date="2026-03-06T14:27:29Z">
        <w:r>
          <w:rPr>
            <w:rFonts w:hint="eastAsia" w:ascii="宋体" w:hAnsi="宋体" w:eastAsia="宋体" w:cs="宋体"/>
            <w:sz w:val="24"/>
            <w:szCs w:val="24"/>
            <w:lang w:val="en-US" w:eastAsia="zh-CN"/>
          </w:rPr>
          <w:delText>转让</w:delText>
        </w:r>
      </w:del>
      <w:r>
        <w:rPr>
          <w:rFonts w:hint="eastAsia" w:ascii="宋体" w:hAnsi="宋体" w:eastAsia="宋体" w:cs="宋体"/>
          <w:sz w:val="24"/>
          <w:szCs w:val="24"/>
          <w:lang w:val="en-US" w:eastAsia="zh-CN"/>
        </w:rPr>
        <w:t>股东可</w:t>
      </w:r>
      <w:ins w:id="1479" w:author="投稿人" w:date="2026-03-06T14:51:25Z">
        <w:r>
          <w:rPr>
            <w:rFonts w:hint="eastAsia" w:ascii="宋体" w:hAnsi="宋体" w:eastAsia="宋体" w:cs="宋体"/>
            <w:sz w:val="24"/>
            <w:szCs w:val="24"/>
            <w:lang w:val="en-US" w:eastAsia="zh-CN"/>
          </w:rPr>
          <w:t>基于</w:t>
        </w:r>
      </w:ins>
      <w:ins w:id="1480" w:author="投稿人" w:date="2026-03-06T14:51:27Z">
        <w:r>
          <w:rPr>
            <w:rFonts w:hint="eastAsia" w:ascii="宋体" w:hAnsi="宋体" w:eastAsia="宋体" w:cs="宋体"/>
            <w:sz w:val="24"/>
            <w:szCs w:val="24"/>
            <w:lang w:val="en-US" w:eastAsia="zh-CN"/>
          </w:rPr>
          <w:t>对外</w:t>
        </w:r>
      </w:ins>
      <w:ins w:id="1481" w:author="投稿人" w:date="2026-03-06T14:51:28Z">
        <w:r>
          <w:rPr>
            <w:rFonts w:hint="eastAsia" w:ascii="宋体" w:hAnsi="宋体" w:eastAsia="宋体" w:cs="宋体"/>
            <w:sz w:val="24"/>
            <w:szCs w:val="24"/>
            <w:lang w:val="en-US" w:eastAsia="zh-CN"/>
          </w:rPr>
          <w:t>转让</w:t>
        </w:r>
      </w:ins>
      <w:ins w:id="1482" w:author="投稿人" w:date="2026-03-06T14:51:29Z">
        <w:r>
          <w:rPr>
            <w:rFonts w:hint="eastAsia" w:ascii="宋体" w:hAnsi="宋体" w:eastAsia="宋体" w:cs="宋体"/>
            <w:sz w:val="24"/>
            <w:szCs w:val="24"/>
            <w:lang w:val="en-US" w:eastAsia="zh-CN"/>
          </w:rPr>
          <w:t>意向</w:t>
        </w:r>
      </w:ins>
      <w:del w:id="1483" w:author="投稿人" w:date="2026-03-06T14:51:24Z">
        <w:r>
          <w:rPr>
            <w:rFonts w:hint="eastAsia" w:ascii="宋体" w:hAnsi="宋体" w:eastAsia="宋体" w:cs="宋体"/>
            <w:sz w:val="24"/>
            <w:szCs w:val="24"/>
            <w:lang w:val="en-US" w:eastAsia="zh-CN"/>
          </w:rPr>
          <w:delText>以</w:delText>
        </w:r>
      </w:del>
      <w:r>
        <w:rPr>
          <w:rFonts w:hint="eastAsia" w:ascii="宋体" w:hAnsi="宋体" w:eastAsia="宋体" w:cs="宋体"/>
          <w:sz w:val="24"/>
          <w:szCs w:val="24"/>
          <w:lang w:val="en-US" w:eastAsia="zh-CN"/>
        </w:rPr>
        <w:t>先给出一个价格，此价格同样可能仅具试探性，当其他股东接受报价时，</w:t>
      </w:r>
      <w:del w:id="1484" w:author="投稿人" w:date="2026-03-06T14:28:20Z">
        <w:r>
          <w:rPr>
            <w:rFonts w:hint="eastAsia" w:ascii="宋体" w:hAnsi="宋体" w:eastAsia="宋体" w:cs="宋体"/>
            <w:sz w:val="24"/>
            <w:szCs w:val="24"/>
            <w:lang w:val="en-US" w:eastAsia="zh-CN"/>
          </w:rPr>
          <w:delText>转让股东</w:delText>
        </w:r>
      </w:del>
      <w:ins w:id="1485" w:author="投稿人" w:date="2026-03-06T14:28:20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可借助反悔权取消出让，待之后重新评估后给出报价，直到其他股东不愿受让，趋近最符合出让股东利益的价格，类似于真正竞拍场景中在</w:t>
      </w:r>
      <w:ins w:id="1486" w:author="投稿人" w:date="2026-03-08T14:44:46Z">
        <w:r>
          <w:rPr>
            <w:rFonts w:hint="eastAsia" w:ascii="宋体" w:hAnsi="宋体" w:eastAsia="宋体" w:cs="宋体"/>
            <w:sz w:val="24"/>
            <w:szCs w:val="24"/>
            <w:lang w:val="en-US" w:eastAsia="zh-CN"/>
          </w:rPr>
          <w:t>落槌</w:t>
        </w:r>
      </w:ins>
      <w:del w:id="1487" w:author="投稿人" w:date="2026-03-08T14:44:46Z">
        <w:r>
          <w:rPr>
            <w:rFonts w:hint="eastAsia" w:ascii="宋体" w:hAnsi="宋体" w:eastAsia="宋体" w:cs="宋体"/>
            <w:sz w:val="24"/>
            <w:szCs w:val="24"/>
            <w:lang w:val="en-US" w:eastAsia="zh-CN"/>
          </w:rPr>
          <w:delText>落锤</w:delText>
        </w:r>
      </w:del>
      <w:r>
        <w:rPr>
          <w:rFonts w:hint="eastAsia" w:ascii="宋体" w:hAnsi="宋体" w:eastAsia="宋体" w:cs="宋体"/>
          <w:sz w:val="24"/>
          <w:szCs w:val="24"/>
          <w:lang w:val="en-US" w:eastAsia="zh-CN"/>
        </w:rPr>
        <w:t>时刻突然终止拍卖，</w:t>
      </w:r>
      <w:del w:id="1488" w:author="投稿人" w:date="2026-03-06T14:55:51Z">
        <w:r>
          <w:rPr>
            <w:rFonts w:hint="default" w:ascii="宋体" w:hAnsi="宋体" w:eastAsia="宋体" w:cs="宋体"/>
            <w:sz w:val="24"/>
            <w:szCs w:val="24"/>
            <w:lang w:val="en-US" w:eastAsia="zh-CN"/>
          </w:rPr>
          <w:delText>被称为</w:delText>
        </w:r>
      </w:del>
      <w:ins w:id="1489" w:author="投稿人" w:date="2026-03-06T14:55:52Z">
        <w:r>
          <w:rPr>
            <w:rFonts w:hint="eastAsia" w:ascii="宋体" w:hAnsi="宋体" w:eastAsia="宋体" w:cs="宋体"/>
            <w:sz w:val="24"/>
            <w:szCs w:val="24"/>
            <w:lang w:val="en-US" w:eastAsia="zh-CN"/>
          </w:rPr>
          <w:t>这是一种</w:t>
        </w:r>
      </w:ins>
      <w:r>
        <w:rPr>
          <w:rFonts w:hint="eastAsia" w:ascii="宋体" w:hAnsi="宋体" w:eastAsia="宋体" w:cs="宋体"/>
          <w:sz w:val="24"/>
          <w:szCs w:val="24"/>
          <w:lang w:val="en-US" w:eastAsia="zh-CN"/>
        </w:rPr>
        <w:t>价格的朝高竞争机制。</w:t>
      </w:r>
      <w:r>
        <w:rPr>
          <w:rStyle w:val="11"/>
          <w:rFonts w:hint="eastAsia" w:ascii="宋体" w:hAnsi="宋体" w:eastAsia="宋体" w:cs="宋体"/>
          <w:sz w:val="24"/>
          <w:szCs w:val="24"/>
          <w:lang w:val="en-US" w:eastAsia="zh-CN"/>
        </w:rPr>
        <w:footnoteReference w:id="54"/>
      </w:r>
      <w:del w:id="1490" w:author="投稿人" w:date="2026-03-06T14:21:41Z">
        <w:r>
          <w:rPr>
            <w:rFonts w:hint="default" w:ascii="宋体" w:hAnsi="宋体" w:eastAsia="宋体" w:cs="宋体"/>
            <w:sz w:val="24"/>
            <w:szCs w:val="24"/>
            <w:lang w:val="en-US" w:eastAsia="zh-CN"/>
          </w:rPr>
          <w:delText>在传统的规范法学意义上</w:delText>
        </w:r>
      </w:del>
      <w:ins w:id="1491" w:author="投稿人" w:date="2026-03-06T14:21:42Z">
        <w:r>
          <w:rPr>
            <w:rFonts w:hint="eastAsia" w:ascii="宋体" w:hAnsi="宋体" w:eastAsia="宋体" w:cs="宋体"/>
            <w:sz w:val="24"/>
            <w:szCs w:val="24"/>
            <w:lang w:val="en-US" w:eastAsia="zh-CN"/>
          </w:rPr>
          <w:t>一般</w:t>
        </w:r>
      </w:ins>
      <w:ins w:id="1492" w:author="投稿人" w:date="2026-03-06T14:21:43Z">
        <w:r>
          <w:rPr>
            <w:rFonts w:hint="eastAsia" w:ascii="宋体" w:hAnsi="宋体" w:eastAsia="宋体" w:cs="宋体"/>
            <w:sz w:val="24"/>
            <w:szCs w:val="24"/>
            <w:lang w:val="en-US" w:eastAsia="zh-CN"/>
          </w:rPr>
          <w:t>认为</w:t>
        </w:r>
      </w:ins>
      <w:r>
        <w:rPr>
          <w:rFonts w:hint="eastAsia" w:ascii="宋体" w:hAnsi="宋体" w:eastAsia="宋体" w:cs="宋体"/>
          <w:sz w:val="24"/>
          <w:szCs w:val="24"/>
          <w:lang w:val="en-US" w:eastAsia="zh-CN"/>
        </w:rPr>
        <w:t>，出让股</w:t>
      </w:r>
      <w:ins w:id="1493" w:author="投稿人" w:date="2026-03-08T14:44:49Z">
        <w:r>
          <w:rPr>
            <w:rFonts w:hint="eastAsia" w:ascii="宋体" w:hAnsi="宋体" w:eastAsia="宋体" w:cs="宋体"/>
            <w:sz w:val="24"/>
            <w:szCs w:val="24"/>
            <w:lang w:val="en-US" w:eastAsia="zh-CN"/>
          </w:rPr>
          <w:t>东应</w:t>
        </w:r>
      </w:ins>
      <w:del w:id="1494" w:author="投稿人" w:date="2026-03-08T14:44:49Z">
        <w:r>
          <w:rPr>
            <w:rFonts w:hint="eastAsia" w:ascii="宋体" w:hAnsi="宋体" w:eastAsia="宋体" w:cs="宋体"/>
            <w:sz w:val="24"/>
            <w:szCs w:val="24"/>
            <w:lang w:val="en-US" w:eastAsia="zh-CN"/>
          </w:rPr>
          <w:delText>东</w:delText>
        </w:r>
      </w:del>
      <w:r>
        <w:rPr>
          <w:rFonts w:hint="eastAsia" w:ascii="宋体" w:hAnsi="宋体" w:eastAsia="宋体" w:cs="宋体"/>
          <w:sz w:val="24"/>
          <w:szCs w:val="24"/>
          <w:lang w:val="en-US" w:eastAsia="zh-CN"/>
        </w:rPr>
        <w:t>当无反悔权，否则会导致出让股东无限制违约的可能。</w:t>
      </w:r>
      <w:ins w:id="1495" w:author="投稿人" w:date="2026-03-06T14:23:05Z">
        <w:r>
          <w:rPr>
            <w:rFonts w:hint="eastAsia" w:ascii="宋体" w:hAnsi="宋体" w:eastAsia="宋体" w:cs="宋体"/>
            <w:sz w:val="24"/>
            <w:szCs w:val="24"/>
            <w:lang w:val="en-US" w:eastAsia="zh-CN"/>
          </w:rPr>
          <w:t>然而，</w:t>
        </w:r>
      </w:ins>
      <w:r>
        <w:rPr>
          <w:rFonts w:hint="eastAsia" w:ascii="宋体" w:hAnsi="宋体" w:eastAsia="宋体" w:cs="宋体"/>
          <w:sz w:val="24"/>
          <w:szCs w:val="24"/>
          <w:lang w:val="en-US" w:eastAsia="zh-CN"/>
        </w:rPr>
        <w:t>在其他股东主张行使优先购买权的情况下，因</w:t>
      </w:r>
      <w:ins w:id="1496" w:author="投稿人" w:date="2026-03-06T14:16:53Z">
        <w:r>
          <w:rPr>
            <w:rFonts w:hint="eastAsia" w:ascii="宋体" w:hAnsi="宋体" w:eastAsia="宋体" w:cs="宋体"/>
            <w:sz w:val="24"/>
            <w:szCs w:val="24"/>
            <w:lang w:val="en-US" w:eastAsia="zh-CN"/>
          </w:rPr>
          <w:t>外部受让人</w:t>
        </w:r>
      </w:ins>
      <w:del w:id="1497" w:author="投稿人" w:date="2026-03-06T14:16:51Z">
        <w:r>
          <w:rPr>
            <w:rFonts w:hint="eastAsia" w:ascii="宋体" w:hAnsi="宋体" w:eastAsia="宋体" w:cs="宋体"/>
            <w:sz w:val="24"/>
            <w:szCs w:val="24"/>
            <w:lang w:val="en-US" w:eastAsia="zh-CN"/>
          </w:rPr>
          <w:delText>相对人</w:delText>
        </w:r>
      </w:del>
      <w:r>
        <w:rPr>
          <w:rFonts w:hint="eastAsia" w:ascii="宋体" w:hAnsi="宋体" w:eastAsia="宋体" w:cs="宋体"/>
          <w:sz w:val="24"/>
          <w:szCs w:val="24"/>
          <w:lang w:val="en-US" w:eastAsia="zh-CN"/>
        </w:rPr>
        <w:t>与其他股东在股权购买条件方面存在</w:t>
      </w:r>
      <w:ins w:id="1498" w:author="投稿人" w:date="2026-03-06T14:17:01Z">
        <w:r>
          <w:rPr>
            <w:rFonts w:hint="eastAsia" w:ascii="宋体" w:hAnsi="宋体" w:eastAsia="宋体" w:cs="宋体"/>
            <w:sz w:val="24"/>
            <w:szCs w:val="24"/>
            <w:lang w:val="en-US" w:eastAsia="zh-CN"/>
          </w:rPr>
          <w:t>竞价</w:t>
        </w:r>
      </w:ins>
      <w:del w:id="1499" w:author="投稿人" w:date="2026-03-06T14:17:00Z">
        <w:r>
          <w:rPr>
            <w:rFonts w:hint="eastAsia" w:ascii="宋体" w:hAnsi="宋体" w:eastAsia="宋体" w:cs="宋体"/>
            <w:sz w:val="24"/>
            <w:szCs w:val="24"/>
            <w:lang w:val="en-US" w:eastAsia="zh-CN"/>
          </w:rPr>
          <w:delText>竞争</w:delText>
        </w:r>
      </w:del>
      <w:r>
        <w:rPr>
          <w:rFonts w:hint="eastAsia" w:ascii="宋体" w:hAnsi="宋体" w:eastAsia="宋体" w:cs="宋体"/>
          <w:sz w:val="24"/>
          <w:szCs w:val="24"/>
          <w:lang w:val="en-US" w:eastAsia="zh-CN"/>
        </w:rPr>
        <w:t>关系，公司法</w:t>
      </w:r>
      <w:ins w:id="1500" w:author="投稿人" w:date="2026-03-06T14:30:21Z">
        <w:r>
          <w:rPr>
            <w:rFonts w:hint="eastAsia" w:ascii="宋体" w:hAnsi="宋体" w:eastAsia="宋体" w:cs="宋体"/>
            <w:sz w:val="24"/>
            <w:szCs w:val="24"/>
            <w:lang w:val="en-US" w:eastAsia="zh-CN"/>
          </w:rPr>
          <w:t>也</w:t>
        </w:r>
      </w:ins>
      <w:r>
        <w:rPr>
          <w:rFonts w:hint="eastAsia" w:ascii="宋体" w:hAnsi="宋体" w:eastAsia="宋体" w:cs="宋体"/>
          <w:sz w:val="24"/>
          <w:szCs w:val="24"/>
          <w:lang w:val="en-US" w:eastAsia="zh-CN"/>
        </w:rPr>
        <w:t>并未对购买条件的形成时间予以限制，</w:t>
      </w:r>
      <w:r>
        <w:rPr>
          <w:rStyle w:val="11"/>
          <w:rFonts w:hint="eastAsia" w:ascii="宋体" w:hAnsi="宋体" w:eastAsia="宋体" w:cs="宋体"/>
          <w:sz w:val="24"/>
          <w:szCs w:val="24"/>
          <w:lang w:val="en-US" w:eastAsia="zh-CN"/>
        </w:rPr>
        <w:footnoteReference w:id="55"/>
      </w:r>
      <w:r>
        <w:rPr>
          <w:rFonts w:hint="eastAsia" w:ascii="宋体" w:hAnsi="宋体" w:eastAsia="宋体" w:cs="宋体"/>
          <w:sz w:val="24"/>
          <w:szCs w:val="24"/>
          <w:lang w:val="en-US" w:eastAsia="zh-CN"/>
        </w:rPr>
        <w:t>股权转让条件因上述</w:t>
      </w:r>
      <w:ins w:id="1501" w:author="投稿人" w:date="2026-03-06T14:17:05Z">
        <w:r>
          <w:rPr>
            <w:rFonts w:hint="eastAsia" w:ascii="宋体" w:hAnsi="宋体" w:eastAsia="宋体" w:cs="宋体"/>
            <w:sz w:val="24"/>
            <w:szCs w:val="24"/>
            <w:lang w:val="en-US" w:eastAsia="zh-CN"/>
          </w:rPr>
          <w:t>竞价</w:t>
        </w:r>
      </w:ins>
      <w:del w:id="1502" w:author="投稿人" w:date="2026-03-06T14:17:03Z">
        <w:r>
          <w:rPr>
            <w:rFonts w:hint="eastAsia" w:ascii="宋体" w:hAnsi="宋体" w:eastAsia="宋体" w:cs="宋体"/>
            <w:sz w:val="24"/>
            <w:szCs w:val="24"/>
            <w:lang w:val="en-US" w:eastAsia="zh-CN"/>
          </w:rPr>
          <w:delText>竞争</w:delText>
        </w:r>
      </w:del>
      <w:r>
        <w:rPr>
          <w:rFonts w:hint="eastAsia" w:ascii="宋体" w:hAnsi="宋体" w:eastAsia="宋体" w:cs="宋体"/>
          <w:sz w:val="24"/>
          <w:szCs w:val="24"/>
          <w:lang w:val="en-US" w:eastAsia="zh-CN"/>
        </w:rPr>
        <w:t>关系发生波动变化完全符合</w:t>
      </w:r>
      <w:del w:id="1503" w:author="投稿人" w:date="2026-03-06T14:15:55Z">
        <w:r>
          <w:rPr>
            <w:rFonts w:hint="eastAsia" w:ascii="宋体" w:hAnsi="宋体" w:eastAsia="宋体" w:cs="宋体"/>
            <w:sz w:val="24"/>
            <w:szCs w:val="24"/>
            <w:lang w:val="en-US" w:eastAsia="zh-CN"/>
          </w:rPr>
          <w:delText>客观</w:delText>
        </w:r>
      </w:del>
      <w:ins w:id="1504" w:author="投稿人" w:date="2026-03-06T14:15:50Z">
        <w:r>
          <w:rPr>
            <w:rFonts w:hint="eastAsia" w:ascii="宋体" w:hAnsi="宋体" w:eastAsia="宋体" w:cs="宋体"/>
            <w:sz w:val="24"/>
            <w:szCs w:val="24"/>
            <w:lang w:val="en-US" w:eastAsia="zh-CN"/>
          </w:rPr>
          <w:t>市场</w:t>
        </w:r>
      </w:ins>
      <w:ins w:id="1505" w:author="投稿人" w:date="2026-03-06T14:15:59Z">
        <w:r>
          <w:rPr>
            <w:rFonts w:hint="eastAsia" w:ascii="宋体" w:hAnsi="宋体" w:eastAsia="宋体" w:cs="宋体"/>
            <w:sz w:val="24"/>
            <w:szCs w:val="24"/>
            <w:lang w:val="en-US" w:eastAsia="zh-CN"/>
          </w:rPr>
          <w:t>客观</w:t>
        </w:r>
      </w:ins>
      <w:del w:id="1506" w:author="投稿人" w:date="2026-03-06T14:15:48Z">
        <w:r>
          <w:rPr>
            <w:rFonts w:hint="eastAsia" w:ascii="宋体" w:hAnsi="宋体" w:eastAsia="宋体" w:cs="宋体"/>
            <w:sz w:val="24"/>
            <w:szCs w:val="24"/>
            <w:lang w:val="en-US" w:eastAsia="zh-CN"/>
          </w:rPr>
          <w:delText>经济</w:delText>
        </w:r>
      </w:del>
      <w:r>
        <w:rPr>
          <w:rFonts w:hint="eastAsia" w:ascii="宋体" w:hAnsi="宋体" w:eastAsia="宋体" w:cs="宋体"/>
          <w:sz w:val="24"/>
          <w:szCs w:val="24"/>
          <w:lang w:val="en-US" w:eastAsia="zh-CN"/>
        </w:rPr>
        <w:t>规律。且反悔权本质是</w:t>
      </w:r>
      <w:del w:id="1507" w:author="投稿人" w:date="2026-03-06T14:28:20Z">
        <w:r>
          <w:rPr>
            <w:rFonts w:hint="eastAsia" w:ascii="宋体" w:hAnsi="宋体" w:eastAsia="宋体" w:cs="宋体"/>
            <w:sz w:val="24"/>
            <w:szCs w:val="24"/>
            <w:lang w:val="en-US" w:eastAsia="zh-CN"/>
          </w:rPr>
          <w:delText>转让股东</w:delText>
        </w:r>
      </w:del>
      <w:ins w:id="1508" w:author="投稿人" w:date="2026-03-06T14:28:20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不从事某种民事活动的自由，是股权自由转让的应有之义，法律不应强制股东放弃财产增值的机会，更不能因优先购买权的存在而剥夺其通过合理机制实现股权价值最大化的权利。</w:t>
      </w:r>
    </w:p>
    <w:p w14:paraId="1D043A4D">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反悔权的获利功能与优先购买权维护公司人合性的立法目的完全兼容</w:t>
      </w:r>
      <w:del w:id="1509" w:author="投稿人" w:date="2026-03-06T14:57:56Z">
        <w:r>
          <w:rPr>
            <w:rFonts w:hint="eastAsia" w:ascii="宋体" w:hAnsi="宋体" w:eastAsia="宋体" w:cs="宋体"/>
            <w:sz w:val="24"/>
            <w:szCs w:val="24"/>
            <w:lang w:val="en-US" w:eastAsia="zh-CN"/>
          </w:rPr>
          <w:delText>，且能弥补现有规则的缺陷</w:delText>
        </w:r>
      </w:del>
      <w:r>
        <w:rPr>
          <w:rFonts w:hint="eastAsia" w:ascii="宋体" w:hAnsi="宋体" w:eastAsia="宋体" w:cs="宋体"/>
          <w:sz w:val="24"/>
          <w:szCs w:val="24"/>
          <w:lang w:val="en-US" w:eastAsia="zh-CN"/>
        </w:rPr>
        <w:t>。一方面，允许</w:t>
      </w:r>
      <w:del w:id="1510" w:author="投稿人" w:date="2026-03-06T14:28:20Z">
        <w:r>
          <w:rPr>
            <w:rFonts w:hint="eastAsia" w:ascii="宋体" w:hAnsi="宋体" w:eastAsia="宋体" w:cs="宋体"/>
            <w:sz w:val="24"/>
            <w:szCs w:val="24"/>
            <w:lang w:val="en-US" w:eastAsia="zh-CN"/>
          </w:rPr>
          <w:delText>转让股东</w:delText>
        </w:r>
      </w:del>
      <w:ins w:id="1511" w:author="投稿人" w:date="2026-03-06T14:28:20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通过竞价获利，并未突破公司人合性的边界。无论</w:t>
      </w:r>
      <w:del w:id="1512" w:author="投稿人" w:date="2026-03-06T14:28:20Z">
        <w:r>
          <w:rPr>
            <w:rFonts w:hint="eastAsia" w:ascii="宋体" w:hAnsi="宋体" w:eastAsia="宋体" w:cs="宋体"/>
            <w:sz w:val="24"/>
            <w:szCs w:val="24"/>
            <w:lang w:val="en-US" w:eastAsia="zh-CN"/>
          </w:rPr>
          <w:delText>转让股东</w:delText>
        </w:r>
      </w:del>
      <w:ins w:id="1513" w:author="投稿人" w:date="2026-03-06T14:28:20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最终选择与外部受让人交易、与其他股东交易，还是因竞价未达预期而撤回转让，股权始终留在公司内部，股东结构与股权结构均无变化，恰恰符合了其他股东行使优先购买权的目的。</w:t>
      </w:r>
      <w:r>
        <w:rPr>
          <w:rStyle w:val="11"/>
          <w:rFonts w:hint="eastAsia" w:ascii="宋体" w:hAnsi="宋体" w:eastAsia="宋体" w:cs="宋体"/>
          <w:sz w:val="24"/>
          <w:szCs w:val="24"/>
          <w:lang w:val="en-US" w:eastAsia="zh-CN"/>
        </w:rPr>
        <w:footnoteReference w:id="56"/>
      </w:r>
      <w:r>
        <w:rPr>
          <w:rFonts w:hint="eastAsia" w:ascii="宋体" w:hAnsi="宋体" w:eastAsia="宋体" w:cs="宋体"/>
          <w:sz w:val="24"/>
          <w:szCs w:val="24"/>
          <w:lang w:val="en-US" w:eastAsia="zh-CN"/>
        </w:rPr>
        <w:t>这与人合性维持股东间信任关系的核心诉求无冲突。即便</w:t>
      </w:r>
      <w:del w:id="1514" w:author="投稿人" w:date="2026-03-06T14:28:20Z">
        <w:r>
          <w:rPr>
            <w:rFonts w:hint="eastAsia" w:ascii="宋体" w:hAnsi="宋体" w:eastAsia="宋体" w:cs="宋体"/>
            <w:sz w:val="24"/>
            <w:szCs w:val="24"/>
            <w:lang w:val="en-US" w:eastAsia="zh-CN"/>
          </w:rPr>
          <w:delText>转让股东</w:delText>
        </w:r>
      </w:del>
      <w:ins w:id="1515" w:author="投稿人" w:date="2026-03-06T14:28:20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行使反悔权，人合性利益不会受损，反而因股权定价更公允，避免了其他股东以不合理低价取得股权引发的内部矛盾。另一方面，反悔权的获利机制能弥补同等条件认定的制度不足。</w:t>
      </w:r>
      <w:r>
        <w:rPr>
          <w:rStyle w:val="11"/>
          <w:rFonts w:hint="eastAsia" w:ascii="宋体" w:hAnsi="宋体" w:eastAsia="宋体" w:cs="宋体"/>
          <w:sz w:val="24"/>
          <w:szCs w:val="24"/>
          <w:lang w:val="en-US" w:eastAsia="zh-CN"/>
        </w:rPr>
        <w:footnoteReference w:id="57"/>
      </w:r>
      <w:r>
        <w:rPr>
          <w:rFonts w:hint="eastAsia" w:ascii="宋体" w:hAnsi="宋体" w:eastAsia="宋体" w:cs="宋体"/>
          <w:sz w:val="24"/>
          <w:szCs w:val="24"/>
          <w:lang w:val="en-US" w:eastAsia="zh-CN"/>
        </w:rPr>
        <w:t>实践中股权转让常存在非书面形式的特殊关系，同等条件规则仅能覆盖实质条件，</w:t>
      </w:r>
      <w:r>
        <w:rPr>
          <w:rStyle w:val="11"/>
          <w:rFonts w:hint="eastAsia" w:ascii="宋体" w:hAnsi="宋体" w:eastAsia="宋体" w:cs="宋体"/>
          <w:sz w:val="24"/>
          <w:szCs w:val="24"/>
          <w:lang w:val="en-US" w:eastAsia="zh-CN"/>
        </w:rPr>
        <w:footnoteReference w:id="58"/>
      </w:r>
      <w:r>
        <w:rPr>
          <w:rFonts w:hint="eastAsia" w:ascii="宋体" w:hAnsi="宋体" w:eastAsia="宋体" w:cs="宋体"/>
          <w:sz w:val="24"/>
          <w:szCs w:val="24"/>
          <w:lang w:val="en-US" w:eastAsia="zh-CN"/>
        </w:rPr>
        <w:t>若不允许</w:t>
      </w:r>
      <w:del w:id="1516" w:author="投稿人" w:date="2026-03-06T14:28:20Z">
        <w:r>
          <w:rPr>
            <w:rFonts w:hint="eastAsia" w:ascii="宋体" w:hAnsi="宋体" w:eastAsia="宋体" w:cs="宋体"/>
            <w:sz w:val="24"/>
            <w:szCs w:val="24"/>
            <w:lang w:val="en-US" w:eastAsia="zh-CN"/>
          </w:rPr>
          <w:delText>转让股东</w:delText>
        </w:r>
      </w:del>
      <w:ins w:id="1517" w:author="投稿人" w:date="2026-03-06T14:58:21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通过反悔重新协商，可能导致其他股东在实质未</w:t>
      </w:r>
      <w:ins w:id="1518" w:author="投稿人" w:date="2026-03-08T14:44:57Z">
        <w:r>
          <w:rPr>
            <w:rFonts w:hint="eastAsia" w:ascii="宋体" w:hAnsi="宋体" w:eastAsia="宋体" w:cs="宋体"/>
            <w:sz w:val="24"/>
            <w:szCs w:val="24"/>
            <w:lang w:val="en-US" w:eastAsia="zh-CN"/>
          </w:rPr>
          <w:t>达到</w:t>
        </w:r>
      </w:ins>
      <w:del w:id="1519" w:author="投稿人" w:date="2026-03-08T14:44:57Z">
        <w:r>
          <w:rPr>
            <w:rFonts w:hint="eastAsia" w:ascii="宋体" w:hAnsi="宋体" w:eastAsia="宋体" w:cs="宋体"/>
            <w:sz w:val="24"/>
            <w:szCs w:val="24"/>
            <w:lang w:val="en-US" w:eastAsia="zh-CN"/>
          </w:rPr>
          <w:delText>达</w:delText>
        </w:r>
      </w:del>
      <w:r>
        <w:rPr>
          <w:rFonts w:hint="eastAsia" w:ascii="宋体" w:hAnsi="宋体" w:eastAsia="宋体" w:cs="宋体"/>
          <w:sz w:val="24"/>
          <w:szCs w:val="24"/>
          <w:lang w:val="en-US" w:eastAsia="zh-CN"/>
        </w:rPr>
        <w:t>同等条件时取得股权，反而损害</w:t>
      </w:r>
      <w:del w:id="1520" w:author="投稿人" w:date="2026-03-06T14:28:20Z">
        <w:r>
          <w:rPr>
            <w:rFonts w:hint="eastAsia" w:ascii="宋体" w:hAnsi="宋体" w:eastAsia="宋体" w:cs="宋体"/>
            <w:sz w:val="24"/>
            <w:szCs w:val="24"/>
            <w:lang w:val="en-US" w:eastAsia="zh-CN"/>
          </w:rPr>
          <w:delText>转让股东</w:delText>
        </w:r>
      </w:del>
      <w:ins w:id="1521" w:author="投稿人" w:date="2026-03-06T14:58:21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的特殊利益，而通过</w:t>
      </w:r>
      <w:del w:id="1522" w:author="投稿人" w:date="2026-03-06T14:58:54Z">
        <w:r>
          <w:rPr>
            <w:rFonts w:hint="default" w:ascii="宋体" w:hAnsi="宋体" w:eastAsia="宋体" w:cs="宋体"/>
            <w:sz w:val="24"/>
            <w:szCs w:val="24"/>
            <w:lang w:val="en-US" w:eastAsia="zh-CN"/>
          </w:rPr>
          <w:delText>竞价机制</w:delText>
        </w:r>
      </w:del>
      <w:ins w:id="1523" w:author="投稿人" w:date="2026-03-06T14:58:55Z">
        <w:r>
          <w:rPr>
            <w:rFonts w:hint="eastAsia" w:ascii="宋体" w:hAnsi="宋体" w:eastAsia="宋体" w:cs="宋体"/>
            <w:sz w:val="24"/>
            <w:szCs w:val="24"/>
            <w:lang w:val="en-US" w:eastAsia="zh-CN"/>
          </w:rPr>
          <w:t>反悔权</w:t>
        </w:r>
      </w:ins>
      <w:ins w:id="1524" w:author="投稿人" w:date="2026-03-06T14:58:56Z">
        <w:r>
          <w:rPr>
            <w:rFonts w:hint="eastAsia" w:ascii="宋体" w:hAnsi="宋体" w:eastAsia="宋体" w:cs="宋体"/>
            <w:sz w:val="24"/>
            <w:szCs w:val="24"/>
            <w:lang w:val="en-US" w:eastAsia="zh-CN"/>
          </w:rPr>
          <w:t>获利</w:t>
        </w:r>
      </w:ins>
      <w:ins w:id="1525" w:author="投稿人" w:date="2026-03-06T14:58:58Z">
        <w:r>
          <w:rPr>
            <w:rFonts w:hint="eastAsia" w:ascii="宋体" w:hAnsi="宋体" w:eastAsia="宋体" w:cs="宋体"/>
            <w:sz w:val="24"/>
            <w:szCs w:val="24"/>
            <w:lang w:val="en-US" w:eastAsia="zh-CN"/>
          </w:rPr>
          <w:t>机制</w:t>
        </w:r>
      </w:ins>
      <w:r>
        <w:rPr>
          <w:rFonts w:hint="eastAsia" w:ascii="宋体" w:hAnsi="宋体" w:eastAsia="宋体" w:cs="宋体"/>
          <w:sz w:val="24"/>
          <w:szCs w:val="24"/>
          <w:lang w:val="en-US" w:eastAsia="zh-CN"/>
        </w:rPr>
        <w:t>，</w:t>
      </w:r>
      <w:del w:id="1526" w:author="投稿人" w:date="2026-03-06T14:28:20Z">
        <w:r>
          <w:rPr>
            <w:rFonts w:hint="eastAsia" w:ascii="宋体" w:hAnsi="宋体" w:eastAsia="宋体" w:cs="宋体"/>
            <w:sz w:val="24"/>
            <w:szCs w:val="24"/>
            <w:lang w:val="en-US" w:eastAsia="zh-CN"/>
          </w:rPr>
          <w:delText>转让股东</w:delText>
        </w:r>
      </w:del>
      <w:ins w:id="1527" w:author="投稿人" w:date="2026-03-06T14:58:21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可将隐性条件转化为明确的价格竞争要素，既实现利益最大化，又确保交易条件的实质公平。</w:t>
      </w:r>
    </w:p>
    <w:p w14:paraId="15DC9BAA">
      <w:pPr>
        <w:keepNext w:val="0"/>
        <w:keepLines w:val="0"/>
        <w:widowControl/>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利用反悔权获利并非牺牲其他股东利益的权利滥用。当其他股东进行资金筹措、商业规划等履行准备后，出让股东反悔造成的信赖损失，需依据</w:t>
      </w:r>
      <w:ins w:id="1528" w:author="投稿人" w:date="2026-03-08T14:45:23Z">
        <w:r>
          <w:rPr>
            <w:rFonts w:hint="eastAsia" w:ascii="宋体" w:hAnsi="宋体" w:eastAsia="宋体" w:cs="宋体"/>
            <w:sz w:val="24"/>
            <w:szCs w:val="24"/>
            <w:lang w:val="en-US" w:eastAsia="zh-CN"/>
          </w:rPr>
          <w:t>《中华人民共和国民法典》</w:t>
        </w:r>
      </w:ins>
      <w:ins w:id="1529" w:author="投稿人" w:date="2026-03-08T14:45:33Z">
        <w:r>
          <w:rPr>
            <w:rFonts w:hint="eastAsia" w:ascii="宋体" w:hAnsi="宋体" w:eastAsia="宋体" w:cs="宋体"/>
            <w:sz w:val="24"/>
            <w:szCs w:val="24"/>
            <w:lang w:val="en-US" w:eastAsia="zh-CN"/>
          </w:rPr>
          <w:t>（</w:t>
        </w:r>
      </w:ins>
      <w:ins w:id="1530" w:author="投稿人" w:date="2026-03-08T14:45:35Z">
        <w:r>
          <w:rPr>
            <w:rFonts w:hint="eastAsia" w:ascii="宋体" w:hAnsi="宋体" w:eastAsia="宋体" w:cs="宋体"/>
            <w:sz w:val="24"/>
            <w:szCs w:val="24"/>
            <w:lang w:val="en-US" w:eastAsia="zh-CN"/>
          </w:rPr>
          <w:t>以下</w:t>
        </w:r>
      </w:ins>
      <w:ins w:id="1531" w:author="投稿人" w:date="2026-03-08T14:45:36Z">
        <w:r>
          <w:rPr>
            <w:rFonts w:hint="eastAsia" w:ascii="宋体" w:hAnsi="宋体" w:eastAsia="宋体" w:cs="宋体"/>
            <w:sz w:val="24"/>
            <w:szCs w:val="24"/>
            <w:lang w:val="en-US" w:eastAsia="zh-CN"/>
          </w:rPr>
          <w:t>简称《</w:t>
        </w:r>
      </w:ins>
      <w:ins w:id="1532" w:author="投稿人" w:date="2026-03-08T14:45:38Z">
        <w:r>
          <w:rPr>
            <w:rFonts w:hint="eastAsia" w:ascii="宋体" w:hAnsi="宋体" w:eastAsia="宋体" w:cs="宋体"/>
            <w:sz w:val="24"/>
            <w:szCs w:val="24"/>
            <w:lang w:val="en-US" w:eastAsia="zh-CN"/>
          </w:rPr>
          <w:t>民法典</w:t>
        </w:r>
      </w:ins>
      <w:ins w:id="1533" w:author="投稿人" w:date="2026-03-08T14:45:37Z">
        <w:r>
          <w:rPr>
            <w:rFonts w:hint="eastAsia" w:ascii="宋体" w:hAnsi="宋体" w:eastAsia="宋体" w:cs="宋体"/>
            <w:sz w:val="24"/>
            <w:szCs w:val="24"/>
            <w:lang w:val="en-US" w:eastAsia="zh-CN"/>
          </w:rPr>
          <w:t>》</w:t>
        </w:r>
      </w:ins>
      <w:ins w:id="1534" w:author="投稿人" w:date="2026-03-08T14:45:33Z">
        <w:r>
          <w:rPr>
            <w:rFonts w:hint="eastAsia" w:ascii="宋体" w:hAnsi="宋体" w:eastAsia="宋体" w:cs="宋体"/>
            <w:sz w:val="24"/>
            <w:szCs w:val="24"/>
            <w:lang w:val="en-US" w:eastAsia="zh-CN"/>
          </w:rPr>
          <w:t>）</w:t>
        </w:r>
      </w:ins>
      <w:ins w:id="1535" w:author="投稿人" w:date="2026-03-08T14:45:43Z">
        <w:r>
          <w:rPr>
            <w:rFonts w:hint="eastAsia" w:ascii="宋体" w:hAnsi="宋体" w:eastAsia="宋体" w:cs="宋体"/>
            <w:sz w:val="24"/>
            <w:szCs w:val="24"/>
            <w:lang w:val="en-US" w:eastAsia="zh-CN"/>
          </w:rPr>
          <w:t>中规定的</w:t>
        </w:r>
      </w:ins>
      <w:del w:id="1536" w:author="投稿人" w:date="2026-03-08T14:45:23Z">
        <w:r>
          <w:rPr>
            <w:rFonts w:hint="eastAsia" w:ascii="宋体" w:hAnsi="宋体" w:eastAsia="宋体" w:cs="宋体"/>
            <w:sz w:val="24"/>
            <w:szCs w:val="24"/>
            <w:lang w:val="en-US" w:eastAsia="zh-CN"/>
          </w:rPr>
          <w:delText>《民法典》</w:delText>
        </w:r>
      </w:del>
      <w:r>
        <w:rPr>
          <w:rFonts w:hint="eastAsia" w:ascii="宋体" w:hAnsi="宋体" w:eastAsia="宋体" w:cs="宋体"/>
          <w:sz w:val="24"/>
          <w:szCs w:val="24"/>
          <w:lang w:val="en-US" w:eastAsia="zh-CN"/>
        </w:rPr>
        <w:t>缔约过失责任予以赔偿。</w:t>
      </w:r>
      <w:ins w:id="1537" w:author="投稿人" w:date="2026-03-06T15:05:44Z">
        <w:r>
          <w:rPr>
            <w:rFonts w:hint="eastAsia" w:ascii="宋体" w:hAnsi="宋体" w:eastAsia="宋体" w:cs="宋体"/>
            <w:sz w:val="24"/>
            <w:szCs w:val="24"/>
            <w:lang w:val="en-US" w:eastAsia="zh-CN"/>
          </w:rPr>
          <w:t>如果</w:t>
        </w:r>
      </w:ins>
      <w:del w:id="1538" w:author="投稿人" w:date="2026-03-06T15:05:43Z">
        <w:r>
          <w:rPr>
            <w:rFonts w:hint="eastAsia" w:ascii="宋体" w:hAnsi="宋体" w:eastAsia="宋体" w:cs="宋体"/>
            <w:sz w:val="24"/>
            <w:szCs w:val="24"/>
            <w:lang w:val="en-US" w:eastAsia="zh-CN"/>
          </w:rPr>
          <w:delText>有观点</w:delText>
        </w:r>
      </w:del>
      <w:r>
        <w:rPr>
          <w:rFonts w:hint="eastAsia" w:ascii="宋体" w:hAnsi="宋体" w:eastAsia="宋体" w:cs="宋体"/>
          <w:sz w:val="24"/>
          <w:szCs w:val="24"/>
          <w:lang w:val="en-US" w:eastAsia="zh-CN"/>
        </w:rPr>
        <w:t>认为</w:t>
      </w:r>
      <w:del w:id="1539" w:author="投稿人" w:date="2026-03-06T15:05:52Z">
        <w:r>
          <w:rPr>
            <w:rFonts w:hint="default" w:ascii="宋体" w:hAnsi="宋体" w:eastAsia="宋体" w:cs="宋体"/>
            <w:sz w:val="24"/>
            <w:szCs w:val="24"/>
            <w:lang w:val="en-US" w:eastAsia="zh-CN"/>
          </w:rPr>
          <w:delText>即使进行补偿，由于</w:delText>
        </w:r>
      </w:del>
      <w:ins w:id="1540" w:author="投稿人" w:date="2026-03-06T15:05:54Z">
        <w:r>
          <w:rPr>
            <w:rFonts w:hint="eastAsia" w:ascii="宋体" w:hAnsi="宋体" w:eastAsia="宋体" w:cs="宋体"/>
            <w:sz w:val="24"/>
            <w:szCs w:val="24"/>
            <w:lang w:val="en-US" w:eastAsia="zh-CN"/>
          </w:rPr>
          <w:t>补偿</w:t>
        </w:r>
      </w:ins>
      <w:r>
        <w:rPr>
          <w:rFonts w:hint="eastAsia" w:ascii="宋体" w:hAnsi="宋体" w:eastAsia="宋体" w:cs="宋体"/>
          <w:sz w:val="24"/>
          <w:szCs w:val="24"/>
          <w:lang w:val="en-US" w:eastAsia="zh-CN"/>
        </w:rPr>
        <w:t>并不能使其他股东真正获取股权，仍不能达到合同的目的</w:t>
      </w:r>
      <w:ins w:id="1541" w:author="投稿人" w:date="2026-03-06T15:06:11Z">
        <w:r>
          <w:rPr>
            <w:rFonts w:hint="eastAsia" w:ascii="宋体" w:hAnsi="宋体" w:eastAsia="宋体" w:cs="宋体"/>
            <w:sz w:val="24"/>
            <w:szCs w:val="24"/>
            <w:lang w:val="en-US" w:eastAsia="zh-CN"/>
          </w:rPr>
          <w:t>，就</w:t>
        </w:r>
      </w:ins>
      <w:ins w:id="1542" w:author="投稿人" w:date="2026-03-06T15:06:12Z">
        <w:r>
          <w:rPr>
            <w:rFonts w:hint="eastAsia" w:ascii="宋体" w:hAnsi="宋体" w:eastAsia="宋体" w:cs="宋体"/>
            <w:sz w:val="24"/>
            <w:szCs w:val="24"/>
            <w:lang w:val="en-US" w:eastAsia="zh-CN"/>
          </w:rPr>
          <w:t>需要从</w:t>
        </w:r>
      </w:ins>
      <w:ins w:id="1543" w:author="投稿人" w:date="2026-03-06T15:06:13Z">
        <w:r>
          <w:rPr>
            <w:rFonts w:hint="eastAsia" w:ascii="宋体" w:hAnsi="宋体" w:eastAsia="宋体" w:cs="宋体"/>
            <w:sz w:val="24"/>
            <w:szCs w:val="24"/>
            <w:lang w:val="en-US" w:eastAsia="zh-CN"/>
          </w:rPr>
          <w:t>股东</w:t>
        </w:r>
      </w:ins>
      <w:ins w:id="1544" w:author="投稿人" w:date="2026-03-06T15:06:15Z">
        <w:r>
          <w:rPr>
            <w:rFonts w:hint="eastAsia" w:ascii="宋体" w:hAnsi="宋体" w:eastAsia="宋体" w:cs="宋体"/>
            <w:sz w:val="24"/>
            <w:szCs w:val="24"/>
            <w:lang w:val="en-US" w:eastAsia="zh-CN"/>
          </w:rPr>
          <w:t>行使</w:t>
        </w:r>
      </w:ins>
      <w:ins w:id="1545" w:author="投稿人" w:date="2026-03-06T15:06:18Z">
        <w:r>
          <w:rPr>
            <w:rFonts w:hint="eastAsia" w:ascii="宋体" w:hAnsi="宋体" w:eastAsia="宋体" w:cs="宋体"/>
            <w:sz w:val="24"/>
            <w:szCs w:val="24"/>
            <w:lang w:val="en-US" w:eastAsia="zh-CN"/>
          </w:rPr>
          <w:t>优先购买权</w:t>
        </w:r>
      </w:ins>
      <w:ins w:id="1546" w:author="投稿人" w:date="2026-03-06T15:06:19Z">
        <w:r>
          <w:rPr>
            <w:rFonts w:hint="eastAsia" w:ascii="宋体" w:hAnsi="宋体" w:eastAsia="宋体" w:cs="宋体"/>
            <w:sz w:val="24"/>
            <w:szCs w:val="24"/>
            <w:lang w:val="en-US" w:eastAsia="zh-CN"/>
          </w:rPr>
          <w:t>的</w:t>
        </w:r>
      </w:ins>
      <w:ins w:id="1547" w:author="投稿人" w:date="2026-03-06T15:06:23Z">
        <w:r>
          <w:rPr>
            <w:rFonts w:hint="eastAsia" w:ascii="宋体" w:hAnsi="宋体" w:eastAsia="宋体" w:cs="宋体"/>
            <w:sz w:val="24"/>
            <w:szCs w:val="24"/>
            <w:lang w:val="en-US" w:eastAsia="zh-CN"/>
          </w:rPr>
          <w:t>真正</w:t>
        </w:r>
      </w:ins>
      <w:ins w:id="1548" w:author="投稿人" w:date="2026-03-06T15:06:27Z">
        <w:r>
          <w:rPr>
            <w:rFonts w:hint="eastAsia" w:ascii="宋体" w:hAnsi="宋体" w:eastAsia="宋体" w:cs="宋体"/>
            <w:sz w:val="24"/>
            <w:szCs w:val="24"/>
            <w:lang w:val="en-US" w:eastAsia="zh-CN"/>
          </w:rPr>
          <w:t>动机</w:t>
        </w:r>
      </w:ins>
      <w:ins w:id="1549" w:author="投稿人" w:date="2026-03-06T15:06:28Z">
        <w:r>
          <w:rPr>
            <w:rFonts w:hint="eastAsia" w:ascii="宋体" w:hAnsi="宋体" w:eastAsia="宋体" w:cs="宋体"/>
            <w:sz w:val="24"/>
            <w:szCs w:val="24"/>
            <w:lang w:val="en-US" w:eastAsia="zh-CN"/>
          </w:rPr>
          <w:t>切入</w:t>
        </w:r>
      </w:ins>
      <w:ins w:id="1550" w:author="投稿人" w:date="2026-03-06T15:06:30Z">
        <w:r>
          <w:rPr>
            <w:rFonts w:hint="eastAsia" w:ascii="宋体" w:hAnsi="宋体" w:eastAsia="宋体" w:cs="宋体"/>
            <w:sz w:val="24"/>
            <w:szCs w:val="24"/>
            <w:lang w:val="en-US" w:eastAsia="zh-CN"/>
          </w:rPr>
          <w:t>。</w:t>
        </w:r>
      </w:ins>
      <w:del w:id="1551" w:author="投稿人" w:date="2026-03-06T15:06:10Z">
        <w:r>
          <w:rPr>
            <w:rFonts w:hint="eastAsia" w:ascii="宋体" w:hAnsi="宋体" w:eastAsia="宋体" w:cs="宋体"/>
            <w:sz w:val="24"/>
            <w:szCs w:val="24"/>
            <w:lang w:val="en-US" w:eastAsia="zh-CN"/>
          </w:rPr>
          <w:delText>。</w:delText>
        </w:r>
      </w:del>
      <w:r>
        <w:rPr>
          <w:rFonts w:hint="eastAsia" w:ascii="宋体" w:hAnsi="宋体" w:eastAsia="宋体" w:cs="宋体"/>
          <w:sz w:val="24"/>
          <w:szCs w:val="24"/>
          <w:lang w:val="en-US" w:eastAsia="zh-CN"/>
        </w:rPr>
        <w:t>事实上，股东行使优先购买权的目的是否真的在于其对股权的渴望是值得思考的。如果获取股权是合同的目的，</w:t>
      </w:r>
      <w:ins w:id="1552" w:author="投稿人" w:date="2026-03-06T15:08:08Z">
        <w:r>
          <w:rPr>
            <w:rFonts w:hint="eastAsia" w:ascii="宋体" w:hAnsi="宋体" w:eastAsia="宋体" w:cs="宋体"/>
            <w:sz w:val="24"/>
            <w:szCs w:val="24"/>
            <w:lang w:val="en-US" w:eastAsia="zh-CN"/>
          </w:rPr>
          <w:t>在公司日常经营的过程中，其他股东也完全可以主动提起股权收购要约</w:t>
        </w:r>
      </w:ins>
      <w:ins w:id="1553" w:author="投稿人" w:date="2026-03-06T15:08:11Z">
        <w:r>
          <w:rPr>
            <w:rFonts w:hint="eastAsia" w:ascii="宋体" w:hAnsi="宋体" w:eastAsia="宋体" w:cs="宋体"/>
            <w:sz w:val="24"/>
            <w:szCs w:val="24"/>
            <w:lang w:val="en-US" w:eastAsia="zh-CN"/>
          </w:rPr>
          <w:t>，</w:t>
        </w:r>
      </w:ins>
      <w:del w:id="1554" w:author="投稿人" w:date="2026-03-06T15:08:13Z">
        <w:r>
          <w:rPr>
            <w:rFonts w:hint="eastAsia" w:ascii="宋体" w:hAnsi="宋体" w:eastAsia="宋体" w:cs="宋体"/>
            <w:sz w:val="24"/>
            <w:szCs w:val="24"/>
            <w:lang w:val="en-US" w:eastAsia="zh-CN"/>
          </w:rPr>
          <w:delText>其他</w:delText>
        </w:r>
      </w:del>
      <w:del w:id="1555" w:author="投稿人" w:date="2026-03-06T15:08:12Z">
        <w:r>
          <w:rPr>
            <w:rFonts w:hint="eastAsia" w:ascii="宋体" w:hAnsi="宋体" w:eastAsia="宋体" w:cs="宋体"/>
            <w:sz w:val="24"/>
            <w:szCs w:val="24"/>
            <w:lang w:val="en-US" w:eastAsia="zh-CN"/>
          </w:rPr>
          <w:delText>股东</w:delText>
        </w:r>
      </w:del>
      <w:r>
        <w:rPr>
          <w:rFonts w:hint="eastAsia" w:ascii="宋体" w:hAnsi="宋体" w:eastAsia="宋体" w:cs="宋体"/>
          <w:sz w:val="24"/>
          <w:szCs w:val="24"/>
          <w:lang w:val="en-US" w:eastAsia="zh-CN"/>
        </w:rPr>
        <w:t>又为何要等到其他股东对外转让时通过优先购买权达到目的呢？</w:t>
      </w:r>
      <w:ins w:id="1556" w:author="投稿人" w:date="2026-03-06T15:08:17Z">
        <w:r>
          <w:rPr>
            <w:rFonts w:hint="eastAsia" w:ascii="宋体" w:hAnsi="宋体" w:eastAsia="宋体" w:cs="宋体"/>
            <w:sz w:val="24"/>
            <w:szCs w:val="24"/>
            <w:lang w:val="en-US" w:eastAsia="zh-CN"/>
          </w:rPr>
          <w:t>因此</w:t>
        </w:r>
      </w:ins>
      <w:ins w:id="1557" w:author="投稿人" w:date="2026-03-06T15:08:19Z">
        <w:r>
          <w:rPr>
            <w:rFonts w:hint="eastAsia" w:ascii="宋体" w:hAnsi="宋体" w:eastAsia="宋体" w:cs="宋体"/>
            <w:sz w:val="24"/>
            <w:szCs w:val="24"/>
            <w:lang w:val="en-US" w:eastAsia="zh-CN"/>
          </w:rPr>
          <w:t>，</w:t>
        </w:r>
      </w:ins>
      <w:r>
        <w:rPr>
          <w:rFonts w:hint="eastAsia" w:ascii="宋体" w:hAnsi="宋体" w:eastAsia="宋体" w:cs="宋体"/>
          <w:sz w:val="24"/>
          <w:szCs w:val="24"/>
          <w:lang w:val="en-US" w:eastAsia="zh-CN"/>
        </w:rPr>
        <w:t>获取股权只是</w:t>
      </w:r>
      <w:ins w:id="1558" w:author="投稿人" w:date="2026-03-06T15:08:31Z">
        <w:r>
          <w:rPr>
            <w:rFonts w:hint="eastAsia" w:ascii="宋体" w:hAnsi="宋体" w:eastAsia="宋体" w:cs="宋体"/>
            <w:sz w:val="24"/>
            <w:szCs w:val="24"/>
            <w:lang w:val="en-US" w:eastAsia="zh-CN"/>
          </w:rPr>
          <w:t>股东</w:t>
        </w:r>
      </w:ins>
      <w:ins w:id="1559" w:author="投稿人" w:date="2026-03-06T15:08:33Z">
        <w:r>
          <w:rPr>
            <w:rFonts w:hint="eastAsia" w:ascii="宋体" w:hAnsi="宋体" w:eastAsia="宋体" w:cs="宋体"/>
            <w:sz w:val="24"/>
            <w:szCs w:val="24"/>
            <w:lang w:val="en-US" w:eastAsia="zh-CN"/>
          </w:rPr>
          <w:t>行权的</w:t>
        </w:r>
      </w:ins>
      <w:r>
        <w:rPr>
          <w:rFonts w:hint="eastAsia" w:ascii="宋体" w:hAnsi="宋体" w:eastAsia="宋体" w:cs="宋体"/>
          <w:sz w:val="24"/>
          <w:szCs w:val="24"/>
          <w:lang w:val="en-US" w:eastAsia="zh-CN"/>
        </w:rPr>
        <w:t>直接目的，根本目的仍在于拒绝外部受让人的进入，在能</w:t>
      </w:r>
      <w:ins w:id="1560" w:author="投稿人" w:date="2026-03-08T14:45:52Z">
        <w:r>
          <w:rPr>
            <w:rFonts w:hint="eastAsia" w:ascii="宋体" w:hAnsi="宋体" w:eastAsia="宋体" w:cs="宋体"/>
            <w:sz w:val="24"/>
            <w:szCs w:val="24"/>
            <w:lang w:val="en-US" w:eastAsia="zh-CN"/>
          </w:rPr>
          <w:t>达到</w:t>
        </w:r>
      </w:ins>
      <w:del w:id="1561" w:author="投稿人" w:date="2026-03-08T14:45:52Z">
        <w:r>
          <w:rPr>
            <w:rFonts w:hint="eastAsia" w:ascii="宋体" w:hAnsi="宋体" w:eastAsia="宋体" w:cs="宋体"/>
            <w:sz w:val="24"/>
            <w:szCs w:val="24"/>
            <w:lang w:val="en-US" w:eastAsia="zh-CN"/>
          </w:rPr>
          <w:delText>达</w:delText>
        </w:r>
      </w:del>
      <w:r>
        <w:rPr>
          <w:rFonts w:hint="eastAsia" w:ascii="宋体" w:hAnsi="宋体" w:eastAsia="宋体" w:cs="宋体"/>
          <w:sz w:val="24"/>
          <w:szCs w:val="24"/>
          <w:lang w:val="en-US" w:eastAsia="zh-CN"/>
        </w:rPr>
        <w:t>此目的的</w:t>
      </w:r>
      <w:ins w:id="1562" w:author="投稿人" w:date="2026-03-06T15:08:43Z">
        <w:r>
          <w:rPr>
            <w:rFonts w:hint="eastAsia" w:ascii="宋体" w:hAnsi="宋体" w:eastAsia="宋体" w:cs="宋体"/>
            <w:sz w:val="24"/>
            <w:szCs w:val="24"/>
            <w:lang w:val="en-US" w:eastAsia="zh-CN"/>
          </w:rPr>
          <w:t>前提</w:t>
        </w:r>
      </w:ins>
      <w:del w:id="1563" w:author="投稿人" w:date="2026-03-06T15:08:41Z">
        <w:r>
          <w:rPr>
            <w:rFonts w:hint="eastAsia" w:ascii="宋体" w:hAnsi="宋体" w:eastAsia="宋体" w:cs="宋体"/>
            <w:sz w:val="24"/>
            <w:szCs w:val="24"/>
            <w:lang w:val="en-US" w:eastAsia="zh-CN"/>
          </w:rPr>
          <w:delText>情况</w:delText>
        </w:r>
      </w:del>
      <w:r>
        <w:rPr>
          <w:rFonts w:hint="eastAsia" w:ascii="宋体" w:hAnsi="宋体" w:eastAsia="宋体" w:cs="宋体"/>
          <w:sz w:val="24"/>
          <w:szCs w:val="24"/>
          <w:lang w:val="en-US" w:eastAsia="zh-CN"/>
        </w:rPr>
        <w:t>下，法律并不赋予其他股东更多权利。</w:t>
      </w:r>
      <w:r>
        <w:rPr>
          <w:rStyle w:val="11"/>
          <w:rFonts w:hint="eastAsia" w:ascii="宋体" w:hAnsi="宋体" w:eastAsia="宋体" w:cs="宋体"/>
          <w:sz w:val="24"/>
          <w:szCs w:val="24"/>
          <w:lang w:val="en-US" w:eastAsia="zh-CN"/>
        </w:rPr>
        <w:footnoteReference w:id="59"/>
      </w:r>
      <w:r>
        <w:rPr>
          <w:rFonts w:hint="eastAsia" w:ascii="宋体" w:hAnsi="宋体" w:eastAsia="宋体" w:cs="宋体"/>
          <w:sz w:val="24"/>
          <w:szCs w:val="24"/>
          <w:lang w:val="en-US" w:eastAsia="zh-CN"/>
        </w:rPr>
        <w:t>赋予反悔权并赔偿经济损失的模式无损其他股东利益，仍然能满足合同目的。</w:t>
      </w:r>
    </w:p>
    <w:p w14:paraId="473F9075">
      <w:pPr>
        <w:keepNext w:val="0"/>
        <w:keepLines w:val="0"/>
        <w:widowControl/>
        <w:suppressLineNumbers w:val="0"/>
        <w:spacing w:line="360" w:lineRule="auto"/>
        <w:ind w:firstLine="480" w:firstLineChars="200"/>
        <w:jc w:val="left"/>
        <w:rPr>
          <w:rFonts w:hint="eastAsia" w:ascii="宋体" w:hAnsi="宋体" w:eastAsia="宋体" w:cs="宋体"/>
          <w:sz w:val="24"/>
          <w:szCs w:val="24"/>
          <w:highlight w:val="yellow"/>
        </w:rPr>
      </w:pPr>
      <w:r>
        <w:rPr>
          <w:rFonts w:hint="eastAsia" w:ascii="宋体" w:hAnsi="宋体" w:eastAsia="宋体" w:cs="宋体"/>
          <w:sz w:val="24"/>
          <w:szCs w:val="24"/>
          <w:lang w:val="en-US" w:eastAsia="zh-CN"/>
        </w:rPr>
        <w:t>针对为股权单独设置反悔权缺乏法理依据的质疑，应当看到承租人、按份共有人的优先购买权对应的标的物具有明确的市场定价，无需通过竞价机制发现价值，而有限责任公司股权的定价特殊性决定了其需要反悔权这一</w:t>
      </w:r>
      <w:del w:id="1564" w:author="投稿人" w:date="2026-03-06T15:05:29Z">
        <w:r>
          <w:rPr>
            <w:rFonts w:hint="eastAsia" w:ascii="宋体" w:hAnsi="宋体" w:eastAsia="宋体" w:cs="宋体"/>
            <w:sz w:val="24"/>
            <w:szCs w:val="24"/>
            <w:lang w:val="en-US" w:eastAsia="zh-CN"/>
          </w:rPr>
          <w:delText xml:space="preserve"> </w:delText>
        </w:r>
      </w:del>
      <w:r>
        <w:rPr>
          <w:rFonts w:hint="eastAsia" w:ascii="宋体" w:hAnsi="宋体" w:eastAsia="宋体" w:cs="宋体"/>
          <w:sz w:val="24"/>
          <w:szCs w:val="24"/>
          <w:lang w:val="en-US" w:eastAsia="zh-CN"/>
        </w:rPr>
        <w:t>价格发现工具，二者制度差异源于标的物属性不同，并非法理依据不足，不能简单类比否定股东反悔权的获利正当性。</w:t>
      </w:r>
    </w:p>
    <w:p w14:paraId="5C925EB5">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二）反悔权的预约解除权</w:t>
      </w:r>
      <w:ins w:id="1565" w:author="投稿人" w:date="2026-03-06T15:05:15Z">
        <w:r>
          <w:rPr>
            <w:rFonts w:hint="eastAsia" w:ascii="宋体" w:hAnsi="宋体" w:eastAsia="宋体" w:cs="宋体"/>
            <w:sz w:val="24"/>
            <w:szCs w:val="24"/>
            <w:lang w:val="en-US" w:eastAsia="zh-CN"/>
          </w:rPr>
          <w:t>性质</w:t>
        </w:r>
      </w:ins>
      <w:del w:id="1566" w:author="投稿人" w:date="2026-03-06T15:05:14Z">
        <w:r>
          <w:rPr>
            <w:rFonts w:hint="eastAsia" w:ascii="宋体" w:hAnsi="宋体" w:eastAsia="宋体" w:cs="宋体"/>
            <w:sz w:val="24"/>
            <w:szCs w:val="24"/>
          </w:rPr>
          <w:delText>属性</w:delText>
        </w:r>
      </w:del>
      <w:r>
        <w:rPr>
          <w:rFonts w:hint="eastAsia" w:ascii="宋体" w:hAnsi="宋体" w:eastAsia="宋体" w:cs="宋体"/>
          <w:sz w:val="24"/>
          <w:szCs w:val="24"/>
        </w:rPr>
        <w:t>及其</w:t>
      </w:r>
      <w:r>
        <w:rPr>
          <w:rFonts w:hint="eastAsia" w:ascii="宋体" w:hAnsi="宋体" w:eastAsia="宋体" w:cs="宋体"/>
          <w:sz w:val="24"/>
          <w:szCs w:val="24"/>
          <w:lang w:val="en-US" w:eastAsia="zh-CN"/>
        </w:rPr>
        <w:t>行使期间</w:t>
      </w:r>
    </w:p>
    <w:p w14:paraId="5E1564C5">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1. 反悔权</w:t>
      </w:r>
      <w:ins w:id="1567" w:author="投稿人" w:date="2026-03-08T10:55:59Z">
        <w:r>
          <w:rPr>
            <w:rFonts w:hint="eastAsia" w:ascii="宋体" w:hAnsi="宋体" w:eastAsia="宋体" w:cs="宋体"/>
            <w:sz w:val="24"/>
            <w:szCs w:val="24"/>
            <w:lang w:val="en-US" w:eastAsia="zh-CN"/>
          </w:rPr>
          <w:t>之</w:t>
        </w:r>
      </w:ins>
      <w:del w:id="1568" w:author="投稿人" w:date="2026-03-08T10:55:50Z">
        <w:r>
          <w:rPr>
            <w:rFonts w:hint="eastAsia" w:ascii="宋体" w:hAnsi="宋体" w:eastAsia="宋体" w:cs="宋体"/>
            <w:sz w:val="24"/>
            <w:szCs w:val="24"/>
          </w:rPr>
          <w:delText>的</w:delText>
        </w:r>
      </w:del>
      <w:r>
        <w:rPr>
          <w:rFonts w:hint="eastAsia" w:ascii="宋体" w:hAnsi="宋体" w:eastAsia="宋体" w:cs="宋体"/>
          <w:sz w:val="24"/>
          <w:szCs w:val="24"/>
        </w:rPr>
        <w:t>预约解除权</w:t>
      </w:r>
      <w:ins w:id="1569" w:author="投稿人" w:date="2026-03-06T15:05:18Z">
        <w:r>
          <w:rPr>
            <w:rFonts w:hint="eastAsia" w:ascii="宋体" w:hAnsi="宋体" w:eastAsia="宋体" w:cs="宋体"/>
            <w:sz w:val="24"/>
            <w:szCs w:val="24"/>
            <w:lang w:val="en-US" w:eastAsia="zh-CN"/>
          </w:rPr>
          <w:t>性质</w:t>
        </w:r>
      </w:ins>
      <w:ins w:id="1570" w:author="投稿人" w:date="2026-03-08T10:56:00Z">
        <w:r>
          <w:rPr>
            <w:rFonts w:hint="eastAsia" w:ascii="宋体" w:hAnsi="宋体" w:eastAsia="宋体" w:cs="宋体"/>
            <w:sz w:val="24"/>
            <w:szCs w:val="24"/>
            <w:lang w:val="en-US" w:eastAsia="zh-CN"/>
          </w:rPr>
          <w:t>的</w:t>
        </w:r>
      </w:ins>
      <w:ins w:id="1571" w:author="投稿人" w:date="2026-03-08T10:56:03Z">
        <w:r>
          <w:rPr>
            <w:rFonts w:hint="eastAsia" w:ascii="宋体" w:hAnsi="宋体" w:eastAsia="宋体" w:cs="宋体"/>
            <w:sz w:val="24"/>
            <w:szCs w:val="24"/>
            <w:lang w:val="en-US" w:eastAsia="zh-CN"/>
          </w:rPr>
          <w:t>理论</w:t>
        </w:r>
      </w:ins>
      <w:ins w:id="1572" w:author="投稿人" w:date="2026-03-08T10:56:06Z">
        <w:r>
          <w:rPr>
            <w:rFonts w:hint="eastAsia" w:ascii="宋体" w:hAnsi="宋体" w:eastAsia="宋体" w:cs="宋体"/>
            <w:sz w:val="24"/>
            <w:szCs w:val="24"/>
            <w:lang w:val="en-US" w:eastAsia="zh-CN"/>
          </w:rPr>
          <w:t>进路</w:t>
        </w:r>
      </w:ins>
      <w:del w:id="1573" w:author="投稿人" w:date="2026-03-06T15:05:17Z">
        <w:r>
          <w:rPr>
            <w:rFonts w:hint="eastAsia" w:ascii="宋体" w:hAnsi="宋体" w:eastAsia="宋体" w:cs="宋体"/>
            <w:sz w:val="24"/>
            <w:szCs w:val="24"/>
          </w:rPr>
          <w:delText>属性</w:delText>
        </w:r>
      </w:del>
      <w:del w:id="1574" w:author="投稿人" w:date="2026-03-08T10:55:53Z">
        <w:r>
          <w:rPr>
            <w:rFonts w:hint="eastAsia" w:ascii="宋体" w:hAnsi="宋体" w:eastAsia="宋体" w:cs="宋体"/>
            <w:sz w:val="24"/>
            <w:szCs w:val="24"/>
          </w:rPr>
          <w:delText>界定</w:delText>
        </w:r>
      </w:del>
    </w:p>
    <w:p w14:paraId="431016DD">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反悔权本身并非一种独立的权利类型，只是对出让股东转让股权之反言的一种形象表述</w:t>
      </w:r>
      <w:ins w:id="1575" w:author="投稿人" w:date="2026-03-06T15:09:52Z">
        <w:r>
          <w:rPr>
            <w:rFonts w:hint="eastAsia" w:ascii="宋体" w:hAnsi="宋体" w:eastAsia="宋体" w:cs="宋体"/>
            <w:sz w:val="24"/>
            <w:szCs w:val="24"/>
            <w:lang w:val="en-US" w:eastAsia="zh-CN"/>
          </w:rPr>
          <w:t>。</w:t>
        </w:r>
      </w:ins>
      <w:del w:id="1576" w:author="投稿人" w:date="2026-03-06T15:09:52Z">
        <w:r>
          <w:rPr>
            <w:rFonts w:hint="eastAsia" w:ascii="宋体" w:hAnsi="宋体" w:eastAsia="宋体" w:cs="宋体"/>
            <w:sz w:val="24"/>
            <w:szCs w:val="24"/>
            <w:lang w:val="en-US" w:eastAsia="zh-CN"/>
          </w:rPr>
          <w:delText>，</w:delText>
        </w:r>
      </w:del>
      <w:r>
        <w:rPr>
          <w:rFonts w:hint="eastAsia" w:ascii="宋体" w:hAnsi="宋体" w:eastAsia="宋体" w:cs="宋体"/>
          <w:sz w:val="24"/>
          <w:szCs w:val="24"/>
          <w:lang w:val="en-US" w:eastAsia="zh-CN"/>
        </w:rPr>
        <w:t>对反悔权性质的研究往往与股东优先购买权相联系，两者互为论证依据。一种演绎的路径是</w:t>
      </w:r>
      <w:ins w:id="1577" w:author="投稿人" w:date="2026-03-06T15:11:06Z">
        <w:r>
          <w:rPr>
            <w:rFonts w:hint="eastAsia" w:ascii="宋体" w:hAnsi="宋体" w:eastAsia="宋体" w:cs="宋体"/>
            <w:sz w:val="24"/>
            <w:szCs w:val="24"/>
            <w:lang w:val="en-US" w:eastAsia="zh-CN"/>
          </w:rPr>
          <w:t>先</w:t>
        </w:r>
      </w:ins>
      <w:r>
        <w:rPr>
          <w:rFonts w:hint="eastAsia" w:ascii="宋体" w:hAnsi="宋体" w:eastAsia="宋体" w:cs="宋体"/>
          <w:sz w:val="24"/>
          <w:szCs w:val="24"/>
          <w:lang w:val="en-US" w:eastAsia="zh-CN"/>
        </w:rPr>
        <w:t>认定股东优先购买权为请求权，将反悔权的法律内涵定义为对要约的拒绝，</w:t>
      </w:r>
      <w:r>
        <w:rPr>
          <w:rStyle w:val="11"/>
          <w:rFonts w:hint="eastAsia" w:ascii="宋体" w:hAnsi="宋体" w:eastAsia="宋体" w:cs="宋体"/>
          <w:sz w:val="24"/>
          <w:szCs w:val="24"/>
          <w:lang w:val="en-US" w:eastAsia="zh-CN"/>
        </w:rPr>
        <w:footnoteReference w:id="60"/>
      </w:r>
      <w:ins w:id="1578" w:author="投稿人" w:date="2026-03-06T15:11:13Z">
        <w:r>
          <w:rPr>
            <w:rFonts w:hint="eastAsia" w:ascii="宋体" w:hAnsi="宋体" w:eastAsia="宋体" w:cs="宋体"/>
            <w:sz w:val="24"/>
            <w:szCs w:val="24"/>
            <w:lang w:val="en-US" w:eastAsia="zh-CN"/>
          </w:rPr>
          <w:t>又</w:t>
        </w:r>
      </w:ins>
      <w:r>
        <w:rPr>
          <w:rFonts w:hint="eastAsia" w:ascii="宋体" w:hAnsi="宋体" w:eastAsia="宋体" w:cs="宋体"/>
          <w:sz w:val="24"/>
          <w:szCs w:val="24"/>
          <w:lang w:val="en-US" w:eastAsia="zh-CN"/>
        </w:rPr>
        <w:t>或者是认为股东优先购买权具有形成权的效力，以下又可分为两种观点，一是认为股权让与合同既已成立就不应当承认反悔权的存在，</w:t>
      </w:r>
      <w:r>
        <w:rPr>
          <w:rStyle w:val="11"/>
          <w:rFonts w:hint="eastAsia" w:ascii="宋体" w:hAnsi="宋体" w:eastAsia="宋体" w:cs="宋体"/>
          <w:sz w:val="24"/>
          <w:szCs w:val="24"/>
          <w:lang w:val="en-US" w:eastAsia="zh-CN"/>
        </w:rPr>
        <w:footnoteReference w:id="61"/>
      </w:r>
      <w:r>
        <w:rPr>
          <w:rFonts w:hint="eastAsia" w:ascii="宋体" w:hAnsi="宋体" w:eastAsia="宋体" w:cs="宋体"/>
          <w:sz w:val="24"/>
          <w:szCs w:val="24"/>
          <w:lang w:val="en-US" w:eastAsia="zh-CN"/>
        </w:rPr>
        <w:t>二是认为应当赋予当事人形成权，解除出让股东和其他股东之间的股权转让合同，有助于</w:t>
      </w:r>
      <w:del w:id="1579" w:author="投稿人" w:date="2026-03-08T14:46:23Z">
        <w:r>
          <w:rPr>
            <w:rFonts w:hint="eastAsia" w:ascii="宋体" w:hAnsi="宋体" w:eastAsia="宋体" w:cs="宋体"/>
            <w:sz w:val="24"/>
            <w:szCs w:val="24"/>
            <w:lang w:val="en-US" w:eastAsia="zh-CN"/>
          </w:rPr>
          <w:delText>对</w:delText>
        </w:r>
      </w:del>
      <w:ins w:id="1580" w:author="投稿人" w:date="2026-03-08T14:46:11Z">
        <w:r>
          <w:rPr>
            <w:rFonts w:hint="eastAsia" w:ascii="宋体" w:hAnsi="宋体" w:eastAsia="宋体" w:cs="宋体"/>
            <w:sz w:val="24"/>
            <w:szCs w:val="24"/>
            <w:lang w:val="en-US" w:eastAsia="zh-CN"/>
          </w:rPr>
          <w:t>解除</w:t>
        </w:r>
      </w:ins>
      <w:ins w:id="1581" w:author="投稿人" w:date="2026-03-08T14:46:23Z">
        <w:r>
          <w:rPr>
            <w:rFonts w:hint="eastAsia" w:ascii="宋体" w:hAnsi="宋体" w:eastAsia="宋体" w:cs="宋体"/>
            <w:sz w:val="24"/>
            <w:szCs w:val="24"/>
            <w:lang w:val="en-US" w:eastAsia="zh-CN"/>
          </w:rPr>
          <w:t>对</w:t>
        </w:r>
      </w:ins>
      <w:r>
        <w:rPr>
          <w:rFonts w:hint="eastAsia" w:ascii="宋体" w:hAnsi="宋体" w:eastAsia="宋体" w:cs="宋体"/>
          <w:sz w:val="24"/>
          <w:szCs w:val="24"/>
          <w:lang w:val="en-US" w:eastAsia="zh-CN"/>
        </w:rPr>
        <w:t>股东自由意志的不当限制，</w:t>
      </w:r>
      <w:r>
        <w:rPr>
          <w:rStyle w:val="11"/>
          <w:rFonts w:hint="eastAsia" w:ascii="宋体" w:hAnsi="宋体" w:eastAsia="宋体" w:cs="宋体"/>
          <w:sz w:val="24"/>
          <w:szCs w:val="24"/>
          <w:lang w:val="en-US" w:eastAsia="zh-CN"/>
        </w:rPr>
        <w:footnoteReference w:id="62"/>
      </w:r>
      <w:r>
        <w:rPr>
          <w:rFonts w:hint="eastAsia" w:ascii="宋体" w:hAnsi="宋体" w:eastAsia="宋体" w:cs="宋体"/>
          <w:sz w:val="24"/>
          <w:szCs w:val="24"/>
          <w:lang w:val="en-US" w:eastAsia="zh-CN"/>
        </w:rPr>
        <w:t>可被称为反悔权的本约解除权说。另一种演绎的路径是股东优先购买权请求权说的逆推法，既然出让股东可凭借反悔权不再转让股权，说明股权转让合同并未实际成立，股东优先购买权仅是合同订立请求权。</w:t>
      </w:r>
      <w:ins w:id="1582" w:author="投稿人" w:date="2026-03-07T11:27:44Z">
        <w:r>
          <w:rPr>
            <w:rStyle w:val="11"/>
            <w:rFonts w:hint="eastAsia" w:ascii="宋体" w:hAnsi="宋体" w:eastAsia="宋体" w:cs="宋体"/>
            <w:sz w:val="24"/>
            <w:szCs w:val="24"/>
            <w:lang w:val="en-US" w:eastAsia="zh-CN"/>
          </w:rPr>
          <w:footnoteReference w:id="63"/>
        </w:r>
      </w:ins>
      <w:r>
        <w:rPr>
          <w:rFonts w:hint="eastAsia" w:ascii="宋体" w:hAnsi="宋体" w:eastAsia="宋体" w:cs="宋体"/>
          <w:sz w:val="24"/>
          <w:szCs w:val="24"/>
          <w:lang w:val="en-US" w:eastAsia="zh-CN"/>
        </w:rPr>
        <w:t>由此看来，似乎股东优先购买权和股东反悔权的紧密关系已经达到了同性质的程度，若前者为形成权，则后者也为形成权，若前者仅为意思表示，则后者也只代表了拒绝要约。</w:t>
      </w:r>
      <w:del w:id="1583" w:author="投稿人" w:date="2026-03-07T11:40:40Z">
        <w:r>
          <w:rPr>
            <w:rFonts w:hint="eastAsia" w:ascii="宋体" w:hAnsi="宋体" w:eastAsia="宋体" w:cs="宋体"/>
            <w:sz w:val="24"/>
            <w:szCs w:val="24"/>
            <w:lang w:val="en-US" w:eastAsia="zh-CN"/>
          </w:rPr>
          <w:delText>之前的研究将二者置于同种效力层面，未曾思考过不论是股东优先购买权还是股东反悔权都有更深层的公司契约理论支撑。</w:delText>
        </w:r>
      </w:del>
      <w:del w:id="1584" w:author="投稿人" w:date="2026-03-07T11:40:36Z">
        <w:r>
          <w:rPr>
            <w:rFonts w:hint="eastAsia" w:ascii="宋体" w:hAnsi="宋体" w:eastAsia="宋体" w:cs="宋体"/>
            <w:sz w:val="24"/>
            <w:szCs w:val="24"/>
            <w:lang w:val="en-US" w:eastAsia="zh-CN"/>
          </w:rPr>
          <w:delText>本文认为</w:delText>
        </w:r>
      </w:del>
      <w:del w:id="1585" w:author="投稿人" w:date="2026-03-07T11:40:26Z">
        <w:r>
          <w:rPr>
            <w:rFonts w:hint="eastAsia" w:ascii="宋体" w:hAnsi="宋体" w:eastAsia="宋体" w:cs="宋体"/>
            <w:sz w:val="24"/>
            <w:szCs w:val="24"/>
            <w:lang w:val="en-US" w:eastAsia="zh-CN"/>
          </w:rPr>
          <w:delText>反悔权的法律性质并非对要约的拒绝，亦非股权转让本约的解除权，而是指向了股东优先购买请求权的产生基础，即对公司契约中包含的“任一股东将来对外出让股权时，均有义务在同等条件下与其他股东缔约”的内容进行解除，基于这种源于公司人合性的“预约合同”，反悔权可被定性为“预约解除权”。</w:delText>
        </w:r>
      </w:del>
    </w:p>
    <w:p w14:paraId="0F1D2C8A">
      <w:pPr>
        <w:keepNext w:val="0"/>
        <w:keepLines w:val="0"/>
        <w:widowControl/>
        <w:suppressLineNumbers w:val="0"/>
        <w:spacing w:line="360" w:lineRule="auto"/>
        <w:ind w:firstLine="480" w:firstLineChars="200"/>
        <w:jc w:val="left"/>
        <w:rPr>
          <w:del w:id="1586" w:author="投稿人" w:date="2026-03-08T11:07:50Z"/>
          <w:rFonts w:hint="eastAsia" w:ascii="宋体" w:hAnsi="宋体" w:eastAsia="宋体" w:cs="宋体"/>
          <w:sz w:val="24"/>
          <w:szCs w:val="24"/>
        </w:rPr>
      </w:pPr>
      <w:ins w:id="1587" w:author="投稿人" w:date="2026-03-07T11:42:55Z">
        <w:r>
          <w:rPr>
            <w:rFonts w:hint="eastAsia" w:ascii="宋体" w:hAnsi="宋体" w:eastAsia="宋体" w:cs="宋体"/>
            <w:sz w:val="24"/>
            <w:szCs w:val="24"/>
            <w:lang w:val="en-US" w:eastAsia="zh-CN"/>
          </w:rPr>
          <w:t>股东</w:t>
        </w:r>
      </w:ins>
      <w:ins w:id="1588" w:author="投稿人" w:date="2026-03-07T11:40:29Z">
        <w:r>
          <w:rPr>
            <w:rFonts w:hint="eastAsia" w:ascii="宋体" w:hAnsi="宋体" w:eastAsia="宋体" w:cs="宋体"/>
            <w:sz w:val="24"/>
            <w:szCs w:val="24"/>
            <w:lang w:val="en-US" w:eastAsia="zh-CN"/>
          </w:rPr>
          <w:t>反悔权的法律性质并非对要约的拒绝，亦非股权转让本约的解除权，而是指向了股东优先购买请求权的产生基础，即对公司契约中包含的“任一股东将来对外出让股权时，均有义务在同等条件下与其他股东缔约”的内容进行解除，基于这种源于公司人合性的“预约合同”，反悔权可被定性为“预约</w:t>
        </w:r>
      </w:ins>
      <w:ins w:id="1589" w:author="投稿人" w:date="2026-03-09T14:58:10Z">
        <w:r>
          <w:rPr>
            <w:rFonts w:hint="eastAsia" w:ascii="宋体" w:hAnsi="宋体" w:eastAsia="宋体" w:cs="宋体"/>
            <w:sz w:val="24"/>
            <w:szCs w:val="24"/>
            <w:lang w:val="en-US" w:eastAsia="zh-CN"/>
          </w:rPr>
          <w:t>关系的</w:t>
        </w:r>
      </w:ins>
      <w:ins w:id="1590" w:author="投稿人" w:date="2026-03-07T11:40:29Z">
        <w:r>
          <w:rPr>
            <w:rFonts w:hint="eastAsia" w:ascii="宋体" w:hAnsi="宋体" w:eastAsia="宋体" w:cs="宋体"/>
            <w:sz w:val="24"/>
            <w:szCs w:val="24"/>
            <w:lang w:val="en-US" w:eastAsia="zh-CN"/>
          </w:rPr>
          <w:t>解除</w:t>
        </w:r>
      </w:ins>
      <w:ins w:id="1591" w:author="投稿人" w:date="2026-03-09T14:58:12Z">
        <w:r>
          <w:rPr>
            <w:rFonts w:hint="eastAsia" w:ascii="宋体" w:hAnsi="宋体" w:eastAsia="宋体" w:cs="宋体"/>
            <w:sz w:val="24"/>
            <w:szCs w:val="24"/>
            <w:lang w:val="en-US" w:eastAsia="zh-CN"/>
          </w:rPr>
          <w:t>形成</w:t>
        </w:r>
      </w:ins>
      <w:ins w:id="1592" w:author="投稿人" w:date="2026-03-07T11:40:29Z">
        <w:r>
          <w:rPr>
            <w:rFonts w:hint="eastAsia" w:ascii="宋体" w:hAnsi="宋体" w:eastAsia="宋体" w:cs="宋体"/>
            <w:sz w:val="24"/>
            <w:szCs w:val="24"/>
            <w:lang w:val="en-US" w:eastAsia="zh-CN"/>
          </w:rPr>
          <w:t>权”。</w:t>
        </w:r>
      </w:ins>
      <w:ins w:id="1593" w:author="投稿人" w:date="2026-03-07T12:11:34Z">
        <w:r>
          <w:rPr>
            <w:rFonts w:hint="eastAsia" w:ascii="宋体" w:hAnsi="宋体" w:eastAsia="宋体" w:cs="宋体"/>
            <w:sz w:val="24"/>
            <w:szCs w:val="24"/>
            <w:lang w:val="en-US" w:eastAsia="zh-CN"/>
          </w:rPr>
          <w:t>请求权系由基础权利而发生，必先有基础权利，而后始有请求权。</w:t>
        </w:r>
      </w:ins>
      <w:ins w:id="1594" w:author="投稿人" w:date="2026-03-07T12:11:45Z">
        <w:r>
          <w:rPr>
            <w:rStyle w:val="11"/>
            <w:rFonts w:hint="eastAsia" w:ascii="宋体" w:hAnsi="宋体" w:eastAsia="宋体" w:cs="宋体"/>
            <w:sz w:val="24"/>
            <w:szCs w:val="24"/>
            <w:lang w:val="en-US" w:eastAsia="zh-CN"/>
          </w:rPr>
          <w:footnoteReference w:id="64"/>
        </w:r>
      </w:ins>
      <w:del w:id="1595" w:author="投稿人" w:date="2026-03-07T12:11:33Z">
        <w:r>
          <w:rPr>
            <w:rFonts w:hint="eastAsia" w:ascii="宋体" w:hAnsi="宋体" w:eastAsia="宋体" w:cs="宋体"/>
            <w:sz w:val="24"/>
            <w:szCs w:val="24"/>
            <w:lang w:val="en-US" w:eastAsia="zh-CN"/>
          </w:rPr>
          <w:delText>对于债权上的请求权而言，债权人与债务人之间业已存在一个明确的债权债务关系，债权人得以直接请求债务人履行其给付义务</w:delText>
        </w:r>
      </w:del>
      <w:del w:id="1596" w:author="投稿人" w:date="2026-03-07T13:31:01Z">
        <w:r>
          <w:rPr>
            <w:rFonts w:hint="eastAsia" w:ascii="宋体" w:hAnsi="宋体" w:eastAsia="宋体" w:cs="宋体"/>
            <w:sz w:val="24"/>
            <w:szCs w:val="24"/>
            <w:lang w:val="en-US" w:eastAsia="zh-CN"/>
          </w:rPr>
          <w:delText>，</w:delText>
        </w:r>
      </w:del>
      <w:r>
        <w:rPr>
          <w:rFonts w:hint="eastAsia" w:ascii="宋体" w:hAnsi="宋体" w:eastAsia="宋体" w:cs="宋体"/>
          <w:sz w:val="24"/>
          <w:szCs w:val="24"/>
          <w:lang w:val="en-US" w:eastAsia="zh-CN"/>
        </w:rPr>
        <w:t>因此讨论优先购买权</w:t>
      </w:r>
      <w:ins w:id="1597" w:author="投稿人" w:date="2026-03-07T12:14:27Z">
        <w:r>
          <w:rPr>
            <w:rFonts w:hint="eastAsia" w:ascii="宋体" w:hAnsi="宋体" w:eastAsia="宋体" w:cs="宋体"/>
            <w:sz w:val="24"/>
            <w:szCs w:val="24"/>
            <w:lang w:val="en-US" w:eastAsia="zh-CN"/>
          </w:rPr>
          <w:t>是否</w:t>
        </w:r>
      </w:ins>
      <w:ins w:id="1598" w:author="投稿人" w:date="2026-03-07T12:14:28Z">
        <w:r>
          <w:rPr>
            <w:rFonts w:hint="eastAsia" w:ascii="宋体" w:hAnsi="宋体" w:eastAsia="宋体" w:cs="宋体"/>
            <w:sz w:val="24"/>
            <w:szCs w:val="24"/>
            <w:lang w:val="en-US" w:eastAsia="zh-CN"/>
          </w:rPr>
          <w:t>具有</w:t>
        </w:r>
      </w:ins>
      <w:ins w:id="1599" w:author="投稿人" w:date="2026-03-07T12:14:29Z">
        <w:r>
          <w:rPr>
            <w:rFonts w:hint="eastAsia" w:ascii="宋体" w:hAnsi="宋体" w:eastAsia="宋体" w:cs="宋体"/>
            <w:sz w:val="24"/>
            <w:szCs w:val="24"/>
            <w:lang w:val="en-US" w:eastAsia="zh-CN"/>
          </w:rPr>
          <w:t>请求</w:t>
        </w:r>
      </w:ins>
      <w:ins w:id="1600" w:author="投稿人" w:date="2026-03-07T12:14:30Z">
        <w:r>
          <w:rPr>
            <w:rFonts w:hint="eastAsia" w:ascii="宋体" w:hAnsi="宋体" w:eastAsia="宋体" w:cs="宋体"/>
            <w:sz w:val="24"/>
            <w:szCs w:val="24"/>
            <w:lang w:val="en-US" w:eastAsia="zh-CN"/>
          </w:rPr>
          <w:t>权性质</w:t>
        </w:r>
      </w:ins>
      <w:r>
        <w:rPr>
          <w:rFonts w:hint="eastAsia" w:ascii="宋体" w:hAnsi="宋体" w:eastAsia="宋体" w:cs="宋体"/>
          <w:sz w:val="24"/>
          <w:szCs w:val="24"/>
          <w:lang w:val="en-US" w:eastAsia="zh-CN"/>
        </w:rPr>
        <w:t>就须</w:t>
      </w:r>
      <w:ins w:id="1601" w:author="投稿人" w:date="2026-03-07T12:14:33Z">
        <w:r>
          <w:rPr>
            <w:rFonts w:hint="eastAsia" w:ascii="宋体" w:hAnsi="宋体" w:eastAsia="宋体" w:cs="宋体"/>
            <w:sz w:val="24"/>
            <w:szCs w:val="24"/>
            <w:lang w:val="en-US" w:eastAsia="zh-CN"/>
          </w:rPr>
          <w:t>先</w:t>
        </w:r>
      </w:ins>
      <w:r>
        <w:rPr>
          <w:rFonts w:hint="eastAsia" w:ascii="宋体" w:hAnsi="宋体" w:eastAsia="宋体" w:cs="宋体"/>
          <w:sz w:val="24"/>
          <w:szCs w:val="24"/>
          <w:lang w:val="en-US" w:eastAsia="zh-CN"/>
        </w:rPr>
        <w:t>思考其基础法律关系。</w:t>
      </w:r>
      <w:ins w:id="1602" w:author="投稿人" w:date="2026-03-07T13:41:08Z">
        <w:r>
          <w:rPr>
            <w:rFonts w:hint="eastAsia" w:ascii="宋体" w:hAnsi="宋体" w:eastAsia="宋体" w:cs="宋体"/>
            <w:sz w:val="24"/>
            <w:szCs w:val="24"/>
            <w:lang w:val="en-US" w:eastAsia="zh-CN"/>
          </w:rPr>
          <w:t>之前的研究将股东优先购买权与反悔权的性质进行绑定，未曾思考过不论是股东优先购买权还是股东反悔权都有更深层的公司契约理论支撑。</w:t>
        </w:r>
      </w:ins>
      <w:ins w:id="1603" w:author="投稿人" w:date="2026-03-07T19:59:34Z">
        <w:r>
          <w:rPr>
            <w:rFonts w:hint="eastAsia" w:ascii="宋体" w:hAnsi="宋体" w:eastAsia="宋体" w:cs="宋体"/>
            <w:sz w:val="24"/>
            <w:szCs w:val="24"/>
            <w:lang w:val="en-US" w:eastAsia="zh-CN"/>
          </w:rPr>
          <w:t>所谓</w:t>
        </w:r>
      </w:ins>
      <w:ins w:id="1604" w:author="投稿人" w:date="2026-03-07T19:59:39Z">
        <w:r>
          <w:rPr>
            <w:rFonts w:hint="eastAsia" w:ascii="宋体" w:hAnsi="宋体" w:eastAsia="宋体" w:cs="宋体"/>
            <w:sz w:val="24"/>
            <w:szCs w:val="24"/>
            <w:lang w:val="en-US" w:eastAsia="zh-CN"/>
          </w:rPr>
          <w:t>公司</w:t>
        </w:r>
      </w:ins>
      <w:ins w:id="1605" w:author="投稿人" w:date="2026-03-07T19:59:40Z">
        <w:r>
          <w:rPr>
            <w:rFonts w:hint="eastAsia" w:ascii="宋体" w:hAnsi="宋体" w:eastAsia="宋体" w:cs="宋体"/>
            <w:sz w:val="24"/>
            <w:szCs w:val="24"/>
            <w:lang w:val="en-US" w:eastAsia="zh-CN"/>
          </w:rPr>
          <w:t>契约</w:t>
        </w:r>
      </w:ins>
      <w:ins w:id="1606" w:author="投稿人" w:date="2026-03-07T19:59:41Z">
        <w:r>
          <w:rPr>
            <w:rFonts w:hint="eastAsia" w:ascii="宋体" w:hAnsi="宋体" w:eastAsia="宋体" w:cs="宋体"/>
            <w:sz w:val="24"/>
            <w:szCs w:val="24"/>
            <w:lang w:val="en-US" w:eastAsia="zh-CN"/>
          </w:rPr>
          <w:t>理论</w:t>
        </w:r>
      </w:ins>
      <w:ins w:id="1607" w:author="投稿人" w:date="2026-03-08T14:46:31Z">
        <w:r>
          <w:rPr>
            <w:rFonts w:hint="eastAsia" w:ascii="宋体" w:hAnsi="宋体" w:eastAsia="宋体" w:cs="宋体"/>
            <w:sz w:val="24"/>
            <w:szCs w:val="24"/>
            <w:lang w:val="en-US" w:eastAsia="zh-CN"/>
          </w:rPr>
          <w:t>认为</w:t>
        </w:r>
      </w:ins>
      <w:ins w:id="1608" w:author="投稿人" w:date="2026-03-07T20:18:39Z">
        <w:r>
          <w:rPr>
            <w:rFonts w:hint="eastAsia" w:ascii="宋体" w:hAnsi="宋体" w:eastAsia="宋体" w:cs="宋体"/>
            <w:sz w:val="24"/>
            <w:szCs w:val="24"/>
            <w:lang w:val="en-US" w:eastAsia="zh-CN"/>
          </w:rPr>
          <w:t>公司的本质是一个在公司众多参与者之间的相互关联的契约网络</w:t>
        </w:r>
      </w:ins>
      <w:ins w:id="1609" w:author="投稿人" w:date="2026-03-07T20:18:56Z">
        <w:r>
          <w:rPr>
            <w:rFonts w:hint="eastAsia" w:ascii="宋体" w:hAnsi="宋体" w:eastAsia="宋体" w:cs="宋体"/>
            <w:sz w:val="24"/>
            <w:szCs w:val="24"/>
            <w:lang w:val="en-US" w:eastAsia="zh-CN"/>
          </w:rPr>
          <w:t>，</w:t>
        </w:r>
      </w:ins>
      <w:ins w:id="1610" w:author="投稿人" w:date="2026-03-07T20:18:39Z">
        <w:r>
          <w:rPr>
            <w:rFonts w:hint="eastAsia" w:ascii="宋体" w:hAnsi="宋体" w:eastAsia="宋体" w:cs="宋体"/>
            <w:sz w:val="24"/>
            <w:szCs w:val="24"/>
            <w:lang w:val="en-US" w:eastAsia="zh-CN"/>
          </w:rPr>
          <w:t>公司中的所有关系都是契约性的，不管构成这些关系的契约是明示还是默示</w:t>
        </w:r>
      </w:ins>
      <w:ins w:id="1611" w:author="投稿人" w:date="2026-03-08T11:04:43Z">
        <w:r>
          <w:rPr>
            <w:rFonts w:hint="eastAsia" w:ascii="宋体" w:hAnsi="宋体" w:eastAsia="宋体" w:cs="宋体"/>
            <w:sz w:val="24"/>
            <w:szCs w:val="24"/>
            <w:lang w:val="en-US" w:eastAsia="zh-CN"/>
          </w:rPr>
          <w:t>，</w:t>
        </w:r>
      </w:ins>
      <w:ins w:id="1612" w:author="投稿人" w:date="2026-03-07T20:01:47Z">
        <w:r>
          <w:rPr>
            <w:rStyle w:val="11"/>
            <w:rFonts w:hint="eastAsia" w:ascii="宋体" w:hAnsi="宋体" w:eastAsia="宋体" w:cs="宋体"/>
            <w:sz w:val="24"/>
            <w:szCs w:val="24"/>
            <w:lang w:val="en-US" w:eastAsia="zh-CN"/>
          </w:rPr>
          <w:footnoteReference w:id="65"/>
        </w:r>
      </w:ins>
      <w:ins w:id="1613" w:author="投稿人" w:date="2026-03-08T11:04:44Z">
        <w:r>
          <w:rPr>
            <w:rFonts w:hint="eastAsia" w:ascii="宋体" w:hAnsi="宋体" w:eastAsia="宋体" w:cs="宋体"/>
            <w:sz w:val="24"/>
            <w:szCs w:val="24"/>
            <w:lang w:val="en-US" w:eastAsia="zh-CN"/>
          </w:rPr>
          <w:t>从</w:t>
        </w:r>
      </w:ins>
      <w:ins w:id="1614" w:author="投稿人" w:date="2026-03-08T11:04:45Z">
        <w:r>
          <w:rPr>
            <w:rFonts w:hint="eastAsia" w:ascii="宋体" w:hAnsi="宋体" w:eastAsia="宋体" w:cs="宋体"/>
            <w:sz w:val="24"/>
            <w:szCs w:val="24"/>
            <w:lang w:val="en-US" w:eastAsia="zh-CN"/>
          </w:rPr>
          <w:t>而在</w:t>
        </w:r>
      </w:ins>
      <w:ins w:id="1615" w:author="投稿人" w:date="2026-03-08T11:04:46Z">
        <w:r>
          <w:rPr>
            <w:rFonts w:hint="eastAsia" w:ascii="宋体" w:hAnsi="宋体" w:eastAsia="宋体" w:cs="宋体"/>
            <w:sz w:val="24"/>
            <w:szCs w:val="24"/>
            <w:lang w:val="en-US" w:eastAsia="zh-CN"/>
          </w:rPr>
          <w:t>公司</w:t>
        </w:r>
      </w:ins>
      <w:ins w:id="1616" w:author="投稿人" w:date="2026-03-08T11:04:47Z">
        <w:r>
          <w:rPr>
            <w:rFonts w:hint="eastAsia" w:ascii="宋体" w:hAnsi="宋体" w:eastAsia="宋体" w:cs="宋体"/>
            <w:sz w:val="24"/>
            <w:szCs w:val="24"/>
            <w:lang w:val="en-US" w:eastAsia="zh-CN"/>
          </w:rPr>
          <w:t>内部也</w:t>
        </w:r>
      </w:ins>
      <w:ins w:id="1617" w:author="投稿人" w:date="2026-03-08T11:04:48Z">
        <w:r>
          <w:rPr>
            <w:rFonts w:hint="eastAsia" w:ascii="宋体" w:hAnsi="宋体" w:eastAsia="宋体" w:cs="宋体"/>
            <w:sz w:val="24"/>
            <w:szCs w:val="24"/>
            <w:lang w:val="en-US" w:eastAsia="zh-CN"/>
          </w:rPr>
          <w:t>可以</w:t>
        </w:r>
      </w:ins>
      <w:ins w:id="1618" w:author="投稿人" w:date="2026-03-08T11:05:44Z">
        <w:r>
          <w:rPr>
            <w:rFonts w:hint="eastAsia" w:ascii="宋体" w:hAnsi="宋体" w:eastAsia="宋体" w:cs="宋体"/>
            <w:sz w:val="24"/>
            <w:szCs w:val="24"/>
            <w:lang w:val="en-US" w:eastAsia="zh-CN"/>
          </w:rPr>
          <w:t>借助</w:t>
        </w:r>
      </w:ins>
      <w:ins w:id="1619" w:author="投稿人" w:date="2026-03-08T11:05:04Z">
        <w:r>
          <w:rPr>
            <w:rFonts w:hint="eastAsia" w:ascii="宋体" w:hAnsi="宋体" w:eastAsia="宋体" w:cs="宋体"/>
            <w:sz w:val="24"/>
            <w:szCs w:val="24"/>
            <w:lang w:val="en-US" w:eastAsia="zh-CN"/>
          </w:rPr>
          <w:t>合同法</w:t>
        </w:r>
      </w:ins>
      <w:ins w:id="1620" w:author="投稿人" w:date="2026-03-08T11:05:48Z">
        <w:r>
          <w:rPr>
            <w:rFonts w:hint="eastAsia" w:ascii="宋体" w:hAnsi="宋体" w:eastAsia="宋体" w:cs="宋体"/>
            <w:sz w:val="24"/>
            <w:szCs w:val="24"/>
            <w:lang w:val="en-US" w:eastAsia="zh-CN"/>
          </w:rPr>
          <w:t>进行</w:t>
        </w:r>
      </w:ins>
      <w:ins w:id="1621" w:author="投稿人" w:date="2026-03-08T11:05:49Z">
        <w:r>
          <w:rPr>
            <w:rFonts w:hint="eastAsia" w:ascii="宋体" w:hAnsi="宋体" w:eastAsia="宋体" w:cs="宋体"/>
            <w:sz w:val="24"/>
            <w:szCs w:val="24"/>
            <w:lang w:val="en-US" w:eastAsia="zh-CN"/>
          </w:rPr>
          <w:t>理解</w:t>
        </w:r>
      </w:ins>
      <w:ins w:id="1622" w:author="投稿人" w:date="2026-03-08T11:05:18Z">
        <w:r>
          <w:rPr>
            <w:rFonts w:hint="eastAsia" w:ascii="宋体" w:hAnsi="宋体" w:eastAsia="宋体" w:cs="宋体"/>
            <w:sz w:val="24"/>
            <w:szCs w:val="24"/>
            <w:lang w:val="en-US" w:eastAsia="zh-CN"/>
          </w:rPr>
          <w:t>。</w:t>
        </w:r>
      </w:ins>
      <w:ins w:id="1623" w:author="投稿人" w:date="2026-03-07T20:19:12Z">
        <w:r>
          <w:rPr>
            <w:rFonts w:hint="eastAsia" w:ascii="宋体" w:hAnsi="宋体" w:eastAsia="宋体" w:cs="宋体"/>
            <w:sz w:val="24"/>
            <w:szCs w:val="24"/>
            <w:lang w:val="en-US" w:eastAsia="zh-CN"/>
          </w:rPr>
          <w:t>进言之，</w:t>
        </w:r>
      </w:ins>
      <w:ins w:id="1624" w:author="投稿人" w:date="2026-03-07T20:04:13Z">
        <w:r>
          <w:rPr>
            <w:rFonts w:hint="eastAsia" w:ascii="宋体" w:hAnsi="宋体" w:eastAsia="宋体" w:cs="宋体"/>
            <w:sz w:val="24"/>
            <w:szCs w:val="24"/>
            <w:lang w:val="en-US" w:eastAsia="zh-CN"/>
          </w:rPr>
          <w:t>有限责任公司的本质是股东之间的契约集合，股权则是这些契约产生的兼具人身性和财产性的集合性权利。</w:t>
        </w:r>
      </w:ins>
      <w:del w:id="1625" w:author="投稿人" w:date="2026-03-07T12:11:45Z">
        <w:r>
          <w:rPr>
            <w:rStyle w:val="11"/>
            <w:rFonts w:hint="eastAsia" w:ascii="宋体" w:hAnsi="宋体" w:eastAsia="宋体" w:cs="宋体"/>
            <w:sz w:val="24"/>
            <w:szCs w:val="24"/>
            <w:lang w:val="en-US" w:eastAsia="zh-CN"/>
          </w:rPr>
          <w:footnoteReference w:id="66"/>
        </w:r>
      </w:del>
      <w:r>
        <w:rPr>
          <w:rFonts w:hint="eastAsia" w:ascii="宋体" w:hAnsi="宋体" w:eastAsia="宋体" w:cs="宋体"/>
          <w:sz w:val="24"/>
          <w:szCs w:val="24"/>
          <w:lang w:val="en-US" w:eastAsia="zh-CN"/>
        </w:rPr>
        <w:t>股东优先购买权</w:t>
      </w:r>
      <w:del w:id="1626" w:author="投稿人" w:date="2026-03-07T20:07:54Z">
        <w:r>
          <w:rPr>
            <w:rFonts w:hint="default" w:ascii="宋体" w:hAnsi="宋体" w:eastAsia="宋体" w:cs="宋体"/>
            <w:sz w:val="24"/>
            <w:szCs w:val="24"/>
            <w:lang w:val="en-US" w:eastAsia="zh-CN"/>
          </w:rPr>
          <w:delText>自股东出资时便享有，</w:delText>
        </w:r>
      </w:del>
      <w:ins w:id="1627" w:author="投稿人" w:date="2026-03-07T20:07:55Z">
        <w:r>
          <w:rPr>
            <w:rFonts w:hint="eastAsia" w:ascii="宋体" w:hAnsi="宋体" w:eastAsia="宋体" w:cs="宋体"/>
            <w:sz w:val="24"/>
            <w:szCs w:val="24"/>
            <w:lang w:val="en-US" w:eastAsia="zh-CN"/>
          </w:rPr>
          <w:t>则</w:t>
        </w:r>
      </w:ins>
      <w:r>
        <w:rPr>
          <w:rFonts w:hint="eastAsia" w:ascii="宋体" w:hAnsi="宋体" w:eastAsia="宋体" w:cs="宋体"/>
          <w:sz w:val="24"/>
          <w:szCs w:val="24"/>
          <w:lang w:val="en-US" w:eastAsia="zh-CN"/>
        </w:rPr>
        <w:t>是附属于股权的一种权利。</w:t>
      </w:r>
      <w:del w:id="1628" w:author="投稿人" w:date="2026-03-07T20:04:13Z">
        <w:r>
          <w:rPr>
            <w:rFonts w:hint="eastAsia" w:ascii="宋体" w:hAnsi="宋体" w:eastAsia="宋体" w:cs="宋体"/>
            <w:sz w:val="24"/>
            <w:szCs w:val="24"/>
            <w:lang w:val="en-US" w:eastAsia="zh-CN"/>
          </w:rPr>
          <w:delText>有限责任公司的本质是股东之间的契约集合，股权则是这些契约产生的兼具人身性和财产性的集合性权利。</w:delText>
        </w:r>
      </w:del>
      <w:commentRangeStart w:id="21"/>
      <w:r>
        <w:rPr>
          <w:rFonts w:hint="eastAsia" w:ascii="宋体" w:hAnsi="宋体" w:eastAsia="宋体" w:cs="宋体"/>
          <w:sz w:val="24"/>
          <w:szCs w:val="24"/>
          <w:lang w:val="en-US" w:eastAsia="zh-CN"/>
        </w:rPr>
        <w:t>因此</w:t>
      </w:r>
      <w:ins w:id="1629" w:author="投稿人" w:date="2026-03-07T20:04:33Z">
        <w:r>
          <w:rPr>
            <w:rFonts w:hint="eastAsia" w:ascii="宋体" w:hAnsi="宋体" w:eastAsia="宋体" w:cs="宋体"/>
            <w:sz w:val="24"/>
            <w:szCs w:val="24"/>
            <w:lang w:val="en-US" w:eastAsia="zh-CN"/>
          </w:rPr>
          <w:t>股东</w:t>
        </w:r>
      </w:ins>
      <w:r>
        <w:rPr>
          <w:rFonts w:hint="eastAsia" w:ascii="宋体" w:hAnsi="宋体" w:eastAsia="宋体" w:cs="宋体"/>
          <w:sz w:val="24"/>
          <w:szCs w:val="24"/>
          <w:lang w:val="en-US" w:eastAsia="zh-CN"/>
        </w:rPr>
        <w:t>优先购买权</w:t>
      </w:r>
      <w:ins w:id="1630" w:author="投稿人" w:date="2026-03-07T20:04:39Z">
        <w:r>
          <w:rPr>
            <w:rFonts w:hint="eastAsia" w:ascii="宋体" w:hAnsi="宋体" w:eastAsia="宋体" w:cs="宋体"/>
            <w:sz w:val="24"/>
            <w:szCs w:val="24"/>
            <w:lang w:val="en-US" w:eastAsia="zh-CN"/>
          </w:rPr>
          <w:t>从</w:t>
        </w:r>
      </w:ins>
      <w:ins w:id="1631" w:author="投稿人" w:date="2026-03-07T20:04:41Z">
        <w:r>
          <w:rPr>
            <w:rFonts w:hint="eastAsia" w:ascii="宋体" w:hAnsi="宋体" w:eastAsia="宋体" w:cs="宋体"/>
            <w:sz w:val="24"/>
            <w:szCs w:val="24"/>
            <w:lang w:val="en-US" w:eastAsia="zh-CN"/>
          </w:rPr>
          <w:t>本质上</w:t>
        </w:r>
      </w:ins>
      <w:r>
        <w:rPr>
          <w:rFonts w:hint="eastAsia" w:ascii="宋体" w:hAnsi="宋体" w:eastAsia="宋体" w:cs="宋体"/>
          <w:sz w:val="24"/>
          <w:szCs w:val="24"/>
          <w:lang w:val="en-US" w:eastAsia="zh-CN"/>
        </w:rPr>
        <w:t>并非源于法律，</w:t>
      </w:r>
      <w:ins w:id="1632" w:author="投稿人" w:date="2026-03-07T20:12:16Z">
        <w:r>
          <w:rPr>
            <w:rFonts w:hint="eastAsia" w:ascii="宋体" w:hAnsi="宋体" w:eastAsia="宋体" w:cs="宋体"/>
            <w:sz w:val="24"/>
            <w:szCs w:val="24"/>
            <w:lang w:val="en-US" w:eastAsia="zh-CN"/>
          </w:rPr>
          <w:t>其基础法律关系是《公司法》或公司章程所调整的公司组织合同关系。</w:t>
        </w:r>
      </w:ins>
      <w:ins w:id="1633" w:author="投稿人" w:date="2026-03-07T20:12:16Z">
        <w:r>
          <w:rPr>
            <w:rStyle w:val="11"/>
            <w:rFonts w:hint="eastAsia" w:ascii="宋体" w:hAnsi="宋体" w:eastAsia="宋体" w:cs="宋体"/>
            <w:sz w:val="24"/>
            <w:szCs w:val="24"/>
            <w:lang w:val="en-US" w:eastAsia="zh-CN"/>
          </w:rPr>
          <w:footnoteReference w:id="67"/>
        </w:r>
      </w:ins>
      <w:r>
        <w:rPr>
          <w:rFonts w:hint="eastAsia" w:ascii="宋体" w:hAnsi="宋体" w:eastAsia="宋体" w:cs="宋体"/>
          <w:sz w:val="24"/>
          <w:szCs w:val="24"/>
          <w:lang w:val="en-US" w:eastAsia="zh-CN"/>
        </w:rPr>
        <w:t>法律对此做出规定只是对出资产权保护的一种宣示，</w:t>
      </w:r>
      <w:r>
        <w:rPr>
          <w:rStyle w:val="11"/>
          <w:rFonts w:hint="eastAsia" w:ascii="宋体" w:hAnsi="宋体" w:eastAsia="宋体" w:cs="宋体"/>
          <w:sz w:val="24"/>
          <w:szCs w:val="24"/>
          <w:lang w:val="en-US" w:eastAsia="zh-CN"/>
        </w:rPr>
        <w:footnoteReference w:id="68"/>
      </w:r>
      <w:ins w:id="1634" w:author="投稿人" w:date="2026-03-07T20:10:20Z">
        <w:r>
          <w:rPr>
            <w:rFonts w:hint="eastAsia" w:ascii="宋体" w:hAnsi="宋体" w:eastAsia="宋体" w:cs="宋体"/>
            <w:sz w:val="24"/>
            <w:szCs w:val="24"/>
            <w:lang w:val="en-US" w:eastAsia="zh-CN"/>
          </w:rPr>
          <w:t>作为一种</w:t>
        </w:r>
      </w:ins>
      <w:ins w:id="1635" w:author="投稿人" w:date="2026-03-07T20:10:21Z">
        <w:r>
          <w:rPr>
            <w:rFonts w:hint="eastAsia" w:ascii="宋体" w:hAnsi="宋体" w:eastAsia="宋体" w:cs="宋体"/>
            <w:sz w:val="24"/>
            <w:szCs w:val="24"/>
            <w:lang w:val="en-US" w:eastAsia="zh-CN"/>
          </w:rPr>
          <w:t>标准</w:t>
        </w:r>
      </w:ins>
      <w:ins w:id="1636" w:author="投稿人" w:date="2026-03-07T20:10:23Z">
        <w:r>
          <w:rPr>
            <w:rFonts w:hint="eastAsia" w:ascii="宋体" w:hAnsi="宋体" w:eastAsia="宋体" w:cs="宋体"/>
            <w:sz w:val="24"/>
            <w:szCs w:val="24"/>
            <w:lang w:val="en-US" w:eastAsia="zh-CN"/>
          </w:rPr>
          <w:t>文本</w:t>
        </w:r>
      </w:ins>
      <w:ins w:id="1637" w:author="投稿人" w:date="2026-03-07T20:11:07Z">
        <w:r>
          <w:rPr>
            <w:rFonts w:hint="eastAsia" w:ascii="宋体" w:hAnsi="宋体" w:eastAsia="宋体" w:cs="宋体"/>
            <w:sz w:val="24"/>
            <w:szCs w:val="24"/>
            <w:lang w:val="en-US" w:eastAsia="zh-CN"/>
          </w:rPr>
          <w:t>减少</w:t>
        </w:r>
      </w:ins>
      <w:ins w:id="1638" w:author="投稿人" w:date="2026-03-07T20:11:10Z">
        <w:r>
          <w:rPr>
            <w:rFonts w:hint="eastAsia" w:ascii="宋体" w:hAnsi="宋体" w:eastAsia="宋体" w:cs="宋体"/>
            <w:sz w:val="24"/>
            <w:szCs w:val="24"/>
            <w:lang w:val="en-US" w:eastAsia="zh-CN"/>
          </w:rPr>
          <w:t>契约订立</w:t>
        </w:r>
      </w:ins>
      <w:ins w:id="1639" w:author="投稿人" w:date="2026-03-07T20:11:11Z">
        <w:r>
          <w:rPr>
            <w:rFonts w:hint="eastAsia" w:ascii="宋体" w:hAnsi="宋体" w:eastAsia="宋体" w:cs="宋体"/>
            <w:sz w:val="24"/>
            <w:szCs w:val="24"/>
            <w:lang w:val="en-US" w:eastAsia="zh-CN"/>
          </w:rPr>
          <w:t>的</w:t>
        </w:r>
      </w:ins>
      <w:ins w:id="1640" w:author="投稿人" w:date="2026-03-07T20:11:12Z">
        <w:r>
          <w:rPr>
            <w:rFonts w:hint="eastAsia" w:ascii="宋体" w:hAnsi="宋体" w:eastAsia="宋体" w:cs="宋体"/>
            <w:sz w:val="24"/>
            <w:szCs w:val="24"/>
            <w:lang w:val="en-US" w:eastAsia="zh-CN"/>
          </w:rPr>
          <w:t>成本</w:t>
        </w:r>
      </w:ins>
      <w:ins w:id="1641" w:author="投稿人" w:date="2026-03-07T20:11:57Z">
        <w:r>
          <w:rPr>
            <w:rFonts w:hint="eastAsia" w:ascii="宋体" w:hAnsi="宋体" w:eastAsia="宋体" w:cs="宋体"/>
            <w:sz w:val="24"/>
            <w:szCs w:val="24"/>
            <w:lang w:val="en-US" w:eastAsia="zh-CN"/>
          </w:rPr>
          <w:t>。</w:t>
        </w:r>
      </w:ins>
      <w:ins w:id="1642" w:author="投稿人" w:date="2026-03-07T20:11:21Z">
        <w:r>
          <w:rPr>
            <w:rStyle w:val="11"/>
            <w:rFonts w:hint="eastAsia" w:ascii="宋体" w:hAnsi="宋体" w:eastAsia="宋体" w:cs="宋体"/>
            <w:sz w:val="24"/>
            <w:szCs w:val="24"/>
            <w:lang w:val="en-US" w:eastAsia="zh-CN"/>
          </w:rPr>
          <w:footnoteReference w:id="69"/>
        </w:r>
      </w:ins>
      <w:del w:id="1643" w:author="投稿人" w:date="2026-03-07T20:12:16Z">
        <w:r>
          <w:rPr>
            <w:rFonts w:hint="eastAsia" w:ascii="宋体" w:hAnsi="宋体" w:eastAsia="宋体" w:cs="宋体"/>
            <w:sz w:val="24"/>
            <w:szCs w:val="24"/>
            <w:lang w:val="en-US" w:eastAsia="zh-CN"/>
          </w:rPr>
          <w:delText>其基础法律关系是《公司法》或公司章程调整下的公司组织合同关系。</w:delText>
        </w:r>
      </w:del>
      <w:del w:id="1644" w:author="投稿人" w:date="2026-03-07T20:12:16Z">
        <w:r>
          <w:rPr>
            <w:rStyle w:val="11"/>
            <w:rFonts w:hint="eastAsia" w:ascii="宋体" w:hAnsi="宋体" w:eastAsia="宋体" w:cs="宋体"/>
            <w:sz w:val="24"/>
            <w:szCs w:val="24"/>
            <w:lang w:val="en-US" w:eastAsia="zh-CN"/>
          </w:rPr>
          <w:footnoteReference w:id="70"/>
        </w:r>
        <w:commentRangeEnd w:id="21"/>
      </w:del>
      <w:r>
        <w:commentReference w:id="21"/>
      </w:r>
      <w:ins w:id="1645" w:author="投稿人" w:date="2026-03-08T11:06:37Z">
        <w:r>
          <w:rPr>
            <w:rFonts w:hint="eastAsia" w:ascii="宋体" w:hAnsi="宋体" w:eastAsia="宋体" w:cs="宋体"/>
            <w:sz w:val="24"/>
            <w:szCs w:val="24"/>
            <w:lang w:val="en-US" w:eastAsia="zh-CN"/>
          </w:rPr>
          <w:t>优先购买权的核心功能是保障内部股东优先获得股权的机会，更侧重一种在获取股权时的顺位优势，</w:t>
        </w:r>
      </w:ins>
      <w:ins w:id="1646" w:author="投稿人" w:date="2026-03-08T11:06:37Z">
        <w:r>
          <w:rPr>
            <w:rStyle w:val="11"/>
            <w:rFonts w:hint="eastAsia" w:ascii="宋体" w:hAnsi="宋体" w:eastAsia="宋体" w:cs="宋体"/>
            <w:sz w:val="24"/>
            <w:szCs w:val="24"/>
            <w:lang w:val="en-US" w:eastAsia="zh-CN"/>
          </w:rPr>
          <w:footnoteReference w:id="71"/>
        </w:r>
      </w:ins>
      <w:ins w:id="1647" w:author="投稿人" w:date="2026-03-08T11:06:37Z">
        <w:r>
          <w:rPr>
            <w:rFonts w:hint="eastAsia" w:ascii="宋体" w:hAnsi="宋体" w:eastAsia="宋体" w:cs="宋体"/>
            <w:sz w:val="24"/>
            <w:szCs w:val="24"/>
            <w:lang w:val="en-US" w:eastAsia="zh-CN"/>
          </w:rPr>
          <w:t>而非强制出让股东缔约，这种对未来获取股权的安排被部分学者称为期待权，</w:t>
        </w:r>
      </w:ins>
      <w:ins w:id="1648" w:author="投稿人" w:date="2026-03-08T11:06:37Z">
        <w:r>
          <w:rPr>
            <w:rStyle w:val="11"/>
            <w:rFonts w:hint="eastAsia" w:ascii="宋体" w:hAnsi="宋体" w:eastAsia="宋体" w:cs="宋体"/>
            <w:sz w:val="24"/>
            <w:szCs w:val="24"/>
            <w:lang w:val="en-US" w:eastAsia="zh-CN"/>
          </w:rPr>
          <w:footnoteReference w:id="72"/>
        </w:r>
      </w:ins>
      <w:ins w:id="1649" w:author="投稿人" w:date="2026-03-08T11:06:37Z">
        <w:r>
          <w:rPr>
            <w:rFonts w:hint="eastAsia" w:ascii="宋体" w:hAnsi="宋体" w:eastAsia="宋体" w:cs="宋体"/>
            <w:sz w:val="24"/>
            <w:szCs w:val="24"/>
            <w:lang w:val="en-US" w:eastAsia="zh-CN"/>
          </w:rPr>
          <w:t>然我国期待权的教义学构建十分薄弱，无法为股东优先购买权的期待权说提供有力的论据。既然是以请求权的形式对未来进行安排，倒不如将性质界定为订立本约的请求权。即其他股东主张优先购买权后，仅有权请求出让股东在同等条件下与其磋商订立本约，而非直接形成具有约束力的合同。</w:t>
        </w:r>
      </w:ins>
      <w:del w:id="1650" w:author="投稿人" w:date="2026-03-08T11:07:46Z">
        <w:r>
          <w:rPr>
            <w:rFonts w:hint="eastAsia" w:ascii="宋体" w:hAnsi="宋体" w:eastAsia="宋体" w:cs="宋体"/>
            <w:sz w:val="24"/>
            <w:szCs w:val="24"/>
            <w:lang w:val="en-US" w:eastAsia="zh-CN"/>
          </w:rPr>
          <w:delText>为维护人合性，所有股东在公司设立时即通过默示同意订立预约合同，约定任一股东对外转让股权时，需向其他股东履行通知义务，并在同等条件下优先与其他股东磋商订立本约。</w:delText>
        </w:r>
      </w:del>
      <w:ins w:id="1651" w:author="投稿人" w:date="2026-03-08T10:54:44Z">
        <w:r>
          <w:rPr>
            <w:rFonts w:hint="eastAsia" w:ascii="宋体" w:hAnsi="宋体" w:eastAsia="宋体" w:cs="宋体"/>
            <w:sz w:val="24"/>
            <w:szCs w:val="24"/>
            <w:lang w:val="en-US" w:eastAsia="zh-CN"/>
          </w:rPr>
          <w:t>在</w:t>
        </w:r>
      </w:ins>
      <w:ins w:id="1652" w:author="投稿人" w:date="2026-03-08T10:31:19Z">
        <w:r>
          <w:rPr>
            <w:rFonts w:hint="eastAsia" w:ascii="宋体" w:hAnsi="宋体" w:eastAsia="宋体" w:cs="宋体"/>
            <w:sz w:val="24"/>
            <w:szCs w:val="24"/>
            <w:lang w:val="en-US" w:eastAsia="zh-CN"/>
          </w:rPr>
          <w:t>内容</w:t>
        </w:r>
      </w:ins>
      <w:ins w:id="1653" w:author="投稿人" w:date="2026-03-08T10:31:20Z">
        <w:r>
          <w:rPr>
            <w:rFonts w:hint="eastAsia" w:ascii="宋体" w:hAnsi="宋体" w:eastAsia="宋体" w:cs="宋体"/>
            <w:sz w:val="24"/>
            <w:szCs w:val="24"/>
            <w:lang w:val="en-US" w:eastAsia="zh-CN"/>
          </w:rPr>
          <w:t>上，</w:t>
        </w:r>
      </w:ins>
      <w:ins w:id="1654" w:author="投稿人" w:date="2026-03-08T10:31:21Z">
        <w:r>
          <w:rPr>
            <w:rFonts w:hint="eastAsia" w:ascii="宋体" w:hAnsi="宋体" w:eastAsia="宋体" w:cs="宋体"/>
            <w:sz w:val="24"/>
            <w:szCs w:val="24"/>
            <w:lang w:val="en-US" w:eastAsia="zh-CN"/>
          </w:rPr>
          <w:t>这一</w:t>
        </w:r>
      </w:ins>
      <w:ins w:id="1655" w:author="投稿人" w:date="2026-03-08T10:31:23Z">
        <w:r>
          <w:rPr>
            <w:rFonts w:hint="eastAsia" w:ascii="宋体" w:hAnsi="宋体" w:eastAsia="宋体" w:cs="宋体"/>
            <w:sz w:val="24"/>
            <w:szCs w:val="24"/>
            <w:lang w:val="en-US" w:eastAsia="zh-CN"/>
          </w:rPr>
          <w:t>约定</w:t>
        </w:r>
      </w:ins>
      <w:ins w:id="1656" w:author="投稿人" w:date="2026-03-08T10:31:27Z">
        <w:r>
          <w:rPr>
            <w:rFonts w:hint="eastAsia" w:ascii="宋体" w:hAnsi="宋体" w:eastAsia="宋体" w:cs="宋体"/>
            <w:sz w:val="24"/>
            <w:szCs w:val="24"/>
            <w:lang w:val="en-US" w:eastAsia="zh-CN"/>
          </w:rPr>
          <w:t>更</w:t>
        </w:r>
      </w:ins>
      <w:ins w:id="1657" w:author="投稿人" w:date="2026-03-08T10:31:28Z">
        <w:r>
          <w:rPr>
            <w:rFonts w:hint="eastAsia" w:ascii="宋体" w:hAnsi="宋体" w:eastAsia="宋体" w:cs="宋体"/>
            <w:sz w:val="24"/>
            <w:szCs w:val="24"/>
            <w:lang w:val="en-US" w:eastAsia="zh-CN"/>
          </w:rPr>
          <w:t>类似于</w:t>
        </w:r>
      </w:ins>
      <w:ins w:id="1658" w:author="投稿人" w:date="2026-03-08T10:31:31Z">
        <w:r>
          <w:rPr>
            <w:rFonts w:hint="eastAsia" w:ascii="宋体" w:hAnsi="宋体" w:eastAsia="宋体" w:cs="宋体"/>
            <w:sz w:val="24"/>
            <w:szCs w:val="24"/>
            <w:lang w:val="en-US" w:eastAsia="zh-CN"/>
          </w:rPr>
          <w:t>预约</w:t>
        </w:r>
      </w:ins>
      <w:ins w:id="1659" w:author="投稿人" w:date="2026-03-08T10:31:32Z">
        <w:r>
          <w:rPr>
            <w:rFonts w:hint="eastAsia" w:ascii="宋体" w:hAnsi="宋体" w:eastAsia="宋体" w:cs="宋体"/>
            <w:sz w:val="24"/>
            <w:szCs w:val="24"/>
            <w:lang w:val="en-US" w:eastAsia="zh-CN"/>
          </w:rPr>
          <w:t>合同</w:t>
        </w:r>
      </w:ins>
      <w:ins w:id="1660" w:author="投稿人" w:date="2026-03-08T10:31:33Z">
        <w:r>
          <w:rPr>
            <w:rFonts w:hint="eastAsia" w:ascii="宋体" w:hAnsi="宋体" w:eastAsia="宋体" w:cs="宋体"/>
            <w:sz w:val="24"/>
            <w:szCs w:val="24"/>
            <w:lang w:val="en-US" w:eastAsia="zh-CN"/>
          </w:rPr>
          <w:t>，</w:t>
        </w:r>
      </w:ins>
      <w:ins w:id="1661" w:author="投稿人" w:date="2026-03-08T10:35:02Z">
        <w:r>
          <w:rPr>
            <w:rFonts w:hint="eastAsia" w:ascii="宋体" w:hAnsi="宋体" w:eastAsia="宋体" w:cs="宋体"/>
            <w:sz w:val="24"/>
            <w:szCs w:val="24"/>
            <w:lang w:val="en-US" w:eastAsia="zh-CN"/>
          </w:rPr>
          <w:t>从《民法典》</w:t>
        </w:r>
      </w:ins>
      <w:ins w:id="1662" w:author="投稿人" w:date="2026-03-08T14:46:47Z">
        <w:r>
          <w:rPr>
            <w:rFonts w:hint="eastAsia" w:ascii="宋体" w:hAnsi="宋体" w:eastAsia="宋体" w:cs="宋体"/>
            <w:sz w:val="24"/>
            <w:szCs w:val="24"/>
            <w:lang w:val="en-US" w:eastAsia="zh-CN"/>
          </w:rPr>
          <w:t>第四百九十五条</w:t>
        </w:r>
      </w:ins>
      <w:ins w:id="1663" w:author="投稿人" w:date="2026-03-08T10:35:02Z">
        <w:r>
          <w:rPr>
            <w:rFonts w:hint="eastAsia" w:ascii="宋体" w:hAnsi="宋体" w:eastAsia="宋体" w:cs="宋体"/>
            <w:sz w:val="24"/>
            <w:szCs w:val="24"/>
            <w:lang w:val="en-US" w:eastAsia="zh-CN"/>
          </w:rPr>
          <w:t>第</w:t>
        </w:r>
      </w:ins>
      <w:ins w:id="1664" w:author="投稿人" w:date="2026-03-08T16:56:40Z">
        <w:r>
          <w:rPr>
            <w:rFonts w:hint="eastAsia" w:ascii="宋体" w:hAnsi="宋体" w:eastAsia="宋体" w:cs="宋体"/>
            <w:sz w:val="24"/>
            <w:szCs w:val="24"/>
            <w:lang w:val="en-US" w:eastAsia="zh-CN"/>
          </w:rPr>
          <w:t>一</w:t>
        </w:r>
      </w:ins>
      <w:ins w:id="1665" w:author="投稿人" w:date="2026-03-08T10:35:02Z">
        <w:r>
          <w:rPr>
            <w:rFonts w:hint="eastAsia" w:ascii="宋体" w:hAnsi="宋体" w:eastAsia="宋体" w:cs="宋体"/>
            <w:sz w:val="24"/>
            <w:szCs w:val="24"/>
            <w:lang w:val="en-US" w:eastAsia="zh-CN"/>
          </w:rPr>
          <w:t>款</w:t>
        </w:r>
      </w:ins>
      <w:ins w:id="1666" w:author="投稿人" w:date="2026-03-08T10:37:38Z">
        <w:r>
          <w:rPr>
            <w:rFonts w:hint="eastAsia" w:ascii="宋体" w:hAnsi="宋体" w:eastAsia="宋体" w:cs="宋体"/>
            <w:sz w:val="24"/>
            <w:szCs w:val="24"/>
            <w:lang w:val="en-US" w:eastAsia="zh-CN"/>
          </w:rPr>
          <w:t>的</w:t>
        </w:r>
      </w:ins>
      <w:ins w:id="1667" w:author="投稿人" w:date="2026-03-08T10:37:40Z">
        <w:r>
          <w:rPr>
            <w:rFonts w:hint="eastAsia" w:ascii="宋体" w:hAnsi="宋体" w:eastAsia="宋体" w:cs="宋体"/>
            <w:sz w:val="24"/>
            <w:szCs w:val="24"/>
            <w:lang w:val="en-US" w:eastAsia="zh-CN"/>
          </w:rPr>
          <w:t>文义来</w:t>
        </w:r>
      </w:ins>
      <w:ins w:id="1668" w:author="投稿人" w:date="2026-03-08T10:37:41Z">
        <w:r>
          <w:rPr>
            <w:rFonts w:hint="eastAsia" w:ascii="宋体" w:hAnsi="宋体" w:eastAsia="宋体" w:cs="宋体"/>
            <w:sz w:val="24"/>
            <w:szCs w:val="24"/>
            <w:lang w:val="en-US" w:eastAsia="zh-CN"/>
          </w:rPr>
          <w:t>看</w:t>
        </w:r>
      </w:ins>
      <w:ins w:id="1669" w:author="投稿人" w:date="2026-03-08T10:35:02Z">
        <w:r>
          <w:rPr>
            <w:rFonts w:hint="eastAsia" w:ascii="宋体" w:hAnsi="宋体" w:eastAsia="宋体" w:cs="宋体"/>
            <w:sz w:val="24"/>
            <w:szCs w:val="24"/>
            <w:lang w:val="en-US" w:eastAsia="zh-CN"/>
          </w:rPr>
          <w:t>，</w:t>
        </w:r>
      </w:ins>
      <w:ins w:id="1670" w:author="投稿人" w:date="2026-03-08T10:39:04Z">
        <w:r>
          <w:rPr>
            <w:rFonts w:hint="eastAsia" w:ascii="宋体" w:hAnsi="宋体" w:eastAsia="宋体" w:cs="宋体"/>
            <w:sz w:val="24"/>
            <w:szCs w:val="24"/>
            <w:lang w:val="en-US" w:eastAsia="zh-CN"/>
          </w:rPr>
          <w:t>预约合同</w:t>
        </w:r>
      </w:ins>
      <w:ins w:id="1671" w:author="投稿人" w:date="2026-03-08T10:39:14Z">
        <w:r>
          <w:rPr>
            <w:rFonts w:hint="eastAsia" w:ascii="宋体" w:hAnsi="宋体" w:eastAsia="宋体" w:cs="宋体"/>
            <w:sz w:val="24"/>
            <w:szCs w:val="24"/>
            <w:lang w:val="en-US" w:eastAsia="zh-CN"/>
          </w:rPr>
          <w:t>是</w:t>
        </w:r>
      </w:ins>
      <w:ins w:id="1672" w:author="投稿人" w:date="2026-03-08T10:39:15Z">
        <w:r>
          <w:rPr>
            <w:rFonts w:hint="eastAsia" w:ascii="宋体" w:hAnsi="宋体" w:eastAsia="宋体" w:cs="宋体"/>
            <w:sz w:val="24"/>
            <w:szCs w:val="24"/>
            <w:lang w:val="en-US" w:eastAsia="zh-CN"/>
          </w:rPr>
          <w:t>约定</w:t>
        </w:r>
      </w:ins>
      <w:ins w:id="1673" w:author="投稿人" w:date="2026-03-08T10:39:16Z">
        <w:r>
          <w:rPr>
            <w:rFonts w:hint="eastAsia" w:ascii="宋体" w:hAnsi="宋体" w:eastAsia="宋体" w:cs="宋体"/>
            <w:sz w:val="24"/>
            <w:szCs w:val="24"/>
            <w:lang w:val="en-US" w:eastAsia="zh-CN"/>
          </w:rPr>
          <w:t>在</w:t>
        </w:r>
      </w:ins>
      <w:ins w:id="1674" w:author="投稿人" w:date="2026-03-08T10:39:18Z">
        <w:r>
          <w:rPr>
            <w:rFonts w:hint="eastAsia" w:ascii="宋体" w:hAnsi="宋体" w:eastAsia="宋体" w:cs="宋体"/>
            <w:sz w:val="24"/>
            <w:szCs w:val="24"/>
            <w:lang w:val="en-US" w:eastAsia="zh-CN"/>
          </w:rPr>
          <w:t>将来一定</w:t>
        </w:r>
      </w:ins>
      <w:ins w:id="1675" w:author="投稿人" w:date="2026-03-08T10:39:19Z">
        <w:r>
          <w:rPr>
            <w:rFonts w:hint="eastAsia" w:ascii="宋体" w:hAnsi="宋体" w:eastAsia="宋体" w:cs="宋体"/>
            <w:sz w:val="24"/>
            <w:szCs w:val="24"/>
            <w:lang w:val="en-US" w:eastAsia="zh-CN"/>
          </w:rPr>
          <w:t>期限内</w:t>
        </w:r>
      </w:ins>
      <w:ins w:id="1676" w:author="投稿人" w:date="2026-03-08T10:39:32Z">
        <w:r>
          <w:rPr>
            <w:rFonts w:hint="eastAsia" w:ascii="宋体" w:hAnsi="宋体" w:eastAsia="宋体" w:cs="宋体"/>
            <w:sz w:val="24"/>
            <w:szCs w:val="24"/>
            <w:lang w:val="en-US" w:eastAsia="zh-CN"/>
          </w:rPr>
          <w:t>订立</w:t>
        </w:r>
      </w:ins>
      <w:ins w:id="1677" w:author="投稿人" w:date="2026-03-08T10:39:33Z">
        <w:r>
          <w:rPr>
            <w:rFonts w:hint="eastAsia" w:ascii="宋体" w:hAnsi="宋体" w:eastAsia="宋体" w:cs="宋体"/>
            <w:sz w:val="24"/>
            <w:szCs w:val="24"/>
            <w:lang w:val="en-US" w:eastAsia="zh-CN"/>
          </w:rPr>
          <w:t>本约，</w:t>
        </w:r>
      </w:ins>
      <w:ins w:id="1678" w:author="投稿人" w:date="2026-03-08T10:39:34Z">
        <w:r>
          <w:rPr>
            <w:rFonts w:hint="eastAsia" w:ascii="宋体" w:hAnsi="宋体" w:eastAsia="宋体" w:cs="宋体"/>
            <w:sz w:val="24"/>
            <w:szCs w:val="24"/>
            <w:lang w:val="en-US" w:eastAsia="zh-CN"/>
          </w:rPr>
          <w:t>而</w:t>
        </w:r>
      </w:ins>
      <w:ins w:id="1679" w:author="投稿人" w:date="2026-03-08T10:39:35Z">
        <w:r>
          <w:rPr>
            <w:rFonts w:hint="eastAsia" w:ascii="宋体" w:hAnsi="宋体" w:eastAsia="宋体" w:cs="宋体"/>
            <w:sz w:val="24"/>
            <w:szCs w:val="24"/>
            <w:lang w:val="en-US" w:eastAsia="zh-CN"/>
          </w:rPr>
          <w:t>股东</w:t>
        </w:r>
      </w:ins>
      <w:ins w:id="1680" w:author="投稿人" w:date="2026-03-08T10:39:36Z">
        <w:r>
          <w:rPr>
            <w:rFonts w:hint="eastAsia" w:ascii="宋体" w:hAnsi="宋体" w:eastAsia="宋体" w:cs="宋体"/>
            <w:sz w:val="24"/>
            <w:szCs w:val="24"/>
            <w:lang w:val="en-US" w:eastAsia="zh-CN"/>
          </w:rPr>
          <w:t>优先</w:t>
        </w:r>
      </w:ins>
      <w:ins w:id="1681" w:author="投稿人" w:date="2026-03-08T10:39:37Z">
        <w:r>
          <w:rPr>
            <w:rFonts w:hint="eastAsia" w:ascii="宋体" w:hAnsi="宋体" w:eastAsia="宋体" w:cs="宋体"/>
            <w:sz w:val="24"/>
            <w:szCs w:val="24"/>
            <w:lang w:val="en-US" w:eastAsia="zh-CN"/>
          </w:rPr>
          <w:t>购买权之</w:t>
        </w:r>
      </w:ins>
      <w:ins w:id="1682" w:author="投稿人" w:date="2026-03-08T10:39:39Z">
        <w:r>
          <w:rPr>
            <w:rFonts w:hint="eastAsia" w:ascii="宋体" w:hAnsi="宋体" w:eastAsia="宋体" w:cs="宋体"/>
            <w:sz w:val="24"/>
            <w:szCs w:val="24"/>
            <w:lang w:val="en-US" w:eastAsia="zh-CN"/>
          </w:rPr>
          <w:t>基础关系</w:t>
        </w:r>
      </w:ins>
      <w:ins w:id="1683" w:author="投稿人" w:date="2026-03-08T10:39:40Z">
        <w:r>
          <w:rPr>
            <w:rFonts w:hint="eastAsia" w:ascii="宋体" w:hAnsi="宋体" w:eastAsia="宋体" w:cs="宋体"/>
            <w:sz w:val="24"/>
            <w:szCs w:val="24"/>
            <w:lang w:val="en-US" w:eastAsia="zh-CN"/>
          </w:rPr>
          <w:t>是约定</w:t>
        </w:r>
      </w:ins>
      <w:ins w:id="1684" w:author="投稿人" w:date="2026-03-08T10:39:43Z">
        <w:r>
          <w:rPr>
            <w:rFonts w:hint="eastAsia" w:ascii="宋体" w:hAnsi="宋体" w:eastAsia="宋体" w:cs="宋体"/>
            <w:sz w:val="24"/>
            <w:szCs w:val="24"/>
            <w:lang w:val="en-US" w:eastAsia="zh-CN"/>
          </w:rPr>
          <w:t>在</w:t>
        </w:r>
      </w:ins>
      <w:ins w:id="1685" w:author="投稿人" w:date="2026-03-08T10:39:54Z">
        <w:r>
          <w:rPr>
            <w:rFonts w:hint="eastAsia" w:ascii="宋体" w:hAnsi="宋体" w:eastAsia="宋体" w:cs="宋体"/>
            <w:sz w:val="24"/>
            <w:szCs w:val="24"/>
            <w:lang w:val="en-US" w:eastAsia="zh-CN"/>
          </w:rPr>
          <w:t>对外</w:t>
        </w:r>
      </w:ins>
      <w:ins w:id="1686" w:author="投稿人" w:date="2026-03-08T10:39:55Z">
        <w:r>
          <w:rPr>
            <w:rFonts w:hint="eastAsia" w:ascii="宋体" w:hAnsi="宋体" w:eastAsia="宋体" w:cs="宋体"/>
            <w:sz w:val="24"/>
            <w:szCs w:val="24"/>
            <w:lang w:val="en-US" w:eastAsia="zh-CN"/>
          </w:rPr>
          <w:t>转让</w:t>
        </w:r>
      </w:ins>
      <w:ins w:id="1687" w:author="投稿人" w:date="2026-03-08T10:39:56Z">
        <w:r>
          <w:rPr>
            <w:rFonts w:hint="eastAsia" w:ascii="宋体" w:hAnsi="宋体" w:eastAsia="宋体" w:cs="宋体"/>
            <w:sz w:val="24"/>
            <w:szCs w:val="24"/>
            <w:lang w:val="en-US" w:eastAsia="zh-CN"/>
          </w:rPr>
          <w:t>股权</w:t>
        </w:r>
      </w:ins>
      <w:ins w:id="1688" w:author="投稿人" w:date="2026-03-08T10:39:57Z">
        <w:r>
          <w:rPr>
            <w:rFonts w:hint="eastAsia" w:ascii="宋体" w:hAnsi="宋体" w:eastAsia="宋体" w:cs="宋体"/>
            <w:sz w:val="24"/>
            <w:szCs w:val="24"/>
            <w:lang w:val="en-US" w:eastAsia="zh-CN"/>
          </w:rPr>
          <w:t>且</w:t>
        </w:r>
      </w:ins>
      <w:ins w:id="1689" w:author="投稿人" w:date="2026-03-08T10:40:05Z">
        <w:r>
          <w:rPr>
            <w:rFonts w:hint="eastAsia" w:ascii="宋体" w:hAnsi="宋体" w:eastAsia="宋体" w:cs="宋体"/>
            <w:sz w:val="24"/>
            <w:szCs w:val="24"/>
            <w:lang w:val="en-US" w:eastAsia="zh-CN"/>
          </w:rPr>
          <w:t>具备</w:t>
        </w:r>
      </w:ins>
      <w:ins w:id="1690" w:author="投稿人" w:date="2026-03-08T10:40:06Z">
        <w:r>
          <w:rPr>
            <w:rFonts w:hint="eastAsia" w:ascii="宋体" w:hAnsi="宋体" w:eastAsia="宋体" w:cs="宋体"/>
            <w:sz w:val="24"/>
            <w:szCs w:val="24"/>
            <w:lang w:val="en-US" w:eastAsia="zh-CN"/>
          </w:rPr>
          <w:t>同等</w:t>
        </w:r>
      </w:ins>
      <w:ins w:id="1691" w:author="投稿人" w:date="2026-03-08T10:40:07Z">
        <w:r>
          <w:rPr>
            <w:rFonts w:hint="eastAsia" w:ascii="宋体" w:hAnsi="宋体" w:eastAsia="宋体" w:cs="宋体"/>
            <w:sz w:val="24"/>
            <w:szCs w:val="24"/>
            <w:lang w:val="en-US" w:eastAsia="zh-CN"/>
          </w:rPr>
          <w:t>条件</w:t>
        </w:r>
      </w:ins>
      <w:ins w:id="1692" w:author="投稿人" w:date="2026-03-08T10:40:08Z">
        <w:r>
          <w:rPr>
            <w:rFonts w:hint="eastAsia" w:ascii="宋体" w:hAnsi="宋体" w:eastAsia="宋体" w:cs="宋体"/>
            <w:sz w:val="24"/>
            <w:szCs w:val="24"/>
            <w:lang w:val="en-US" w:eastAsia="zh-CN"/>
          </w:rPr>
          <w:t>的情况下</w:t>
        </w:r>
      </w:ins>
      <w:ins w:id="1693" w:author="投稿人" w:date="2026-03-08T10:40:12Z">
        <w:r>
          <w:rPr>
            <w:rFonts w:hint="eastAsia" w:ascii="宋体" w:hAnsi="宋体" w:eastAsia="宋体" w:cs="宋体"/>
            <w:sz w:val="24"/>
            <w:szCs w:val="24"/>
            <w:lang w:val="en-US" w:eastAsia="zh-CN"/>
          </w:rPr>
          <w:t>可主张</w:t>
        </w:r>
      </w:ins>
      <w:ins w:id="1694" w:author="投稿人" w:date="2026-03-08T10:40:14Z">
        <w:r>
          <w:rPr>
            <w:rFonts w:hint="eastAsia" w:ascii="宋体" w:hAnsi="宋体" w:eastAsia="宋体" w:cs="宋体"/>
            <w:sz w:val="24"/>
            <w:szCs w:val="24"/>
            <w:lang w:val="en-US" w:eastAsia="zh-CN"/>
          </w:rPr>
          <w:t>订立</w:t>
        </w:r>
      </w:ins>
      <w:ins w:id="1695" w:author="投稿人" w:date="2026-03-08T10:40:15Z">
        <w:r>
          <w:rPr>
            <w:rFonts w:hint="eastAsia" w:ascii="宋体" w:hAnsi="宋体" w:eastAsia="宋体" w:cs="宋体"/>
            <w:sz w:val="24"/>
            <w:szCs w:val="24"/>
            <w:lang w:val="en-US" w:eastAsia="zh-CN"/>
          </w:rPr>
          <w:t>本约，</w:t>
        </w:r>
      </w:ins>
      <w:ins w:id="1696" w:author="投稿人" w:date="2026-03-08T10:41:44Z">
        <w:r>
          <w:rPr>
            <w:rFonts w:hint="eastAsia" w:ascii="宋体" w:hAnsi="宋体" w:eastAsia="宋体" w:cs="宋体"/>
            <w:sz w:val="24"/>
            <w:szCs w:val="24"/>
            <w:lang w:val="en-US" w:eastAsia="zh-CN"/>
          </w:rPr>
          <w:t>此种</w:t>
        </w:r>
      </w:ins>
      <w:ins w:id="1697" w:author="投稿人" w:date="2026-03-08T10:40:41Z">
        <w:r>
          <w:rPr>
            <w:rFonts w:hint="eastAsia" w:ascii="宋体" w:hAnsi="宋体" w:eastAsia="宋体" w:cs="宋体"/>
            <w:sz w:val="24"/>
            <w:szCs w:val="24"/>
            <w:lang w:val="en-US" w:eastAsia="zh-CN"/>
          </w:rPr>
          <w:t>附条件</w:t>
        </w:r>
      </w:ins>
      <w:ins w:id="1698" w:author="投稿人" w:date="2026-03-08T10:40:47Z">
        <w:r>
          <w:rPr>
            <w:rFonts w:hint="eastAsia" w:ascii="宋体" w:hAnsi="宋体" w:eastAsia="宋体" w:cs="宋体"/>
            <w:sz w:val="24"/>
            <w:szCs w:val="24"/>
            <w:lang w:val="en-US" w:eastAsia="zh-CN"/>
          </w:rPr>
          <w:t>预约</w:t>
        </w:r>
      </w:ins>
      <w:ins w:id="1699" w:author="投稿人" w:date="2026-03-08T10:41:52Z">
        <w:r>
          <w:rPr>
            <w:rFonts w:hint="eastAsia" w:ascii="宋体" w:hAnsi="宋体" w:eastAsia="宋体" w:cs="宋体"/>
            <w:sz w:val="24"/>
            <w:szCs w:val="24"/>
            <w:lang w:val="en-US" w:eastAsia="zh-CN"/>
          </w:rPr>
          <w:t>似</w:t>
        </w:r>
      </w:ins>
      <w:ins w:id="1700" w:author="投稿人" w:date="2026-03-08T10:41:55Z">
        <w:r>
          <w:rPr>
            <w:rFonts w:hint="eastAsia" w:ascii="宋体" w:hAnsi="宋体" w:eastAsia="宋体" w:cs="宋体"/>
            <w:sz w:val="24"/>
            <w:szCs w:val="24"/>
            <w:lang w:val="en-US" w:eastAsia="zh-CN"/>
          </w:rPr>
          <w:t>与</w:t>
        </w:r>
      </w:ins>
      <w:ins w:id="1701" w:author="投稿人" w:date="2026-03-08T10:41:56Z">
        <w:r>
          <w:rPr>
            <w:rFonts w:hint="eastAsia" w:ascii="宋体" w:hAnsi="宋体" w:eastAsia="宋体" w:cs="宋体"/>
            <w:sz w:val="24"/>
            <w:szCs w:val="24"/>
            <w:lang w:val="en-US" w:eastAsia="zh-CN"/>
          </w:rPr>
          <w:t>文义</w:t>
        </w:r>
      </w:ins>
      <w:ins w:id="1702" w:author="投稿人" w:date="2026-03-08T10:41:58Z">
        <w:r>
          <w:rPr>
            <w:rFonts w:hint="eastAsia" w:ascii="宋体" w:hAnsi="宋体" w:eastAsia="宋体" w:cs="宋体"/>
            <w:sz w:val="24"/>
            <w:szCs w:val="24"/>
            <w:lang w:val="en-US" w:eastAsia="zh-CN"/>
          </w:rPr>
          <w:t>不符</w:t>
        </w:r>
      </w:ins>
      <w:ins w:id="1703" w:author="投稿人" w:date="2026-03-08T10:35:02Z">
        <w:r>
          <w:rPr>
            <w:rFonts w:hint="eastAsia" w:ascii="宋体" w:hAnsi="宋体" w:eastAsia="宋体" w:cs="宋体"/>
            <w:sz w:val="24"/>
            <w:szCs w:val="24"/>
            <w:lang w:val="en-US" w:eastAsia="zh-CN"/>
          </w:rPr>
          <w:t>。</w:t>
        </w:r>
      </w:ins>
      <w:ins w:id="1704" w:author="投稿人" w:date="2026-03-08T10:42:01Z">
        <w:r>
          <w:rPr>
            <w:rFonts w:hint="eastAsia" w:ascii="宋体" w:hAnsi="宋体" w:eastAsia="宋体" w:cs="宋体"/>
            <w:sz w:val="24"/>
            <w:szCs w:val="24"/>
            <w:lang w:val="en-US" w:eastAsia="zh-CN"/>
          </w:rPr>
          <w:t>不过</w:t>
        </w:r>
      </w:ins>
      <w:ins w:id="1705" w:author="投稿人" w:date="2026-03-08T10:42:02Z">
        <w:r>
          <w:rPr>
            <w:rFonts w:hint="eastAsia" w:ascii="宋体" w:hAnsi="宋体" w:eastAsia="宋体" w:cs="宋体"/>
            <w:sz w:val="24"/>
            <w:szCs w:val="24"/>
            <w:lang w:val="en-US" w:eastAsia="zh-CN"/>
          </w:rPr>
          <w:t>有</w:t>
        </w:r>
      </w:ins>
      <w:ins w:id="1706" w:author="投稿人" w:date="2026-03-08T10:42:04Z">
        <w:r>
          <w:rPr>
            <w:rFonts w:hint="eastAsia" w:ascii="宋体" w:hAnsi="宋体" w:eastAsia="宋体" w:cs="宋体"/>
            <w:sz w:val="24"/>
            <w:szCs w:val="24"/>
            <w:lang w:val="en-US" w:eastAsia="zh-CN"/>
          </w:rPr>
          <w:t>学者</w:t>
        </w:r>
      </w:ins>
      <w:ins w:id="1707" w:author="投稿人" w:date="2026-03-08T10:42:05Z">
        <w:r>
          <w:rPr>
            <w:rFonts w:hint="eastAsia" w:ascii="宋体" w:hAnsi="宋体" w:eastAsia="宋体" w:cs="宋体"/>
            <w:sz w:val="24"/>
            <w:szCs w:val="24"/>
            <w:lang w:val="en-US" w:eastAsia="zh-CN"/>
          </w:rPr>
          <w:t>认为</w:t>
        </w:r>
      </w:ins>
      <w:ins w:id="1708" w:author="投稿人" w:date="2026-03-08T10:48:50Z">
        <w:r>
          <w:rPr>
            <w:rFonts w:hint="eastAsia" w:ascii="宋体" w:hAnsi="宋体" w:eastAsia="宋体" w:cs="宋体"/>
            <w:sz w:val="24"/>
            <w:szCs w:val="24"/>
            <w:lang w:val="en-US" w:eastAsia="zh-CN"/>
          </w:rPr>
          <w:t>认定</w:t>
        </w:r>
      </w:ins>
      <w:ins w:id="1709" w:author="投稿人" w:date="2026-03-08T10:48:52Z">
        <w:r>
          <w:rPr>
            <w:rFonts w:hint="eastAsia" w:ascii="宋体" w:hAnsi="宋体" w:eastAsia="宋体" w:cs="宋体"/>
            <w:sz w:val="24"/>
            <w:szCs w:val="24"/>
            <w:lang w:val="en-US" w:eastAsia="zh-CN"/>
          </w:rPr>
          <w:t>预约</w:t>
        </w:r>
      </w:ins>
      <w:ins w:id="1710" w:author="投稿人" w:date="2026-03-08T10:48:39Z">
        <w:r>
          <w:rPr>
            <w:rFonts w:hint="eastAsia" w:ascii="宋体" w:hAnsi="宋体" w:eastAsia="宋体" w:cs="宋体"/>
            <w:sz w:val="24"/>
            <w:szCs w:val="24"/>
            <w:lang w:val="en-US" w:eastAsia="zh-CN"/>
          </w:rPr>
          <w:t>的</w:t>
        </w:r>
      </w:ins>
      <w:ins w:id="1711" w:author="投稿人" w:date="2026-03-08T10:48:45Z">
        <w:r>
          <w:rPr>
            <w:rFonts w:hint="eastAsia" w:ascii="宋体" w:hAnsi="宋体" w:eastAsia="宋体" w:cs="宋体"/>
            <w:sz w:val="24"/>
            <w:szCs w:val="24"/>
            <w:lang w:val="en-US" w:eastAsia="zh-CN"/>
          </w:rPr>
          <w:t>关键</w:t>
        </w:r>
      </w:ins>
      <w:ins w:id="1712" w:author="投稿人" w:date="2026-03-08T10:48:54Z">
        <w:r>
          <w:rPr>
            <w:rFonts w:hint="eastAsia" w:ascii="宋体" w:hAnsi="宋体" w:eastAsia="宋体" w:cs="宋体"/>
            <w:sz w:val="24"/>
            <w:szCs w:val="24"/>
            <w:lang w:val="en-US" w:eastAsia="zh-CN"/>
          </w:rPr>
          <w:t>不在于</w:t>
        </w:r>
      </w:ins>
      <w:ins w:id="1713" w:author="投稿人" w:date="2026-03-08T10:49:00Z">
        <w:r>
          <w:rPr>
            <w:rFonts w:hint="eastAsia" w:ascii="宋体" w:hAnsi="宋体" w:eastAsia="宋体" w:cs="宋体"/>
            <w:sz w:val="24"/>
            <w:szCs w:val="24"/>
            <w:lang w:val="en-US" w:eastAsia="zh-CN"/>
          </w:rPr>
          <w:t>附</w:t>
        </w:r>
      </w:ins>
      <w:ins w:id="1714" w:author="投稿人" w:date="2026-03-08T10:49:02Z">
        <w:r>
          <w:rPr>
            <w:rFonts w:hint="eastAsia" w:ascii="宋体" w:hAnsi="宋体" w:eastAsia="宋体" w:cs="宋体"/>
            <w:sz w:val="24"/>
            <w:szCs w:val="24"/>
            <w:lang w:val="en-US" w:eastAsia="zh-CN"/>
          </w:rPr>
          <w:t>期限</w:t>
        </w:r>
      </w:ins>
      <w:ins w:id="1715" w:author="投稿人" w:date="2026-03-08T10:49:03Z">
        <w:r>
          <w:rPr>
            <w:rFonts w:hint="eastAsia" w:ascii="宋体" w:hAnsi="宋体" w:eastAsia="宋体" w:cs="宋体"/>
            <w:sz w:val="24"/>
            <w:szCs w:val="24"/>
            <w:lang w:val="en-US" w:eastAsia="zh-CN"/>
          </w:rPr>
          <w:t>还是</w:t>
        </w:r>
      </w:ins>
      <w:ins w:id="1716" w:author="投稿人" w:date="2026-03-08T10:49:04Z">
        <w:r>
          <w:rPr>
            <w:rFonts w:hint="eastAsia" w:ascii="宋体" w:hAnsi="宋体" w:eastAsia="宋体" w:cs="宋体"/>
            <w:sz w:val="24"/>
            <w:szCs w:val="24"/>
            <w:lang w:val="en-US" w:eastAsia="zh-CN"/>
          </w:rPr>
          <w:t>条件，</w:t>
        </w:r>
      </w:ins>
      <w:ins w:id="1717" w:author="投稿人" w:date="2026-03-08T10:49:05Z">
        <w:r>
          <w:rPr>
            <w:rFonts w:hint="eastAsia" w:ascii="宋体" w:hAnsi="宋体" w:eastAsia="宋体" w:cs="宋体"/>
            <w:sz w:val="24"/>
            <w:szCs w:val="24"/>
            <w:lang w:val="en-US" w:eastAsia="zh-CN"/>
          </w:rPr>
          <w:t>而</w:t>
        </w:r>
      </w:ins>
      <w:ins w:id="1718" w:author="投稿人" w:date="2026-03-08T10:49:06Z">
        <w:r>
          <w:rPr>
            <w:rFonts w:hint="eastAsia" w:ascii="宋体" w:hAnsi="宋体" w:eastAsia="宋体" w:cs="宋体"/>
            <w:sz w:val="24"/>
            <w:szCs w:val="24"/>
            <w:lang w:val="en-US" w:eastAsia="zh-CN"/>
          </w:rPr>
          <w:t>在于</w:t>
        </w:r>
      </w:ins>
      <w:ins w:id="1719" w:author="投稿人" w:date="2026-03-08T10:49:08Z">
        <w:r>
          <w:rPr>
            <w:rFonts w:hint="eastAsia" w:ascii="宋体" w:hAnsi="宋体" w:eastAsia="宋体" w:cs="宋体"/>
            <w:sz w:val="24"/>
            <w:szCs w:val="24"/>
            <w:lang w:val="en-US" w:eastAsia="zh-CN"/>
          </w:rPr>
          <w:t>约定</w:t>
        </w:r>
      </w:ins>
      <w:ins w:id="1720" w:author="投稿人" w:date="2026-03-08T10:49:09Z">
        <w:r>
          <w:rPr>
            <w:rFonts w:hint="eastAsia" w:ascii="宋体" w:hAnsi="宋体" w:eastAsia="宋体" w:cs="宋体"/>
            <w:sz w:val="24"/>
            <w:szCs w:val="24"/>
            <w:lang w:val="en-US" w:eastAsia="zh-CN"/>
          </w:rPr>
          <w:t>内容是否</w:t>
        </w:r>
      </w:ins>
      <w:ins w:id="1721" w:author="投稿人" w:date="2026-03-08T10:49:13Z">
        <w:r>
          <w:rPr>
            <w:rFonts w:hint="eastAsia" w:ascii="宋体" w:hAnsi="宋体" w:eastAsia="宋体" w:cs="宋体"/>
            <w:sz w:val="24"/>
            <w:szCs w:val="24"/>
            <w:lang w:val="en-US" w:eastAsia="zh-CN"/>
          </w:rPr>
          <w:t>指向</w:t>
        </w:r>
      </w:ins>
      <w:ins w:id="1722" w:author="投稿人" w:date="2026-03-08T10:49:23Z">
        <w:r>
          <w:rPr>
            <w:rFonts w:hint="eastAsia" w:ascii="宋体" w:hAnsi="宋体" w:eastAsia="宋体" w:cs="宋体"/>
            <w:sz w:val="24"/>
            <w:szCs w:val="24"/>
            <w:lang w:val="en-US" w:eastAsia="zh-CN"/>
          </w:rPr>
          <w:t>订立</w:t>
        </w:r>
      </w:ins>
      <w:ins w:id="1723" w:author="投稿人" w:date="2026-03-08T10:49:24Z">
        <w:r>
          <w:rPr>
            <w:rFonts w:hint="eastAsia" w:ascii="宋体" w:hAnsi="宋体" w:eastAsia="宋体" w:cs="宋体"/>
            <w:sz w:val="24"/>
            <w:szCs w:val="24"/>
            <w:lang w:val="en-US" w:eastAsia="zh-CN"/>
          </w:rPr>
          <w:t>正式</w:t>
        </w:r>
      </w:ins>
      <w:ins w:id="1724" w:author="投稿人" w:date="2026-03-08T10:49:25Z">
        <w:r>
          <w:rPr>
            <w:rFonts w:hint="eastAsia" w:ascii="宋体" w:hAnsi="宋体" w:eastAsia="宋体" w:cs="宋体"/>
            <w:sz w:val="24"/>
            <w:szCs w:val="24"/>
            <w:lang w:val="en-US" w:eastAsia="zh-CN"/>
          </w:rPr>
          <w:t>合同</w:t>
        </w:r>
      </w:ins>
      <w:ins w:id="1725" w:author="投稿人" w:date="2026-03-08T10:49:26Z">
        <w:r>
          <w:rPr>
            <w:rFonts w:hint="eastAsia" w:ascii="宋体" w:hAnsi="宋体" w:eastAsia="宋体" w:cs="宋体"/>
            <w:sz w:val="24"/>
            <w:szCs w:val="24"/>
            <w:lang w:val="en-US" w:eastAsia="zh-CN"/>
          </w:rPr>
          <w:t>。</w:t>
        </w:r>
      </w:ins>
      <w:ins w:id="1726" w:author="投稿人" w:date="2026-03-08T10:49:28Z">
        <w:r>
          <w:rPr>
            <w:rStyle w:val="11"/>
            <w:rFonts w:hint="eastAsia" w:ascii="宋体" w:hAnsi="宋体" w:eastAsia="宋体" w:cs="宋体"/>
            <w:sz w:val="24"/>
            <w:szCs w:val="24"/>
            <w:lang w:val="en-US" w:eastAsia="zh-CN"/>
          </w:rPr>
          <w:footnoteReference w:id="73"/>
        </w:r>
      </w:ins>
      <w:ins w:id="1727" w:author="投稿人" w:date="2026-03-08T10:51:31Z">
        <w:r>
          <w:rPr>
            <w:rFonts w:hint="eastAsia" w:ascii="宋体" w:hAnsi="宋体" w:eastAsia="宋体" w:cs="宋体"/>
            <w:sz w:val="24"/>
            <w:szCs w:val="24"/>
            <w:lang w:val="en-US" w:eastAsia="zh-CN"/>
          </w:rPr>
          <w:t>且</w:t>
        </w:r>
      </w:ins>
      <w:ins w:id="1728" w:author="投稿人" w:date="2026-03-08T10:35:02Z">
        <w:r>
          <w:rPr>
            <w:rFonts w:hint="eastAsia" w:ascii="宋体" w:hAnsi="宋体" w:eastAsia="宋体" w:cs="宋体"/>
            <w:sz w:val="24"/>
            <w:szCs w:val="24"/>
            <w:lang w:val="en-US" w:eastAsia="zh-CN"/>
          </w:rPr>
          <w:t>这种约定的真意和预约合同相同，都是确定双方将来的合同关系，</w:t>
        </w:r>
      </w:ins>
      <w:ins w:id="1729" w:author="投稿人" w:date="2026-03-08T10:51:48Z">
        <w:r>
          <w:rPr>
            <w:rFonts w:hint="eastAsia" w:ascii="宋体" w:hAnsi="宋体" w:eastAsia="宋体" w:cs="宋体"/>
            <w:sz w:val="24"/>
            <w:szCs w:val="24"/>
            <w:lang w:val="en-US" w:eastAsia="zh-CN"/>
          </w:rPr>
          <w:t>即使</w:t>
        </w:r>
      </w:ins>
      <w:ins w:id="1730" w:author="投稿人" w:date="2026-03-08T10:51:49Z">
        <w:r>
          <w:rPr>
            <w:rFonts w:hint="eastAsia" w:ascii="宋体" w:hAnsi="宋体" w:eastAsia="宋体" w:cs="宋体"/>
            <w:sz w:val="24"/>
            <w:szCs w:val="24"/>
            <w:lang w:val="en-US" w:eastAsia="zh-CN"/>
          </w:rPr>
          <w:t>并非</w:t>
        </w:r>
      </w:ins>
      <w:ins w:id="1731" w:author="投稿人" w:date="2026-03-08T10:51:50Z">
        <w:r>
          <w:rPr>
            <w:rFonts w:hint="eastAsia" w:ascii="宋体" w:hAnsi="宋体" w:eastAsia="宋体" w:cs="宋体"/>
            <w:sz w:val="24"/>
            <w:szCs w:val="24"/>
            <w:lang w:val="en-US" w:eastAsia="zh-CN"/>
          </w:rPr>
          <w:t>典型的</w:t>
        </w:r>
      </w:ins>
      <w:ins w:id="1732" w:author="投稿人" w:date="2026-03-08T10:51:52Z">
        <w:r>
          <w:rPr>
            <w:rFonts w:hint="eastAsia" w:ascii="宋体" w:hAnsi="宋体" w:eastAsia="宋体" w:cs="宋体"/>
            <w:sz w:val="24"/>
            <w:szCs w:val="24"/>
            <w:lang w:val="en-US" w:eastAsia="zh-CN"/>
          </w:rPr>
          <w:t>预约</w:t>
        </w:r>
      </w:ins>
      <w:ins w:id="1733" w:author="投稿人" w:date="2026-03-08T10:51:53Z">
        <w:r>
          <w:rPr>
            <w:rFonts w:hint="eastAsia" w:ascii="宋体" w:hAnsi="宋体" w:eastAsia="宋体" w:cs="宋体"/>
            <w:sz w:val="24"/>
            <w:szCs w:val="24"/>
            <w:lang w:val="en-US" w:eastAsia="zh-CN"/>
          </w:rPr>
          <w:t>合同，</w:t>
        </w:r>
      </w:ins>
      <w:ins w:id="1734" w:author="投稿人" w:date="2026-03-08T10:35:02Z">
        <w:r>
          <w:rPr>
            <w:rFonts w:hint="eastAsia" w:ascii="宋体" w:hAnsi="宋体" w:eastAsia="宋体" w:cs="宋体"/>
            <w:sz w:val="24"/>
            <w:szCs w:val="24"/>
            <w:lang w:val="en-US" w:eastAsia="zh-CN"/>
          </w:rPr>
          <w:t>部分类推适用预约合同的法律效力</w:t>
        </w:r>
      </w:ins>
      <w:ins w:id="1735" w:author="投稿人" w:date="2026-03-08T10:51:58Z">
        <w:r>
          <w:rPr>
            <w:rFonts w:hint="eastAsia" w:ascii="宋体" w:hAnsi="宋体" w:eastAsia="宋体" w:cs="宋体"/>
            <w:sz w:val="24"/>
            <w:szCs w:val="24"/>
            <w:lang w:val="en-US" w:eastAsia="zh-CN"/>
          </w:rPr>
          <w:t>也并无不可</w:t>
        </w:r>
      </w:ins>
      <w:ins w:id="1736" w:author="投稿人" w:date="2026-03-08T10:35:02Z">
        <w:r>
          <w:rPr>
            <w:rFonts w:hint="eastAsia" w:ascii="宋体" w:hAnsi="宋体" w:eastAsia="宋体" w:cs="宋体"/>
            <w:sz w:val="24"/>
            <w:szCs w:val="24"/>
            <w:lang w:val="en-US" w:eastAsia="zh-CN"/>
          </w:rPr>
          <w:t>。</w:t>
        </w:r>
      </w:ins>
      <w:ins w:id="1737" w:author="投稿人" w:date="2026-03-08T10:52:11Z">
        <w:r>
          <w:rPr>
            <w:rStyle w:val="11"/>
            <w:rFonts w:hint="eastAsia" w:ascii="宋体" w:hAnsi="宋体" w:eastAsia="宋体" w:cs="宋体"/>
            <w:sz w:val="24"/>
            <w:szCs w:val="24"/>
            <w:lang w:val="en-US" w:eastAsia="zh-CN"/>
          </w:rPr>
          <w:footnoteReference w:id="74"/>
        </w:r>
      </w:ins>
      <w:del w:id="1738" w:author="投稿人" w:date="2026-03-08T11:07:35Z">
        <w:commentRangeStart w:id="22"/>
        <w:r>
          <w:rPr>
            <w:rFonts w:hint="eastAsia" w:ascii="宋体" w:hAnsi="宋体" w:eastAsia="宋体" w:cs="宋体"/>
            <w:sz w:val="24"/>
            <w:szCs w:val="24"/>
            <w:lang w:val="en-US" w:eastAsia="zh-CN"/>
          </w:rPr>
          <w:delText>这一预约关系并非独立合同，而是公司契约的组成部分，设置股东优先购买权是保护股东在公司合同上已有的权利。</w:delText>
        </w:r>
      </w:del>
      <w:del w:id="1739" w:author="投稿人" w:date="2026-03-08T11:07:35Z">
        <w:r>
          <w:rPr>
            <w:rStyle w:val="11"/>
            <w:rFonts w:hint="eastAsia" w:ascii="宋体" w:hAnsi="宋体" w:eastAsia="宋体" w:cs="宋体"/>
            <w:sz w:val="24"/>
            <w:szCs w:val="24"/>
            <w:lang w:val="en-US" w:eastAsia="zh-CN"/>
          </w:rPr>
          <w:footnoteReference w:id="75"/>
        </w:r>
        <w:commentRangeEnd w:id="22"/>
      </w:del>
      <w:r>
        <w:commentReference w:id="22"/>
      </w:r>
      <w:ins w:id="1740" w:author="投稿人" w:date="2026-03-08T11:07:46Z">
        <w:r>
          <w:rPr>
            <w:rFonts w:hint="eastAsia" w:ascii="宋体" w:hAnsi="宋体" w:eastAsia="宋体" w:cs="宋体"/>
            <w:sz w:val="24"/>
            <w:lang w:val="en-US" w:eastAsia="zh-CN"/>
          </w:rPr>
          <w:t>从解释上可以作此理解，</w:t>
        </w:r>
      </w:ins>
      <w:ins w:id="1741" w:author="投稿人" w:date="2026-03-08T11:07:46Z">
        <w:r>
          <w:rPr>
            <w:rFonts w:hint="eastAsia" w:ascii="宋体" w:hAnsi="宋体" w:eastAsia="宋体" w:cs="宋体"/>
            <w:sz w:val="24"/>
            <w:szCs w:val="24"/>
            <w:lang w:val="en-US" w:eastAsia="zh-CN"/>
          </w:rPr>
          <w:t>为维护人合性，所有股东在</w:t>
        </w:r>
      </w:ins>
      <w:ins w:id="1742" w:author="投稿人" w:date="2026-03-08T14:46:51Z">
        <w:r>
          <w:rPr>
            <w:rFonts w:hint="eastAsia" w:ascii="宋体" w:hAnsi="宋体" w:eastAsia="宋体" w:cs="宋体"/>
            <w:sz w:val="24"/>
            <w:szCs w:val="24"/>
            <w:lang w:val="en-US" w:eastAsia="zh-CN"/>
          </w:rPr>
          <w:t>进入</w:t>
        </w:r>
      </w:ins>
      <w:ins w:id="1743" w:author="投稿人" w:date="2026-03-08T11:07:46Z">
        <w:r>
          <w:rPr>
            <w:rFonts w:hint="eastAsia" w:ascii="宋体" w:hAnsi="宋体" w:eastAsia="宋体" w:cs="宋体"/>
            <w:sz w:val="24"/>
            <w:szCs w:val="24"/>
            <w:lang w:val="en-US" w:eastAsia="zh-CN"/>
          </w:rPr>
          <w:t>公司时即通过默示约定在将来任一股东对外转让股权时，需向其他股东履行通知义务，并在同等条件下优先与其他股东磋商订立本约。</w:t>
        </w:r>
      </w:ins>
    </w:p>
    <w:p w14:paraId="1936A6CE">
      <w:pPr>
        <w:keepNext w:val="0"/>
        <w:keepLines w:val="0"/>
        <w:widowControl/>
        <w:suppressLineNumbers w:val="0"/>
        <w:spacing w:line="360" w:lineRule="auto"/>
        <w:ind w:firstLine="480" w:firstLineChars="200"/>
        <w:jc w:val="left"/>
        <w:rPr>
          <w:rFonts w:hint="eastAsia" w:ascii="宋体" w:hAnsi="宋体" w:eastAsia="宋体" w:cs="宋体"/>
          <w:sz w:val="24"/>
          <w:szCs w:val="24"/>
        </w:rPr>
      </w:pPr>
      <w:del w:id="1744" w:author="投稿人" w:date="2026-03-08T11:06:37Z">
        <w:r>
          <w:rPr>
            <w:rFonts w:hint="eastAsia" w:ascii="宋体" w:hAnsi="宋体" w:eastAsia="宋体" w:cs="宋体"/>
            <w:sz w:val="24"/>
            <w:szCs w:val="24"/>
            <w:lang w:val="en-US" w:eastAsia="zh-CN"/>
          </w:rPr>
          <w:delText>优先购买权的请求权属性满足反悔权成为预约解除权的前提。优先购买权的核心功能是保障内部股东优先获得股权的机会，更侧重一种在获取股权时的顺位优势，</w:delText>
        </w:r>
      </w:del>
      <w:del w:id="1745" w:author="投稿人" w:date="2026-03-08T11:06:37Z">
        <w:r>
          <w:rPr>
            <w:rStyle w:val="11"/>
            <w:rFonts w:hint="eastAsia" w:ascii="宋体" w:hAnsi="宋体" w:eastAsia="宋体" w:cs="宋体"/>
            <w:sz w:val="24"/>
            <w:szCs w:val="24"/>
            <w:lang w:val="en-US" w:eastAsia="zh-CN"/>
          </w:rPr>
          <w:footnoteReference w:id="76"/>
        </w:r>
      </w:del>
      <w:del w:id="1746" w:author="投稿人" w:date="2026-03-08T11:06:37Z">
        <w:r>
          <w:rPr>
            <w:rFonts w:hint="eastAsia" w:ascii="宋体" w:hAnsi="宋体" w:eastAsia="宋体" w:cs="宋体"/>
            <w:sz w:val="24"/>
            <w:szCs w:val="24"/>
            <w:lang w:val="en-US" w:eastAsia="zh-CN"/>
          </w:rPr>
          <w:delText>而非强制转让股东缔约，这种对未来获取股权的安排被部分学者称为期待权，</w:delText>
        </w:r>
      </w:del>
      <w:del w:id="1747" w:author="投稿人" w:date="2026-03-08T11:06:37Z">
        <w:r>
          <w:rPr>
            <w:rStyle w:val="11"/>
            <w:rFonts w:hint="eastAsia" w:ascii="宋体" w:hAnsi="宋体" w:eastAsia="宋体" w:cs="宋体"/>
            <w:sz w:val="24"/>
            <w:szCs w:val="24"/>
            <w:lang w:val="en-US" w:eastAsia="zh-CN"/>
          </w:rPr>
          <w:footnoteReference w:id="77"/>
        </w:r>
      </w:del>
      <w:del w:id="1748" w:author="投稿人" w:date="2026-03-08T11:06:37Z">
        <w:r>
          <w:rPr>
            <w:rFonts w:hint="eastAsia" w:ascii="宋体" w:hAnsi="宋体" w:eastAsia="宋体" w:cs="宋体"/>
            <w:sz w:val="24"/>
            <w:szCs w:val="24"/>
            <w:lang w:val="en-US" w:eastAsia="zh-CN"/>
          </w:rPr>
          <w:delText>然我国期待权的教义学构建十分薄弱，无法为股东优先购买权的期待权说提供有力的论据。既然是以请求权的形式对未来进行安排，倒不如将性质界定为订立本约的请求权。即其他股东主张优先购买权后，仅有权请求转让股东在同等条件下与其磋商订立本约，而非直接形成具有约束力的合同。</w:delText>
        </w:r>
      </w:del>
      <w:r>
        <w:rPr>
          <w:rFonts w:hint="eastAsia" w:ascii="宋体" w:hAnsi="宋体" w:eastAsia="宋体" w:cs="宋体"/>
          <w:sz w:val="24"/>
          <w:szCs w:val="24"/>
          <w:lang w:val="en-US" w:eastAsia="zh-CN"/>
        </w:rPr>
        <w:t>依据《合同编通则司法解释》</w:t>
      </w:r>
      <w:ins w:id="1749" w:author="投稿人" w:date="2026-03-08T14:46:53Z">
        <w:r>
          <w:rPr>
            <w:rFonts w:hint="eastAsia" w:ascii="宋体" w:hAnsi="宋体" w:eastAsia="宋体" w:cs="宋体"/>
            <w:sz w:val="24"/>
            <w:szCs w:val="24"/>
            <w:lang w:val="en-US" w:eastAsia="zh-CN"/>
          </w:rPr>
          <w:t>第六条</w:t>
        </w:r>
      </w:ins>
      <w:del w:id="1750" w:author="投稿人" w:date="2026-03-08T14:46:53Z">
        <w:r>
          <w:rPr>
            <w:rFonts w:hint="eastAsia" w:ascii="宋体" w:hAnsi="宋体" w:eastAsia="宋体" w:cs="宋体"/>
            <w:sz w:val="24"/>
            <w:szCs w:val="24"/>
            <w:lang w:val="en-US" w:eastAsia="zh-CN"/>
          </w:rPr>
          <w:delText>第6条</w:delText>
        </w:r>
      </w:del>
      <w:r>
        <w:rPr>
          <w:rFonts w:hint="eastAsia" w:ascii="宋体" w:hAnsi="宋体" w:eastAsia="宋体" w:cs="宋体"/>
          <w:sz w:val="24"/>
          <w:szCs w:val="24"/>
          <w:lang w:val="en-US" w:eastAsia="zh-CN"/>
        </w:rPr>
        <w:t>，</w:t>
      </w:r>
      <w:ins w:id="1751" w:author="投稿人" w:date="2026-03-08T11:09:19Z">
        <w:r>
          <w:rPr>
            <w:rFonts w:hint="eastAsia" w:ascii="宋体" w:hAnsi="宋体" w:eastAsia="宋体" w:cs="宋体"/>
            <w:sz w:val="24"/>
            <w:szCs w:val="24"/>
            <w:lang w:val="en-US" w:eastAsia="zh-CN"/>
          </w:rPr>
          <w:t>虽然</w:t>
        </w:r>
      </w:ins>
      <w:r>
        <w:rPr>
          <w:rFonts w:hint="eastAsia" w:ascii="宋体" w:hAnsi="宋体" w:eastAsia="宋体" w:cs="宋体"/>
          <w:sz w:val="24"/>
          <w:szCs w:val="24"/>
          <w:lang w:val="en-US" w:eastAsia="zh-CN"/>
        </w:rPr>
        <w:t>预约合同存在着无需出让人同意直接转化为本约的可能性，</w:t>
      </w:r>
      <w:r>
        <w:rPr>
          <w:rStyle w:val="11"/>
          <w:rFonts w:hint="eastAsia" w:ascii="宋体" w:hAnsi="宋体" w:eastAsia="宋体" w:cs="宋体"/>
          <w:sz w:val="24"/>
          <w:szCs w:val="24"/>
          <w:lang w:val="en-US" w:eastAsia="zh-CN"/>
        </w:rPr>
        <w:footnoteReference w:id="78"/>
      </w:r>
      <w:r>
        <w:rPr>
          <w:rFonts w:hint="eastAsia" w:ascii="宋体" w:hAnsi="宋体" w:eastAsia="宋体" w:cs="宋体"/>
          <w:sz w:val="24"/>
          <w:szCs w:val="24"/>
          <w:lang w:val="en-US" w:eastAsia="zh-CN"/>
        </w:rPr>
        <w:t>不过</w:t>
      </w:r>
      <w:del w:id="1752" w:author="投稿人" w:date="2026-03-09T14:59:00Z">
        <w:r>
          <w:rPr>
            <w:rFonts w:hint="eastAsia" w:ascii="宋体" w:hAnsi="宋体" w:eastAsia="宋体" w:cs="宋体"/>
            <w:sz w:val="24"/>
            <w:szCs w:val="24"/>
            <w:lang w:val="en-US" w:eastAsia="zh-CN"/>
          </w:rPr>
          <w:delText>出让股东的股权转让意图为解除条件，</w:delText>
        </w:r>
      </w:del>
      <w:ins w:id="1753" w:author="投稿人" w:date="2026-03-08T11:11:08Z">
        <w:r>
          <w:rPr>
            <w:rFonts w:hint="eastAsia" w:ascii="宋体" w:hAnsi="宋体" w:eastAsia="宋体" w:cs="宋体"/>
            <w:sz w:val="24"/>
            <w:szCs w:val="24"/>
            <w:lang w:val="en-US" w:eastAsia="zh-CN"/>
          </w:rPr>
          <w:t>若出让股东行使反悔权，预约合同随之解除，其他股东的优先购买权行使基础消灭。</w:t>
        </w:r>
      </w:ins>
      <w:ins w:id="1754" w:author="投稿人" w:date="2026-03-09T15:00:20Z">
        <w:r>
          <w:rPr>
            <w:rFonts w:hint="eastAsia" w:ascii="宋体" w:hAnsi="宋体" w:eastAsia="宋体" w:cs="宋体"/>
            <w:sz w:val="24"/>
            <w:szCs w:val="24"/>
            <w:lang w:val="en-US" w:eastAsia="zh-CN"/>
          </w:rPr>
          <w:t>且</w:t>
        </w:r>
      </w:ins>
      <w:ins w:id="1755" w:author="投稿人" w:date="2026-03-09T15:00:22Z">
        <w:r>
          <w:rPr>
            <w:rFonts w:hint="eastAsia" w:ascii="宋体" w:hAnsi="宋体" w:eastAsia="宋体" w:cs="宋体"/>
            <w:sz w:val="24"/>
            <w:szCs w:val="24"/>
            <w:lang w:val="en-US" w:eastAsia="zh-CN"/>
          </w:rPr>
          <w:t>不仅</w:t>
        </w:r>
      </w:ins>
      <w:ins w:id="1756" w:author="投稿人" w:date="2026-03-09T15:00:23Z">
        <w:r>
          <w:rPr>
            <w:rFonts w:hint="eastAsia" w:ascii="宋体" w:hAnsi="宋体" w:eastAsia="宋体" w:cs="宋体"/>
            <w:sz w:val="24"/>
            <w:szCs w:val="24"/>
            <w:lang w:val="en-US" w:eastAsia="zh-CN"/>
          </w:rPr>
          <w:t>股东</w:t>
        </w:r>
      </w:ins>
      <w:ins w:id="1757" w:author="投稿人" w:date="2026-03-09T15:00:24Z">
        <w:r>
          <w:rPr>
            <w:rFonts w:hint="eastAsia" w:ascii="宋体" w:hAnsi="宋体" w:eastAsia="宋体" w:cs="宋体"/>
            <w:sz w:val="24"/>
            <w:szCs w:val="24"/>
            <w:lang w:val="en-US" w:eastAsia="zh-CN"/>
          </w:rPr>
          <w:t>优先</w:t>
        </w:r>
      </w:ins>
      <w:ins w:id="1758" w:author="投稿人" w:date="2026-03-09T15:00:25Z">
        <w:r>
          <w:rPr>
            <w:rFonts w:hint="eastAsia" w:ascii="宋体" w:hAnsi="宋体" w:eastAsia="宋体" w:cs="宋体"/>
            <w:sz w:val="24"/>
            <w:szCs w:val="24"/>
            <w:lang w:val="en-US" w:eastAsia="zh-CN"/>
          </w:rPr>
          <w:t>购买权是</w:t>
        </w:r>
      </w:ins>
      <w:ins w:id="1759" w:author="投稿人" w:date="2026-03-09T15:00:26Z">
        <w:r>
          <w:rPr>
            <w:rFonts w:hint="eastAsia" w:ascii="宋体" w:hAnsi="宋体" w:eastAsia="宋体" w:cs="宋体"/>
            <w:sz w:val="24"/>
            <w:szCs w:val="24"/>
            <w:lang w:val="en-US" w:eastAsia="zh-CN"/>
          </w:rPr>
          <w:t>由</w:t>
        </w:r>
      </w:ins>
      <w:ins w:id="1760" w:author="投稿人" w:date="2026-03-09T15:00:35Z">
        <w:r>
          <w:rPr>
            <w:rFonts w:hint="eastAsia" w:ascii="宋体" w:hAnsi="宋体" w:eastAsia="宋体" w:cs="宋体"/>
            <w:sz w:val="24"/>
            <w:szCs w:val="24"/>
            <w:lang w:val="en-US" w:eastAsia="zh-CN"/>
          </w:rPr>
          <w:t>股东</w:t>
        </w:r>
      </w:ins>
      <w:ins w:id="1761" w:author="投稿人" w:date="2026-03-09T15:00:36Z">
        <w:r>
          <w:rPr>
            <w:rFonts w:hint="eastAsia" w:ascii="宋体" w:hAnsi="宋体" w:eastAsia="宋体" w:cs="宋体"/>
            <w:sz w:val="24"/>
            <w:szCs w:val="24"/>
            <w:lang w:val="en-US" w:eastAsia="zh-CN"/>
          </w:rPr>
          <w:t>约定</w:t>
        </w:r>
      </w:ins>
      <w:ins w:id="1762" w:author="投稿人" w:date="2026-03-09T15:00:38Z">
        <w:r>
          <w:rPr>
            <w:rFonts w:hint="eastAsia" w:ascii="宋体" w:hAnsi="宋体" w:eastAsia="宋体" w:cs="宋体"/>
            <w:sz w:val="24"/>
            <w:szCs w:val="24"/>
            <w:lang w:val="en-US" w:eastAsia="zh-CN"/>
          </w:rPr>
          <w:t>产生</w:t>
        </w:r>
      </w:ins>
      <w:ins w:id="1763" w:author="投稿人" w:date="2026-03-09T15:00:39Z">
        <w:r>
          <w:rPr>
            <w:rFonts w:hint="eastAsia" w:ascii="宋体" w:hAnsi="宋体" w:eastAsia="宋体" w:cs="宋体"/>
            <w:sz w:val="24"/>
            <w:szCs w:val="24"/>
            <w:lang w:val="en-US" w:eastAsia="zh-CN"/>
          </w:rPr>
          <w:t>的</w:t>
        </w:r>
      </w:ins>
      <w:ins w:id="1764" w:author="投稿人" w:date="2026-03-09T15:00:40Z">
        <w:r>
          <w:rPr>
            <w:rFonts w:hint="eastAsia" w:ascii="宋体" w:hAnsi="宋体" w:eastAsia="宋体" w:cs="宋体"/>
            <w:sz w:val="24"/>
            <w:szCs w:val="24"/>
            <w:lang w:val="en-US" w:eastAsia="zh-CN"/>
          </w:rPr>
          <w:t>，</w:t>
        </w:r>
      </w:ins>
      <w:ins w:id="1765" w:author="投稿人" w:date="2026-03-09T15:00:41Z">
        <w:r>
          <w:rPr>
            <w:rFonts w:hint="eastAsia" w:ascii="宋体" w:hAnsi="宋体" w:eastAsia="宋体" w:cs="宋体"/>
            <w:sz w:val="24"/>
            <w:szCs w:val="24"/>
            <w:lang w:val="en-US" w:eastAsia="zh-CN"/>
          </w:rPr>
          <w:t>反悔权</w:t>
        </w:r>
      </w:ins>
      <w:ins w:id="1766" w:author="投稿人" w:date="2026-03-09T15:00:43Z">
        <w:r>
          <w:rPr>
            <w:rFonts w:hint="eastAsia" w:ascii="宋体" w:hAnsi="宋体" w:eastAsia="宋体" w:cs="宋体"/>
            <w:sz w:val="24"/>
            <w:szCs w:val="24"/>
            <w:lang w:val="en-US" w:eastAsia="zh-CN"/>
          </w:rPr>
          <w:t>亦是</w:t>
        </w:r>
      </w:ins>
      <w:ins w:id="1767" w:author="投稿人" w:date="2026-03-09T15:00:45Z">
        <w:r>
          <w:rPr>
            <w:rFonts w:hint="eastAsia" w:ascii="宋体" w:hAnsi="宋体" w:eastAsia="宋体" w:cs="宋体"/>
            <w:sz w:val="24"/>
            <w:szCs w:val="24"/>
            <w:lang w:val="en-US" w:eastAsia="zh-CN"/>
          </w:rPr>
          <w:t>意定</w:t>
        </w:r>
      </w:ins>
      <w:ins w:id="1768" w:author="投稿人" w:date="2026-03-09T15:00:46Z">
        <w:r>
          <w:rPr>
            <w:rFonts w:hint="eastAsia" w:ascii="宋体" w:hAnsi="宋体" w:eastAsia="宋体" w:cs="宋体"/>
            <w:sz w:val="24"/>
            <w:szCs w:val="24"/>
            <w:lang w:val="en-US" w:eastAsia="zh-CN"/>
          </w:rPr>
          <w:t>权利</w:t>
        </w:r>
      </w:ins>
      <w:ins w:id="1769" w:author="投稿人" w:date="2026-03-09T15:00:47Z">
        <w:r>
          <w:rPr>
            <w:rFonts w:hint="eastAsia" w:ascii="宋体" w:hAnsi="宋体" w:eastAsia="宋体" w:cs="宋体"/>
            <w:sz w:val="24"/>
            <w:szCs w:val="24"/>
            <w:lang w:val="en-US" w:eastAsia="zh-CN"/>
          </w:rPr>
          <w:t>，</w:t>
        </w:r>
      </w:ins>
      <w:ins w:id="1770" w:author="投稿人" w:date="2026-03-09T15:02:42Z">
        <w:r>
          <w:rPr>
            <w:rFonts w:hint="eastAsia" w:ascii="宋体" w:hAnsi="宋体" w:eastAsia="宋体" w:cs="宋体"/>
            <w:sz w:val="24"/>
            <w:szCs w:val="24"/>
            <w:lang w:val="en-US" w:eastAsia="zh-CN"/>
          </w:rPr>
          <w:t>可</w:t>
        </w:r>
      </w:ins>
      <w:ins w:id="1771" w:author="投稿人" w:date="2026-03-09T15:03:02Z">
        <w:r>
          <w:rPr>
            <w:rFonts w:hint="eastAsia" w:ascii="宋体" w:hAnsi="宋体" w:eastAsia="宋体" w:cs="宋体"/>
            <w:sz w:val="24"/>
            <w:szCs w:val="24"/>
            <w:lang w:val="en-US" w:eastAsia="zh-CN"/>
          </w:rPr>
          <w:t>依据</w:t>
        </w:r>
      </w:ins>
      <w:ins w:id="1772" w:author="投稿人" w:date="2026-03-09T15:03:11Z">
        <w:r>
          <w:rPr>
            <w:rFonts w:hint="eastAsia" w:ascii="宋体" w:hAnsi="宋体" w:eastAsia="宋体" w:cs="宋体"/>
            <w:sz w:val="24"/>
            <w:szCs w:val="24"/>
            <w:lang w:val="en-US" w:eastAsia="zh-CN"/>
          </w:rPr>
          <w:t>《</w:t>
        </w:r>
      </w:ins>
      <w:ins w:id="1773" w:author="投稿人" w:date="2026-03-09T15:03:03Z">
        <w:r>
          <w:rPr>
            <w:rFonts w:hint="eastAsia" w:ascii="宋体" w:hAnsi="宋体" w:eastAsia="宋体" w:cs="宋体"/>
            <w:sz w:val="24"/>
            <w:szCs w:val="24"/>
            <w:lang w:val="en-US" w:eastAsia="zh-CN"/>
          </w:rPr>
          <w:t>公司法司法解释（四）</w:t>
        </w:r>
      </w:ins>
      <w:ins w:id="1774" w:author="投稿人" w:date="2026-03-09T15:03:08Z">
        <w:r>
          <w:rPr>
            <w:rFonts w:hint="eastAsia" w:ascii="宋体" w:hAnsi="宋体" w:eastAsia="宋体" w:cs="宋体"/>
            <w:sz w:val="24"/>
            <w:szCs w:val="24"/>
            <w:lang w:val="en-US" w:eastAsia="zh-CN"/>
          </w:rPr>
          <w:t>》</w:t>
        </w:r>
      </w:ins>
      <w:ins w:id="1775" w:author="投稿人" w:date="2026-03-09T15:00:53Z">
        <w:r>
          <w:rPr>
            <w:rFonts w:hint="eastAsia" w:ascii="宋体" w:hAnsi="宋体" w:eastAsia="宋体" w:cs="宋体"/>
            <w:sz w:val="24"/>
            <w:szCs w:val="24"/>
            <w:lang w:val="en-US" w:eastAsia="zh-CN"/>
          </w:rPr>
          <w:t>由</w:t>
        </w:r>
      </w:ins>
      <w:ins w:id="1776" w:author="投稿人" w:date="2026-03-09T15:01:11Z">
        <w:r>
          <w:rPr>
            <w:rFonts w:hint="eastAsia" w:ascii="宋体" w:hAnsi="宋体" w:eastAsia="宋体" w:cs="宋体"/>
            <w:sz w:val="24"/>
            <w:szCs w:val="24"/>
            <w:lang w:val="en-US" w:eastAsia="zh-CN"/>
          </w:rPr>
          <w:t>公司章程或者全体股东约定</w:t>
        </w:r>
      </w:ins>
      <w:ins w:id="1777" w:author="投稿人" w:date="2026-03-09T15:01:23Z">
        <w:r>
          <w:rPr>
            <w:rFonts w:hint="eastAsia" w:ascii="宋体" w:hAnsi="宋体" w:eastAsia="宋体" w:cs="宋体"/>
            <w:sz w:val="24"/>
            <w:szCs w:val="24"/>
            <w:lang w:val="en-US" w:eastAsia="zh-CN"/>
          </w:rPr>
          <w:t>进行</w:t>
        </w:r>
      </w:ins>
      <w:ins w:id="1778" w:author="投稿人" w:date="2026-03-09T15:01:24Z">
        <w:r>
          <w:rPr>
            <w:rFonts w:hint="eastAsia" w:ascii="宋体" w:hAnsi="宋体" w:eastAsia="宋体" w:cs="宋体"/>
            <w:sz w:val="24"/>
            <w:szCs w:val="24"/>
            <w:lang w:val="en-US" w:eastAsia="zh-CN"/>
          </w:rPr>
          <w:t>排除</w:t>
        </w:r>
      </w:ins>
      <w:ins w:id="1779" w:author="投稿人" w:date="2026-03-09T15:01:25Z">
        <w:r>
          <w:rPr>
            <w:rFonts w:hint="eastAsia" w:ascii="宋体" w:hAnsi="宋体" w:eastAsia="宋体" w:cs="宋体"/>
            <w:sz w:val="24"/>
            <w:szCs w:val="24"/>
            <w:lang w:val="en-US" w:eastAsia="zh-CN"/>
          </w:rPr>
          <w:t>。</w:t>
        </w:r>
      </w:ins>
      <w:ins w:id="1780" w:author="投稿人" w:date="2026-03-09T15:01:31Z">
        <w:r>
          <w:rPr>
            <w:rFonts w:hint="eastAsia" w:ascii="宋体" w:hAnsi="宋体" w:eastAsia="宋体" w:cs="宋体"/>
            <w:sz w:val="24"/>
            <w:szCs w:val="24"/>
            <w:lang w:val="en-US" w:eastAsia="zh-CN"/>
          </w:rPr>
          <w:t>总而</w:t>
        </w:r>
      </w:ins>
      <w:ins w:id="1781" w:author="投稿人" w:date="2026-03-09T15:01:37Z">
        <w:r>
          <w:rPr>
            <w:rFonts w:hint="eastAsia" w:ascii="宋体" w:hAnsi="宋体" w:eastAsia="宋体" w:cs="宋体"/>
            <w:sz w:val="24"/>
            <w:szCs w:val="24"/>
            <w:lang w:val="en-US" w:eastAsia="zh-CN"/>
          </w:rPr>
          <w:t>言之</w:t>
        </w:r>
      </w:ins>
      <w:ins w:id="1782" w:author="投稿人" w:date="2026-03-09T15:01:38Z">
        <w:r>
          <w:rPr>
            <w:rFonts w:hint="eastAsia" w:ascii="宋体" w:hAnsi="宋体" w:eastAsia="宋体" w:cs="宋体"/>
            <w:sz w:val="24"/>
            <w:szCs w:val="24"/>
            <w:lang w:val="en-US" w:eastAsia="zh-CN"/>
          </w:rPr>
          <w:t>，</w:t>
        </w:r>
      </w:ins>
      <w:del w:id="1783" w:author="投稿人" w:date="2026-03-08T11:11:15Z">
        <w:r>
          <w:rPr>
            <w:rFonts w:hint="eastAsia" w:ascii="宋体" w:hAnsi="宋体" w:eastAsia="宋体" w:cs="宋体"/>
            <w:sz w:val="24"/>
            <w:szCs w:val="24"/>
            <w:lang w:val="en-US" w:eastAsia="zh-CN"/>
          </w:rPr>
          <w:delText>若</w:delText>
        </w:r>
      </w:del>
      <w:r>
        <w:rPr>
          <w:rFonts w:hint="eastAsia" w:ascii="宋体" w:hAnsi="宋体" w:eastAsia="宋体" w:cs="宋体"/>
          <w:sz w:val="24"/>
          <w:szCs w:val="24"/>
          <w:lang w:val="en-US" w:eastAsia="zh-CN"/>
        </w:rPr>
        <w:t>股东</w:t>
      </w:r>
      <w:del w:id="1784" w:author="投稿人" w:date="2026-03-08T11:11:17Z">
        <w:r>
          <w:rPr>
            <w:rFonts w:hint="eastAsia" w:ascii="宋体" w:hAnsi="宋体" w:eastAsia="宋体" w:cs="宋体"/>
            <w:sz w:val="24"/>
            <w:szCs w:val="24"/>
            <w:lang w:val="en-US" w:eastAsia="zh-CN"/>
          </w:rPr>
          <w:delText>已</w:delText>
        </w:r>
      </w:del>
      <w:r>
        <w:rPr>
          <w:rFonts w:hint="eastAsia" w:ascii="宋体" w:hAnsi="宋体" w:eastAsia="宋体" w:cs="宋体"/>
          <w:sz w:val="24"/>
          <w:szCs w:val="24"/>
          <w:lang w:val="en-US" w:eastAsia="zh-CN"/>
        </w:rPr>
        <w:t>取消转让股权的商业安排，解除预约合同</w:t>
      </w:r>
      <w:ins w:id="1785" w:author="投稿人" w:date="2026-03-08T11:08:18Z">
        <w:r>
          <w:rPr>
            <w:rFonts w:hint="eastAsia" w:ascii="宋体" w:hAnsi="宋体" w:eastAsia="宋体" w:cs="宋体"/>
            <w:sz w:val="24"/>
            <w:szCs w:val="24"/>
            <w:lang w:val="en-US" w:eastAsia="zh-CN"/>
          </w:rPr>
          <w:t>并</w:t>
        </w:r>
      </w:ins>
      <w:r>
        <w:rPr>
          <w:rFonts w:hint="eastAsia" w:ascii="宋体" w:hAnsi="宋体" w:eastAsia="宋体" w:cs="宋体"/>
          <w:sz w:val="24"/>
          <w:szCs w:val="24"/>
          <w:lang w:val="en-US" w:eastAsia="zh-CN"/>
        </w:rPr>
        <w:t>不影响股东会结构，无需对此多加批评。</w:t>
      </w:r>
      <w:del w:id="1786" w:author="投稿人" w:date="2026-03-08T11:11:50Z">
        <w:r>
          <w:rPr>
            <w:rFonts w:hint="eastAsia" w:ascii="宋体" w:hAnsi="宋体" w:eastAsia="宋体" w:cs="宋体"/>
            <w:sz w:val="24"/>
            <w:szCs w:val="24"/>
            <w:lang w:val="en-US" w:eastAsia="zh-CN"/>
          </w:rPr>
          <w:delText>预约合同的效力仅在于约束转让股东履行通知义务、在同等条件下与其他股东磋商</w:delText>
        </w:r>
      </w:del>
      <w:del w:id="1787" w:author="投稿人" w:date="2026-03-08T11:11:28Z">
        <w:r>
          <w:rPr>
            <w:rFonts w:hint="eastAsia" w:ascii="宋体" w:hAnsi="宋体" w:eastAsia="宋体" w:cs="宋体"/>
            <w:sz w:val="24"/>
            <w:szCs w:val="24"/>
            <w:lang w:val="en-US" w:eastAsia="zh-CN"/>
          </w:rPr>
          <w:delText>，</w:delText>
        </w:r>
      </w:del>
      <w:del w:id="1788" w:author="投稿人" w:date="2026-03-08T11:11:08Z">
        <w:r>
          <w:rPr>
            <w:rFonts w:hint="eastAsia" w:ascii="宋体" w:hAnsi="宋体" w:eastAsia="宋体" w:cs="宋体"/>
            <w:sz w:val="24"/>
            <w:szCs w:val="24"/>
            <w:lang w:val="en-US" w:eastAsia="zh-CN"/>
          </w:rPr>
          <w:delText>若转让股东行使反悔权，预约合同随之解除，其他股东的优先购买权行使基础消灭。</w:delText>
        </w:r>
      </w:del>
    </w:p>
    <w:p w14:paraId="47A655E4">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2. 反悔权的行使期间</w:t>
      </w:r>
    </w:p>
    <w:p w14:paraId="5EF88553">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基于预约解除权的属性，反悔权的行使需遵循严格规则，缺少对形成权行使期间的限制将使法律关系处于长期的不稳定性之中。一种技术性的路径是参照优先购买权的行使期间，对反悔权给予30天的期限。</w:t>
      </w:r>
      <w:r>
        <w:rPr>
          <w:rStyle w:val="11"/>
          <w:rFonts w:hint="eastAsia" w:ascii="宋体" w:hAnsi="宋体" w:eastAsia="宋体" w:cs="宋体"/>
          <w:sz w:val="24"/>
          <w:szCs w:val="24"/>
          <w:lang w:val="en-US" w:eastAsia="zh-CN"/>
        </w:rPr>
        <w:footnoteReference w:id="79"/>
      </w:r>
      <w:r>
        <w:rPr>
          <w:rFonts w:hint="eastAsia" w:ascii="宋体" w:hAnsi="宋体" w:eastAsia="宋体" w:cs="宋体"/>
          <w:sz w:val="24"/>
          <w:szCs w:val="24"/>
          <w:lang w:val="en-US" w:eastAsia="zh-CN"/>
        </w:rPr>
        <w:t>然反悔权行使期限的逻辑前提已然变化，在原有的反悔权采本约解除权说的逻辑下，出让股东行使反悔权的时间在股权转让合同订立后。但在预约解除权说进路中，反悔权指向的是预约合同，其行使期间应明确界定为其他股东报价后，订立股权转让本约前。</w:t>
      </w:r>
      <w:del w:id="1789" w:author="投稿人" w:date="2026-03-08T11:16:41Z">
        <w:r>
          <w:rPr>
            <w:rFonts w:hint="eastAsia" w:ascii="宋体" w:hAnsi="宋体" w:eastAsia="宋体" w:cs="宋体"/>
            <w:sz w:val="24"/>
            <w:szCs w:val="24"/>
            <w:lang w:val="en-US" w:eastAsia="zh-CN"/>
          </w:rPr>
          <w:delText>行使期间的界定符合两类合同的效力边界。</w:delText>
        </w:r>
      </w:del>
      <w:r>
        <w:rPr>
          <w:rFonts w:hint="eastAsia" w:ascii="宋体" w:hAnsi="宋体" w:eastAsia="宋体" w:cs="宋体"/>
          <w:sz w:val="24"/>
          <w:szCs w:val="24"/>
          <w:lang w:val="en-US" w:eastAsia="zh-CN"/>
        </w:rPr>
        <w:t>预约合同的效力止于本约的订立，其核心功能是促成本约签订，一旦</w:t>
      </w:r>
      <w:del w:id="1790" w:author="投稿人" w:date="2026-03-06T14:28:20Z">
        <w:r>
          <w:rPr>
            <w:rFonts w:hint="eastAsia" w:ascii="宋体" w:hAnsi="宋体" w:eastAsia="宋体" w:cs="宋体"/>
            <w:sz w:val="24"/>
            <w:szCs w:val="24"/>
            <w:lang w:val="en-US" w:eastAsia="zh-CN"/>
          </w:rPr>
          <w:delText>转让股东</w:delText>
        </w:r>
      </w:del>
      <w:ins w:id="1791" w:author="投稿人" w:date="2026-03-06T14:58:21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与其他股东就股权转让的标的、价格、支付方式等核心条款达成一致并订立本约，预约合同即因履行而终止，反悔权作为预约解除权亦随之消灭。此时</w:t>
      </w:r>
      <w:del w:id="1792" w:author="投稿人" w:date="2026-03-06T14:28:20Z">
        <w:r>
          <w:rPr>
            <w:rFonts w:hint="eastAsia" w:ascii="宋体" w:hAnsi="宋体" w:eastAsia="宋体" w:cs="宋体"/>
            <w:sz w:val="24"/>
            <w:szCs w:val="24"/>
            <w:lang w:val="en-US" w:eastAsia="zh-CN"/>
          </w:rPr>
          <w:delText>转让股东</w:delText>
        </w:r>
      </w:del>
      <w:ins w:id="1793" w:author="投稿人" w:date="2026-03-06T14:58:21Z">
        <w:r>
          <w:rPr>
            <w:rFonts w:hint="eastAsia" w:ascii="宋体" w:hAnsi="宋体" w:eastAsia="宋体" w:cs="宋体"/>
            <w:sz w:val="24"/>
            <w:szCs w:val="24"/>
            <w:lang w:val="en-US" w:eastAsia="zh-CN"/>
          </w:rPr>
          <w:t>出让股东</w:t>
        </w:r>
      </w:ins>
      <w:r>
        <w:rPr>
          <w:rFonts w:hint="eastAsia" w:ascii="宋体" w:hAnsi="宋体" w:eastAsia="宋体" w:cs="宋体"/>
          <w:sz w:val="24"/>
          <w:szCs w:val="24"/>
          <w:lang w:val="en-US" w:eastAsia="zh-CN"/>
        </w:rPr>
        <w:t>若想解除合同，需依据《民法典》中关于违约解除权的一般规则而非反悔权。</w:t>
      </w:r>
    </w:p>
    <w:p w14:paraId="097E8ADF">
      <w:p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六、</w:t>
      </w:r>
      <w:del w:id="1794" w:author="投稿人" w:date="2026-03-09T12:32:44Z">
        <w:r>
          <w:rPr>
            <w:rFonts w:hint="eastAsia" w:ascii="宋体" w:hAnsi="宋体" w:eastAsia="宋体" w:cs="宋体"/>
            <w:sz w:val="24"/>
            <w:szCs w:val="24"/>
          </w:rPr>
          <w:delText>同等</w:delText>
        </w:r>
      </w:del>
      <w:r>
        <w:rPr>
          <w:rFonts w:hint="eastAsia" w:ascii="宋体" w:hAnsi="宋体" w:eastAsia="宋体" w:cs="宋体"/>
          <w:sz w:val="24"/>
          <w:szCs w:val="24"/>
        </w:rPr>
        <w:t>履行能力的</w:t>
      </w:r>
      <w:del w:id="1795" w:author="投稿人" w:date="2026-03-08T15:37:59Z">
        <w:r>
          <w:rPr>
            <w:rFonts w:hint="default" w:ascii="宋体" w:hAnsi="宋体" w:eastAsia="宋体" w:cs="宋体"/>
            <w:sz w:val="24"/>
            <w:szCs w:val="24"/>
            <w:lang w:val="en-US"/>
          </w:rPr>
          <w:delText>出让人抗辩权设计</w:delText>
        </w:r>
      </w:del>
      <w:ins w:id="1796" w:author="投稿人" w:date="2026-03-08T15:38:02Z">
        <w:r>
          <w:rPr>
            <w:rFonts w:hint="eastAsia" w:ascii="宋体" w:hAnsi="宋体" w:eastAsia="宋体" w:cs="宋体"/>
            <w:sz w:val="24"/>
            <w:szCs w:val="24"/>
            <w:lang w:val="en-US" w:eastAsia="zh-CN"/>
          </w:rPr>
          <w:t>抗辩权</w:t>
        </w:r>
      </w:ins>
      <w:ins w:id="1797" w:author="投稿人" w:date="2026-03-08T15:38:03Z">
        <w:r>
          <w:rPr>
            <w:rFonts w:hint="eastAsia" w:ascii="宋体" w:hAnsi="宋体" w:eastAsia="宋体" w:cs="宋体"/>
            <w:sz w:val="24"/>
            <w:szCs w:val="24"/>
            <w:lang w:val="en-US" w:eastAsia="zh-CN"/>
          </w:rPr>
          <w:t>解释论</w:t>
        </w:r>
      </w:ins>
    </w:p>
    <w:p w14:paraId="77DD833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“同等购买条件”</w:t>
      </w:r>
      <w:del w:id="1798" w:author="投稿人" w:date="2026-03-09T12:40:10Z">
        <w:r>
          <w:rPr>
            <w:rFonts w:hint="eastAsia" w:ascii="宋体" w:hAnsi="宋体" w:eastAsia="宋体" w:cs="宋体"/>
            <w:i w:val="0"/>
            <w:iCs w:val="0"/>
            <w:caps w:val="0"/>
            <w:color w:val="1F2329"/>
            <w:spacing w:val="0"/>
            <w:kern w:val="0"/>
            <w:sz w:val="24"/>
            <w:szCs w:val="24"/>
            <w:shd w:val="clear" w:fill="FFFFFF"/>
            <w:lang w:val="en-US" w:eastAsia="zh-CN" w:bidi="ar"/>
          </w:rPr>
          <w:delText>的内涵界定中一个极具争议性的问题是该条件</w:delText>
        </w:r>
      </w:del>
      <w:r>
        <w:rPr>
          <w:rFonts w:hint="eastAsia" w:ascii="宋体" w:hAnsi="宋体" w:eastAsia="宋体" w:cs="宋体"/>
          <w:i w:val="0"/>
          <w:iCs w:val="0"/>
          <w:caps w:val="0"/>
          <w:color w:val="1F2329"/>
          <w:spacing w:val="0"/>
          <w:kern w:val="0"/>
          <w:sz w:val="24"/>
          <w:szCs w:val="24"/>
          <w:shd w:val="clear" w:fill="FFFFFF"/>
          <w:lang w:val="en-US" w:eastAsia="zh-CN" w:bidi="ar"/>
        </w:rPr>
        <w:t>是否应当包含</w:t>
      </w:r>
      <w:del w:id="1799" w:author="投稿人" w:date="2026-03-08T11:23:54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800" w:author="投稿人" w:date="2026-03-08T11:23:54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的履行能力</w:t>
      </w:r>
      <w:del w:id="1801" w:author="投稿人" w:date="2026-03-09T12:40:21Z">
        <w:r>
          <w:rPr>
            <w:rFonts w:hint="default" w:ascii="宋体" w:hAnsi="宋体" w:eastAsia="宋体" w:cs="宋体"/>
            <w:i w:val="0"/>
            <w:iCs w:val="0"/>
            <w:caps w:val="0"/>
            <w:color w:val="1F2329"/>
            <w:spacing w:val="0"/>
            <w:kern w:val="0"/>
            <w:sz w:val="24"/>
            <w:szCs w:val="24"/>
            <w:shd w:val="clear" w:fill="FFFFFF"/>
            <w:lang w:val="en-US" w:eastAsia="zh-CN" w:bidi="ar"/>
          </w:rPr>
          <w:delText>，</w:delText>
        </w:r>
      </w:del>
      <w:ins w:id="1802" w:author="投稿人" w:date="2026-03-09T12:40:21Z">
        <w:r>
          <w:rPr>
            <w:rFonts w:hint="eastAsia" w:ascii="宋体" w:hAnsi="宋体" w:eastAsia="宋体" w:cs="宋体"/>
            <w:i w:val="0"/>
            <w:iCs w:val="0"/>
            <w:caps w:val="0"/>
            <w:color w:val="1F2329"/>
            <w:spacing w:val="0"/>
            <w:kern w:val="0"/>
            <w:sz w:val="24"/>
            <w:szCs w:val="24"/>
            <w:shd w:val="clear" w:fill="FFFFFF"/>
            <w:lang w:val="en-US" w:eastAsia="zh-CN" w:bidi="ar"/>
          </w:rPr>
          <w:t>是</w:t>
        </w:r>
      </w:ins>
      <w:ins w:id="1803" w:author="投稿人" w:date="2026-03-09T12:40:10Z">
        <w:r>
          <w:rPr>
            <w:rFonts w:hint="eastAsia" w:ascii="宋体" w:hAnsi="宋体" w:eastAsia="宋体" w:cs="宋体"/>
            <w:i w:val="0"/>
            <w:iCs w:val="0"/>
            <w:caps w:val="0"/>
            <w:color w:val="1F2329"/>
            <w:spacing w:val="0"/>
            <w:kern w:val="0"/>
            <w:sz w:val="24"/>
            <w:szCs w:val="24"/>
            <w:shd w:val="clear" w:fill="FFFFFF"/>
            <w:lang w:val="en-US" w:eastAsia="zh-CN" w:bidi="ar"/>
          </w:rPr>
          <w:t>一个极具争议性的问题</w:t>
        </w:r>
      </w:ins>
      <w:del w:id="1804" w:author="投稿人" w:date="2026-03-09T12:40:25Z">
        <w:r>
          <w:rPr>
            <w:rFonts w:hint="eastAsia" w:ascii="宋体" w:hAnsi="宋体" w:eastAsia="宋体" w:cs="宋体"/>
            <w:i w:val="0"/>
            <w:iCs w:val="0"/>
            <w:caps w:val="0"/>
            <w:color w:val="1F2329"/>
            <w:spacing w:val="0"/>
            <w:kern w:val="0"/>
            <w:sz w:val="24"/>
            <w:szCs w:val="24"/>
            <w:shd w:val="clear" w:fill="FFFFFF"/>
            <w:lang w:val="en-US" w:eastAsia="zh-CN" w:bidi="ar"/>
          </w:rPr>
          <w:delText>或者说其他股东与外部购买人是否应当具备“同资力”</w:delText>
        </w:r>
      </w:del>
      <w:ins w:id="1805" w:author="投稿人" w:date="2026-03-09T12:40:27Z">
        <w:r>
          <w:rPr>
            <w:rFonts w:hint="eastAsia" w:ascii="宋体" w:hAnsi="宋体" w:eastAsia="宋体" w:cs="宋体"/>
            <w:i w:val="0"/>
            <w:iCs w:val="0"/>
            <w:caps w:val="0"/>
            <w:color w:val="1F2329"/>
            <w:spacing w:val="0"/>
            <w:kern w:val="0"/>
            <w:sz w:val="24"/>
            <w:szCs w:val="24"/>
            <w:shd w:val="clear" w:fill="FFFFFF"/>
            <w:lang w:val="en-US" w:eastAsia="zh-CN" w:bidi="ar"/>
          </w:rPr>
          <w:t>，</w:t>
        </w:r>
      </w:ins>
      <w:del w:id="1806" w:author="投稿人" w:date="2026-03-09T12:40:27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这一问题不仅涉及法律解释的边界，也关乎实质利益衡量。从文义解释来看，同等购买条件</w:t>
      </w:r>
      <w:ins w:id="1807" w:author="投稿人" w:date="2026-03-08T11:19:10Z">
        <w:r>
          <w:rPr>
            <w:rFonts w:hint="eastAsia" w:ascii="宋体" w:hAnsi="宋体" w:eastAsia="宋体" w:cs="宋体"/>
            <w:i w:val="0"/>
            <w:iCs w:val="0"/>
            <w:caps w:val="0"/>
            <w:color w:val="1F2329"/>
            <w:spacing w:val="0"/>
            <w:kern w:val="0"/>
            <w:sz w:val="24"/>
            <w:szCs w:val="24"/>
            <w:shd w:val="clear" w:fill="FFFFFF"/>
            <w:lang w:val="en-US" w:eastAsia="zh-CN" w:bidi="ar"/>
          </w:rPr>
          <w:t>的内涵</w:t>
        </w:r>
      </w:ins>
      <w:r>
        <w:rPr>
          <w:rFonts w:hint="eastAsia" w:ascii="宋体" w:hAnsi="宋体" w:eastAsia="宋体" w:cs="宋体"/>
          <w:i w:val="0"/>
          <w:iCs w:val="0"/>
          <w:caps w:val="0"/>
          <w:color w:val="1F2329"/>
          <w:spacing w:val="0"/>
          <w:kern w:val="0"/>
          <w:sz w:val="24"/>
          <w:szCs w:val="24"/>
          <w:shd w:val="clear" w:fill="FFFFFF"/>
          <w:lang w:val="en-US" w:eastAsia="zh-CN" w:bidi="ar"/>
        </w:rPr>
        <w:t>难以被解释为</w:t>
      </w:r>
      <w:ins w:id="1808" w:author="投稿人" w:date="2026-03-08T11:19:16Z">
        <w:r>
          <w:rPr>
            <w:rFonts w:hint="eastAsia" w:ascii="宋体" w:hAnsi="宋体" w:eastAsia="宋体" w:cs="宋体"/>
            <w:i w:val="0"/>
            <w:iCs w:val="0"/>
            <w:caps w:val="0"/>
            <w:color w:val="1F2329"/>
            <w:spacing w:val="0"/>
            <w:kern w:val="0"/>
            <w:sz w:val="24"/>
            <w:szCs w:val="24"/>
            <w:shd w:val="clear" w:fill="FFFFFF"/>
            <w:lang w:val="en-US" w:eastAsia="zh-CN" w:bidi="ar"/>
          </w:rPr>
          <w:t>包括</w:t>
        </w:r>
      </w:ins>
      <w:del w:id="1809" w:author="投稿人" w:date="2026-03-08T11:19:15Z">
        <w:r>
          <w:rPr>
            <w:rFonts w:hint="eastAsia" w:ascii="宋体" w:hAnsi="宋体" w:eastAsia="宋体" w:cs="宋体"/>
            <w:i w:val="0"/>
            <w:iCs w:val="0"/>
            <w:caps w:val="0"/>
            <w:color w:val="1F2329"/>
            <w:spacing w:val="0"/>
            <w:kern w:val="0"/>
            <w:sz w:val="24"/>
            <w:szCs w:val="24"/>
            <w:shd w:val="clear" w:fill="FFFFFF"/>
            <w:lang w:val="en-US" w:eastAsia="zh-CN" w:bidi="ar"/>
          </w:rPr>
          <w:delText>包含</w:delText>
        </w:r>
      </w:del>
      <w:r>
        <w:rPr>
          <w:rFonts w:hint="eastAsia" w:ascii="宋体" w:hAnsi="宋体" w:eastAsia="宋体" w:cs="宋体"/>
          <w:i w:val="0"/>
          <w:iCs w:val="0"/>
          <w:caps w:val="0"/>
          <w:color w:val="1F2329"/>
          <w:spacing w:val="0"/>
          <w:kern w:val="0"/>
          <w:sz w:val="24"/>
          <w:szCs w:val="24"/>
          <w:shd w:val="clear" w:fill="FFFFFF"/>
          <w:lang w:val="en-US" w:eastAsia="zh-CN" w:bidi="ar"/>
        </w:rPr>
        <w:t>同等履行能力</w:t>
      </w:r>
      <w:del w:id="1810" w:author="投稿人" w:date="2026-03-08T11:19:10Z">
        <w:r>
          <w:rPr>
            <w:rFonts w:hint="eastAsia" w:ascii="宋体" w:hAnsi="宋体" w:eastAsia="宋体" w:cs="宋体"/>
            <w:i w:val="0"/>
            <w:iCs w:val="0"/>
            <w:caps w:val="0"/>
            <w:color w:val="1F2329"/>
            <w:spacing w:val="0"/>
            <w:kern w:val="0"/>
            <w:sz w:val="24"/>
            <w:szCs w:val="24"/>
            <w:shd w:val="clear" w:fill="FFFFFF"/>
            <w:lang w:val="en-US" w:eastAsia="zh-CN" w:bidi="ar"/>
          </w:rPr>
          <w:delText>的内涵</w:delText>
        </w:r>
      </w:del>
      <w:r>
        <w:rPr>
          <w:rFonts w:hint="eastAsia" w:ascii="宋体" w:hAnsi="宋体" w:eastAsia="宋体" w:cs="宋体"/>
          <w:i w:val="0"/>
          <w:iCs w:val="0"/>
          <w:caps w:val="0"/>
          <w:color w:val="1F2329"/>
          <w:spacing w:val="0"/>
          <w:kern w:val="0"/>
          <w:sz w:val="24"/>
          <w:szCs w:val="24"/>
          <w:shd w:val="clear" w:fill="FFFFFF"/>
          <w:lang w:val="en-US" w:eastAsia="zh-CN" w:bidi="ar"/>
        </w:rPr>
        <w:t>。我国《公司法》</w:t>
      </w:r>
      <w:ins w:id="1811"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t>第八十四条</w:t>
        </w:r>
      </w:ins>
      <w:del w:id="1812" w:author="投稿人" w:date="2026-03-08T14:42:07Z">
        <w:r>
          <w:rPr>
            <w:rFonts w:hint="eastAsia" w:ascii="宋体" w:hAnsi="宋体" w:eastAsia="宋体" w:cs="宋体"/>
            <w:i w:val="0"/>
            <w:iCs w:val="0"/>
            <w:caps w:val="0"/>
            <w:color w:val="1F2329"/>
            <w:spacing w:val="0"/>
            <w:kern w:val="0"/>
            <w:sz w:val="24"/>
            <w:szCs w:val="24"/>
            <w:shd w:val="clear" w:fill="FFFFFF"/>
            <w:lang w:val="en-US" w:eastAsia="zh-CN" w:bidi="ar"/>
          </w:rPr>
          <w:delText>第84条</w:delText>
        </w:r>
      </w:del>
      <w:r>
        <w:rPr>
          <w:rFonts w:hint="eastAsia" w:ascii="宋体" w:hAnsi="宋体" w:eastAsia="宋体" w:cs="宋体"/>
          <w:i w:val="0"/>
          <w:iCs w:val="0"/>
          <w:caps w:val="0"/>
          <w:color w:val="1F2329"/>
          <w:spacing w:val="0"/>
          <w:kern w:val="0"/>
          <w:sz w:val="24"/>
          <w:szCs w:val="24"/>
          <w:shd w:val="clear" w:fill="FFFFFF"/>
          <w:lang w:val="en-US" w:eastAsia="zh-CN" w:bidi="ar"/>
        </w:rPr>
        <w:t>规定，优先购买权的行使以同等条件为前提</w:t>
      </w:r>
      <w:del w:id="1813" w:author="投稿人" w:date="2026-03-09T12:39:24Z">
        <w:r>
          <w:rPr>
            <w:rFonts w:hint="eastAsia" w:ascii="宋体" w:hAnsi="宋体" w:eastAsia="宋体" w:cs="宋体"/>
            <w:i w:val="0"/>
            <w:iCs w:val="0"/>
            <w:caps w:val="0"/>
            <w:color w:val="1F2329"/>
            <w:spacing w:val="0"/>
            <w:kern w:val="0"/>
            <w:sz w:val="24"/>
            <w:szCs w:val="24"/>
            <w:shd w:val="clear" w:fill="FFFFFF"/>
            <w:lang w:val="en-US" w:eastAsia="zh-CN" w:bidi="ar"/>
          </w:rPr>
          <w:delText>，但未对同等条件的具体内容作出界定</w:delText>
        </w:r>
      </w:del>
      <w:ins w:id="1814" w:author="投稿人" w:date="2026-03-09T12:39:26Z">
        <w:r>
          <w:rPr>
            <w:rFonts w:hint="eastAsia" w:ascii="宋体" w:hAnsi="宋体" w:eastAsia="宋体" w:cs="宋体"/>
            <w:i w:val="0"/>
            <w:iCs w:val="0"/>
            <w:caps w:val="0"/>
            <w:color w:val="1F2329"/>
            <w:spacing w:val="0"/>
            <w:kern w:val="0"/>
            <w:sz w:val="24"/>
            <w:szCs w:val="24"/>
            <w:shd w:val="clear" w:fill="FFFFFF"/>
            <w:lang w:val="en-US" w:eastAsia="zh-CN" w:bidi="ar"/>
          </w:rPr>
          <w:t>，</w:t>
        </w:r>
      </w:ins>
      <w:del w:id="1815" w:author="投稿人" w:date="2026-03-09T12:39:26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《公司法司法解释（四</w:t>
      </w:r>
      <w:ins w:id="1816" w:author="投稿人" w:date="2026-03-08T14:46:58Z">
        <w:r>
          <w:rPr>
            <w:rFonts w:hint="eastAsia" w:ascii="宋体" w:hAnsi="宋体" w:eastAsia="宋体" w:cs="宋体"/>
            <w:i w:val="0"/>
            <w:iCs w:val="0"/>
            <w:caps w:val="0"/>
            <w:color w:val="1F2329"/>
            <w:spacing w:val="0"/>
            <w:kern w:val="0"/>
            <w:sz w:val="24"/>
            <w:szCs w:val="24"/>
            <w:shd w:val="clear" w:fill="FFFFFF"/>
            <w:lang w:val="en-US" w:eastAsia="zh-CN" w:bidi="ar"/>
          </w:rPr>
          <w:t>）</w:t>
        </w:r>
      </w:ins>
      <w:del w:id="1817" w:author="投稿人" w:date="2026-03-08T14:46:58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》第</w:t>
      </w:r>
      <w:ins w:id="1818" w:author="投稿人" w:date="2026-03-08T13:34:58Z">
        <w:r>
          <w:rPr>
            <w:rFonts w:hint="eastAsia" w:ascii="宋体" w:hAnsi="宋体" w:eastAsia="宋体" w:cs="宋体"/>
            <w:i w:val="0"/>
            <w:iCs w:val="0"/>
            <w:caps w:val="0"/>
            <w:color w:val="1F2329"/>
            <w:spacing w:val="0"/>
            <w:kern w:val="0"/>
            <w:sz w:val="24"/>
            <w:szCs w:val="24"/>
            <w:shd w:val="clear" w:fill="FFFFFF"/>
            <w:lang w:val="en-US" w:eastAsia="zh-CN" w:bidi="ar"/>
          </w:rPr>
          <w:t>十八</w:t>
        </w:r>
      </w:ins>
      <w:del w:id="1819" w:author="投稿人" w:date="2026-03-08T13:34:57Z">
        <w:r>
          <w:rPr>
            <w:rFonts w:hint="eastAsia" w:ascii="宋体" w:hAnsi="宋体" w:eastAsia="宋体" w:cs="宋体"/>
            <w:i w:val="0"/>
            <w:iCs w:val="0"/>
            <w:caps w:val="0"/>
            <w:color w:val="1F2329"/>
            <w:spacing w:val="0"/>
            <w:kern w:val="0"/>
            <w:sz w:val="24"/>
            <w:szCs w:val="24"/>
            <w:shd w:val="clear" w:fill="FFFFFF"/>
            <w:lang w:val="en-US" w:eastAsia="zh-CN" w:bidi="ar"/>
          </w:rPr>
          <w:delText>18</w:delText>
        </w:r>
      </w:del>
      <w:r>
        <w:rPr>
          <w:rFonts w:hint="eastAsia" w:ascii="宋体" w:hAnsi="宋体" w:eastAsia="宋体" w:cs="宋体"/>
          <w:i w:val="0"/>
          <w:iCs w:val="0"/>
          <w:caps w:val="0"/>
          <w:color w:val="1F2329"/>
          <w:spacing w:val="0"/>
          <w:kern w:val="0"/>
          <w:sz w:val="24"/>
          <w:szCs w:val="24"/>
          <w:shd w:val="clear" w:fill="FFFFFF"/>
          <w:lang w:val="en-US" w:eastAsia="zh-CN" w:bidi="ar"/>
        </w:rPr>
        <w:t>条</w:t>
      </w:r>
      <w:ins w:id="1820" w:author="投稿人" w:date="2026-03-08T14:00:51Z">
        <w:r>
          <w:rPr>
            <w:rFonts w:hint="eastAsia" w:ascii="宋体" w:hAnsi="宋体" w:eastAsia="宋体" w:cs="宋体"/>
            <w:i w:val="0"/>
            <w:iCs w:val="0"/>
            <w:caps w:val="0"/>
            <w:color w:val="1F2329"/>
            <w:spacing w:val="0"/>
            <w:kern w:val="0"/>
            <w:sz w:val="24"/>
            <w:szCs w:val="24"/>
            <w:shd w:val="clear" w:fill="FFFFFF"/>
            <w:lang w:val="en-US" w:eastAsia="zh-CN" w:bidi="ar"/>
          </w:rPr>
          <w:t>规定</w:t>
        </w:r>
      </w:ins>
      <w:del w:id="1821" w:author="投稿人" w:date="2026-03-08T14:00:50Z">
        <w:r>
          <w:rPr>
            <w:rFonts w:hint="eastAsia" w:ascii="宋体" w:hAnsi="宋体" w:eastAsia="宋体" w:cs="宋体"/>
            <w:i w:val="0"/>
            <w:iCs w:val="0"/>
            <w:caps w:val="0"/>
            <w:color w:val="1F2329"/>
            <w:spacing w:val="0"/>
            <w:kern w:val="0"/>
            <w:sz w:val="24"/>
            <w:szCs w:val="24"/>
            <w:shd w:val="clear" w:fill="FFFFFF"/>
            <w:lang w:val="en-US" w:eastAsia="zh-CN" w:bidi="ar"/>
          </w:rPr>
          <w:delText>明确</w:delText>
        </w:r>
      </w:del>
      <w:r>
        <w:rPr>
          <w:rFonts w:hint="eastAsia" w:ascii="宋体" w:hAnsi="宋体" w:eastAsia="宋体" w:cs="宋体"/>
          <w:i w:val="0"/>
          <w:iCs w:val="0"/>
          <w:caps w:val="0"/>
          <w:color w:val="1F2329"/>
          <w:spacing w:val="0"/>
          <w:kern w:val="0"/>
          <w:sz w:val="24"/>
          <w:szCs w:val="24"/>
          <w:shd w:val="clear" w:fill="FFFFFF"/>
          <w:lang w:val="en-US" w:eastAsia="zh-CN" w:bidi="ar"/>
        </w:rPr>
        <w:t>判断同等条件时应考虑转让标的的数量、价格、支付方式及期限等因素</w:t>
      </w:r>
      <w:ins w:id="1822" w:author="投稿人" w:date="2026-03-08T14:00:39Z">
        <w:r>
          <w:rPr>
            <w:rFonts w:hint="eastAsia" w:ascii="宋体" w:hAnsi="宋体" w:eastAsia="宋体" w:cs="宋体"/>
            <w:i w:val="0"/>
            <w:iCs w:val="0"/>
            <w:caps w:val="0"/>
            <w:color w:val="1F2329"/>
            <w:spacing w:val="0"/>
            <w:kern w:val="0"/>
            <w:sz w:val="24"/>
            <w:szCs w:val="24"/>
            <w:shd w:val="clear" w:fill="FFFFFF"/>
            <w:lang w:val="en-US" w:eastAsia="zh-CN" w:bidi="ar"/>
          </w:rPr>
          <w:t>，</w:t>
        </w:r>
      </w:ins>
      <w:ins w:id="1823" w:author="投稿人" w:date="2026-03-08T14:08:50Z">
        <w:r>
          <w:rPr>
            <w:rFonts w:hint="eastAsia" w:ascii="宋体" w:hAnsi="宋体" w:eastAsia="宋体" w:cs="宋体"/>
            <w:i w:val="0"/>
            <w:iCs w:val="0"/>
            <w:caps w:val="0"/>
            <w:color w:val="1F2329"/>
            <w:spacing w:val="0"/>
            <w:kern w:val="0"/>
            <w:sz w:val="24"/>
            <w:szCs w:val="24"/>
            <w:shd w:val="clear" w:fill="FFFFFF"/>
            <w:lang w:val="en-US" w:eastAsia="zh-CN" w:bidi="ar"/>
          </w:rPr>
          <w:t>核心指向是交易的实质性条款，即与股权或财产转让直接相关的对价及履行方式等，若为从给付义务也需要满足可替代履行或以金钱作价的条件</w:t>
        </w:r>
      </w:ins>
      <w:ins w:id="1824" w:author="投稿人" w:date="2026-03-08T14:09:05Z">
        <w:r>
          <w:rPr>
            <w:rFonts w:hint="eastAsia" w:ascii="宋体" w:hAnsi="宋体" w:eastAsia="宋体" w:cs="宋体"/>
            <w:i w:val="0"/>
            <w:iCs w:val="0"/>
            <w:caps w:val="0"/>
            <w:color w:val="1F2329"/>
            <w:spacing w:val="0"/>
            <w:kern w:val="0"/>
            <w:sz w:val="24"/>
            <w:szCs w:val="24"/>
            <w:shd w:val="clear" w:fill="FFFFFF"/>
            <w:lang w:val="en-US" w:eastAsia="zh-CN" w:bidi="ar"/>
          </w:rPr>
          <w:t>。</w:t>
        </w:r>
      </w:ins>
      <w:ins w:id="1825" w:author="投稿人" w:date="2026-03-08T14:08:50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0"/>
        </w:r>
      </w:ins>
      <w:ins w:id="1826" w:author="投稿人" w:date="2026-03-08T14:01:18Z">
        <w:r>
          <w:rPr>
            <w:rFonts w:hint="eastAsia" w:ascii="宋体" w:hAnsi="宋体" w:eastAsia="宋体" w:cs="宋体"/>
            <w:i w:val="0"/>
            <w:iCs w:val="0"/>
            <w:caps w:val="0"/>
            <w:color w:val="1F2329"/>
            <w:spacing w:val="0"/>
            <w:kern w:val="0"/>
            <w:sz w:val="24"/>
            <w:szCs w:val="24"/>
            <w:shd w:val="clear" w:fill="FFFFFF"/>
            <w:lang w:val="en-US" w:eastAsia="zh-CN" w:bidi="ar"/>
          </w:rPr>
          <w:t>而</w:t>
        </w:r>
      </w:ins>
      <w:ins w:id="1827" w:author="投稿人" w:date="2026-03-09T15:15:18Z">
        <w:r>
          <w:rPr>
            <w:rFonts w:hint="eastAsia" w:ascii="宋体" w:hAnsi="宋体" w:eastAsia="宋体" w:cs="宋体"/>
            <w:i w:val="0"/>
            <w:iCs w:val="0"/>
            <w:caps w:val="0"/>
            <w:color w:val="1F2329"/>
            <w:spacing w:val="0"/>
            <w:kern w:val="0"/>
            <w:sz w:val="24"/>
            <w:szCs w:val="24"/>
            <w:shd w:val="clear" w:fill="FFFFFF"/>
            <w:lang w:val="en-US" w:eastAsia="zh-CN" w:bidi="ar"/>
          </w:rPr>
          <w:t>《</w:t>
        </w:r>
      </w:ins>
      <w:ins w:id="1828" w:author="投稿人" w:date="2026-03-09T15:15:19Z">
        <w:r>
          <w:rPr>
            <w:rFonts w:hint="eastAsia" w:ascii="宋体" w:hAnsi="宋体" w:eastAsia="宋体" w:cs="宋体"/>
            <w:i w:val="0"/>
            <w:iCs w:val="0"/>
            <w:caps w:val="0"/>
            <w:color w:val="1F2329"/>
            <w:spacing w:val="0"/>
            <w:kern w:val="0"/>
            <w:sz w:val="24"/>
            <w:szCs w:val="24"/>
            <w:shd w:val="clear" w:fill="FFFFFF"/>
            <w:lang w:val="en-US" w:eastAsia="zh-CN" w:bidi="ar"/>
          </w:rPr>
          <w:t>公司法</w:t>
        </w:r>
      </w:ins>
      <w:ins w:id="1829" w:author="投稿人" w:date="2026-03-09T15:15:20Z">
        <w:r>
          <w:rPr>
            <w:rFonts w:hint="eastAsia" w:ascii="宋体" w:hAnsi="宋体" w:eastAsia="宋体" w:cs="宋体"/>
            <w:i w:val="0"/>
            <w:iCs w:val="0"/>
            <w:caps w:val="0"/>
            <w:color w:val="1F2329"/>
            <w:spacing w:val="0"/>
            <w:kern w:val="0"/>
            <w:sz w:val="24"/>
            <w:szCs w:val="24"/>
            <w:shd w:val="clear" w:fill="FFFFFF"/>
            <w:lang w:val="en-US" w:eastAsia="zh-CN" w:bidi="ar"/>
          </w:rPr>
          <w:t>司法解释</w:t>
        </w:r>
      </w:ins>
      <w:ins w:id="1830" w:author="投稿人" w:date="2026-03-09T15:15:21Z">
        <w:r>
          <w:rPr>
            <w:rFonts w:hint="eastAsia" w:ascii="宋体" w:hAnsi="宋体" w:eastAsia="宋体" w:cs="宋体"/>
            <w:i w:val="0"/>
            <w:iCs w:val="0"/>
            <w:caps w:val="0"/>
            <w:color w:val="1F2329"/>
            <w:spacing w:val="0"/>
            <w:kern w:val="0"/>
            <w:sz w:val="24"/>
            <w:szCs w:val="24"/>
            <w:shd w:val="clear" w:fill="FFFFFF"/>
            <w:lang w:val="en-US" w:eastAsia="zh-CN" w:bidi="ar"/>
          </w:rPr>
          <w:t>（</w:t>
        </w:r>
      </w:ins>
      <w:ins w:id="1831" w:author="投稿人" w:date="2026-03-09T15:15:25Z">
        <w:r>
          <w:rPr>
            <w:rFonts w:hint="eastAsia" w:ascii="宋体" w:hAnsi="宋体" w:eastAsia="宋体" w:cs="宋体"/>
            <w:i w:val="0"/>
            <w:iCs w:val="0"/>
            <w:caps w:val="0"/>
            <w:color w:val="1F2329"/>
            <w:spacing w:val="0"/>
            <w:kern w:val="0"/>
            <w:sz w:val="24"/>
            <w:szCs w:val="24"/>
            <w:shd w:val="clear" w:fill="FFFFFF"/>
            <w:lang w:val="en-US" w:eastAsia="zh-CN" w:bidi="ar"/>
          </w:rPr>
          <w:t>征求</w:t>
        </w:r>
      </w:ins>
      <w:ins w:id="1832" w:author="投稿人" w:date="2026-03-09T15:15:26Z">
        <w:r>
          <w:rPr>
            <w:rFonts w:hint="eastAsia" w:ascii="宋体" w:hAnsi="宋体" w:eastAsia="宋体" w:cs="宋体"/>
            <w:i w:val="0"/>
            <w:iCs w:val="0"/>
            <w:caps w:val="0"/>
            <w:color w:val="1F2329"/>
            <w:spacing w:val="0"/>
            <w:kern w:val="0"/>
            <w:sz w:val="24"/>
            <w:szCs w:val="24"/>
            <w:shd w:val="clear" w:fill="FFFFFF"/>
            <w:lang w:val="en-US" w:eastAsia="zh-CN" w:bidi="ar"/>
          </w:rPr>
          <w:t>意见</w:t>
        </w:r>
      </w:ins>
      <w:ins w:id="1833" w:author="投稿人" w:date="2026-03-09T15:15:27Z">
        <w:r>
          <w:rPr>
            <w:rFonts w:hint="eastAsia" w:ascii="宋体" w:hAnsi="宋体" w:eastAsia="宋体" w:cs="宋体"/>
            <w:i w:val="0"/>
            <w:iCs w:val="0"/>
            <w:caps w:val="0"/>
            <w:color w:val="1F2329"/>
            <w:spacing w:val="0"/>
            <w:kern w:val="0"/>
            <w:sz w:val="24"/>
            <w:szCs w:val="24"/>
            <w:shd w:val="clear" w:fill="FFFFFF"/>
            <w:lang w:val="en-US" w:eastAsia="zh-CN" w:bidi="ar"/>
          </w:rPr>
          <w:t>稿</w:t>
        </w:r>
      </w:ins>
      <w:ins w:id="1834" w:author="投稿人" w:date="2026-03-09T15:15:21Z">
        <w:r>
          <w:rPr>
            <w:rFonts w:hint="eastAsia" w:ascii="宋体" w:hAnsi="宋体" w:eastAsia="宋体" w:cs="宋体"/>
            <w:i w:val="0"/>
            <w:iCs w:val="0"/>
            <w:caps w:val="0"/>
            <w:color w:val="1F2329"/>
            <w:spacing w:val="0"/>
            <w:kern w:val="0"/>
            <w:sz w:val="24"/>
            <w:szCs w:val="24"/>
            <w:shd w:val="clear" w:fill="FFFFFF"/>
            <w:lang w:val="en-US" w:eastAsia="zh-CN" w:bidi="ar"/>
          </w:rPr>
          <w:t>）</w:t>
        </w:r>
      </w:ins>
      <w:ins w:id="1835" w:author="投稿人" w:date="2026-03-09T15:15:18Z">
        <w:r>
          <w:rPr>
            <w:rFonts w:hint="eastAsia" w:ascii="宋体" w:hAnsi="宋体" w:eastAsia="宋体" w:cs="宋体"/>
            <w:i w:val="0"/>
            <w:iCs w:val="0"/>
            <w:caps w:val="0"/>
            <w:color w:val="1F2329"/>
            <w:spacing w:val="0"/>
            <w:kern w:val="0"/>
            <w:sz w:val="24"/>
            <w:szCs w:val="24"/>
            <w:shd w:val="clear" w:fill="FFFFFF"/>
            <w:lang w:val="en-US" w:eastAsia="zh-CN" w:bidi="ar"/>
          </w:rPr>
          <w:t>》</w:t>
        </w:r>
      </w:ins>
      <w:ins w:id="1836" w:author="投稿人" w:date="2026-03-08T14:01:38Z">
        <w:r>
          <w:rPr>
            <w:rFonts w:hint="eastAsia" w:ascii="宋体" w:hAnsi="宋体" w:eastAsia="宋体" w:cs="宋体"/>
            <w:i w:val="0"/>
            <w:iCs w:val="0"/>
            <w:caps w:val="0"/>
            <w:color w:val="1F2329"/>
            <w:spacing w:val="0"/>
            <w:kern w:val="0"/>
            <w:sz w:val="24"/>
            <w:szCs w:val="24"/>
            <w:shd w:val="clear" w:fill="FFFFFF"/>
            <w:lang w:val="en-US" w:eastAsia="zh-CN" w:bidi="ar"/>
          </w:rPr>
          <w:t>第</w:t>
        </w:r>
      </w:ins>
      <w:ins w:id="1837" w:author="投稿人" w:date="2026-03-09T15:30:29Z">
        <w:r>
          <w:rPr>
            <w:rFonts w:hint="eastAsia" w:ascii="宋体" w:hAnsi="宋体" w:eastAsia="宋体" w:cs="宋体"/>
            <w:i w:val="0"/>
            <w:iCs w:val="0"/>
            <w:caps w:val="0"/>
            <w:color w:val="1F2329"/>
            <w:spacing w:val="0"/>
            <w:kern w:val="0"/>
            <w:sz w:val="24"/>
            <w:szCs w:val="24"/>
            <w:shd w:val="clear" w:fill="FFFFFF"/>
            <w:lang w:val="en-US" w:eastAsia="zh-CN" w:bidi="ar"/>
          </w:rPr>
          <w:t>四十六</w:t>
        </w:r>
      </w:ins>
      <w:ins w:id="1838" w:author="投稿人" w:date="2026-03-08T14:01:53Z">
        <w:r>
          <w:rPr>
            <w:rFonts w:hint="eastAsia" w:ascii="宋体" w:hAnsi="宋体" w:eastAsia="宋体" w:cs="宋体"/>
            <w:i w:val="0"/>
            <w:iCs w:val="0"/>
            <w:caps w:val="0"/>
            <w:color w:val="1F2329"/>
            <w:spacing w:val="0"/>
            <w:kern w:val="0"/>
            <w:sz w:val="24"/>
            <w:szCs w:val="24"/>
            <w:shd w:val="clear" w:fill="FFFFFF"/>
            <w:lang w:val="en-US" w:eastAsia="zh-CN" w:bidi="ar"/>
          </w:rPr>
          <w:t>条第</w:t>
        </w:r>
      </w:ins>
      <w:ins w:id="1839" w:author="投稿人" w:date="2026-03-09T15:30:31Z">
        <w:r>
          <w:rPr>
            <w:rFonts w:hint="eastAsia" w:ascii="宋体" w:hAnsi="宋体" w:eastAsia="宋体" w:cs="宋体"/>
            <w:i w:val="0"/>
            <w:iCs w:val="0"/>
            <w:caps w:val="0"/>
            <w:color w:val="1F2329"/>
            <w:spacing w:val="0"/>
            <w:kern w:val="0"/>
            <w:sz w:val="24"/>
            <w:szCs w:val="24"/>
            <w:shd w:val="clear" w:fill="FFFFFF"/>
            <w:lang w:val="en-US" w:eastAsia="zh-CN" w:bidi="ar"/>
          </w:rPr>
          <w:t>二</w:t>
        </w:r>
      </w:ins>
      <w:ins w:id="1840" w:author="投稿人" w:date="2026-03-08T14:01:54Z">
        <w:r>
          <w:rPr>
            <w:rFonts w:hint="eastAsia" w:ascii="宋体" w:hAnsi="宋体" w:eastAsia="宋体" w:cs="宋体"/>
            <w:i w:val="0"/>
            <w:iCs w:val="0"/>
            <w:caps w:val="0"/>
            <w:color w:val="1F2329"/>
            <w:spacing w:val="0"/>
            <w:kern w:val="0"/>
            <w:sz w:val="24"/>
            <w:szCs w:val="24"/>
            <w:shd w:val="clear" w:fill="FFFFFF"/>
            <w:lang w:val="en-US" w:eastAsia="zh-CN" w:bidi="ar"/>
          </w:rPr>
          <w:t>款</w:t>
        </w:r>
      </w:ins>
      <w:ins w:id="1841" w:author="投稿人" w:date="2026-03-08T14:01:56Z">
        <w:r>
          <w:rPr>
            <w:rFonts w:hint="eastAsia" w:ascii="宋体" w:hAnsi="宋体" w:eastAsia="宋体" w:cs="宋体"/>
            <w:i w:val="0"/>
            <w:iCs w:val="0"/>
            <w:caps w:val="0"/>
            <w:color w:val="1F2329"/>
            <w:spacing w:val="0"/>
            <w:kern w:val="0"/>
            <w:sz w:val="24"/>
            <w:szCs w:val="24"/>
            <w:shd w:val="clear" w:fill="FFFFFF"/>
            <w:lang w:val="en-US" w:eastAsia="zh-CN" w:bidi="ar"/>
          </w:rPr>
          <w:t>补充</w:t>
        </w:r>
      </w:ins>
      <w:ins w:id="1842" w:author="投稿人" w:date="2026-03-08T14:02:28Z">
        <w:r>
          <w:rPr>
            <w:rFonts w:hint="eastAsia" w:ascii="宋体" w:hAnsi="宋体" w:eastAsia="宋体" w:cs="宋体"/>
            <w:i w:val="0"/>
            <w:iCs w:val="0"/>
            <w:caps w:val="0"/>
            <w:color w:val="1F2329"/>
            <w:spacing w:val="0"/>
            <w:kern w:val="0"/>
            <w:sz w:val="24"/>
            <w:szCs w:val="24"/>
            <w:shd w:val="clear" w:fill="FFFFFF"/>
            <w:lang w:val="en-US" w:eastAsia="zh-CN" w:bidi="ar"/>
          </w:rPr>
          <w:t>了</w:t>
        </w:r>
      </w:ins>
      <w:ins w:id="1843" w:author="投稿人" w:date="2026-03-08T14:02:29Z">
        <w:r>
          <w:rPr>
            <w:rFonts w:hint="eastAsia" w:ascii="宋体" w:hAnsi="宋体" w:eastAsia="宋体" w:cs="宋体"/>
            <w:i w:val="0"/>
            <w:iCs w:val="0"/>
            <w:caps w:val="0"/>
            <w:color w:val="1F2329"/>
            <w:spacing w:val="0"/>
            <w:kern w:val="0"/>
            <w:sz w:val="24"/>
            <w:szCs w:val="24"/>
            <w:shd w:val="clear" w:fill="FFFFFF"/>
            <w:lang w:val="en-US" w:eastAsia="zh-CN" w:bidi="ar"/>
          </w:rPr>
          <w:t>转让股东举证证明受让人向公司提供借款、服务等构成交易条件的其他事项</w:t>
        </w:r>
      </w:ins>
      <w:ins w:id="1844" w:author="投稿人" w:date="2026-03-08T14:09:16Z">
        <w:r>
          <w:rPr>
            <w:rFonts w:hint="eastAsia" w:ascii="宋体" w:hAnsi="宋体" w:eastAsia="宋体" w:cs="宋体"/>
            <w:i w:val="0"/>
            <w:iCs w:val="0"/>
            <w:caps w:val="0"/>
            <w:color w:val="1F2329"/>
            <w:spacing w:val="0"/>
            <w:kern w:val="0"/>
            <w:sz w:val="24"/>
            <w:szCs w:val="24"/>
            <w:shd w:val="clear" w:fill="FFFFFF"/>
            <w:lang w:val="en-US" w:eastAsia="zh-CN" w:bidi="ar"/>
          </w:rPr>
          <w:t>，</w:t>
        </w:r>
      </w:ins>
      <w:del w:id="1845" w:author="投稿人" w:date="2026-03-08T14:09:16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del w:id="1846" w:author="投稿人" w:date="2026-03-08T14:08:50Z">
        <w:r>
          <w:rPr>
            <w:rFonts w:hint="eastAsia" w:ascii="宋体" w:hAnsi="宋体" w:eastAsia="宋体" w:cs="宋体"/>
            <w:i w:val="0"/>
            <w:iCs w:val="0"/>
            <w:caps w:val="0"/>
            <w:color w:val="1F2329"/>
            <w:spacing w:val="0"/>
            <w:kern w:val="0"/>
            <w:sz w:val="24"/>
            <w:szCs w:val="24"/>
            <w:shd w:val="clear" w:fill="FFFFFF"/>
            <w:lang w:val="en-US" w:eastAsia="zh-CN" w:bidi="ar"/>
          </w:rPr>
          <w:delText>同等条件的核心指向是交易的实质性条款，即与股权或财产转让直接相关的对价及履行方式等，若为从给付义务也需要满足可替代履行或以金钱作价的条件，</w:delText>
        </w:r>
      </w:del>
      <w:del w:id="1847" w:author="投稿人" w:date="2026-03-08T14:08:50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1"/>
        </w:r>
      </w:del>
      <w:ins w:id="1848" w:author="投稿人" w:date="2026-03-08T14:09:18Z">
        <w:r>
          <w:rPr>
            <w:rFonts w:hint="eastAsia" w:ascii="宋体" w:hAnsi="宋体" w:eastAsia="宋体" w:cs="宋体"/>
            <w:i w:val="0"/>
            <w:iCs w:val="0"/>
            <w:caps w:val="0"/>
            <w:color w:val="1F2329"/>
            <w:spacing w:val="0"/>
            <w:kern w:val="0"/>
            <w:sz w:val="24"/>
            <w:szCs w:val="24"/>
            <w:shd w:val="clear" w:fill="FFFFFF"/>
            <w:lang w:val="en-US" w:eastAsia="zh-CN" w:bidi="ar"/>
          </w:rPr>
          <w:t>整体</w:t>
        </w:r>
      </w:ins>
      <w:del w:id="1849" w:author="投稿人" w:date="2026-03-08T14:09:17Z">
        <w:r>
          <w:rPr>
            <w:rFonts w:hint="eastAsia" w:ascii="宋体" w:hAnsi="宋体" w:eastAsia="宋体" w:cs="宋体"/>
            <w:i w:val="0"/>
            <w:iCs w:val="0"/>
            <w:caps w:val="0"/>
            <w:color w:val="1F2329"/>
            <w:spacing w:val="0"/>
            <w:kern w:val="0"/>
            <w:sz w:val="24"/>
            <w:szCs w:val="24"/>
            <w:shd w:val="clear" w:fill="FFFFFF"/>
            <w:lang w:val="en-US" w:eastAsia="zh-CN" w:bidi="ar"/>
          </w:rPr>
          <w:delText>其</w:delText>
        </w:r>
      </w:del>
      <w:r>
        <w:rPr>
          <w:rFonts w:hint="eastAsia" w:ascii="宋体" w:hAnsi="宋体" w:eastAsia="宋体" w:cs="宋体"/>
          <w:i w:val="0"/>
          <w:iCs w:val="0"/>
          <w:caps w:val="0"/>
          <w:color w:val="1F2329"/>
          <w:spacing w:val="0"/>
          <w:kern w:val="0"/>
          <w:sz w:val="24"/>
          <w:szCs w:val="24"/>
          <w:shd w:val="clear" w:fill="FFFFFF"/>
          <w:lang w:val="en-US" w:eastAsia="zh-CN" w:bidi="ar"/>
        </w:rPr>
        <w:t>规范目的在于确保出让</w:t>
      </w:r>
      <w:ins w:id="1850" w:author="投稿人" w:date="2026-03-08T14:09:24Z">
        <w:r>
          <w:rPr>
            <w:rFonts w:hint="eastAsia" w:ascii="宋体" w:hAnsi="宋体" w:eastAsia="宋体" w:cs="宋体"/>
            <w:i w:val="0"/>
            <w:iCs w:val="0"/>
            <w:caps w:val="0"/>
            <w:color w:val="1F2329"/>
            <w:spacing w:val="0"/>
            <w:kern w:val="0"/>
            <w:sz w:val="24"/>
            <w:szCs w:val="24"/>
            <w:shd w:val="clear" w:fill="FFFFFF"/>
            <w:lang w:val="en-US" w:eastAsia="zh-CN" w:bidi="ar"/>
          </w:rPr>
          <w:t>股东</w:t>
        </w:r>
      </w:ins>
      <w:del w:id="1851" w:author="投稿人" w:date="2026-03-08T14:09:22Z">
        <w:r>
          <w:rPr>
            <w:rFonts w:hint="eastAsia" w:ascii="宋体" w:hAnsi="宋体" w:eastAsia="宋体" w:cs="宋体"/>
            <w:i w:val="0"/>
            <w:iCs w:val="0"/>
            <w:caps w:val="0"/>
            <w:color w:val="1F2329"/>
            <w:spacing w:val="0"/>
            <w:kern w:val="0"/>
            <w:sz w:val="24"/>
            <w:szCs w:val="24"/>
            <w:shd w:val="clear" w:fill="FFFFFF"/>
            <w:lang w:val="en-US" w:eastAsia="zh-CN" w:bidi="ar"/>
          </w:rPr>
          <w:delText>人</w:delText>
        </w:r>
      </w:del>
      <w:r>
        <w:rPr>
          <w:rFonts w:hint="eastAsia" w:ascii="宋体" w:hAnsi="宋体" w:eastAsia="宋体" w:cs="宋体"/>
          <w:i w:val="0"/>
          <w:iCs w:val="0"/>
          <w:caps w:val="0"/>
          <w:color w:val="1F2329"/>
          <w:spacing w:val="0"/>
          <w:kern w:val="0"/>
          <w:sz w:val="24"/>
          <w:szCs w:val="24"/>
          <w:shd w:val="clear" w:fill="FFFFFF"/>
          <w:lang w:val="en-US" w:eastAsia="zh-CN" w:bidi="ar"/>
        </w:rPr>
        <w:t>能够获得与第三人交易时同等的经济利益，而并</w:t>
      </w:r>
      <w:bookmarkStart w:id="1" w:name="_GoBack"/>
      <w:bookmarkEnd w:id="1"/>
      <w:r>
        <w:rPr>
          <w:rFonts w:hint="eastAsia" w:ascii="宋体" w:hAnsi="宋体" w:eastAsia="宋体" w:cs="宋体"/>
          <w:i w:val="0"/>
          <w:iCs w:val="0"/>
          <w:caps w:val="0"/>
          <w:color w:val="1F2329"/>
          <w:spacing w:val="0"/>
          <w:kern w:val="0"/>
          <w:sz w:val="24"/>
          <w:szCs w:val="24"/>
          <w:shd w:val="clear" w:fill="FFFFFF"/>
          <w:lang w:val="en-US" w:eastAsia="zh-CN" w:bidi="ar"/>
        </w:rPr>
        <w:t>未涉及交易相对人的主体资格或履约能力等人身性或信赖性因素。合同的成立仅要求当事人就</w:t>
      </w:r>
      <w:del w:id="1852" w:author="投稿人" w:date="2026-03-09T12:44:07Z">
        <w:r>
          <w:rPr>
            <w:rFonts w:hint="default" w:ascii="宋体" w:hAnsi="宋体" w:eastAsia="宋体" w:cs="宋体"/>
            <w:i w:val="0"/>
            <w:iCs w:val="0"/>
            <w:caps w:val="0"/>
            <w:color w:val="1F2329"/>
            <w:spacing w:val="0"/>
            <w:kern w:val="0"/>
            <w:sz w:val="24"/>
            <w:szCs w:val="24"/>
            <w:shd w:val="clear" w:fill="FFFFFF"/>
            <w:lang w:val="en-US" w:eastAsia="zh-CN" w:bidi="ar"/>
          </w:rPr>
          <w:delText>交易条款</w:delText>
        </w:r>
      </w:del>
      <w:ins w:id="1853" w:author="投稿人" w:date="2026-03-09T12:44:08Z">
        <w:r>
          <w:rPr>
            <w:rFonts w:hint="eastAsia" w:ascii="宋体" w:hAnsi="宋体" w:eastAsia="宋体" w:cs="宋体"/>
            <w:i w:val="0"/>
            <w:iCs w:val="0"/>
            <w:caps w:val="0"/>
            <w:color w:val="1F2329"/>
            <w:spacing w:val="0"/>
            <w:kern w:val="0"/>
            <w:sz w:val="24"/>
            <w:szCs w:val="24"/>
            <w:shd w:val="clear" w:fill="FFFFFF"/>
            <w:lang w:val="en-US" w:eastAsia="zh-CN" w:bidi="ar"/>
          </w:rPr>
          <w:t>标的和</w:t>
        </w:r>
      </w:ins>
      <w:ins w:id="1854" w:author="投稿人" w:date="2026-03-09T12:44:09Z">
        <w:r>
          <w:rPr>
            <w:rFonts w:hint="eastAsia" w:ascii="宋体" w:hAnsi="宋体" w:eastAsia="宋体" w:cs="宋体"/>
            <w:i w:val="0"/>
            <w:iCs w:val="0"/>
            <w:caps w:val="0"/>
            <w:color w:val="1F2329"/>
            <w:spacing w:val="0"/>
            <w:kern w:val="0"/>
            <w:sz w:val="24"/>
            <w:szCs w:val="24"/>
            <w:shd w:val="clear" w:fill="FFFFFF"/>
            <w:lang w:val="en-US" w:eastAsia="zh-CN" w:bidi="ar"/>
          </w:rPr>
          <w:t>数量</w:t>
        </w:r>
      </w:ins>
      <w:r>
        <w:rPr>
          <w:rFonts w:hint="eastAsia" w:ascii="宋体" w:hAnsi="宋体" w:eastAsia="宋体" w:cs="宋体"/>
          <w:i w:val="0"/>
          <w:iCs w:val="0"/>
          <w:caps w:val="0"/>
          <w:color w:val="1F2329"/>
          <w:spacing w:val="0"/>
          <w:kern w:val="0"/>
          <w:sz w:val="24"/>
          <w:szCs w:val="24"/>
          <w:shd w:val="clear" w:fill="FFFFFF"/>
          <w:lang w:val="en-US" w:eastAsia="zh-CN" w:bidi="ar"/>
        </w:rPr>
        <w:t>达成合意，而</w:t>
      </w:r>
      <w:ins w:id="1855" w:author="投稿人" w:date="2026-03-09T12:51:46Z">
        <w:r>
          <w:rPr>
            <w:rFonts w:hint="eastAsia" w:ascii="宋体" w:hAnsi="宋体" w:eastAsia="宋体" w:cs="宋体"/>
            <w:i w:val="0"/>
            <w:iCs w:val="0"/>
            <w:caps w:val="0"/>
            <w:color w:val="1F2329"/>
            <w:spacing w:val="0"/>
            <w:kern w:val="0"/>
            <w:sz w:val="24"/>
            <w:szCs w:val="24"/>
            <w:shd w:val="clear" w:fill="FFFFFF"/>
            <w:lang w:val="en-US" w:eastAsia="zh-CN" w:bidi="ar"/>
          </w:rPr>
          <w:t>债务人履行能力</w:t>
        </w:r>
      </w:ins>
      <w:ins w:id="1856" w:author="投稿人" w:date="2026-03-09T12:51:49Z">
        <w:r>
          <w:rPr>
            <w:rFonts w:hint="eastAsia" w:ascii="宋体" w:hAnsi="宋体" w:eastAsia="宋体" w:cs="宋体"/>
            <w:i w:val="0"/>
            <w:iCs w:val="0"/>
            <w:caps w:val="0"/>
            <w:color w:val="1F2329"/>
            <w:spacing w:val="0"/>
            <w:kern w:val="0"/>
            <w:sz w:val="24"/>
            <w:szCs w:val="24"/>
            <w:shd w:val="clear" w:fill="FFFFFF"/>
            <w:lang w:val="en-US" w:eastAsia="zh-CN" w:bidi="ar"/>
          </w:rPr>
          <w:t>影响的是</w:t>
        </w:r>
      </w:ins>
      <w:del w:id="1857" w:author="投稿人" w:date="2026-03-09T12:46:59Z">
        <w:r>
          <w:rPr>
            <w:rFonts w:hint="default" w:ascii="宋体" w:hAnsi="宋体" w:eastAsia="宋体" w:cs="宋体"/>
            <w:i w:val="0"/>
            <w:iCs w:val="0"/>
            <w:caps w:val="0"/>
            <w:color w:val="1F2329"/>
            <w:spacing w:val="0"/>
            <w:kern w:val="0"/>
            <w:sz w:val="24"/>
            <w:szCs w:val="24"/>
            <w:shd w:val="clear" w:fill="FFFFFF"/>
            <w:lang w:val="en-US" w:eastAsia="zh-CN" w:bidi="ar"/>
          </w:rPr>
          <w:delText>合同的履行则依赖于债务人的履约能力</w:delText>
        </w:r>
      </w:del>
      <w:ins w:id="1858" w:author="投稿人" w:date="2026-03-09T12:46:59Z">
        <w:r>
          <w:rPr>
            <w:rFonts w:hint="eastAsia" w:ascii="宋体" w:hAnsi="宋体" w:eastAsia="宋体" w:cs="宋体"/>
            <w:i w:val="0"/>
            <w:iCs w:val="0"/>
            <w:caps w:val="0"/>
            <w:color w:val="1F2329"/>
            <w:spacing w:val="0"/>
            <w:kern w:val="0"/>
            <w:sz w:val="24"/>
            <w:szCs w:val="24"/>
            <w:shd w:val="clear" w:fill="FFFFFF"/>
            <w:lang w:val="en-US" w:eastAsia="zh-CN" w:bidi="ar"/>
          </w:rPr>
          <w:t>合同</w:t>
        </w:r>
      </w:ins>
      <w:ins w:id="1859" w:author="投稿人" w:date="2026-03-09T12:47:00Z">
        <w:r>
          <w:rPr>
            <w:rFonts w:hint="eastAsia" w:ascii="宋体" w:hAnsi="宋体" w:eastAsia="宋体" w:cs="宋体"/>
            <w:i w:val="0"/>
            <w:iCs w:val="0"/>
            <w:caps w:val="0"/>
            <w:color w:val="1F2329"/>
            <w:spacing w:val="0"/>
            <w:kern w:val="0"/>
            <w:sz w:val="24"/>
            <w:szCs w:val="24"/>
            <w:shd w:val="clear" w:fill="FFFFFF"/>
            <w:lang w:val="en-US" w:eastAsia="zh-CN" w:bidi="ar"/>
          </w:rPr>
          <w:t>是否</w:t>
        </w:r>
      </w:ins>
      <w:ins w:id="1860" w:author="投稿人" w:date="2026-03-09T12:47:02Z">
        <w:r>
          <w:rPr>
            <w:rFonts w:hint="eastAsia" w:ascii="宋体" w:hAnsi="宋体" w:eastAsia="宋体" w:cs="宋体"/>
            <w:i w:val="0"/>
            <w:iCs w:val="0"/>
            <w:caps w:val="0"/>
            <w:color w:val="1F2329"/>
            <w:spacing w:val="0"/>
            <w:kern w:val="0"/>
            <w:sz w:val="24"/>
            <w:szCs w:val="24"/>
            <w:shd w:val="clear" w:fill="FFFFFF"/>
            <w:lang w:val="en-US" w:eastAsia="zh-CN" w:bidi="ar"/>
          </w:rPr>
          <w:t>能够</w:t>
        </w:r>
      </w:ins>
      <w:ins w:id="1861" w:author="投稿人" w:date="2026-03-09T12:47:09Z">
        <w:r>
          <w:rPr>
            <w:rFonts w:hint="eastAsia" w:ascii="宋体" w:hAnsi="宋体" w:eastAsia="宋体" w:cs="宋体"/>
            <w:i w:val="0"/>
            <w:iCs w:val="0"/>
            <w:caps w:val="0"/>
            <w:color w:val="1F2329"/>
            <w:spacing w:val="0"/>
            <w:kern w:val="0"/>
            <w:sz w:val="24"/>
            <w:szCs w:val="24"/>
            <w:shd w:val="clear" w:fill="FFFFFF"/>
            <w:lang w:val="en-US" w:eastAsia="zh-CN" w:bidi="ar"/>
          </w:rPr>
          <w:t>完全</w:t>
        </w:r>
      </w:ins>
      <w:ins w:id="1862" w:author="投稿人" w:date="2026-03-09T12:47:11Z">
        <w:r>
          <w:rPr>
            <w:rFonts w:hint="eastAsia" w:ascii="宋体" w:hAnsi="宋体" w:eastAsia="宋体" w:cs="宋体"/>
            <w:i w:val="0"/>
            <w:iCs w:val="0"/>
            <w:caps w:val="0"/>
            <w:color w:val="1F2329"/>
            <w:spacing w:val="0"/>
            <w:kern w:val="0"/>
            <w:sz w:val="24"/>
            <w:szCs w:val="24"/>
            <w:shd w:val="clear" w:fill="FFFFFF"/>
            <w:lang w:val="en-US" w:eastAsia="zh-CN" w:bidi="ar"/>
          </w:rPr>
          <w:t>履行</w:t>
        </w:r>
      </w:ins>
      <w:r>
        <w:rPr>
          <w:rFonts w:hint="eastAsia" w:ascii="宋体" w:hAnsi="宋体" w:eastAsia="宋体" w:cs="宋体"/>
          <w:i w:val="0"/>
          <w:iCs w:val="0"/>
          <w:caps w:val="0"/>
          <w:color w:val="1F2329"/>
          <w:spacing w:val="0"/>
          <w:kern w:val="0"/>
          <w:sz w:val="24"/>
          <w:szCs w:val="24"/>
          <w:shd w:val="clear" w:fill="FFFFFF"/>
          <w:lang w:val="en-US" w:eastAsia="zh-CN" w:bidi="ar"/>
        </w:rPr>
        <w:t>。在股权交易中，</w:t>
      </w:r>
      <w:del w:id="1863" w:author="投稿人" w:date="2026-03-08T11:23:22Z">
        <w:r>
          <w:rPr>
            <w:rFonts w:hint="default" w:ascii="宋体" w:hAnsi="宋体" w:eastAsia="宋体" w:cs="宋体"/>
            <w:i w:val="0"/>
            <w:iCs w:val="0"/>
            <w:caps w:val="0"/>
            <w:color w:val="1F2329"/>
            <w:spacing w:val="0"/>
            <w:kern w:val="0"/>
            <w:sz w:val="24"/>
            <w:szCs w:val="24"/>
            <w:shd w:val="clear" w:fill="FFFFFF"/>
            <w:lang w:val="en-US" w:eastAsia="zh-CN" w:bidi="ar"/>
          </w:rPr>
          <w:delText>出让人</w:delText>
        </w:r>
      </w:del>
      <w:ins w:id="1864" w:author="投稿人" w:date="2026-03-08T11:23:23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del w:id="1865" w:author="投稿人" w:date="2026-03-09T12:49:29Z">
        <w:r>
          <w:rPr>
            <w:rFonts w:hint="eastAsia" w:ascii="宋体" w:hAnsi="宋体" w:eastAsia="宋体" w:cs="宋体"/>
            <w:i w:val="0"/>
            <w:iCs w:val="0"/>
            <w:caps w:val="0"/>
            <w:color w:val="1F2329"/>
            <w:spacing w:val="0"/>
            <w:kern w:val="0"/>
            <w:sz w:val="24"/>
            <w:szCs w:val="24"/>
            <w:shd w:val="clear" w:fill="FFFFFF"/>
            <w:lang w:val="en-US" w:eastAsia="zh-CN" w:bidi="ar"/>
          </w:rPr>
          <w:delText>选择交易相对人</w:delText>
        </w:r>
      </w:del>
      <w:del w:id="1866" w:author="投稿人" w:date="2026-03-09T12:48:12Z">
        <w:r>
          <w:rPr>
            <w:rFonts w:hint="eastAsia" w:ascii="宋体" w:hAnsi="宋体" w:eastAsia="宋体" w:cs="宋体"/>
            <w:i w:val="0"/>
            <w:iCs w:val="0"/>
            <w:caps w:val="0"/>
            <w:color w:val="1F2329"/>
            <w:spacing w:val="0"/>
            <w:kern w:val="0"/>
            <w:sz w:val="24"/>
            <w:szCs w:val="24"/>
            <w:shd w:val="clear" w:fill="FFFFFF"/>
            <w:lang w:val="en-US" w:eastAsia="zh-CN" w:bidi="ar"/>
          </w:rPr>
          <w:delText>时，</w:delText>
        </w:r>
      </w:del>
      <w:r>
        <w:rPr>
          <w:rFonts w:hint="eastAsia" w:ascii="宋体" w:hAnsi="宋体" w:eastAsia="宋体" w:cs="宋体"/>
          <w:i w:val="0"/>
          <w:iCs w:val="0"/>
          <w:caps w:val="0"/>
          <w:color w:val="1F2329"/>
          <w:spacing w:val="0"/>
          <w:kern w:val="0"/>
          <w:sz w:val="24"/>
          <w:szCs w:val="24"/>
          <w:shd w:val="clear" w:fill="FFFFFF"/>
          <w:lang w:val="en-US" w:eastAsia="zh-CN" w:bidi="ar"/>
        </w:rPr>
        <w:t>固然</w:t>
      </w:r>
      <w:del w:id="1867" w:author="投稿人" w:date="2026-03-09T12:49:33Z">
        <w:r>
          <w:rPr>
            <w:rFonts w:hint="eastAsia" w:ascii="宋体" w:hAnsi="宋体" w:eastAsia="宋体" w:cs="宋体"/>
            <w:i w:val="0"/>
            <w:iCs w:val="0"/>
            <w:caps w:val="0"/>
            <w:color w:val="1F2329"/>
            <w:spacing w:val="0"/>
            <w:kern w:val="0"/>
            <w:sz w:val="24"/>
            <w:szCs w:val="24"/>
            <w:shd w:val="clear" w:fill="FFFFFF"/>
            <w:lang w:val="en-US" w:eastAsia="zh-CN" w:bidi="ar"/>
          </w:rPr>
          <w:delText>可能</w:delText>
        </w:r>
      </w:del>
      <w:r>
        <w:rPr>
          <w:rFonts w:hint="eastAsia" w:ascii="宋体" w:hAnsi="宋体" w:eastAsia="宋体" w:cs="宋体"/>
          <w:i w:val="0"/>
          <w:iCs w:val="0"/>
          <w:caps w:val="0"/>
          <w:color w:val="1F2329"/>
          <w:spacing w:val="0"/>
          <w:kern w:val="0"/>
          <w:sz w:val="24"/>
          <w:szCs w:val="24"/>
          <w:shd w:val="clear" w:fill="FFFFFF"/>
          <w:lang w:val="en-US" w:eastAsia="zh-CN" w:bidi="ar"/>
        </w:rPr>
        <w:t>会考虑相对人的资力状况，但这</w:t>
      </w:r>
      <w:del w:id="1868" w:author="投稿人" w:date="2026-03-09T12:55:31Z">
        <w:r>
          <w:rPr>
            <w:rFonts w:hint="default" w:ascii="宋体" w:hAnsi="宋体" w:eastAsia="宋体" w:cs="宋体"/>
            <w:i w:val="0"/>
            <w:iCs w:val="0"/>
            <w:caps w:val="0"/>
            <w:color w:val="1F2329"/>
            <w:spacing w:val="0"/>
            <w:kern w:val="0"/>
            <w:sz w:val="24"/>
            <w:szCs w:val="24"/>
            <w:shd w:val="clear" w:fill="FFFFFF"/>
            <w:lang w:val="en-US" w:eastAsia="zh-CN" w:bidi="ar"/>
          </w:rPr>
          <w:delText>属于出让人的缔约自由范畴，是其基于自身利益判断作出的选择，而非法律规定的同等条件的固有内容</w:delText>
        </w:r>
      </w:del>
      <w:ins w:id="1869" w:author="投稿人" w:date="2026-03-09T12:55:32Z">
        <w:r>
          <w:rPr>
            <w:rFonts w:hint="eastAsia" w:ascii="宋体" w:hAnsi="宋体" w:eastAsia="宋体" w:cs="宋体"/>
            <w:i w:val="0"/>
            <w:iCs w:val="0"/>
            <w:caps w:val="0"/>
            <w:color w:val="1F2329"/>
            <w:spacing w:val="0"/>
            <w:kern w:val="0"/>
            <w:sz w:val="24"/>
            <w:szCs w:val="24"/>
            <w:shd w:val="clear" w:fill="FFFFFF"/>
            <w:lang w:val="en-US" w:eastAsia="zh-CN" w:bidi="ar"/>
          </w:rPr>
          <w:t>已</w:t>
        </w:r>
      </w:ins>
      <w:ins w:id="1870" w:author="投稿人" w:date="2026-03-09T12:55:33Z">
        <w:r>
          <w:rPr>
            <w:rFonts w:hint="eastAsia" w:ascii="宋体" w:hAnsi="宋体" w:eastAsia="宋体" w:cs="宋体"/>
            <w:i w:val="0"/>
            <w:iCs w:val="0"/>
            <w:caps w:val="0"/>
            <w:color w:val="1F2329"/>
            <w:spacing w:val="0"/>
            <w:kern w:val="0"/>
            <w:sz w:val="24"/>
            <w:szCs w:val="24"/>
            <w:shd w:val="clear" w:fill="FFFFFF"/>
            <w:lang w:val="en-US" w:eastAsia="zh-CN" w:bidi="ar"/>
          </w:rPr>
          <w:t>属于</w:t>
        </w:r>
      </w:ins>
      <w:ins w:id="1871" w:author="投稿人" w:date="2026-03-09T12:55:34Z">
        <w:r>
          <w:rPr>
            <w:rFonts w:hint="eastAsia" w:ascii="宋体" w:hAnsi="宋体" w:eastAsia="宋体" w:cs="宋体"/>
            <w:i w:val="0"/>
            <w:iCs w:val="0"/>
            <w:caps w:val="0"/>
            <w:color w:val="1F2329"/>
            <w:spacing w:val="0"/>
            <w:kern w:val="0"/>
            <w:sz w:val="24"/>
            <w:szCs w:val="24"/>
            <w:shd w:val="clear" w:fill="FFFFFF"/>
            <w:lang w:val="en-US" w:eastAsia="zh-CN" w:bidi="ar"/>
          </w:rPr>
          <w:t>出让</w:t>
        </w:r>
      </w:ins>
      <w:ins w:id="1872" w:author="投稿人" w:date="2026-03-09T12:55:35Z">
        <w:r>
          <w:rPr>
            <w:rFonts w:hint="eastAsia" w:ascii="宋体" w:hAnsi="宋体" w:eastAsia="宋体" w:cs="宋体"/>
            <w:i w:val="0"/>
            <w:iCs w:val="0"/>
            <w:caps w:val="0"/>
            <w:color w:val="1F2329"/>
            <w:spacing w:val="0"/>
            <w:kern w:val="0"/>
            <w:sz w:val="24"/>
            <w:szCs w:val="24"/>
            <w:shd w:val="clear" w:fill="FFFFFF"/>
            <w:lang w:val="en-US" w:eastAsia="zh-CN" w:bidi="ar"/>
          </w:rPr>
          <w:t>股东对</w:t>
        </w:r>
      </w:ins>
      <w:ins w:id="1873" w:author="投稿人" w:date="2026-03-09T12:55:36Z">
        <w:r>
          <w:rPr>
            <w:rFonts w:hint="eastAsia" w:ascii="宋体" w:hAnsi="宋体" w:eastAsia="宋体" w:cs="宋体"/>
            <w:i w:val="0"/>
            <w:iCs w:val="0"/>
            <w:caps w:val="0"/>
            <w:color w:val="1F2329"/>
            <w:spacing w:val="0"/>
            <w:kern w:val="0"/>
            <w:sz w:val="24"/>
            <w:szCs w:val="24"/>
            <w:shd w:val="clear" w:fill="FFFFFF"/>
            <w:lang w:val="en-US" w:eastAsia="zh-CN" w:bidi="ar"/>
          </w:rPr>
          <w:t>合同</w:t>
        </w:r>
      </w:ins>
      <w:ins w:id="1874" w:author="投稿人" w:date="2026-03-09T12:55:37Z">
        <w:r>
          <w:rPr>
            <w:rFonts w:hint="eastAsia" w:ascii="宋体" w:hAnsi="宋体" w:eastAsia="宋体" w:cs="宋体"/>
            <w:i w:val="0"/>
            <w:iCs w:val="0"/>
            <w:caps w:val="0"/>
            <w:color w:val="1F2329"/>
            <w:spacing w:val="0"/>
            <w:kern w:val="0"/>
            <w:sz w:val="24"/>
            <w:szCs w:val="24"/>
            <w:shd w:val="clear" w:fill="FFFFFF"/>
            <w:lang w:val="en-US" w:eastAsia="zh-CN" w:bidi="ar"/>
          </w:rPr>
          <w:t>订立后</w:t>
        </w:r>
      </w:ins>
      <w:ins w:id="1875" w:author="投稿人" w:date="2026-03-09T12:55:39Z">
        <w:r>
          <w:rPr>
            <w:rFonts w:hint="eastAsia" w:ascii="宋体" w:hAnsi="宋体" w:eastAsia="宋体" w:cs="宋体"/>
            <w:i w:val="0"/>
            <w:iCs w:val="0"/>
            <w:caps w:val="0"/>
            <w:color w:val="1F2329"/>
            <w:spacing w:val="0"/>
            <w:kern w:val="0"/>
            <w:sz w:val="24"/>
            <w:szCs w:val="24"/>
            <w:shd w:val="clear" w:fill="FFFFFF"/>
            <w:lang w:val="en-US" w:eastAsia="zh-CN" w:bidi="ar"/>
          </w:rPr>
          <w:t>考虑的</w:t>
        </w:r>
      </w:ins>
      <w:ins w:id="1876" w:author="投稿人" w:date="2026-03-09T12:55:44Z">
        <w:r>
          <w:rPr>
            <w:rFonts w:hint="eastAsia" w:ascii="宋体" w:hAnsi="宋体" w:eastAsia="宋体" w:cs="宋体"/>
            <w:i w:val="0"/>
            <w:iCs w:val="0"/>
            <w:caps w:val="0"/>
            <w:color w:val="1F2329"/>
            <w:spacing w:val="0"/>
            <w:kern w:val="0"/>
            <w:sz w:val="24"/>
            <w:szCs w:val="24"/>
            <w:shd w:val="clear" w:fill="FFFFFF"/>
            <w:lang w:val="en-US" w:eastAsia="zh-CN" w:bidi="ar"/>
          </w:rPr>
          <w:t>因素，</w:t>
        </w:r>
      </w:ins>
      <w:ins w:id="1877" w:author="投稿人" w:date="2026-03-09T12:55:52Z">
        <w:r>
          <w:rPr>
            <w:rFonts w:hint="eastAsia" w:ascii="宋体" w:hAnsi="宋体" w:eastAsia="宋体" w:cs="宋体"/>
            <w:i w:val="0"/>
            <w:iCs w:val="0"/>
            <w:caps w:val="0"/>
            <w:color w:val="1F2329"/>
            <w:spacing w:val="0"/>
            <w:kern w:val="0"/>
            <w:sz w:val="24"/>
            <w:szCs w:val="24"/>
            <w:shd w:val="clear" w:fill="FFFFFF"/>
            <w:lang w:val="en-US" w:eastAsia="zh-CN" w:bidi="ar"/>
          </w:rPr>
          <w:t>与</w:t>
        </w:r>
      </w:ins>
      <w:ins w:id="1878" w:author="投稿人" w:date="2026-03-09T12:55:53Z">
        <w:r>
          <w:rPr>
            <w:rFonts w:hint="eastAsia" w:ascii="宋体" w:hAnsi="宋体" w:eastAsia="宋体" w:cs="宋体"/>
            <w:i w:val="0"/>
            <w:iCs w:val="0"/>
            <w:caps w:val="0"/>
            <w:color w:val="1F2329"/>
            <w:spacing w:val="0"/>
            <w:kern w:val="0"/>
            <w:sz w:val="24"/>
            <w:szCs w:val="24"/>
            <w:shd w:val="clear" w:fill="FFFFFF"/>
            <w:lang w:val="en-US" w:eastAsia="zh-CN" w:bidi="ar"/>
          </w:rPr>
          <w:t>合同成立</w:t>
        </w:r>
      </w:ins>
      <w:ins w:id="1879" w:author="投稿人" w:date="2026-03-09T12:55:55Z">
        <w:r>
          <w:rPr>
            <w:rFonts w:hint="eastAsia" w:ascii="宋体" w:hAnsi="宋体" w:eastAsia="宋体" w:cs="宋体"/>
            <w:i w:val="0"/>
            <w:iCs w:val="0"/>
            <w:caps w:val="0"/>
            <w:color w:val="1F2329"/>
            <w:spacing w:val="0"/>
            <w:kern w:val="0"/>
            <w:sz w:val="24"/>
            <w:szCs w:val="24"/>
            <w:shd w:val="clear" w:fill="FFFFFF"/>
            <w:lang w:val="en-US" w:eastAsia="zh-CN" w:bidi="ar"/>
          </w:rPr>
          <w:t>无涉</w:t>
        </w:r>
      </w:ins>
      <w:r>
        <w:rPr>
          <w:rFonts w:hint="eastAsia" w:ascii="宋体" w:hAnsi="宋体" w:eastAsia="宋体" w:cs="宋体"/>
          <w:i w:val="0"/>
          <w:iCs w:val="0"/>
          <w:caps w:val="0"/>
          <w:color w:val="1F2329"/>
          <w:spacing w:val="0"/>
          <w:kern w:val="0"/>
          <w:sz w:val="24"/>
          <w:szCs w:val="24"/>
          <w:shd w:val="clear" w:fill="FFFFFF"/>
          <w:lang w:val="en-US" w:eastAsia="zh-CN" w:bidi="ar"/>
        </w:rPr>
        <w:t>。此外，对于同等条件的认定标准可区分为绝对同等条件说</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2"/>
      </w:r>
      <w:r>
        <w:rPr>
          <w:rFonts w:hint="eastAsia" w:ascii="宋体" w:hAnsi="宋体" w:eastAsia="宋体" w:cs="宋体"/>
          <w:i w:val="0"/>
          <w:iCs w:val="0"/>
          <w:caps w:val="0"/>
          <w:color w:val="1F2329"/>
          <w:spacing w:val="0"/>
          <w:kern w:val="0"/>
          <w:sz w:val="24"/>
          <w:szCs w:val="24"/>
          <w:shd w:val="clear" w:fill="FFFFFF"/>
          <w:lang w:val="en-US" w:eastAsia="zh-CN" w:bidi="ar"/>
        </w:rPr>
        <w:t>与相对同等条件说</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3"/>
      </w:r>
      <w:r>
        <w:rPr>
          <w:rFonts w:hint="eastAsia" w:ascii="宋体" w:hAnsi="宋体" w:eastAsia="宋体" w:cs="宋体"/>
          <w:i w:val="0"/>
          <w:iCs w:val="0"/>
          <w:caps w:val="0"/>
          <w:color w:val="1F2329"/>
          <w:spacing w:val="0"/>
          <w:kern w:val="0"/>
          <w:sz w:val="24"/>
          <w:szCs w:val="24"/>
          <w:shd w:val="clear" w:fill="FFFFFF"/>
          <w:lang w:val="en-US" w:eastAsia="zh-CN" w:bidi="ar"/>
        </w:rPr>
        <w:t>，目前的主流观点是后者，缺陷在于相对同等条件的模糊性</w:t>
      </w:r>
      <w:del w:id="1880" w:author="投稿人" w:date="2026-03-08T11:20:21Z">
        <w:r>
          <w:rPr>
            <w:rFonts w:hint="eastAsia" w:ascii="宋体" w:hAnsi="宋体" w:eastAsia="宋体" w:cs="宋体"/>
            <w:i w:val="0"/>
            <w:iCs w:val="0"/>
            <w:caps w:val="0"/>
            <w:color w:val="1F2329"/>
            <w:spacing w:val="0"/>
            <w:kern w:val="0"/>
            <w:sz w:val="24"/>
            <w:szCs w:val="24"/>
            <w:shd w:val="clear" w:fill="FFFFFF"/>
            <w:lang w:val="en-US" w:eastAsia="zh-CN" w:bidi="ar"/>
          </w:rPr>
          <w:delText>，这</w:delText>
        </w:r>
      </w:del>
      <w:r>
        <w:rPr>
          <w:rFonts w:hint="eastAsia" w:ascii="宋体" w:hAnsi="宋体" w:eastAsia="宋体" w:cs="宋体"/>
          <w:i w:val="0"/>
          <w:iCs w:val="0"/>
          <w:caps w:val="0"/>
          <w:color w:val="1F2329"/>
          <w:spacing w:val="0"/>
          <w:kern w:val="0"/>
          <w:sz w:val="24"/>
          <w:szCs w:val="24"/>
          <w:shd w:val="clear" w:fill="FFFFFF"/>
          <w:lang w:val="en-US" w:eastAsia="zh-CN" w:bidi="ar"/>
        </w:rPr>
        <w:t>给法律适用带来了不确定性的风险，</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4"/>
      </w:r>
      <w:ins w:id="1881" w:author="投稿人" w:date="2026-03-09T13:09:21Z">
        <w:r>
          <w:rPr>
            <w:rFonts w:hint="eastAsia" w:ascii="宋体" w:hAnsi="宋体" w:eastAsia="宋体" w:cs="宋体"/>
            <w:i w:val="0"/>
            <w:iCs w:val="0"/>
            <w:caps w:val="0"/>
            <w:color w:val="1F2329"/>
            <w:spacing w:val="0"/>
            <w:kern w:val="0"/>
            <w:sz w:val="24"/>
            <w:szCs w:val="24"/>
            <w:shd w:val="clear" w:fill="FFFFFF"/>
            <w:lang w:val="en-US" w:eastAsia="zh-CN" w:bidi="ar"/>
          </w:rPr>
          <w:t>有观点认为只有在同等条件的基础上加入同等履行能力，才能充分保护转让人利益，</w:t>
        </w:r>
      </w:ins>
      <w:ins w:id="1882" w:author="投稿人" w:date="2026-03-09T13:09:21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5"/>
        </w:r>
      </w:ins>
      <w:ins w:id="1883" w:author="投稿人" w:date="2026-03-09T13:09:21Z">
        <w:r>
          <w:rPr>
            <w:rFonts w:hint="eastAsia" w:ascii="宋体" w:hAnsi="宋体" w:eastAsia="宋体" w:cs="宋体"/>
            <w:i w:val="0"/>
            <w:iCs w:val="0"/>
            <w:caps w:val="0"/>
            <w:color w:val="1F2329"/>
            <w:spacing w:val="0"/>
            <w:kern w:val="0"/>
            <w:sz w:val="24"/>
            <w:szCs w:val="24"/>
            <w:shd w:val="clear" w:fill="FFFFFF"/>
            <w:lang w:val="en-US" w:eastAsia="zh-CN" w:bidi="ar"/>
          </w:rPr>
          <w:t>然履行能力的判断本身具有模糊性，对于“同等”的要求既无必要也无可能。</w:t>
        </w:r>
      </w:ins>
      <w:del w:id="1884" w:author="投稿人" w:date="2026-03-08T11:20:29Z">
        <w:r>
          <w:rPr>
            <w:rFonts w:hint="eastAsia" w:ascii="宋体" w:hAnsi="宋体" w:eastAsia="宋体" w:cs="宋体"/>
            <w:i w:val="0"/>
            <w:iCs w:val="0"/>
            <w:caps w:val="0"/>
            <w:color w:val="1F2329"/>
            <w:spacing w:val="0"/>
            <w:kern w:val="0"/>
            <w:sz w:val="24"/>
            <w:szCs w:val="24"/>
            <w:shd w:val="clear" w:fill="FFFFFF"/>
            <w:lang w:val="en-US" w:eastAsia="zh-CN" w:bidi="ar"/>
          </w:rPr>
          <w:delText xml:space="preserve"> </w:delText>
        </w:r>
      </w:del>
      <w:r>
        <w:rPr>
          <w:rFonts w:hint="eastAsia" w:ascii="宋体" w:hAnsi="宋体" w:eastAsia="宋体" w:cs="宋体"/>
          <w:i w:val="0"/>
          <w:iCs w:val="0"/>
          <w:caps w:val="0"/>
          <w:color w:val="1F2329"/>
          <w:spacing w:val="0"/>
          <w:kern w:val="0"/>
          <w:sz w:val="24"/>
          <w:szCs w:val="24"/>
          <w:shd w:val="clear" w:fill="FFFFFF"/>
          <w:lang w:val="en-US" w:eastAsia="zh-CN" w:bidi="ar"/>
        </w:rPr>
        <w:t>履约能力的判断涉及相对人的资产状况、信用水平、担保能力等多个方面，同样具有极强的主观性和不确定性，若将同等履行能力也</w:t>
      </w:r>
      <w:ins w:id="1885" w:author="投稿人" w:date="2026-03-08T14:47:12Z">
        <w:r>
          <w:rPr>
            <w:rFonts w:hint="eastAsia" w:ascii="宋体" w:hAnsi="宋体" w:eastAsia="宋体" w:cs="宋体"/>
            <w:i w:val="0"/>
            <w:iCs w:val="0"/>
            <w:caps w:val="0"/>
            <w:color w:val="1F2329"/>
            <w:spacing w:val="0"/>
            <w:kern w:val="0"/>
            <w:sz w:val="24"/>
            <w:szCs w:val="24"/>
            <w:shd w:val="clear" w:fill="FFFFFF"/>
            <w:lang w:val="en-US" w:eastAsia="zh-CN" w:bidi="ar"/>
          </w:rPr>
          <w:t>纳入</w:t>
        </w:r>
      </w:ins>
      <w:del w:id="1886" w:author="投稿人" w:date="2026-03-08T14:47:12Z">
        <w:r>
          <w:rPr>
            <w:rFonts w:hint="eastAsia" w:ascii="宋体" w:hAnsi="宋体" w:eastAsia="宋体" w:cs="宋体"/>
            <w:i w:val="0"/>
            <w:iCs w:val="0"/>
            <w:caps w:val="0"/>
            <w:color w:val="1F2329"/>
            <w:spacing w:val="0"/>
            <w:kern w:val="0"/>
            <w:sz w:val="24"/>
            <w:szCs w:val="24"/>
            <w:shd w:val="clear" w:fill="FFFFFF"/>
            <w:lang w:val="en-US" w:eastAsia="zh-CN" w:bidi="ar"/>
          </w:rPr>
          <w:delText>纳入进</w:delText>
        </w:r>
      </w:del>
      <w:r>
        <w:rPr>
          <w:rFonts w:hint="eastAsia" w:ascii="宋体" w:hAnsi="宋体" w:eastAsia="宋体" w:cs="宋体"/>
          <w:i w:val="0"/>
          <w:iCs w:val="0"/>
          <w:caps w:val="0"/>
          <w:color w:val="1F2329"/>
          <w:spacing w:val="0"/>
          <w:kern w:val="0"/>
          <w:sz w:val="24"/>
          <w:szCs w:val="24"/>
          <w:shd w:val="clear" w:fill="FFFFFF"/>
          <w:lang w:val="en-US" w:eastAsia="zh-CN" w:bidi="ar"/>
        </w:rPr>
        <w:t>同等条件的内涵，可能加剧同等条件的认定标准模糊的问题，与明确权利行使标准、减少纠纷的规范目的相悖。</w:t>
      </w:r>
    </w:p>
    <w:p w14:paraId="6F6E7D38">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履行能力是对</w:t>
      </w:r>
      <w:del w:id="1887" w:author="投稿人" w:date="2026-03-08T11:23:33Z">
        <w:r>
          <w:rPr>
            <w:rFonts w:hint="default" w:ascii="宋体" w:hAnsi="宋体" w:eastAsia="宋体" w:cs="宋体"/>
            <w:i w:val="0"/>
            <w:iCs w:val="0"/>
            <w:caps w:val="0"/>
            <w:color w:val="1F2329"/>
            <w:spacing w:val="0"/>
            <w:kern w:val="0"/>
            <w:sz w:val="24"/>
            <w:szCs w:val="24"/>
            <w:shd w:val="clear" w:fill="FFFFFF"/>
            <w:lang w:val="en-US" w:eastAsia="zh-CN" w:bidi="ar"/>
          </w:rPr>
          <w:delText>出让人</w:delText>
        </w:r>
      </w:del>
      <w:ins w:id="1888" w:author="投稿人" w:date="2026-03-08T11:23:33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r>
        <w:rPr>
          <w:rFonts w:hint="eastAsia" w:ascii="宋体" w:hAnsi="宋体" w:eastAsia="宋体" w:cs="宋体"/>
          <w:i w:val="0"/>
          <w:iCs w:val="0"/>
          <w:caps w:val="0"/>
          <w:color w:val="1F2329"/>
          <w:spacing w:val="0"/>
          <w:kern w:val="0"/>
          <w:sz w:val="24"/>
          <w:szCs w:val="24"/>
          <w:shd w:val="clear" w:fill="FFFFFF"/>
          <w:lang w:val="en-US" w:eastAsia="zh-CN" w:bidi="ar"/>
        </w:rPr>
        <w:t>保护的重要补充</w:t>
      </w:r>
      <w:ins w:id="1889" w:author="投稿人" w:date="2026-03-08T11:21:29Z">
        <w:r>
          <w:rPr>
            <w:rFonts w:hint="eastAsia" w:ascii="宋体" w:hAnsi="宋体" w:eastAsia="宋体" w:cs="宋体"/>
            <w:i w:val="0"/>
            <w:iCs w:val="0"/>
            <w:caps w:val="0"/>
            <w:color w:val="1F2329"/>
            <w:spacing w:val="0"/>
            <w:kern w:val="0"/>
            <w:sz w:val="24"/>
            <w:szCs w:val="24"/>
            <w:shd w:val="clear" w:fill="FFFFFF"/>
            <w:lang w:val="en-US" w:eastAsia="zh-CN" w:bidi="ar"/>
          </w:rPr>
          <w:t>，</w:t>
        </w:r>
      </w:ins>
      <w:del w:id="1890" w:author="投稿人" w:date="2026-03-08T11:21:28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若完全不考虑</w:t>
      </w:r>
      <w:del w:id="1891" w:author="投稿人" w:date="2026-03-08T11:23:43Z">
        <w:r>
          <w:rPr>
            <w:rFonts w:hint="default" w:ascii="宋体" w:hAnsi="宋体" w:eastAsia="宋体" w:cs="宋体"/>
            <w:i w:val="0"/>
            <w:iCs w:val="0"/>
            <w:caps w:val="0"/>
            <w:color w:val="1F2329"/>
            <w:spacing w:val="0"/>
            <w:kern w:val="0"/>
            <w:sz w:val="24"/>
            <w:szCs w:val="24"/>
            <w:shd w:val="clear" w:fill="FFFFFF"/>
            <w:lang w:val="en-US" w:eastAsia="zh-CN" w:bidi="ar"/>
          </w:rPr>
          <w:delText>优先权人</w:delText>
        </w:r>
      </w:del>
      <w:ins w:id="1892" w:author="投稿人" w:date="2026-03-08T11:23:43Z">
        <w:r>
          <w:rPr>
            <w:rFonts w:hint="eastAsia" w:ascii="宋体" w:hAnsi="宋体" w:eastAsia="宋体" w:cs="宋体"/>
            <w:i w:val="0"/>
            <w:iCs w:val="0"/>
            <w:caps w:val="0"/>
            <w:color w:val="1F2329"/>
            <w:spacing w:val="0"/>
            <w:kern w:val="0"/>
            <w:sz w:val="24"/>
            <w:szCs w:val="24"/>
            <w:shd w:val="clear" w:fill="FFFFFF"/>
            <w:lang w:val="en-US" w:eastAsia="zh-CN" w:bidi="ar"/>
          </w:rPr>
          <w:t>其他</w:t>
        </w:r>
      </w:ins>
      <w:ins w:id="1893" w:author="投稿人" w:date="2026-03-08T11:23:45Z">
        <w:r>
          <w:rPr>
            <w:rFonts w:hint="eastAsia" w:ascii="宋体" w:hAnsi="宋体" w:eastAsia="宋体" w:cs="宋体"/>
            <w:i w:val="0"/>
            <w:iCs w:val="0"/>
            <w:caps w:val="0"/>
            <w:color w:val="1F2329"/>
            <w:spacing w:val="0"/>
            <w:kern w:val="0"/>
            <w:sz w:val="24"/>
            <w:szCs w:val="24"/>
            <w:shd w:val="clear" w:fill="FFFFFF"/>
            <w:lang w:val="en-US" w:eastAsia="zh-CN" w:bidi="ar"/>
          </w:rPr>
          <w:t>股东</w:t>
        </w:r>
      </w:ins>
      <w:r>
        <w:rPr>
          <w:rFonts w:hint="eastAsia" w:ascii="宋体" w:hAnsi="宋体" w:eastAsia="宋体" w:cs="宋体"/>
          <w:i w:val="0"/>
          <w:iCs w:val="0"/>
          <w:caps w:val="0"/>
          <w:color w:val="1F2329"/>
          <w:spacing w:val="0"/>
          <w:kern w:val="0"/>
          <w:sz w:val="24"/>
          <w:szCs w:val="24"/>
          <w:shd w:val="clear" w:fill="FFFFFF"/>
          <w:lang w:val="en-US" w:eastAsia="zh-CN" w:bidi="ar"/>
        </w:rPr>
        <w:t>的履行能力，仅以同等条件作为优先购买权的行使条件，可能导致出让股东利益遭受不当损害。在</w:t>
      </w:r>
      <w:del w:id="1894" w:author="投稿人" w:date="2026-03-08T11:23:54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895" w:author="投稿人" w:date="2026-03-08T11:23:54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缺乏履行能力的情况下，</w:t>
      </w:r>
      <w:del w:id="1896" w:author="投稿人" w:date="2026-03-09T13:02:24Z">
        <w:r>
          <w:rPr>
            <w:rFonts w:hint="eastAsia" w:ascii="宋体" w:hAnsi="宋体" w:eastAsia="宋体" w:cs="宋体"/>
            <w:i w:val="0"/>
            <w:iCs w:val="0"/>
            <w:caps w:val="0"/>
            <w:color w:val="1F2329"/>
            <w:spacing w:val="0"/>
            <w:kern w:val="0"/>
            <w:sz w:val="24"/>
            <w:szCs w:val="24"/>
            <w:shd w:val="clear" w:fill="FFFFFF"/>
            <w:lang w:val="en-US" w:eastAsia="zh-CN" w:bidi="ar"/>
          </w:rPr>
          <w:delText>若其主张行使优先购买权，</w:delText>
        </w:r>
      </w:del>
      <w:r>
        <w:rPr>
          <w:rFonts w:hint="eastAsia" w:ascii="宋体" w:hAnsi="宋体" w:eastAsia="宋体" w:cs="宋体"/>
          <w:i w:val="0"/>
          <w:iCs w:val="0"/>
          <w:caps w:val="0"/>
          <w:color w:val="1F2329"/>
          <w:spacing w:val="0"/>
          <w:kern w:val="0"/>
          <w:sz w:val="24"/>
          <w:szCs w:val="24"/>
          <w:shd w:val="clear" w:fill="FFFFFF"/>
          <w:lang w:val="en-US" w:eastAsia="zh-CN" w:bidi="ar"/>
        </w:rPr>
        <w:t>即使</w:t>
      </w:r>
      <w:ins w:id="1897" w:author="投稿人" w:date="2026-03-09T13:02:32Z">
        <w:r>
          <w:rPr>
            <w:rFonts w:hint="eastAsia" w:ascii="宋体" w:hAnsi="宋体" w:eastAsia="宋体" w:cs="宋体"/>
            <w:i w:val="0"/>
            <w:iCs w:val="0"/>
            <w:caps w:val="0"/>
            <w:color w:val="1F2329"/>
            <w:spacing w:val="0"/>
            <w:kern w:val="0"/>
            <w:sz w:val="24"/>
            <w:szCs w:val="24"/>
            <w:shd w:val="clear" w:fill="FFFFFF"/>
            <w:lang w:val="en-US" w:eastAsia="zh-CN" w:bidi="ar"/>
          </w:rPr>
          <w:t>提出的</w:t>
        </w:r>
      </w:ins>
      <w:r>
        <w:rPr>
          <w:rFonts w:hint="eastAsia" w:ascii="宋体" w:hAnsi="宋体" w:eastAsia="宋体" w:cs="宋体"/>
          <w:i w:val="0"/>
          <w:iCs w:val="0"/>
          <w:caps w:val="0"/>
          <w:color w:val="1F2329"/>
          <w:spacing w:val="0"/>
          <w:kern w:val="0"/>
          <w:sz w:val="24"/>
          <w:szCs w:val="24"/>
          <w:shd w:val="clear" w:fill="FFFFFF"/>
          <w:lang w:val="en-US" w:eastAsia="zh-CN" w:bidi="ar"/>
        </w:rPr>
        <w:t>交易</w:t>
      </w:r>
      <w:ins w:id="1898" w:author="投稿人" w:date="2026-03-09T13:02:35Z">
        <w:r>
          <w:rPr>
            <w:rFonts w:hint="eastAsia" w:ascii="宋体" w:hAnsi="宋体" w:eastAsia="宋体" w:cs="宋体"/>
            <w:i w:val="0"/>
            <w:iCs w:val="0"/>
            <w:caps w:val="0"/>
            <w:color w:val="1F2329"/>
            <w:spacing w:val="0"/>
            <w:kern w:val="0"/>
            <w:sz w:val="24"/>
            <w:szCs w:val="24"/>
            <w:shd w:val="clear" w:fill="FFFFFF"/>
            <w:lang w:val="en-US" w:eastAsia="zh-CN" w:bidi="ar"/>
          </w:rPr>
          <w:t>条件</w:t>
        </w:r>
      </w:ins>
      <w:del w:id="1899" w:author="投稿人" w:date="2026-03-09T13:02:34Z">
        <w:r>
          <w:rPr>
            <w:rFonts w:hint="eastAsia" w:ascii="宋体" w:hAnsi="宋体" w:eastAsia="宋体" w:cs="宋体"/>
            <w:i w:val="0"/>
            <w:iCs w:val="0"/>
            <w:caps w:val="0"/>
            <w:color w:val="1F2329"/>
            <w:spacing w:val="0"/>
            <w:kern w:val="0"/>
            <w:sz w:val="24"/>
            <w:szCs w:val="24"/>
            <w:shd w:val="clear" w:fill="FFFFFF"/>
            <w:lang w:val="en-US" w:eastAsia="zh-CN" w:bidi="ar"/>
          </w:rPr>
          <w:delText>条</w:delText>
        </w:r>
      </w:del>
      <w:del w:id="1900" w:author="投稿人" w:date="2026-03-09T13:02:33Z">
        <w:r>
          <w:rPr>
            <w:rFonts w:hint="eastAsia" w:ascii="宋体" w:hAnsi="宋体" w:eastAsia="宋体" w:cs="宋体"/>
            <w:i w:val="0"/>
            <w:iCs w:val="0"/>
            <w:caps w:val="0"/>
            <w:color w:val="1F2329"/>
            <w:spacing w:val="0"/>
            <w:kern w:val="0"/>
            <w:sz w:val="24"/>
            <w:szCs w:val="24"/>
            <w:shd w:val="clear" w:fill="FFFFFF"/>
            <w:lang w:val="en-US" w:eastAsia="zh-CN" w:bidi="ar"/>
          </w:rPr>
          <w:delText>款</w:delText>
        </w:r>
      </w:del>
      <w:r>
        <w:rPr>
          <w:rFonts w:hint="eastAsia" w:ascii="宋体" w:hAnsi="宋体" w:eastAsia="宋体" w:cs="宋体"/>
          <w:i w:val="0"/>
          <w:iCs w:val="0"/>
          <w:caps w:val="0"/>
          <w:color w:val="1F2329"/>
          <w:spacing w:val="0"/>
          <w:kern w:val="0"/>
          <w:sz w:val="24"/>
          <w:szCs w:val="24"/>
          <w:shd w:val="clear" w:fill="FFFFFF"/>
          <w:lang w:val="en-US" w:eastAsia="zh-CN" w:bidi="ar"/>
        </w:rPr>
        <w:t>与</w:t>
      </w:r>
      <w:ins w:id="1901" w:author="投稿人" w:date="2026-03-09T13:02:37Z">
        <w:r>
          <w:rPr>
            <w:rFonts w:hint="eastAsia" w:ascii="宋体" w:hAnsi="宋体" w:eastAsia="宋体" w:cs="宋体"/>
            <w:i w:val="0"/>
            <w:iCs w:val="0"/>
            <w:caps w:val="0"/>
            <w:color w:val="1F2329"/>
            <w:spacing w:val="0"/>
            <w:kern w:val="0"/>
            <w:sz w:val="24"/>
            <w:szCs w:val="24"/>
            <w:shd w:val="clear" w:fill="FFFFFF"/>
            <w:lang w:val="en-US" w:eastAsia="zh-CN" w:bidi="ar"/>
          </w:rPr>
          <w:t>外部</w:t>
        </w:r>
      </w:ins>
      <w:ins w:id="1902" w:author="投稿人" w:date="2026-03-09T13:02:38Z">
        <w:r>
          <w:rPr>
            <w:rFonts w:hint="eastAsia" w:ascii="宋体" w:hAnsi="宋体" w:eastAsia="宋体" w:cs="宋体"/>
            <w:i w:val="0"/>
            <w:iCs w:val="0"/>
            <w:caps w:val="0"/>
            <w:color w:val="1F2329"/>
            <w:spacing w:val="0"/>
            <w:kern w:val="0"/>
            <w:sz w:val="24"/>
            <w:szCs w:val="24"/>
            <w:shd w:val="clear" w:fill="FFFFFF"/>
            <w:lang w:val="en-US" w:eastAsia="zh-CN" w:bidi="ar"/>
          </w:rPr>
          <w:t>受让人</w:t>
        </w:r>
      </w:ins>
      <w:del w:id="1903" w:author="投稿人" w:date="2026-03-09T13:02:37Z">
        <w:r>
          <w:rPr>
            <w:rFonts w:hint="eastAsia" w:ascii="宋体" w:hAnsi="宋体" w:eastAsia="宋体" w:cs="宋体"/>
            <w:i w:val="0"/>
            <w:iCs w:val="0"/>
            <w:caps w:val="0"/>
            <w:color w:val="1F2329"/>
            <w:spacing w:val="0"/>
            <w:kern w:val="0"/>
            <w:sz w:val="24"/>
            <w:szCs w:val="24"/>
            <w:shd w:val="clear" w:fill="FFFFFF"/>
            <w:lang w:val="en-US" w:eastAsia="zh-CN" w:bidi="ar"/>
          </w:rPr>
          <w:delText>第</w:delText>
        </w:r>
      </w:del>
      <w:del w:id="1904" w:author="投稿人" w:date="2026-03-09T13:02:36Z">
        <w:r>
          <w:rPr>
            <w:rFonts w:hint="eastAsia" w:ascii="宋体" w:hAnsi="宋体" w:eastAsia="宋体" w:cs="宋体"/>
            <w:i w:val="0"/>
            <w:iCs w:val="0"/>
            <w:caps w:val="0"/>
            <w:color w:val="1F2329"/>
            <w:spacing w:val="0"/>
            <w:kern w:val="0"/>
            <w:sz w:val="24"/>
            <w:szCs w:val="24"/>
            <w:shd w:val="clear" w:fill="FFFFFF"/>
            <w:lang w:val="en-US" w:eastAsia="zh-CN" w:bidi="ar"/>
          </w:rPr>
          <w:delText>三人</w:delText>
        </w:r>
      </w:del>
      <w:r>
        <w:rPr>
          <w:rFonts w:hint="eastAsia" w:ascii="宋体" w:hAnsi="宋体" w:eastAsia="宋体" w:cs="宋体"/>
          <w:i w:val="0"/>
          <w:iCs w:val="0"/>
          <w:caps w:val="0"/>
          <w:color w:val="1F2329"/>
          <w:spacing w:val="0"/>
          <w:kern w:val="0"/>
          <w:sz w:val="24"/>
          <w:szCs w:val="24"/>
          <w:shd w:val="clear" w:fill="FFFFFF"/>
          <w:lang w:val="en-US" w:eastAsia="zh-CN" w:bidi="ar"/>
        </w:rPr>
        <w:t>完全相同，出让</w:t>
      </w:r>
      <w:ins w:id="1905" w:author="投稿人" w:date="2026-03-09T13:03:38Z">
        <w:r>
          <w:rPr>
            <w:rFonts w:hint="eastAsia" w:ascii="宋体" w:hAnsi="宋体" w:eastAsia="宋体" w:cs="宋体"/>
            <w:i w:val="0"/>
            <w:iCs w:val="0"/>
            <w:caps w:val="0"/>
            <w:color w:val="1F2329"/>
            <w:spacing w:val="0"/>
            <w:kern w:val="0"/>
            <w:sz w:val="24"/>
            <w:szCs w:val="24"/>
            <w:shd w:val="clear" w:fill="FFFFFF"/>
            <w:lang w:val="en-US" w:eastAsia="zh-CN" w:bidi="ar"/>
          </w:rPr>
          <w:t>股东</w:t>
        </w:r>
      </w:ins>
      <w:del w:id="1906" w:author="投稿人" w:date="2026-03-09T13:03:32Z">
        <w:r>
          <w:rPr>
            <w:rFonts w:hint="eastAsia" w:ascii="宋体" w:hAnsi="宋体" w:eastAsia="宋体" w:cs="宋体"/>
            <w:i w:val="0"/>
            <w:iCs w:val="0"/>
            <w:caps w:val="0"/>
            <w:color w:val="1F2329"/>
            <w:spacing w:val="0"/>
            <w:kern w:val="0"/>
            <w:sz w:val="24"/>
            <w:szCs w:val="24"/>
            <w:shd w:val="clear" w:fill="FFFFFF"/>
            <w:lang w:val="en-US" w:eastAsia="zh-CN" w:bidi="ar"/>
          </w:rPr>
          <w:delText>人</w:delText>
        </w:r>
      </w:del>
      <w:del w:id="1907" w:author="投稿人" w:date="2026-03-09T13:02:54Z">
        <w:r>
          <w:rPr>
            <w:rFonts w:hint="eastAsia" w:ascii="宋体" w:hAnsi="宋体" w:eastAsia="宋体" w:cs="宋体"/>
            <w:i w:val="0"/>
            <w:iCs w:val="0"/>
            <w:caps w:val="0"/>
            <w:color w:val="1F2329"/>
            <w:spacing w:val="0"/>
            <w:kern w:val="0"/>
            <w:sz w:val="24"/>
            <w:szCs w:val="24"/>
            <w:shd w:val="clear" w:fill="FFFFFF"/>
            <w:lang w:val="en-US" w:eastAsia="zh-CN" w:bidi="ar"/>
          </w:rPr>
          <w:delText>也</w:delText>
        </w:r>
      </w:del>
      <w:ins w:id="1908" w:author="投稿人" w:date="2026-03-09T13:02:57Z">
        <w:r>
          <w:rPr>
            <w:rFonts w:hint="eastAsia" w:ascii="宋体" w:hAnsi="宋体" w:eastAsia="宋体" w:cs="宋体"/>
            <w:i w:val="0"/>
            <w:iCs w:val="0"/>
            <w:caps w:val="0"/>
            <w:color w:val="1F2329"/>
            <w:spacing w:val="0"/>
            <w:kern w:val="0"/>
            <w:sz w:val="24"/>
            <w:szCs w:val="24"/>
            <w:shd w:val="clear" w:fill="FFFFFF"/>
            <w:lang w:val="en-US" w:eastAsia="zh-CN" w:bidi="ar"/>
          </w:rPr>
          <w:t>将</w:t>
        </w:r>
      </w:ins>
      <w:del w:id="1909" w:author="投稿人" w:date="2026-03-09T13:02:56Z">
        <w:r>
          <w:rPr>
            <w:rFonts w:hint="eastAsia" w:ascii="宋体" w:hAnsi="宋体" w:eastAsia="宋体" w:cs="宋体"/>
            <w:i w:val="0"/>
            <w:iCs w:val="0"/>
            <w:caps w:val="0"/>
            <w:color w:val="1F2329"/>
            <w:spacing w:val="0"/>
            <w:kern w:val="0"/>
            <w:sz w:val="24"/>
            <w:szCs w:val="24"/>
            <w:shd w:val="clear" w:fill="FFFFFF"/>
            <w:lang w:val="en-US" w:eastAsia="zh-CN" w:bidi="ar"/>
          </w:rPr>
          <w:delText>可</w:delText>
        </w:r>
      </w:del>
      <w:del w:id="1910" w:author="投稿人" w:date="2026-03-09T13:02:55Z">
        <w:r>
          <w:rPr>
            <w:rFonts w:hint="eastAsia" w:ascii="宋体" w:hAnsi="宋体" w:eastAsia="宋体" w:cs="宋体"/>
            <w:i w:val="0"/>
            <w:iCs w:val="0"/>
            <w:caps w:val="0"/>
            <w:color w:val="1F2329"/>
            <w:spacing w:val="0"/>
            <w:kern w:val="0"/>
            <w:sz w:val="24"/>
            <w:szCs w:val="24"/>
            <w:shd w:val="clear" w:fill="FFFFFF"/>
            <w:lang w:val="en-US" w:eastAsia="zh-CN" w:bidi="ar"/>
          </w:rPr>
          <w:delText>能</w:delText>
        </w:r>
      </w:del>
      <w:r>
        <w:rPr>
          <w:rFonts w:hint="eastAsia" w:ascii="宋体" w:hAnsi="宋体" w:eastAsia="宋体" w:cs="宋体"/>
          <w:i w:val="0"/>
          <w:iCs w:val="0"/>
          <w:caps w:val="0"/>
          <w:color w:val="1F2329"/>
          <w:spacing w:val="0"/>
          <w:kern w:val="0"/>
          <w:sz w:val="24"/>
          <w:szCs w:val="24"/>
          <w:shd w:val="clear" w:fill="FFFFFF"/>
          <w:lang w:val="en-US" w:eastAsia="zh-CN" w:bidi="ar"/>
        </w:rPr>
        <w:t>面临债权无法实现的风险</w:t>
      </w:r>
      <w:ins w:id="1911" w:author="投稿人" w:date="2026-03-09T13:02:47Z">
        <w:r>
          <w:rPr>
            <w:rFonts w:hint="eastAsia" w:ascii="宋体" w:hAnsi="宋体" w:eastAsia="宋体" w:cs="宋体"/>
            <w:i w:val="0"/>
            <w:iCs w:val="0"/>
            <w:caps w:val="0"/>
            <w:color w:val="1F2329"/>
            <w:spacing w:val="0"/>
            <w:kern w:val="0"/>
            <w:sz w:val="24"/>
            <w:szCs w:val="24"/>
            <w:shd w:val="clear" w:fill="FFFFFF"/>
            <w:lang w:val="en-US" w:eastAsia="zh-CN" w:bidi="ar"/>
          </w:rPr>
          <w:t>，</w:t>
        </w:r>
      </w:ins>
      <w:ins w:id="1912" w:author="投稿人" w:date="2026-03-09T13:03:03Z">
        <w:r>
          <w:rPr>
            <w:rFonts w:hint="eastAsia" w:ascii="宋体" w:hAnsi="宋体" w:eastAsia="宋体" w:cs="宋体"/>
            <w:i w:val="0"/>
            <w:iCs w:val="0"/>
            <w:caps w:val="0"/>
            <w:color w:val="1F2329"/>
            <w:spacing w:val="0"/>
            <w:kern w:val="0"/>
            <w:sz w:val="24"/>
            <w:szCs w:val="24"/>
            <w:shd w:val="clear" w:fill="FFFFFF"/>
            <w:lang w:val="en-US" w:eastAsia="zh-CN" w:bidi="ar"/>
          </w:rPr>
          <w:t>仍然</w:t>
        </w:r>
      </w:ins>
      <w:ins w:id="1913" w:author="投稿人" w:date="2026-03-09T13:03:04Z">
        <w:r>
          <w:rPr>
            <w:rFonts w:hint="eastAsia" w:ascii="宋体" w:hAnsi="宋体" w:eastAsia="宋体" w:cs="宋体"/>
            <w:i w:val="0"/>
            <w:iCs w:val="0"/>
            <w:caps w:val="0"/>
            <w:color w:val="1F2329"/>
            <w:spacing w:val="0"/>
            <w:kern w:val="0"/>
            <w:sz w:val="24"/>
            <w:szCs w:val="24"/>
            <w:shd w:val="clear" w:fill="FFFFFF"/>
            <w:lang w:val="en-US" w:eastAsia="zh-CN" w:bidi="ar"/>
          </w:rPr>
          <w:t>支持</w:t>
        </w:r>
      </w:ins>
      <w:ins w:id="1914" w:author="投稿人" w:date="2026-03-09T13:03:05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ins w:id="1915" w:author="投稿人" w:date="2026-03-09T13:03:09Z">
        <w:r>
          <w:rPr>
            <w:rFonts w:hint="eastAsia" w:ascii="宋体" w:hAnsi="宋体" w:eastAsia="宋体" w:cs="宋体"/>
            <w:i w:val="0"/>
            <w:iCs w:val="0"/>
            <w:caps w:val="0"/>
            <w:color w:val="1F2329"/>
            <w:spacing w:val="0"/>
            <w:kern w:val="0"/>
            <w:sz w:val="24"/>
            <w:szCs w:val="24"/>
            <w:shd w:val="clear" w:fill="FFFFFF"/>
            <w:lang w:val="en-US" w:eastAsia="zh-CN" w:bidi="ar"/>
          </w:rPr>
          <w:t>行使</w:t>
        </w:r>
      </w:ins>
      <w:ins w:id="1916" w:author="投稿人" w:date="2026-03-09T13:03:10Z">
        <w:r>
          <w:rPr>
            <w:rFonts w:hint="eastAsia" w:ascii="宋体" w:hAnsi="宋体" w:eastAsia="宋体" w:cs="宋体"/>
            <w:i w:val="0"/>
            <w:iCs w:val="0"/>
            <w:caps w:val="0"/>
            <w:color w:val="1F2329"/>
            <w:spacing w:val="0"/>
            <w:kern w:val="0"/>
            <w:sz w:val="24"/>
            <w:szCs w:val="24"/>
            <w:shd w:val="clear" w:fill="FFFFFF"/>
            <w:lang w:val="en-US" w:eastAsia="zh-CN" w:bidi="ar"/>
          </w:rPr>
          <w:t>优先</w:t>
        </w:r>
      </w:ins>
      <w:ins w:id="1917" w:author="投稿人" w:date="2026-03-09T13:03:11Z">
        <w:r>
          <w:rPr>
            <w:rFonts w:hint="eastAsia" w:ascii="宋体" w:hAnsi="宋体" w:eastAsia="宋体" w:cs="宋体"/>
            <w:i w:val="0"/>
            <w:iCs w:val="0"/>
            <w:caps w:val="0"/>
            <w:color w:val="1F2329"/>
            <w:spacing w:val="0"/>
            <w:kern w:val="0"/>
            <w:sz w:val="24"/>
            <w:szCs w:val="24"/>
            <w:shd w:val="clear" w:fill="FFFFFF"/>
            <w:lang w:val="en-US" w:eastAsia="zh-CN" w:bidi="ar"/>
          </w:rPr>
          <w:t>购买权</w:t>
        </w:r>
      </w:ins>
      <w:ins w:id="1918" w:author="投稿人" w:date="2026-03-09T13:03:12Z">
        <w:r>
          <w:rPr>
            <w:rFonts w:hint="eastAsia" w:ascii="宋体" w:hAnsi="宋体" w:eastAsia="宋体" w:cs="宋体"/>
            <w:i w:val="0"/>
            <w:iCs w:val="0"/>
            <w:caps w:val="0"/>
            <w:color w:val="1F2329"/>
            <w:spacing w:val="0"/>
            <w:kern w:val="0"/>
            <w:sz w:val="24"/>
            <w:szCs w:val="24"/>
            <w:shd w:val="clear" w:fill="FFFFFF"/>
            <w:lang w:val="en-US" w:eastAsia="zh-CN" w:bidi="ar"/>
          </w:rPr>
          <w:t>的</w:t>
        </w:r>
      </w:ins>
      <w:ins w:id="1919" w:author="投稿人" w:date="2026-03-09T13:03:13Z">
        <w:r>
          <w:rPr>
            <w:rFonts w:hint="eastAsia" w:ascii="宋体" w:hAnsi="宋体" w:eastAsia="宋体" w:cs="宋体"/>
            <w:i w:val="0"/>
            <w:iCs w:val="0"/>
            <w:caps w:val="0"/>
            <w:color w:val="1F2329"/>
            <w:spacing w:val="0"/>
            <w:kern w:val="0"/>
            <w:sz w:val="24"/>
            <w:szCs w:val="24"/>
            <w:shd w:val="clear" w:fill="FFFFFF"/>
            <w:lang w:val="en-US" w:eastAsia="zh-CN" w:bidi="ar"/>
          </w:rPr>
          <w:t>主张</w:t>
        </w:r>
      </w:ins>
      <w:ins w:id="1920" w:author="投稿人" w:date="2026-03-09T13:04:27Z">
        <w:r>
          <w:rPr>
            <w:rFonts w:hint="eastAsia" w:ascii="宋体" w:hAnsi="宋体" w:eastAsia="宋体" w:cs="宋体"/>
            <w:i w:val="0"/>
            <w:iCs w:val="0"/>
            <w:caps w:val="0"/>
            <w:color w:val="1F2329"/>
            <w:spacing w:val="0"/>
            <w:kern w:val="0"/>
            <w:sz w:val="24"/>
            <w:szCs w:val="24"/>
            <w:shd w:val="clear" w:fill="FFFFFF"/>
            <w:lang w:val="en-US" w:eastAsia="zh-CN" w:bidi="ar"/>
          </w:rPr>
          <w:t>将</w:t>
        </w:r>
      </w:ins>
      <w:ins w:id="1921" w:author="投稿人" w:date="2026-03-09T13:04:29Z">
        <w:r>
          <w:rPr>
            <w:rFonts w:hint="eastAsia" w:ascii="宋体" w:hAnsi="宋体" w:eastAsia="宋体" w:cs="宋体"/>
            <w:i w:val="0"/>
            <w:iCs w:val="0"/>
            <w:caps w:val="0"/>
            <w:color w:val="1F2329"/>
            <w:spacing w:val="0"/>
            <w:kern w:val="0"/>
            <w:sz w:val="24"/>
            <w:szCs w:val="24"/>
            <w:shd w:val="clear" w:fill="FFFFFF"/>
            <w:lang w:val="en-US" w:eastAsia="zh-CN" w:bidi="ar"/>
          </w:rPr>
          <w:t>出现</w:t>
        </w:r>
      </w:ins>
      <w:ins w:id="1922" w:author="投稿人" w:date="2026-03-09T13:04:30Z">
        <w:r>
          <w:rPr>
            <w:rFonts w:hint="eastAsia" w:ascii="宋体" w:hAnsi="宋体" w:eastAsia="宋体" w:cs="宋体"/>
            <w:i w:val="0"/>
            <w:iCs w:val="0"/>
            <w:caps w:val="0"/>
            <w:color w:val="1F2329"/>
            <w:spacing w:val="0"/>
            <w:kern w:val="0"/>
            <w:sz w:val="24"/>
            <w:szCs w:val="24"/>
            <w:shd w:val="clear" w:fill="FFFFFF"/>
            <w:lang w:val="en-US" w:eastAsia="zh-CN" w:bidi="ar"/>
          </w:rPr>
          <w:t>利益</w:t>
        </w:r>
      </w:ins>
      <w:ins w:id="1923" w:author="投稿人" w:date="2026-03-09T13:04:31Z">
        <w:r>
          <w:rPr>
            <w:rFonts w:hint="eastAsia" w:ascii="宋体" w:hAnsi="宋体" w:eastAsia="宋体" w:cs="宋体"/>
            <w:i w:val="0"/>
            <w:iCs w:val="0"/>
            <w:caps w:val="0"/>
            <w:color w:val="1F2329"/>
            <w:spacing w:val="0"/>
            <w:kern w:val="0"/>
            <w:sz w:val="24"/>
            <w:szCs w:val="24"/>
            <w:shd w:val="clear" w:fill="FFFFFF"/>
            <w:lang w:val="en-US" w:eastAsia="zh-CN" w:bidi="ar"/>
          </w:rPr>
          <w:t>失衡</w:t>
        </w:r>
      </w:ins>
      <w:r>
        <w:rPr>
          <w:rFonts w:hint="eastAsia" w:ascii="宋体" w:hAnsi="宋体" w:eastAsia="宋体" w:cs="宋体"/>
          <w:i w:val="0"/>
          <w:iCs w:val="0"/>
          <w:caps w:val="0"/>
          <w:color w:val="1F2329"/>
          <w:spacing w:val="0"/>
          <w:kern w:val="0"/>
          <w:sz w:val="24"/>
          <w:szCs w:val="24"/>
          <w:shd w:val="clear" w:fill="FFFFFF"/>
          <w:lang w:val="en-US" w:eastAsia="zh-CN" w:bidi="ar"/>
        </w:rPr>
        <w:t>。此外，</w:t>
      </w:r>
      <w:del w:id="1924" w:author="投稿人" w:date="2026-03-09T13:05:03Z">
        <w:r>
          <w:rPr>
            <w:rFonts w:hint="eastAsia" w:ascii="宋体" w:hAnsi="宋体" w:eastAsia="宋体" w:cs="宋体"/>
            <w:i w:val="0"/>
            <w:iCs w:val="0"/>
            <w:caps w:val="0"/>
            <w:color w:val="1F2329"/>
            <w:spacing w:val="0"/>
            <w:kern w:val="0"/>
            <w:sz w:val="24"/>
            <w:szCs w:val="24"/>
            <w:shd w:val="clear" w:fill="FFFFFF"/>
            <w:lang w:val="en-US" w:eastAsia="zh-CN" w:bidi="ar"/>
          </w:rPr>
          <w:delText>若</w:delText>
        </w:r>
      </w:del>
      <w:r>
        <w:rPr>
          <w:rFonts w:hint="eastAsia" w:ascii="宋体" w:hAnsi="宋体" w:eastAsia="宋体" w:cs="宋体"/>
          <w:i w:val="0"/>
          <w:iCs w:val="0"/>
          <w:caps w:val="0"/>
          <w:color w:val="1F2329"/>
          <w:spacing w:val="0"/>
          <w:kern w:val="0"/>
          <w:sz w:val="24"/>
          <w:szCs w:val="24"/>
          <w:shd w:val="clear" w:fill="FFFFFF"/>
          <w:lang w:val="en-US" w:eastAsia="zh-CN" w:bidi="ar"/>
        </w:rPr>
        <w:t>不考虑履行能力</w:t>
      </w:r>
      <w:del w:id="1925" w:author="投稿人" w:date="2026-03-09T13:04:51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Fonts w:hint="eastAsia" w:ascii="宋体" w:hAnsi="宋体" w:eastAsia="宋体" w:cs="宋体"/>
          <w:i w:val="0"/>
          <w:iCs w:val="0"/>
          <w:caps w:val="0"/>
          <w:color w:val="1F2329"/>
          <w:spacing w:val="0"/>
          <w:kern w:val="0"/>
          <w:sz w:val="24"/>
          <w:szCs w:val="24"/>
          <w:shd w:val="clear" w:fill="FFFFFF"/>
          <w:lang w:val="en-US" w:eastAsia="zh-CN" w:bidi="ar"/>
        </w:rPr>
        <w:t>可能诱发</w:t>
      </w:r>
      <w:del w:id="1926" w:author="投稿人" w:date="2026-03-08T11:23:54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27" w:author="投稿人" w:date="2026-03-08T11:23:54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的道德风险。</w:t>
      </w:r>
      <w:del w:id="1928" w:author="投稿人" w:date="2026-03-09T13:05:11Z">
        <w:r>
          <w:rPr>
            <w:rFonts w:hint="eastAsia" w:ascii="宋体" w:hAnsi="宋体" w:eastAsia="宋体" w:cs="宋体"/>
            <w:i w:val="0"/>
            <w:iCs w:val="0"/>
            <w:caps w:val="0"/>
            <w:color w:val="1F2329"/>
            <w:spacing w:val="0"/>
            <w:kern w:val="0"/>
            <w:sz w:val="24"/>
            <w:szCs w:val="24"/>
            <w:shd w:val="clear" w:fill="FFFFFF"/>
            <w:lang w:val="en-US" w:eastAsia="zh-CN" w:bidi="ar"/>
          </w:rPr>
          <w:delText>部分</w:delText>
        </w:r>
      </w:del>
      <w:del w:id="1929"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30"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del w:id="1931" w:author="投稿人" w:date="2026-03-09T13:05:18Z">
        <w:r>
          <w:rPr>
            <w:rFonts w:hint="eastAsia" w:ascii="宋体" w:hAnsi="宋体" w:eastAsia="宋体" w:cs="宋体"/>
            <w:i w:val="0"/>
            <w:iCs w:val="0"/>
            <w:caps w:val="0"/>
            <w:color w:val="1F2329"/>
            <w:spacing w:val="0"/>
            <w:kern w:val="0"/>
            <w:sz w:val="24"/>
            <w:szCs w:val="24"/>
            <w:shd w:val="clear" w:fill="FFFFFF"/>
            <w:lang w:val="en-US" w:eastAsia="zh-CN" w:bidi="ar"/>
          </w:rPr>
          <w:delText>可能利用优先购买权的规定，</w:delText>
        </w:r>
      </w:del>
      <w:r>
        <w:rPr>
          <w:rFonts w:hint="eastAsia" w:ascii="宋体" w:hAnsi="宋体" w:eastAsia="宋体" w:cs="宋体"/>
          <w:i w:val="0"/>
          <w:iCs w:val="0"/>
          <w:caps w:val="0"/>
          <w:color w:val="1F2329"/>
          <w:spacing w:val="0"/>
          <w:kern w:val="0"/>
          <w:sz w:val="24"/>
          <w:szCs w:val="24"/>
          <w:shd w:val="clear" w:fill="FFFFFF"/>
          <w:lang w:val="en-US" w:eastAsia="zh-CN" w:bidi="ar"/>
        </w:rPr>
        <w:t>在缺乏履行能力的情况下主张行使权利，阻止出让人与第三人交易</w:t>
      </w:r>
      <w:del w:id="1932" w:author="投稿人" w:date="2026-03-09T13:06:46Z">
        <w:r>
          <w:rPr>
            <w:rFonts w:hint="default" w:ascii="宋体" w:hAnsi="宋体" w:eastAsia="宋体" w:cs="宋体"/>
            <w:i w:val="0"/>
            <w:iCs w:val="0"/>
            <w:caps w:val="0"/>
            <w:color w:val="1F2329"/>
            <w:spacing w:val="0"/>
            <w:kern w:val="0"/>
            <w:sz w:val="24"/>
            <w:szCs w:val="24"/>
            <w:shd w:val="clear" w:fill="FFFFFF"/>
            <w:lang w:val="en-US" w:eastAsia="zh-CN" w:bidi="ar"/>
          </w:rPr>
          <w:delText>，导致出让人错失交易机会</w:delText>
        </w:r>
      </w:del>
      <w:ins w:id="1933" w:author="投稿人" w:date="2026-03-09T13:06:47Z">
        <w:r>
          <w:rPr>
            <w:rFonts w:hint="eastAsia" w:ascii="宋体" w:hAnsi="宋体" w:eastAsia="宋体" w:cs="宋体"/>
            <w:i w:val="0"/>
            <w:iCs w:val="0"/>
            <w:caps w:val="0"/>
            <w:color w:val="1F2329"/>
            <w:spacing w:val="0"/>
            <w:kern w:val="0"/>
            <w:sz w:val="24"/>
            <w:szCs w:val="24"/>
            <w:shd w:val="clear" w:fill="FFFFFF"/>
            <w:lang w:val="en-US" w:eastAsia="zh-CN" w:bidi="ar"/>
          </w:rPr>
          <w:t>从而索取</w:t>
        </w:r>
      </w:ins>
      <w:ins w:id="1934" w:author="投稿人" w:date="2026-03-09T13:06:49Z">
        <w:r>
          <w:rPr>
            <w:rFonts w:hint="eastAsia" w:ascii="宋体" w:hAnsi="宋体" w:eastAsia="宋体" w:cs="宋体"/>
            <w:i w:val="0"/>
            <w:iCs w:val="0"/>
            <w:caps w:val="0"/>
            <w:color w:val="1F2329"/>
            <w:spacing w:val="0"/>
            <w:kern w:val="0"/>
            <w:sz w:val="24"/>
            <w:szCs w:val="24"/>
            <w:shd w:val="clear" w:fill="FFFFFF"/>
            <w:lang w:val="en-US" w:eastAsia="zh-CN" w:bidi="ar"/>
          </w:rPr>
          <w:t>利益</w:t>
        </w:r>
      </w:ins>
      <w:r>
        <w:rPr>
          <w:rFonts w:hint="eastAsia" w:ascii="宋体" w:hAnsi="宋体" w:eastAsia="宋体" w:cs="宋体"/>
          <w:i w:val="0"/>
          <w:iCs w:val="0"/>
          <w:caps w:val="0"/>
          <w:color w:val="1F2329"/>
          <w:spacing w:val="0"/>
          <w:kern w:val="0"/>
          <w:sz w:val="24"/>
          <w:szCs w:val="24"/>
          <w:shd w:val="clear" w:fill="FFFFFF"/>
          <w:lang w:val="en-US" w:eastAsia="zh-CN" w:bidi="ar"/>
        </w:rPr>
        <w:t>。</w:t>
      </w:r>
      <w:del w:id="1935" w:author="投稿人" w:date="2026-03-09T13:07:11Z">
        <w:r>
          <w:rPr>
            <w:rFonts w:hint="eastAsia" w:ascii="宋体" w:hAnsi="宋体" w:eastAsia="宋体" w:cs="宋体"/>
            <w:i w:val="0"/>
            <w:iCs w:val="0"/>
            <w:caps w:val="0"/>
            <w:color w:val="1F2329"/>
            <w:spacing w:val="0"/>
            <w:kern w:val="0"/>
            <w:sz w:val="24"/>
            <w:szCs w:val="24"/>
            <w:shd w:val="clear" w:fill="FFFFFF"/>
            <w:lang w:val="en-US" w:eastAsia="zh-CN" w:bidi="ar"/>
          </w:rPr>
          <w:delText>这种行为不仅违背诚实信用原则，也使得</w:delText>
        </w:r>
      </w:del>
      <w:r>
        <w:rPr>
          <w:rFonts w:hint="eastAsia" w:ascii="宋体" w:hAnsi="宋体" w:eastAsia="宋体" w:cs="宋体"/>
          <w:i w:val="0"/>
          <w:iCs w:val="0"/>
          <w:caps w:val="0"/>
          <w:color w:val="1F2329"/>
          <w:spacing w:val="0"/>
          <w:kern w:val="0"/>
          <w:sz w:val="24"/>
          <w:szCs w:val="24"/>
          <w:shd w:val="clear" w:fill="FFFFFF"/>
          <w:lang w:val="en-US" w:eastAsia="zh-CN" w:bidi="ar"/>
        </w:rPr>
        <w:t>优先购买权制度沦为</w:t>
      </w:r>
      <w:del w:id="1936"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37"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谋取不正当利益的工具，破坏了市场交易秩序。</w:t>
      </w:r>
      <w:del w:id="1938" w:author="投稿人" w:date="2026-03-09T13:10:13Z">
        <w:r>
          <w:rPr>
            <w:rFonts w:hint="eastAsia" w:ascii="宋体" w:hAnsi="宋体" w:eastAsia="宋体" w:cs="宋体"/>
            <w:i w:val="0"/>
            <w:iCs w:val="0"/>
            <w:caps w:val="0"/>
            <w:color w:val="1F2329"/>
            <w:spacing w:val="0"/>
            <w:kern w:val="0"/>
            <w:sz w:val="24"/>
            <w:szCs w:val="24"/>
            <w:shd w:val="clear" w:fill="FFFFFF"/>
            <w:lang w:val="en-US" w:eastAsia="zh-CN" w:bidi="ar"/>
          </w:rPr>
          <w:delText>不过基于保护出让股东的目的出发，其他股东的履行能力只要达到履行股权转让合同所需的资力水平已足。</w:delText>
        </w:r>
      </w:del>
      <w:del w:id="1939" w:author="投稿人" w:date="2026-03-09T13:09:05Z">
        <w:r>
          <w:rPr>
            <w:rFonts w:hint="eastAsia" w:ascii="宋体" w:hAnsi="宋体" w:eastAsia="宋体" w:cs="宋体"/>
            <w:i w:val="0"/>
            <w:iCs w:val="0"/>
            <w:caps w:val="0"/>
            <w:color w:val="1F2329"/>
            <w:spacing w:val="0"/>
            <w:kern w:val="0"/>
            <w:sz w:val="24"/>
            <w:szCs w:val="24"/>
            <w:shd w:val="clear" w:fill="FFFFFF"/>
            <w:lang w:val="en-US" w:eastAsia="zh-CN" w:bidi="ar"/>
          </w:rPr>
          <w:delText>有观点认为只有在同等条件的基础上加入同等履行能力，才能充分保护转让人利益，</w:delText>
        </w:r>
      </w:del>
      <w:del w:id="1940" w:author="投稿人" w:date="2026-03-09T13:09:05Z">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6"/>
        </w:r>
      </w:del>
      <w:del w:id="1941" w:author="投稿人" w:date="2026-03-09T13:09:05Z">
        <w:r>
          <w:rPr>
            <w:rFonts w:hint="eastAsia" w:ascii="宋体" w:hAnsi="宋体" w:eastAsia="宋体" w:cs="宋体"/>
            <w:i w:val="0"/>
            <w:iCs w:val="0"/>
            <w:caps w:val="0"/>
            <w:color w:val="1F2329"/>
            <w:spacing w:val="0"/>
            <w:kern w:val="0"/>
            <w:sz w:val="24"/>
            <w:szCs w:val="24"/>
            <w:shd w:val="clear" w:fill="FFFFFF"/>
            <w:lang w:val="en-US" w:eastAsia="zh-CN" w:bidi="ar"/>
          </w:rPr>
          <w:delText>然履行能力的判断本身具有模糊性，对于“同等”的要求既无必要也无</w:delText>
        </w:r>
      </w:del>
      <w:del w:id="1942" w:author="投稿人" w:date="2026-03-09T13:09:05Z">
        <w:r>
          <w:rPr>
            <w:rFonts w:hint="default" w:ascii="宋体" w:hAnsi="宋体" w:eastAsia="宋体" w:cs="宋体"/>
            <w:i w:val="0"/>
            <w:iCs w:val="0"/>
            <w:caps w:val="0"/>
            <w:color w:val="1F2329"/>
            <w:spacing w:val="0"/>
            <w:kern w:val="0"/>
            <w:sz w:val="24"/>
            <w:szCs w:val="24"/>
            <w:shd w:val="clear" w:fill="FFFFFF"/>
            <w:lang w:val="en-US" w:eastAsia="zh-CN" w:bidi="ar"/>
          </w:rPr>
          <w:delText>法准确做出判断</w:delText>
        </w:r>
      </w:del>
      <w:del w:id="1943" w:author="投稿人" w:date="2026-03-09T13:09:05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p>
    <w:p w14:paraId="01AC6D32">
      <w:pPr>
        <w:widowControl/>
        <w:numPr>
          <w:ilvl w:val="-1"/>
          <w:numId w:val="0"/>
        </w:numPr>
        <w:spacing w:line="360" w:lineRule="auto"/>
        <w:ind w:leftChars="0" w:firstLine="480" w:firstLineChars="200"/>
        <w:jc w:val="left"/>
        <w:rPr>
          <w:ins w:id="1944" w:author="投稿人" w:date="2026-03-08T11:28:20Z"/>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在履行能力较难解释为优先购买权行使的构成要件的情况下，将其设计为出让人的履行抗辩权，是保护出让</w:t>
      </w:r>
      <w:ins w:id="1945" w:author="投稿人" w:date="2026-03-09T13:14:47Z">
        <w:r>
          <w:rPr>
            <w:rFonts w:hint="eastAsia" w:ascii="宋体" w:hAnsi="宋体" w:eastAsia="宋体" w:cs="宋体"/>
            <w:i w:val="0"/>
            <w:iCs w:val="0"/>
            <w:caps w:val="0"/>
            <w:color w:val="1F2329"/>
            <w:spacing w:val="0"/>
            <w:kern w:val="0"/>
            <w:sz w:val="24"/>
            <w:szCs w:val="24"/>
            <w:shd w:val="clear" w:fill="FFFFFF"/>
            <w:lang w:val="en-US" w:eastAsia="zh-CN" w:bidi="ar"/>
          </w:rPr>
          <w:t>股东</w:t>
        </w:r>
      </w:ins>
      <w:del w:id="1946" w:author="投稿人" w:date="2026-03-09T13:14:47Z">
        <w:r>
          <w:rPr>
            <w:rFonts w:hint="eastAsia" w:ascii="宋体" w:hAnsi="宋体" w:eastAsia="宋体" w:cs="宋体"/>
            <w:i w:val="0"/>
            <w:iCs w:val="0"/>
            <w:caps w:val="0"/>
            <w:color w:val="1F2329"/>
            <w:spacing w:val="0"/>
            <w:kern w:val="0"/>
            <w:sz w:val="24"/>
            <w:szCs w:val="24"/>
            <w:shd w:val="clear" w:fill="FFFFFF"/>
            <w:lang w:val="en-US" w:eastAsia="zh-CN" w:bidi="ar"/>
          </w:rPr>
          <w:delText>人</w:delText>
        </w:r>
      </w:del>
      <w:r>
        <w:rPr>
          <w:rFonts w:hint="eastAsia" w:ascii="宋体" w:hAnsi="宋体" w:eastAsia="宋体" w:cs="宋体"/>
          <w:i w:val="0"/>
          <w:iCs w:val="0"/>
          <w:caps w:val="0"/>
          <w:color w:val="1F2329"/>
          <w:spacing w:val="0"/>
          <w:kern w:val="0"/>
          <w:sz w:val="24"/>
          <w:szCs w:val="24"/>
          <w:shd w:val="clear" w:fill="FFFFFF"/>
          <w:lang w:val="en-US" w:eastAsia="zh-CN" w:bidi="ar"/>
        </w:rPr>
        <w:t>利益的合理路径。</w:t>
      </w:r>
      <w:ins w:id="1947" w:author="投稿人" w:date="2026-03-09T13:10:21Z">
        <w:r>
          <w:rPr>
            <w:rFonts w:hint="eastAsia" w:ascii="宋体" w:hAnsi="宋体" w:eastAsia="宋体" w:cs="宋体"/>
            <w:i w:val="0"/>
            <w:iCs w:val="0"/>
            <w:caps w:val="0"/>
            <w:color w:val="1F2329"/>
            <w:spacing w:val="0"/>
            <w:kern w:val="0"/>
            <w:sz w:val="24"/>
            <w:szCs w:val="24"/>
            <w:shd w:val="clear" w:fill="FFFFFF"/>
            <w:lang w:val="en-US" w:eastAsia="zh-CN" w:bidi="ar"/>
          </w:rPr>
          <w:t>从</w:t>
        </w:r>
      </w:ins>
      <w:ins w:id="1948" w:author="投稿人" w:date="2026-03-09T13:10:15Z">
        <w:r>
          <w:rPr>
            <w:rFonts w:hint="eastAsia" w:ascii="宋体" w:hAnsi="宋体" w:eastAsia="宋体" w:cs="宋体"/>
            <w:i w:val="0"/>
            <w:iCs w:val="0"/>
            <w:caps w:val="0"/>
            <w:color w:val="1F2329"/>
            <w:spacing w:val="0"/>
            <w:kern w:val="0"/>
            <w:sz w:val="24"/>
            <w:szCs w:val="24"/>
            <w:shd w:val="clear" w:fill="FFFFFF"/>
            <w:lang w:val="en-US" w:eastAsia="zh-CN" w:bidi="ar"/>
          </w:rPr>
          <w:t>保护出让股东的目的出发，其他股东的履行能力</w:t>
        </w:r>
      </w:ins>
      <w:ins w:id="1949" w:author="投稿人" w:date="2026-03-09T13:12:56Z">
        <w:r>
          <w:rPr>
            <w:rFonts w:hint="eastAsia" w:ascii="宋体" w:hAnsi="宋体" w:eastAsia="宋体" w:cs="宋体"/>
            <w:i w:val="0"/>
            <w:iCs w:val="0"/>
            <w:caps w:val="0"/>
            <w:color w:val="1F2329"/>
            <w:spacing w:val="0"/>
            <w:kern w:val="0"/>
            <w:sz w:val="24"/>
            <w:szCs w:val="24"/>
            <w:shd w:val="clear" w:fill="FFFFFF"/>
            <w:lang w:val="en-US" w:eastAsia="zh-CN" w:bidi="ar"/>
          </w:rPr>
          <w:t>应</w:t>
        </w:r>
      </w:ins>
      <w:ins w:id="1950" w:author="投稿人" w:date="2026-03-09T13:10:15Z">
        <w:r>
          <w:rPr>
            <w:rFonts w:hint="eastAsia" w:ascii="宋体" w:hAnsi="宋体" w:eastAsia="宋体" w:cs="宋体"/>
            <w:i w:val="0"/>
            <w:iCs w:val="0"/>
            <w:caps w:val="0"/>
            <w:color w:val="1F2329"/>
            <w:spacing w:val="0"/>
            <w:kern w:val="0"/>
            <w:sz w:val="24"/>
            <w:szCs w:val="24"/>
            <w:shd w:val="clear" w:fill="FFFFFF"/>
            <w:lang w:val="en-US" w:eastAsia="zh-CN" w:bidi="ar"/>
          </w:rPr>
          <w:t>达到履行股权转让合同所需的资力水平。</w:t>
        </w:r>
      </w:ins>
      <w:del w:id="1951" w:author="投稿人" w:date="2026-03-09T13:12:46Z">
        <w:r>
          <w:rPr>
            <w:rFonts w:hint="eastAsia" w:ascii="宋体" w:hAnsi="宋体" w:eastAsia="宋体" w:cs="宋体"/>
            <w:i w:val="0"/>
            <w:iCs w:val="0"/>
            <w:caps w:val="0"/>
            <w:color w:val="1F2329"/>
            <w:spacing w:val="0"/>
            <w:kern w:val="0"/>
            <w:sz w:val="24"/>
            <w:szCs w:val="24"/>
            <w:shd w:val="clear" w:fill="FFFFFF"/>
            <w:lang w:val="en-US" w:eastAsia="zh-CN" w:bidi="ar"/>
          </w:rPr>
          <w:delText>合同的履行以当事人具备履行能力为前提，</w:delText>
        </w:r>
      </w:del>
      <w:r>
        <w:rPr>
          <w:rFonts w:hint="eastAsia" w:ascii="宋体" w:hAnsi="宋体" w:eastAsia="宋体" w:cs="宋体"/>
          <w:i w:val="0"/>
          <w:iCs w:val="0"/>
          <w:caps w:val="0"/>
          <w:color w:val="1F2329"/>
          <w:spacing w:val="0"/>
          <w:kern w:val="0"/>
          <w:sz w:val="24"/>
          <w:szCs w:val="24"/>
          <w:shd w:val="clear" w:fill="FFFFFF"/>
          <w:lang w:val="en-US" w:eastAsia="zh-CN" w:bidi="ar"/>
        </w:rPr>
        <w:t>若</w:t>
      </w:r>
      <w:del w:id="1952"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53"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缺乏履行能力，</w:t>
      </w:r>
      <w:del w:id="1954" w:author="投稿人" w:date="2026-03-09T13:15:35Z">
        <w:r>
          <w:rPr>
            <w:rFonts w:hint="eastAsia" w:ascii="宋体" w:hAnsi="宋体" w:eastAsia="宋体" w:cs="宋体"/>
            <w:i w:val="0"/>
            <w:iCs w:val="0"/>
            <w:caps w:val="0"/>
            <w:color w:val="1F2329"/>
            <w:spacing w:val="0"/>
            <w:kern w:val="0"/>
            <w:sz w:val="24"/>
            <w:szCs w:val="24"/>
            <w:shd w:val="clear" w:fill="FFFFFF"/>
            <w:lang w:val="en-US" w:eastAsia="zh-CN" w:bidi="ar"/>
          </w:rPr>
          <w:delText>其请求出让人订立本约的权利应当受到限制，否则将导致预约合同的履行目的无法实现。</w:delText>
        </w:r>
      </w:del>
      <w:del w:id="1955" w:author="投稿人" w:date="2026-03-09T13:14:17Z">
        <w:r>
          <w:rPr>
            <w:rFonts w:hint="eastAsia" w:ascii="宋体" w:hAnsi="宋体" w:eastAsia="宋体" w:cs="宋体"/>
            <w:i w:val="0"/>
            <w:iCs w:val="0"/>
            <w:caps w:val="0"/>
            <w:color w:val="1F2329"/>
            <w:spacing w:val="0"/>
            <w:kern w:val="0"/>
            <w:sz w:val="24"/>
            <w:szCs w:val="24"/>
            <w:shd w:val="clear" w:fill="FFFFFF"/>
            <w:lang w:val="en-US" w:eastAsia="zh-CN" w:bidi="ar"/>
          </w:rPr>
          <w:delText>在优先购买权作为请求权的前提下，</w:delText>
        </w:r>
      </w:del>
      <w:r>
        <w:rPr>
          <w:rFonts w:hint="eastAsia" w:ascii="宋体" w:hAnsi="宋体" w:eastAsia="宋体" w:cs="宋体"/>
          <w:i w:val="0"/>
          <w:iCs w:val="0"/>
          <w:caps w:val="0"/>
          <w:color w:val="1F2329"/>
          <w:spacing w:val="0"/>
          <w:kern w:val="0"/>
          <w:sz w:val="24"/>
          <w:szCs w:val="24"/>
          <w:shd w:val="clear" w:fill="FFFFFF"/>
          <w:lang w:val="en-US" w:eastAsia="zh-CN" w:bidi="ar"/>
        </w:rPr>
        <w:t>出让</w:t>
      </w:r>
      <w:ins w:id="1956" w:author="投稿人" w:date="2026-03-09T13:14:50Z">
        <w:r>
          <w:rPr>
            <w:rFonts w:hint="eastAsia" w:ascii="宋体" w:hAnsi="宋体" w:eastAsia="宋体" w:cs="宋体"/>
            <w:i w:val="0"/>
            <w:iCs w:val="0"/>
            <w:caps w:val="0"/>
            <w:color w:val="1F2329"/>
            <w:spacing w:val="0"/>
            <w:kern w:val="0"/>
            <w:sz w:val="24"/>
            <w:szCs w:val="24"/>
            <w:shd w:val="clear" w:fill="FFFFFF"/>
            <w:lang w:val="en-US" w:eastAsia="zh-CN" w:bidi="ar"/>
          </w:rPr>
          <w:t>股东</w:t>
        </w:r>
      </w:ins>
      <w:del w:id="1957" w:author="投稿人" w:date="2026-03-09T13:14:50Z">
        <w:r>
          <w:rPr>
            <w:rFonts w:hint="eastAsia" w:ascii="宋体" w:hAnsi="宋体" w:eastAsia="宋体" w:cs="宋体"/>
            <w:i w:val="0"/>
            <w:iCs w:val="0"/>
            <w:caps w:val="0"/>
            <w:color w:val="1F2329"/>
            <w:spacing w:val="0"/>
            <w:kern w:val="0"/>
            <w:sz w:val="24"/>
            <w:szCs w:val="24"/>
            <w:shd w:val="clear" w:fill="FFFFFF"/>
            <w:lang w:val="en-US" w:eastAsia="zh-CN" w:bidi="ar"/>
          </w:rPr>
          <w:delText>人</w:delText>
        </w:r>
      </w:del>
      <w:r>
        <w:rPr>
          <w:rFonts w:hint="eastAsia" w:ascii="宋体" w:hAnsi="宋体" w:eastAsia="宋体" w:cs="宋体"/>
          <w:i w:val="0"/>
          <w:iCs w:val="0"/>
          <w:caps w:val="0"/>
          <w:color w:val="1F2329"/>
          <w:spacing w:val="0"/>
          <w:kern w:val="0"/>
          <w:sz w:val="24"/>
          <w:szCs w:val="24"/>
          <w:shd w:val="clear" w:fill="FFFFFF"/>
          <w:lang w:val="en-US" w:eastAsia="zh-CN" w:bidi="ar"/>
        </w:rPr>
        <w:t>应当享有相应的抗辩权，以对抗无资力</w:t>
      </w:r>
      <w:del w:id="1958"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59"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的</w:t>
      </w:r>
      <w:ins w:id="1960" w:author="投稿人" w:date="2026-03-09T13:15:40Z">
        <w:r>
          <w:rPr>
            <w:rFonts w:hint="eastAsia" w:ascii="宋体" w:hAnsi="宋体" w:eastAsia="宋体" w:cs="宋体"/>
            <w:i w:val="0"/>
            <w:iCs w:val="0"/>
            <w:caps w:val="0"/>
            <w:color w:val="1F2329"/>
            <w:spacing w:val="0"/>
            <w:kern w:val="0"/>
            <w:sz w:val="24"/>
            <w:szCs w:val="24"/>
            <w:shd w:val="clear" w:fill="FFFFFF"/>
            <w:lang w:val="en-US" w:eastAsia="zh-CN" w:bidi="ar"/>
          </w:rPr>
          <w:t>订立</w:t>
        </w:r>
      </w:ins>
      <w:ins w:id="1961" w:author="投稿人" w:date="2026-03-09T13:15:41Z">
        <w:r>
          <w:rPr>
            <w:rFonts w:hint="eastAsia" w:ascii="宋体" w:hAnsi="宋体" w:eastAsia="宋体" w:cs="宋体"/>
            <w:i w:val="0"/>
            <w:iCs w:val="0"/>
            <w:caps w:val="0"/>
            <w:color w:val="1F2329"/>
            <w:spacing w:val="0"/>
            <w:kern w:val="0"/>
            <w:sz w:val="24"/>
            <w:szCs w:val="24"/>
            <w:shd w:val="clear" w:fill="FFFFFF"/>
            <w:lang w:val="en-US" w:eastAsia="zh-CN" w:bidi="ar"/>
          </w:rPr>
          <w:t>本约</w:t>
        </w:r>
      </w:ins>
      <w:ins w:id="1962" w:author="投稿人" w:date="2026-03-09T13:15:42Z">
        <w:r>
          <w:rPr>
            <w:rFonts w:hint="eastAsia" w:ascii="宋体" w:hAnsi="宋体" w:eastAsia="宋体" w:cs="宋体"/>
            <w:i w:val="0"/>
            <w:iCs w:val="0"/>
            <w:caps w:val="0"/>
            <w:color w:val="1F2329"/>
            <w:spacing w:val="0"/>
            <w:kern w:val="0"/>
            <w:sz w:val="24"/>
            <w:szCs w:val="24"/>
            <w:shd w:val="clear" w:fill="FFFFFF"/>
            <w:lang w:val="en-US" w:eastAsia="zh-CN" w:bidi="ar"/>
          </w:rPr>
          <w:t>的</w:t>
        </w:r>
      </w:ins>
      <w:r>
        <w:rPr>
          <w:rFonts w:hint="eastAsia" w:ascii="宋体" w:hAnsi="宋体" w:eastAsia="宋体" w:cs="宋体"/>
          <w:i w:val="0"/>
          <w:iCs w:val="0"/>
          <w:caps w:val="0"/>
          <w:color w:val="1F2329"/>
          <w:spacing w:val="0"/>
          <w:kern w:val="0"/>
          <w:sz w:val="24"/>
          <w:szCs w:val="24"/>
          <w:shd w:val="clear" w:fill="FFFFFF"/>
          <w:lang w:val="en-US" w:eastAsia="zh-CN" w:bidi="ar"/>
        </w:rPr>
        <w:t>请求权。这种抗辩权</w:t>
      </w:r>
      <w:del w:id="1963" w:author="投稿人" w:date="2026-03-08T15:39:00Z">
        <w:r>
          <w:rPr>
            <w:rFonts w:hint="default" w:ascii="宋体" w:hAnsi="宋体" w:eastAsia="宋体" w:cs="宋体"/>
            <w:i w:val="0"/>
            <w:iCs w:val="0"/>
            <w:caps w:val="0"/>
            <w:color w:val="1F2329"/>
            <w:spacing w:val="0"/>
            <w:kern w:val="0"/>
            <w:sz w:val="24"/>
            <w:szCs w:val="24"/>
            <w:shd w:val="clear" w:fill="FFFFFF"/>
            <w:lang w:val="en-US" w:eastAsia="zh-CN" w:bidi="ar"/>
          </w:rPr>
          <w:delText>类似于</w:delText>
        </w:r>
      </w:del>
      <w:ins w:id="1964" w:author="投稿人" w:date="2026-03-08T15:39:00Z">
        <w:r>
          <w:rPr>
            <w:rFonts w:hint="eastAsia" w:ascii="宋体" w:hAnsi="宋体" w:eastAsia="宋体" w:cs="宋体"/>
            <w:i w:val="0"/>
            <w:iCs w:val="0"/>
            <w:caps w:val="0"/>
            <w:color w:val="1F2329"/>
            <w:spacing w:val="0"/>
            <w:kern w:val="0"/>
            <w:sz w:val="24"/>
            <w:szCs w:val="24"/>
            <w:shd w:val="clear" w:fill="FFFFFF"/>
            <w:lang w:val="en-US" w:eastAsia="zh-CN" w:bidi="ar"/>
          </w:rPr>
          <w:t>可</w:t>
        </w:r>
      </w:ins>
      <w:ins w:id="1965" w:author="投稿人" w:date="2026-03-08T15:39:01Z">
        <w:r>
          <w:rPr>
            <w:rFonts w:hint="eastAsia" w:ascii="宋体" w:hAnsi="宋体" w:eastAsia="宋体" w:cs="宋体"/>
            <w:i w:val="0"/>
            <w:iCs w:val="0"/>
            <w:caps w:val="0"/>
            <w:color w:val="1F2329"/>
            <w:spacing w:val="0"/>
            <w:kern w:val="0"/>
            <w:sz w:val="24"/>
            <w:szCs w:val="24"/>
            <w:shd w:val="clear" w:fill="FFFFFF"/>
            <w:lang w:val="en-US" w:eastAsia="zh-CN" w:bidi="ar"/>
          </w:rPr>
          <w:t>参照</w:t>
        </w:r>
      </w:ins>
      <w:r>
        <w:rPr>
          <w:rFonts w:hint="eastAsia" w:ascii="宋体" w:hAnsi="宋体" w:eastAsia="宋体" w:cs="宋体"/>
          <w:i w:val="0"/>
          <w:iCs w:val="0"/>
          <w:caps w:val="0"/>
          <w:color w:val="1F2329"/>
          <w:spacing w:val="0"/>
          <w:kern w:val="0"/>
          <w:sz w:val="24"/>
          <w:szCs w:val="24"/>
          <w:shd w:val="clear" w:fill="FFFFFF"/>
          <w:lang w:val="en-US" w:eastAsia="zh-CN" w:bidi="ar"/>
        </w:rPr>
        <w:t>《民法典》</w:t>
      </w:r>
      <w:ins w:id="1966" w:author="投稿人" w:date="2026-03-08T14:47:15Z">
        <w:r>
          <w:rPr>
            <w:rFonts w:hint="eastAsia" w:ascii="宋体" w:hAnsi="宋体" w:eastAsia="宋体" w:cs="宋体"/>
            <w:i w:val="0"/>
            <w:iCs w:val="0"/>
            <w:caps w:val="0"/>
            <w:color w:val="1F2329"/>
            <w:spacing w:val="0"/>
            <w:kern w:val="0"/>
            <w:sz w:val="24"/>
            <w:szCs w:val="24"/>
            <w:shd w:val="clear" w:fill="FFFFFF"/>
            <w:lang w:val="en-US" w:eastAsia="zh-CN" w:bidi="ar"/>
          </w:rPr>
          <w:t>第五百二十七条</w:t>
        </w:r>
      </w:ins>
      <w:del w:id="1967" w:author="投稿人" w:date="2026-03-08T14:47:15Z">
        <w:r>
          <w:rPr>
            <w:rFonts w:hint="eastAsia" w:ascii="宋体" w:hAnsi="宋体" w:eastAsia="宋体" w:cs="宋体"/>
            <w:i w:val="0"/>
            <w:iCs w:val="0"/>
            <w:caps w:val="0"/>
            <w:color w:val="1F2329"/>
            <w:spacing w:val="0"/>
            <w:kern w:val="0"/>
            <w:sz w:val="24"/>
            <w:szCs w:val="24"/>
            <w:shd w:val="clear" w:fill="FFFFFF"/>
            <w:lang w:val="en-US" w:eastAsia="zh-CN" w:bidi="ar"/>
          </w:rPr>
          <w:delText>第527条</w:delText>
        </w:r>
      </w:del>
      <w:r>
        <w:rPr>
          <w:rFonts w:hint="eastAsia" w:ascii="宋体" w:hAnsi="宋体" w:eastAsia="宋体" w:cs="宋体"/>
          <w:i w:val="0"/>
          <w:iCs w:val="0"/>
          <w:caps w:val="0"/>
          <w:color w:val="1F2329"/>
          <w:spacing w:val="0"/>
          <w:kern w:val="0"/>
          <w:sz w:val="24"/>
          <w:szCs w:val="24"/>
          <w:shd w:val="clear" w:fill="FFFFFF"/>
          <w:lang w:val="en-US" w:eastAsia="zh-CN" w:bidi="ar"/>
        </w:rPr>
        <w:t>规定的不安抗辩权，即先履行债务的当事人有确切证据证明对方有丧失或者可能丧失履行债务能力的情形，可以主动提出中止履行</w:t>
      </w:r>
      <w:r>
        <w:rPr>
          <w:rFonts w:hint="eastAsia" w:ascii="宋体" w:hAnsi="宋体" w:eastAsia="宋体" w:cs="宋体"/>
          <w:i w:val="0"/>
          <w:iCs w:val="0"/>
          <w:caps w:val="0"/>
          <w:color w:val="1F2329"/>
          <w:spacing w:val="0"/>
          <w:kern w:val="0"/>
          <w:sz w:val="24"/>
          <w:szCs w:val="24"/>
          <w:shd w:val="clear" w:fill="FFFFFF"/>
          <w:lang w:val="en-US" w:eastAsia="zh-CN" w:bidi="ar"/>
        </w:rPr>
        <w:drawing>
          <wp:inline distT="0" distB="0" distL="114300" distR="114300">
            <wp:extent cx="635" cy="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rPr>
          <w:rFonts w:hint="eastAsia" w:ascii="宋体" w:hAnsi="宋体" w:eastAsia="宋体" w:cs="宋体"/>
          <w:i w:val="0"/>
          <w:iCs w:val="0"/>
          <w:caps w:val="0"/>
          <w:color w:val="1F2329"/>
          <w:spacing w:val="0"/>
          <w:kern w:val="0"/>
          <w:sz w:val="24"/>
          <w:szCs w:val="24"/>
          <w:shd w:val="clear" w:fill="FFFFFF"/>
          <w:lang w:val="en-US" w:eastAsia="zh-CN" w:bidi="ar"/>
        </w:rPr>
        <w:drawing>
          <wp:inline distT="0" distB="0" distL="114300" distR="114300">
            <wp:extent cx="635" cy="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rPr>
          <w:rFonts w:hint="eastAsia" w:ascii="宋体" w:hAnsi="宋体" w:eastAsia="宋体" w:cs="宋体"/>
          <w:i w:val="0"/>
          <w:iCs w:val="0"/>
          <w:caps w:val="0"/>
          <w:color w:val="1F2329"/>
          <w:spacing w:val="0"/>
          <w:kern w:val="0"/>
          <w:sz w:val="24"/>
          <w:szCs w:val="24"/>
          <w:shd w:val="clear" w:fill="FFFFFF"/>
          <w:lang w:val="en-US" w:eastAsia="zh-CN" w:bidi="ar"/>
        </w:rPr>
        <w:t>，并在一定情况下可以解除合同，兼具抗辩权和形成权的效力。</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7"/>
      </w:r>
      <w:r>
        <w:rPr>
          <w:rFonts w:hint="eastAsia" w:ascii="宋体" w:hAnsi="宋体" w:eastAsia="宋体" w:cs="宋体"/>
          <w:i w:val="0"/>
          <w:iCs w:val="0"/>
          <w:caps w:val="0"/>
          <w:color w:val="1F2329"/>
          <w:spacing w:val="0"/>
          <w:kern w:val="0"/>
          <w:sz w:val="24"/>
          <w:szCs w:val="24"/>
          <w:shd w:val="clear" w:fill="FFFFFF"/>
          <w:lang w:val="en-US" w:eastAsia="zh-CN" w:bidi="ar"/>
        </w:rPr>
        <w:t>与一般双务合同中的不安抗辩权稍有不同的是，出让股东对其他股东履行能力的担忧是针对履行本约所产生的，但行使的效果是中止履行预约，这在解释上似有不足。然抗辩权所指向的对象而应以抗辩权旨在排除请求权可实现性的功能设计为准据，至于是直接指向请求权本身还是请求权之替代实现手段，在所不问。</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8"/>
      </w:r>
      <w:r>
        <w:rPr>
          <w:rFonts w:hint="eastAsia" w:ascii="宋体" w:hAnsi="宋体" w:eastAsia="宋体" w:cs="宋体"/>
          <w:i w:val="0"/>
          <w:iCs w:val="0"/>
          <w:caps w:val="0"/>
          <w:color w:val="1F2329"/>
          <w:spacing w:val="0"/>
          <w:kern w:val="0"/>
          <w:sz w:val="24"/>
          <w:szCs w:val="24"/>
          <w:shd w:val="clear" w:fill="FFFFFF"/>
          <w:lang w:val="en-US" w:eastAsia="zh-CN" w:bidi="ar"/>
        </w:rPr>
        <w:t>且由于预约合同转化功能的存在，</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9"/>
      </w:r>
      <w:r>
        <w:rPr>
          <w:rFonts w:hint="eastAsia" w:ascii="宋体" w:hAnsi="宋体" w:eastAsia="宋体" w:cs="宋体"/>
          <w:i w:val="0"/>
          <w:iCs w:val="0"/>
          <w:caps w:val="0"/>
          <w:color w:val="1F2329"/>
          <w:spacing w:val="0"/>
          <w:kern w:val="0"/>
          <w:sz w:val="24"/>
          <w:szCs w:val="24"/>
          <w:shd w:val="clear" w:fill="FFFFFF"/>
          <w:lang w:val="en-US" w:eastAsia="zh-CN" w:bidi="ar"/>
        </w:rPr>
        <w:t>当事人本身也难以区分是否已转化为本约。不安抗辩权的制度目的在于防止一方当事人在对方无履行能力的情况下遭受损害，允许在性质认定的模糊地带行使不安抗辩权，与优先购买权制度中出让人的利益保护需求相契合。出让股东对其他股东的履行能力提出合理质疑的时候，为避免出让股东的可得利益嗣后无法实现，也可要求其他股东对履行能力提供担保</w:t>
      </w:r>
      <w:ins w:id="1968" w:author="投稿人" w:date="2026-03-08T11:28:03Z">
        <w:r>
          <w:rPr>
            <w:rFonts w:hint="eastAsia" w:ascii="宋体" w:hAnsi="宋体" w:eastAsia="宋体" w:cs="宋体"/>
            <w:i w:val="0"/>
            <w:iCs w:val="0"/>
            <w:caps w:val="0"/>
            <w:color w:val="1F2329"/>
            <w:spacing w:val="0"/>
            <w:kern w:val="0"/>
            <w:sz w:val="24"/>
            <w:szCs w:val="24"/>
            <w:shd w:val="clear" w:fill="FFFFFF"/>
            <w:lang w:val="en-US" w:eastAsia="zh-CN" w:bidi="ar"/>
          </w:rPr>
          <w:t>。</w:t>
        </w:r>
      </w:ins>
      <w:del w:id="1969" w:author="投稿人" w:date="2026-03-08T11:28:03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90"/>
      </w:r>
    </w:p>
    <w:p w14:paraId="0D903022">
      <w:pPr>
        <w:widowControl/>
        <w:numPr>
          <w:ilvl w:val="-1"/>
          <w:numId w:val="0"/>
        </w:numPr>
        <w:spacing w:line="360" w:lineRule="auto"/>
        <w:ind w:leftChars="0" w:firstLine="480" w:firstLineChars="200"/>
        <w:jc w:val="left"/>
        <w:rPr>
          <w:rFonts w:hint="eastAsia" w:ascii="宋体" w:hAnsi="宋体" w:eastAsia="宋体" w:cs="宋体"/>
          <w:sz w:val="24"/>
          <w:szCs w:val="24"/>
          <w:lang w:val="en-US" w:eastAsia="zh-CN"/>
        </w:rPr>
      </w:pPr>
      <w:del w:id="1970" w:author="投稿人" w:date="2026-03-08T11:26:23Z">
        <w:r>
          <w:rPr>
            <w:rFonts w:hint="eastAsia" w:ascii="宋体" w:hAnsi="宋体" w:eastAsia="宋体" w:cs="宋体"/>
            <w:i w:val="0"/>
            <w:iCs w:val="0"/>
            <w:caps w:val="0"/>
            <w:color w:val="1F2329"/>
            <w:spacing w:val="0"/>
            <w:kern w:val="0"/>
            <w:sz w:val="24"/>
            <w:szCs w:val="24"/>
            <w:shd w:val="clear" w:fill="FFFFFF"/>
            <w:lang w:val="en-US" w:eastAsia="zh-CN" w:bidi="ar"/>
          </w:rPr>
          <w:delText>这</w:delText>
        </w:r>
      </w:del>
      <w:r>
        <w:rPr>
          <w:rFonts w:hint="eastAsia" w:ascii="宋体" w:hAnsi="宋体" w:eastAsia="宋体" w:cs="宋体"/>
          <w:i w:val="0"/>
          <w:iCs w:val="0"/>
          <w:caps w:val="0"/>
          <w:color w:val="1F2329"/>
          <w:spacing w:val="0"/>
          <w:kern w:val="0"/>
          <w:sz w:val="24"/>
          <w:szCs w:val="24"/>
          <w:shd w:val="clear" w:fill="FFFFFF"/>
          <w:lang w:val="en-US" w:eastAsia="zh-CN" w:bidi="ar"/>
        </w:rPr>
        <w:t>无需等待订立本约后再行使抗辩权是</w:t>
      </w:r>
      <w:ins w:id="1971" w:author="投稿人" w:date="2026-03-08T14:33:24Z">
        <w:r>
          <w:rPr>
            <w:rFonts w:hint="eastAsia" w:ascii="宋体" w:hAnsi="宋体" w:eastAsia="宋体" w:cs="宋体"/>
            <w:i w:val="0"/>
            <w:iCs w:val="0"/>
            <w:caps w:val="0"/>
            <w:color w:val="1F2329"/>
            <w:spacing w:val="0"/>
            <w:kern w:val="0"/>
            <w:sz w:val="24"/>
            <w:szCs w:val="24"/>
            <w:shd w:val="clear" w:fill="FFFFFF"/>
            <w:lang w:val="en-US" w:eastAsia="zh-CN" w:bidi="ar"/>
          </w:rPr>
          <w:t>利益</w:t>
        </w:r>
      </w:ins>
      <w:ins w:id="1972" w:author="投稿人" w:date="2026-03-08T14:33:25Z">
        <w:r>
          <w:rPr>
            <w:rFonts w:hint="eastAsia" w:ascii="宋体" w:hAnsi="宋体" w:eastAsia="宋体" w:cs="宋体"/>
            <w:i w:val="0"/>
            <w:iCs w:val="0"/>
            <w:caps w:val="0"/>
            <w:color w:val="1F2329"/>
            <w:spacing w:val="0"/>
            <w:kern w:val="0"/>
            <w:sz w:val="24"/>
            <w:szCs w:val="24"/>
            <w:shd w:val="clear" w:fill="FFFFFF"/>
            <w:lang w:val="en-US" w:eastAsia="zh-CN" w:bidi="ar"/>
          </w:rPr>
          <w:t>衡量</w:t>
        </w:r>
      </w:ins>
      <w:ins w:id="1973" w:author="投稿人" w:date="2026-03-08T14:33:26Z">
        <w:r>
          <w:rPr>
            <w:rFonts w:hint="eastAsia" w:ascii="宋体" w:hAnsi="宋体" w:eastAsia="宋体" w:cs="宋体"/>
            <w:i w:val="0"/>
            <w:iCs w:val="0"/>
            <w:caps w:val="0"/>
            <w:color w:val="1F2329"/>
            <w:spacing w:val="0"/>
            <w:kern w:val="0"/>
            <w:sz w:val="24"/>
            <w:szCs w:val="24"/>
            <w:shd w:val="clear" w:fill="FFFFFF"/>
            <w:lang w:val="en-US" w:eastAsia="zh-CN" w:bidi="ar"/>
          </w:rPr>
          <w:t>与</w:t>
        </w:r>
      </w:ins>
      <w:r>
        <w:rPr>
          <w:rFonts w:hint="eastAsia" w:ascii="宋体" w:hAnsi="宋体" w:eastAsia="宋体" w:cs="宋体"/>
          <w:i w:val="0"/>
          <w:iCs w:val="0"/>
          <w:caps w:val="0"/>
          <w:color w:val="1F2329"/>
          <w:spacing w:val="0"/>
          <w:kern w:val="0"/>
          <w:sz w:val="24"/>
          <w:szCs w:val="24"/>
          <w:shd w:val="clear" w:fill="FFFFFF"/>
          <w:lang w:val="en-US" w:eastAsia="zh-CN" w:bidi="ar"/>
        </w:rPr>
        <w:t>商事交易效率性要求带来的结果</w:t>
      </w:r>
      <w:ins w:id="1974" w:author="投稿人" w:date="2026-03-08T11:28:28Z">
        <w:r>
          <w:rPr>
            <w:rFonts w:hint="eastAsia" w:ascii="宋体" w:hAnsi="宋体" w:eastAsia="宋体" w:cs="宋体"/>
            <w:i w:val="0"/>
            <w:iCs w:val="0"/>
            <w:caps w:val="0"/>
            <w:color w:val="1F2329"/>
            <w:spacing w:val="0"/>
            <w:kern w:val="0"/>
            <w:sz w:val="24"/>
            <w:szCs w:val="24"/>
            <w:shd w:val="clear" w:fill="FFFFFF"/>
            <w:lang w:val="en-US" w:eastAsia="zh-CN" w:bidi="ar"/>
          </w:rPr>
          <w:t>，</w:t>
        </w:r>
      </w:ins>
      <w:del w:id="1975" w:author="投稿人" w:date="2026-03-08T11:28:28Z">
        <w:r>
          <w:rPr>
            <w:rFonts w:hint="eastAsia" w:ascii="宋体" w:hAnsi="宋体" w:eastAsia="宋体" w:cs="宋体"/>
            <w:i w:val="0"/>
            <w:iCs w:val="0"/>
            <w:caps w:val="0"/>
            <w:color w:val="1F2329"/>
            <w:spacing w:val="0"/>
            <w:kern w:val="0"/>
            <w:sz w:val="24"/>
            <w:szCs w:val="24"/>
            <w:shd w:val="clear" w:fill="FFFFFF"/>
            <w:lang w:val="en-US" w:eastAsia="zh-CN" w:bidi="ar"/>
          </w:rPr>
          <w:delText>。</w:delText>
        </w:r>
      </w:del>
      <w:del w:id="1976" w:author="投稿人" w:date="2026-03-08T11:28:25Z">
        <w:r>
          <w:rPr>
            <w:rFonts w:hint="default" w:ascii="宋体" w:hAnsi="宋体" w:eastAsia="宋体" w:cs="宋体"/>
            <w:i w:val="0"/>
            <w:iCs w:val="0"/>
            <w:caps w:val="0"/>
            <w:color w:val="1F2329"/>
            <w:spacing w:val="0"/>
            <w:kern w:val="0"/>
            <w:sz w:val="24"/>
            <w:szCs w:val="24"/>
            <w:shd w:val="clear" w:fill="FFFFFF"/>
            <w:lang w:val="en-US" w:eastAsia="zh-CN" w:bidi="ar"/>
          </w:rPr>
          <w:delText>不过，</w:delText>
        </w:r>
      </w:del>
      <w:ins w:id="1977" w:author="投稿人" w:date="2026-03-08T11:28:25Z">
        <w:r>
          <w:rPr>
            <w:rFonts w:hint="eastAsia" w:ascii="宋体" w:hAnsi="宋体" w:eastAsia="宋体" w:cs="宋体"/>
            <w:i w:val="0"/>
            <w:iCs w:val="0"/>
            <w:caps w:val="0"/>
            <w:color w:val="1F2329"/>
            <w:spacing w:val="0"/>
            <w:kern w:val="0"/>
            <w:sz w:val="24"/>
            <w:szCs w:val="24"/>
            <w:shd w:val="clear" w:fill="FFFFFF"/>
            <w:lang w:val="en-US" w:eastAsia="zh-CN" w:bidi="ar"/>
          </w:rPr>
          <w:t>但</w:t>
        </w:r>
      </w:ins>
      <w:r>
        <w:rPr>
          <w:rFonts w:hint="eastAsia" w:ascii="宋体" w:hAnsi="宋体" w:eastAsia="宋体" w:cs="宋体"/>
          <w:i w:val="0"/>
          <w:iCs w:val="0"/>
          <w:caps w:val="0"/>
          <w:color w:val="1F2329"/>
          <w:spacing w:val="0"/>
          <w:kern w:val="0"/>
          <w:sz w:val="24"/>
          <w:szCs w:val="24"/>
          <w:shd w:val="clear" w:fill="FFFFFF"/>
          <w:lang w:val="en-US" w:eastAsia="zh-CN" w:bidi="ar"/>
        </w:rPr>
        <w:t>提前行使抗辩权仍应遵守一定的规则。首先，抗辩权的行使主体为出让</w:t>
      </w:r>
      <w:ins w:id="1978" w:author="投稿人" w:date="2026-03-08T11:31:07Z">
        <w:r>
          <w:rPr>
            <w:rFonts w:hint="eastAsia" w:ascii="宋体" w:hAnsi="宋体" w:eastAsia="宋体" w:cs="宋体"/>
            <w:i w:val="0"/>
            <w:iCs w:val="0"/>
            <w:caps w:val="0"/>
            <w:color w:val="1F2329"/>
            <w:spacing w:val="0"/>
            <w:kern w:val="0"/>
            <w:sz w:val="24"/>
            <w:szCs w:val="24"/>
            <w:shd w:val="clear" w:fill="FFFFFF"/>
            <w:lang w:val="en-US" w:eastAsia="zh-CN" w:bidi="ar"/>
          </w:rPr>
          <w:t>股东</w:t>
        </w:r>
      </w:ins>
      <w:del w:id="1979" w:author="投稿人" w:date="2026-03-08T11:31:05Z">
        <w:r>
          <w:rPr>
            <w:rFonts w:hint="eastAsia" w:ascii="宋体" w:hAnsi="宋体" w:eastAsia="宋体" w:cs="宋体"/>
            <w:i w:val="0"/>
            <w:iCs w:val="0"/>
            <w:caps w:val="0"/>
            <w:color w:val="1F2329"/>
            <w:spacing w:val="0"/>
            <w:kern w:val="0"/>
            <w:sz w:val="24"/>
            <w:szCs w:val="24"/>
            <w:shd w:val="clear" w:fill="FFFFFF"/>
            <w:lang w:val="en-US" w:eastAsia="zh-CN" w:bidi="ar"/>
          </w:rPr>
          <w:delText>人</w:delText>
        </w:r>
      </w:del>
      <w:r>
        <w:rPr>
          <w:rFonts w:hint="eastAsia" w:ascii="宋体" w:hAnsi="宋体" w:eastAsia="宋体" w:cs="宋体"/>
          <w:i w:val="0"/>
          <w:iCs w:val="0"/>
          <w:caps w:val="0"/>
          <w:color w:val="1F2329"/>
          <w:spacing w:val="0"/>
          <w:kern w:val="0"/>
          <w:sz w:val="24"/>
          <w:szCs w:val="24"/>
          <w:shd w:val="clear" w:fill="FFFFFF"/>
          <w:lang w:val="en-US" w:eastAsia="zh-CN" w:bidi="ar"/>
        </w:rPr>
        <w:t>，当</w:t>
      </w:r>
      <w:del w:id="1980"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81"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主张行使优先购买权时，出让</w:t>
      </w:r>
      <w:ins w:id="1982" w:author="投稿人" w:date="2026-03-08T11:30:47Z">
        <w:r>
          <w:rPr>
            <w:rFonts w:hint="eastAsia" w:ascii="宋体" w:hAnsi="宋体" w:eastAsia="宋体" w:cs="宋体"/>
            <w:i w:val="0"/>
            <w:iCs w:val="0"/>
            <w:caps w:val="0"/>
            <w:color w:val="1F2329"/>
            <w:spacing w:val="0"/>
            <w:kern w:val="0"/>
            <w:sz w:val="24"/>
            <w:szCs w:val="24"/>
            <w:shd w:val="clear" w:fill="FFFFFF"/>
            <w:lang w:val="en-US" w:eastAsia="zh-CN" w:bidi="ar"/>
          </w:rPr>
          <w:t>股东</w:t>
        </w:r>
      </w:ins>
      <w:del w:id="1983" w:author="投稿人" w:date="2026-03-08T11:30:46Z">
        <w:r>
          <w:rPr>
            <w:rFonts w:hint="eastAsia" w:ascii="宋体" w:hAnsi="宋体" w:eastAsia="宋体" w:cs="宋体"/>
            <w:i w:val="0"/>
            <w:iCs w:val="0"/>
            <w:caps w:val="0"/>
            <w:color w:val="1F2329"/>
            <w:spacing w:val="0"/>
            <w:kern w:val="0"/>
            <w:sz w:val="24"/>
            <w:szCs w:val="24"/>
            <w:shd w:val="clear" w:fill="FFFFFF"/>
            <w:lang w:val="en-US" w:eastAsia="zh-CN" w:bidi="ar"/>
          </w:rPr>
          <w:delText>人</w:delText>
        </w:r>
      </w:del>
      <w:r>
        <w:rPr>
          <w:rFonts w:hint="eastAsia" w:ascii="宋体" w:hAnsi="宋体" w:eastAsia="宋体" w:cs="宋体"/>
          <w:i w:val="0"/>
          <w:iCs w:val="0"/>
          <w:caps w:val="0"/>
          <w:color w:val="1F2329"/>
          <w:spacing w:val="0"/>
          <w:kern w:val="0"/>
          <w:sz w:val="24"/>
          <w:szCs w:val="24"/>
          <w:shd w:val="clear" w:fill="FFFFFF"/>
          <w:lang w:val="en-US" w:eastAsia="zh-CN" w:bidi="ar"/>
        </w:rPr>
        <w:t>有权以</w:t>
      </w:r>
      <w:del w:id="1984"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85"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缺乏履行能力为由提出抗辩，拒绝与</w:t>
      </w:r>
      <w:del w:id="1986"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87"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订立本约。其次，抗辩权的行使以存在合理事由为前提，出让人应当提供确切证据证明</w:t>
      </w:r>
      <w:del w:id="1988"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89"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缺乏履行能力，例如</w:t>
      </w:r>
      <w:del w:id="1990"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1991"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存在</w:t>
      </w:r>
      <w:del w:id="1992" w:author="投稿人" w:date="2026-03-09T13:18:19Z">
        <w:r>
          <w:rPr>
            <w:rFonts w:hint="default" w:ascii="宋体" w:hAnsi="宋体" w:eastAsia="宋体" w:cs="宋体"/>
            <w:i w:val="0"/>
            <w:iCs w:val="0"/>
            <w:caps w:val="0"/>
            <w:color w:val="1F2329"/>
            <w:spacing w:val="0"/>
            <w:kern w:val="0"/>
            <w:sz w:val="24"/>
            <w:szCs w:val="24"/>
            <w:shd w:val="clear" w:fill="FFFFFF"/>
            <w:lang w:val="en-US" w:eastAsia="zh-CN" w:bidi="ar"/>
          </w:rPr>
          <w:delText>拖欠债务、被列为失信被执行人、资产不足以清偿转让价款</w:delText>
        </w:r>
      </w:del>
      <w:ins w:id="1993" w:author="投稿人" w:date="2026-03-09T13:18:28Z">
        <w:r>
          <w:rPr>
            <w:rFonts w:hint="default" w:ascii="宋体" w:hAnsi="宋体" w:eastAsia="宋体" w:cs="宋体"/>
            <w:i w:val="0"/>
            <w:iCs w:val="0"/>
            <w:caps w:val="0"/>
            <w:color w:val="1F2329"/>
            <w:spacing w:val="0"/>
            <w:kern w:val="0"/>
            <w:sz w:val="24"/>
            <w:szCs w:val="24"/>
            <w:shd w:val="clear" w:fill="FFFFFF"/>
            <w:lang w:val="en-US" w:eastAsia="zh-CN" w:bidi="ar"/>
          </w:rPr>
          <w:t>经营状况严重恶化</w:t>
        </w:r>
      </w:ins>
      <w:ins w:id="1994" w:author="投稿人" w:date="2026-03-09T13:18:33Z">
        <w:r>
          <w:rPr>
            <w:rFonts w:hint="eastAsia" w:ascii="宋体" w:hAnsi="宋体" w:eastAsia="宋体" w:cs="宋体"/>
            <w:i w:val="0"/>
            <w:iCs w:val="0"/>
            <w:caps w:val="0"/>
            <w:color w:val="1F2329"/>
            <w:spacing w:val="0"/>
            <w:kern w:val="0"/>
            <w:sz w:val="24"/>
            <w:szCs w:val="24"/>
            <w:shd w:val="clear" w:fill="FFFFFF"/>
            <w:lang w:val="en-US" w:eastAsia="zh-CN" w:bidi="ar"/>
          </w:rPr>
          <w:t>、</w:t>
        </w:r>
      </w:ins>
      <w:ins w:id="1995" w:author="投稿人" w:date="2026-03-09T13:18:28Z">
        <w:r>
          <w:rPr>
            <w:rFonts w:hint="default" w:ascii="宋体" w:hAnsi="宋体" w:eastAsia="宋体" w:cs="宋体"/>
            <w:i w:val="0"/>
            <w:iCs w:val="0"/>
            <w:caps w:val="0"/>
            <w:color w:val="1F2329"/>
            <w:spacing w:val="0"/>
            <w:kern w:val="0"/>
            <w:sz w:val="24"/>
            <w:szCs w:val="24"/>
            <w:shd w:val="clear" w:fill="FFFFFF"/>
            <w:lang w:val="en-US" w:eastAsia="zh-CN" w:bidi="ar"/>
          </w:rPr>
          <w:t>逃避债务</w:t>
        </w:r>
      </w:ins>
      <w:ins w:id="1996" w:author="投稿人" w:date="2026-03-09T13:18:42Z">
        <w:r>
          <w:rPr>
            <w:rFonts w:hint="eastAsia" w:ascii="宋体" w:hAnsi="宋体" w:eastAsia="宋体" w:cs="宋体"/>
            <w:i w:val="0"/>
            <w:iCs w:val="0"/>
            <w:caps w:val="0"/>
            <w:color w:val="1F2329"/>
            <w:spacing w:val="0"/>
            <w:kern w:val="0"/>
            <w:sz w:val="24"/>
            <w:szCs w:val="24"/>
            <w:shd w:val="clear" w:fill="FFFFFF"/>
            <w:lang w:val="en-US" w:eastAsia="zh-CN" w:bidi="ar"/>
          </w:rPr>
          <w:t>、</w:t>
        </w:r>
      </w:ins>
      <w:ins w:id="1997" w:author="投稿人" w:date="2026-03-09T13:18:28Z">
        <w:r>
          <w:rPr>
            <w:rFonts w:hint="default" w:ascii="宋体" w:hAnsi="宋体" w:eastAsia="宋体" w:cs="宋体"/>
            <w:i w:val="0"/>
            <w:iCs w:val="0"/>
            <w:caps w:val="0"/>
            <w:color w:val="1F2329"/>
            <w:spacing w:val="0"/>
            <w:kern w:val="0"/>
            <w:sz w:val="24"/>
            <w:szCs w:val="24"/>
            <w:shd w:val="clear" w:fill="FFFFFF"/>
            <w:lang w:val="en-US" w:eastAsia="zh-CN" w:bidi="ar"/>
          </w:rPr>
          <w:t>丧失商业信誉</w:t>
        </w:r>
      </w:ins>
      <w:ins w:id="1998" w:author="投稿人" w:date="2026-03-09T13:18:46Z">
        <w:r>
          <w:rPr>
            <w:rFonts w:hint="eastAsia" w:ascii="宋体" w:hAnsi="宋体" w:eastAsia="宋体" w:cs="宋体"/>
            <w:i w:val="0"/>
            <w:iCs w:val="0"/>
            <w:caps w:val="0"/>
            <w:color w:val="1F2329"/>
            <w:spacing w:val="0"/>
            <w:kern w:val="0"/>
            <w:sz w:val="24"/>
            <w:szCs w:val="24"/>
            <w:shd w:val="clear" w:fill="FFFFFF"/>
            <w:lang w:val="en-US" w:eastAsia="zh-CN" w:bidi="ar"/>
          </w:rPr>
          <w:t>或者</w:t>
        </w:r>
      </w:ins>
      <w:ins w:id="1999" w:author="投稿人" w:date="2026-03-09T13:18:28Z">
        <w:r>
          <w:rPr>
            <w:rFonts w:hint="default" w:ascii="宋体" w:hAnsi="宋体" w:eastAsia="宋体" w:cs="宋体"/>
            <w:i w:val="0"/>
            <w:iCs w:val="0"/>
            <w:caps w:val="0"/>
            <w:color w:val="1F2329"/>
            <w:spacing w:val="0"/>
            <w:kern w:val="0"/>
            <w:sz w:val="24"/>
            <w:szCs w:val="24"/>
            <w:shd w:val="clear" w:fill="FFFFFF"/>
            <w:lang w:val="en-US" w:eastAsia="zh-CN" w:bidi="ar"/>
          </w:rPr>
          <w:t>有丧失或者可能丧失履行债务能力的其他情形。</w:t>
        </w:r>
      </w:ins>
      <w:del w:id="2000" w:author="投稿人" w:date="2026-03-09T13:18:49Z">
        <w:r>
          <w:rPr>
            <w:rFonts w:hint="eastAsia" w:ascii="宋体" w:hAnsi="宋体" w:eastAsia="宋体" w:cs="宋体"/>
            <w:i w:val="0"/>
            <w:iCs w:val="0"/>
            <w:caps w:val="0"/>
            <w:color w:val="1F2329"/>
            <w:spacing w:val="0"/>
            <w:kern w:val="0"/>
            <w:sz w:val="24"/>
            <w:szCs w:val="24"/>
            <w:shd w:val="clear" w:fill="FFFFFF"/>
            <w:lang w:val="en-US" w:eastAsia="zh-CN" w:bidi="ar"/>
          </w:rPr>
          <w:delText>等情形。</w:delText>
        </w:r>
      </w:del>
      <w:r>
        <w:rPr>
          <w:rFonts w:hint="eastAsia" w:ascii="宋体" w:hAnsi="宋体" w:eastAsia="宋体" w:cs="宋体"/>
          <w:i w:val="0"/>
          <w:iCs w:val="0"/>
          <w:caps w:val="0"/>
          <w:color w:val="1F2329"/>
          <w:spacing w:val="0"/>
          <w:kern w:val="0"/>
          <w:sz w:val="24"/>
          <w:szCs w:val="24"/>
          <w:shd w:val="clear" w:fill="FFFFFF"/>
          <w:lang w:val="en-US" w:eastAsia="zh-CN" w:bidi="ar"/>
        </w:rPr>
        <w:t>再次，抗辩权的法律效果为中止订立本约，而非永久拒绝，</w:t>
      </w:r>
      <w:ins w:id="2001" w:author="投稿人" w:date="2026-03-09T13:19:34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ins w:id="2002" w:author="投稿人" w:date="2026-03-09T13:19:37Z">
        <w:r>
          <w:rPr>
            <w:rFonts w:hint="eastAsia" w:ascii="宋体" w:hAnsi="宋体" w:eastAsia="宋体" w:cs="宋体"/>
            <w:i w:val="0"/>
            <w:iCs w:val="0"/>
            <w:caps w:val="0"/>
            <w:color w:val="1F2329"/>
            <w:spacing w:val="0"/>
            <w:kern w:val="0"/>
            <w:sz w:val="24"/>
            <w:szCs w:val="24"/>
            <w:shd w:val="clear" w:fill="FFFFFF"/>
            <w:lang w:val="en-US" w:eastAsia="zh-CN" w:bidi="ar"/>
          </w:rPr>
          <w:t>决定</w:t>
        </w:r>
      </w:ins>
      <w:ins w:id="2003" w:author="投稿人" w:date="2026-03-09T13:19:24Z">
        <w:r>
          <w:rPr>
            <w:rFonts w:hint="eastAsia" w:ascii="宋体" w:hAnsi="宋体" w:eastAsia="宋体" w:cs="宋体"/>
            <w:i w:val="0"/>
            <w:iCs w:val="0"/>
            <w:caps w:val="0"/>
            <w:color w:val="1F2329"/>
            <w:spacing w:val="0"/>
            <w:kern w:val="0"/>
            <w:sz w:val="24"/>
            <w:szCs w:val="24"/>
            <w:shd w:val="clear" w:fill="FFFFFF"/>
            <w:lang w:val="en-US" w:eastAsia="zh-CN" w:bidi="ar"/>
          </w:rPr>
          <w:t>中止履行</w:t>
        </w:r>
      </w:ins>
      <w:ins w:id="2004" w:author="投稿人" w:date="2026-03-09T13:19:40Z">
        <w:r>
          <w:rPr>
            <w:rFonts w:hint="eastAsia" w:ascii="宋体" w:hAnsi="宋体" w:eastAsia="宋体" w:cs="宋体"/>
            <w:i w:val="0"/>
            <w:iCs w:val="0"/>
            <w:caps w:val="0"/>
            <w:color w:val="1F2329"/>
            <w:spacing w:val="0"/>
            <w:kern w:val="0"/>
            <w:sz w:val="24"/>
            <w:szCs w:val="24"/>
            <w:shd w:val="clear" w:fill="FFFFFF"/>
            <w:lang w:val="en-US" w:eastAsia="zh-CN" w:bidi="ar"/>
          </w:rPr>
          <w:t>后</w:t>
        </w:r>
      </w:ins>
      <w:ins w:id="2005" w:author="投稿人" w:date="2026-03-09T13:19:24Z">
        <w:r>
          <w:rPr>
            <w:rFonts w:hint="eastAsia" w:ascii="宋体" w:hAnsi="宋体" w:eastAsia="宋体" w:cs="宋体"/>
            <w:i w:val="0"/>
            <w:iCs w:val="0"/>
            <w:caps w:val="0"/>
            <w:color w:val="1F2329"/>
            <w:spacing w:val="0"/>
            <w:kern w:val="0"/>
            <w:sz w:val="24"/>
            <w:szCs w:val="24"/>
            <w:shd w:val="clear" w:fill="FFFFFF"/>
            <w:lang w:val="en-US" w:eastAsia="zh-CN" w:bidi="ar"/>
          </w:rPr>
          <w:t>应当及时通知对方。</w:t>
        </w:r>
      </w:ins>
      <w:r>
        <w:rPr>
          <w:rFonts w:hint="eastAsia" w:ascii="宋体" w:hAnsi="宋体" w:eastAsia="宋体" w:cs="宋体"/>
          <w:i w:val="0"/>
          <w:iCs w:val="0"/>
          <w:caps w:val="0"/>
          <w:color w:val="1F2329"/>
          <w:spacing w:val="0"/>
          <w:kern w:val="0"/>
          <w:sz w:val="24"/>
          <w:szCs w:val="24"/>
          <w:shd w:val="clear" w:fill="FFFFFF"/>
          <w:lang w:val="en-US" w:eastAsia="zh-CN" w:bidi="ar"/>
        </w:rPr>
        <w:t>若</w:t>
      </w:r>
      <w:del w:id="2006"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2007"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能够提供资力证明或相应担保，证明其具备履行能力，则出让</w:t>
      </w:r>
      <w:ins w:id="2008" w:author="投稿人" w:date="2026-03-08T11:30:53Z">
        <w:r>
          <w:rPr>
            <w:rFonts w:hint="eastAsia" w:ascii="宋体" w:hAnsi="宋体" w:eastAsia="宋体" w:cs="宋体"/>
            <w:i w:val="0"/>
            <w:iCs w:val="0"/>
            <w:caps w:val="0"/>
            <w:color w:val="1F2329"/>
            <w:spacing w:val="0"/>
            <w:kern w:val="0"/>
            <w:sz w:val="24"/>
            <w:szCs w:val="24"/>
            <w:shd w:val="clear" w:fill="FFFFFF"/>
            <w:lang w:val="en-US" w:eastAsia="zh-CN" w:bidi="ar"/>
          </w:rPr>
          <w:t>股东</w:t>
        </w:r>
      </w:ins>
      <w:del w:id="2009" w:author="投稿人" w:date="2026-03-08T11:30:52Z">
        <w:r>
          <w:rPr>
            <w:rFonts w:hint="eastAsia" w:ascii="宋体" w:hAnsi="宋体" w:eastAsia="宋体" w:cs="宋体"/>
            <w:i w:val="0"/>
            <w:iCs w:val="0"/>
            <w:caps w:val="0"/>
            <w:color w:val="1F2329"/>
            <w:spacing w:val="0"/>
            <w:kern w:val="0"/>
            <w:sz w:val="24"/>
            <w:szCs w:val="24"/>
            <w:shd w:val="clear" w:fill="FFFFFF"/>
            <w:lang w:val="en-US" w:eastAsia="zh-CN" w:bidi="ar"/>
          </w:rPr>
          <w:delText>人</w:delText>
        </w:r>
      </w:del>
      <w:r>
        <w:rPr>
          <w:rFonts w:hint="eastAsia" w:ascii="宋体" w:hAnsi="宋体" w:eastAsia="宋体" w:cs="宋体"/>
          <w:i w:val="0"/>
          <w:iCs w:val="0"/>
          <w:caps w:val="0"/>
          <w:color w:val="1F2329"/>
          <w:spacing w:val="0"/>
          <w:kern w:val="0"/>
          <w:sz w:val="24"/>
          <w:szCs w:val="24"/>
          <w:shd w:val="clear" w:fill="FFFFFF"/>
          <w:lang w:val="en-US" w:eastAsia="zh-CN" w:bidi="ar"/>
        </w:rPr>
        <w:t>的抗辩事由消失，应当与</w:t>
      </w:r>
      <w:del w:id="2010"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2011"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订立本约。在此期间，</w:t>
      </w:r>
      <w:del w:id="2012" w:author="投稿人" w:date="2026-03-08T11:30:35Z">
        <w:r>
          <w:rPr>
            <w:rFonts w:hint="eastAsia" w:ascii="宋体" w:hAnsi="宋体" w:eastAsia="宋体" w:cs="宋体"/>
            <w:i w:val="0"/>
            <w:iCs w:val="0"/>
            <w:caps w:val="0"/>
            <w:color w:val="1F2329"/>
            <w:spacing w:val="0"/>
            <w:kern w:val="0"/>
            <w:sz w:val="24"/>
            <w:szCs w:val="24"/>
            <w:shd w:val="clear" w:fill="FFFFFF"/>
            <w:lang w:val="en-US" w:eastAsia="zh-CN" w:bidi="ar"/>
          </w:rPr>
          <w:delText>出让人</w:delText>
        </w:r>
      </w:del>
      <w:ins w:id="2013" w:author="投稿人" w:date="2026-03-08T11:30:35Z">
        <w:r>
          <w:rPr>
            <w:rFonts w:hint="eastAsia" w:ascii="宋体" w:hAnsi="宋体" w:eastAsia="宋体" w:cs="宋体"/>
            <w:i w:val="0"/>
            <w:iCs w:val="0"/>
            <w:caps w:val="0"/>
            <w:color w:val="1F2329"/>
            <w:spacing w:val="0"/>
            <w:kern w:val="0"/>
            <w:sz w:val="24"/>
            <w:szCs w:val="24"/>
            <w:shd w:val="clear" w:fill="FFFFFF"/>
            <w:lang w:val="en-US" w:eastAsia="zh-CN" w:bidi="ar"/>
          </w:rPr>
          <w:t>出让股东</w:t>
        </w:r>
      </w:ins>
      <w:r>
        <w:rPr>
          <w:rFonts w:hint="eastAsia" w:ascii="宋体" w:hAnsi="宋体" w:eastAsia="宋体" w:cs="宋体"/>
          <w:i w:val="0"/>
          <w:iCs w:val="0"/>
          <w:caps w:val="0"/>
          <w:color w:val="1F2329"/>
          <w:spacing w:val="0"/>
          <w:kern w:val="0"/>
          <w:sz w:val="24"/>
          <w:szCs w:val="24"/>
          <w:shd w:val="clear" w:fill="FFFFFF"/>
          <w:lang w:val="en-US" w:eastAsia="zh-CN" w:bidi="ar"/>
        </w:rPr>
        <w:t>与他人就出让标的另外订立合同并不构成侵害优先购买权，优先购买权人不得基于此主张损害赔偿。</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91"/>
      </w:r>
      <w:r>
        <w:rPr>
          <w:rFonts w:hint="eastAsia" w:ascii="宋体" w:hAnsi="宋体" w:eastAsia="宋体" w:cs="宋体"/>
          <w:i w:val="0"/>
          <w:iCs w:val="0"/>
          <w:caps w:val="0"/>
          <w:color w:val="1F2329"/>
          <w:spacing w:val="0"/>
          <w:kern w:val="0"/>
          <w:sz w:val="24"/>
          <w:szCs w:val="24"/>
          <w:shd w:val="clear" w:fill="FFFFFF"/>
          <w:lang w:val="en-US" w:eastAsia="zh-CN" w:bidi="ar"/>
        </w:rPr>
        <w:t>最后，若</w:t>
      </w:r>
      <w:del w:id="2014"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2015"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无法提供资力证明或担保，出让股东解除预约合同，拒绝订立本约，并直接对外转让股权，且不承担违约责任。《德国民法典》</w:t>
      </w:r>
      <w:ins w:id="2016" w:author="投稿人" w:date="2026-03-08T14:47:23Z">
        <w:r>
          <w:rPr>
            <w:rFonts w:hint="eastAsia" w:ascii="宋体" w:hAnsi="宋体" w:eastAsia="宋体" w:cs="宋体"/>
            <w:i w:val="0"/>
            <w:iCs w:val="0"/>
            <w:caps w:val="0"/>
            <w:color w:val="1F2329"/>
            <w:spacing w:val="0"/>
            <w:kern w:val="0"/>
            <w:sz w:val="24"/>
            <w:szCs w:val="24"/>
            <w:shd w:val="clear" w:fill="FFFFFF"/>
            <w:lang w:val="en-US" w:eastAsia="zh-CN" w:bidi="ar"/>
          </w:rPr>
          <w:t>第四百六十八条</w:t>
        </w:r>
      </w:ins>
      <w:del w:id="2017" w:author="投稿人" w:date="2026-03-08T14:47:23Z">
        <w:r>
          <w:rPr>
            <w:rFonts w:hint="eastAsia" w:ascii="宋体" w:hAnsi="宋体" w:eastAsia="宋体" w:cs="宋体"/>
            <w:i w:val="0"/>
            <w:iCs w:val="0"/>
            <w:caps w:val="0"/>
            <w:color w:val="1F2329"/>
            <w:spacing w:val="0"/>
            <w:kern w:val="0"/>
            <w:sz w:val="24"/>
            <w:szCs w:val="24"/>
            <w:shd w:val="clear" w:fill="FFFFFF"/>
            <w:lang w:val="en-US" w:eastAsia="zh-CN" w:bidi="ar"/>
          </w:rPr>
          <w:delText>第468条</w:delText>
        </w:r>
      </w:del>
      <w:r>
        <w:rPr>
          <w:rFonts w:hint="eastAsia" w:ascii="宋体" w:hAnsi="宋体" w:eastAsia="宋体" w:cs="宋体"/>
          <w:i w:val="0"/>
          <w:iCs w:val="0"/>
          <w:caps w:val="0"/>
          <w:color w:val="1F2329"/>
          <w:spacing w:val="0"/>
          <w:kern w:val="0"/>
          <w:sz w:val="24"/>
          <w:szCs w:val="24"/>
          <w:shd w:val="clear" w:fill="FFFFFF"/>
          <w:lang w:val="en-US" w:eastAsia="zh-CN" w:bidi="ar"/>
        </w:rPr>
        <w:t>第</w:t>
      </w:r>
      <w:ins w:id="2018" w:author="投稿人" w:date="2026-03-08T16:57:03Z">
        <w:r>
          <w:rPr>
            <w:rFonts w:hint="eastAsia" w:ascii="宋体" w:hAnsi="宋体" w:eastAsia="宋体" w:cs="宋体"/>
            <w:i w:val="0"/>
            <w:iCs w:val="0"/>
            <w:caps w:val="0"/>
            <w:color w:val="1F2329"/>
            <w:spacing w:val="0"/>
            <w:kern w:val="0"/>
            <w:sz w:val="24"/>
            <w:szCs w:val="24"/>
            <w:shd w:val="clear" w:fill="FFFFFF"/>
            <w:lang w:val="en-US" w:eastAsia="zh-CN" w:bidi="ar"/>
          </w:rPr>
          <w:t>一</w:t>
        </w:r>
      </w:ins>
      <w:del w:id="2019" w:author="投稿人" w:date="2026-03-08T16:57:03Z">
        <w:r>
          <w:rPr>
            <w:rFonts w:hint="eastAsia" w:ascii="宋体" w:hAnsi="宋体" w:eastAsia="宋体" w:cs="宋体"/>
            <w:i w:val="0"/>
            <w:iCs w:val="0"/>
            <w:caps w:val="0"/>
            <w:color w:val="1F2329"/>
            <w:spacing w:val="0"/>
            <w:kern w:val="0"/>
            <w:sz w:val="24"/>
            <w:szCs w:val="24"/>
            <w:shd w:val="clear" w:fill="FFFFFF"/>
            <w:lang w:val="en-US" w:eastAsia="zh-CN" w:bidi="ar"/>
          </w:rPr>
          <w:delText>1</w:delText>
        </w:r>
      </w:del>
      <w:r>
        <w:rPr>
          <w:rFonts w:hint="eastAsia" w:ascii="宋体" w:hAnsi="宋体" w:eastAsia="宋体" w:cs="宋体"/>
          <w:i w:val="0"/>
          <w:iCs w:val="0"/>
          <w:caps w:val="0"/>
          <w:color w:val="1F2329"/>
          <w:spacing w:val="0"/>
          <w:kern w:val="0"/>
          <w:sz w:val="24"/>
          <w:szCs w:val="24"/>
          <w:shd w:val="clear" w:fill="FFFFFF"/>
          <w:lang w:val="en-US" w:eastAsia="zh-CN" w:bidi="ar"/>
        </w:rPr>
        <w:t>款规定，在合同中允许第三人延期支付价金的，仅在先买人为允许延期支付的金额范围内提供担保时，先买人始得请求延期支付。这一规定表明，德国法中若</w:t>
      </w:r>
      <w:del w:id="2020" w:author="投稿人" w:date="2026-03-08T11:40:49Z">
        <w:r>
          <w:rPr>
            <w:rFonts w:hint="default" w:ascii="宋体" w:hAnsi="宋体" w:eastAsia="宋体" w:cs="宋体"/>
            <w:i w:val="0"/>
            <w:iCs w:val="0"/>
            <w:caps w:val="0"/>
            <w:color w:val="1F2329"/>
            <w:spacing w:val="0"/>
            <w:kern w:val="0"/>
            <w:sz w:val="24"/>
            <w:szCs w:val="24"/>
            <w:shd w:val="clear" w:fill="FFFFFF"/>
            <w:lang w:val="en-US" w:eastAsia="zh-CN" w:bidi="ar"/>
          </w:rPr>
          <w:delText>优先权人</w:delText>
        </w:r>
      </w:del>
      <w:ins w:id="2021" w:author="投稿人" w:date="2026-03-08T11:40:50Z">
        <w:r>
          <w:rPr>
            <w:rFonts w:hint="eastAsia" w:ascii="宋体" w:hAnsi="宋体" w:eastAsia="宋体" w:cs="宋体"/>
            <w:i w:val="0"/>
            <w:iCs w:val="0"/>
            <w:caps w:val="0"/>
            <w:color w:val="1F2329"/>
            <w:spacing w:val="0"/>
            <w:kern w:val="0"/>
            <w:sz w:val="24"/>
            <w:szCs w:val="24"/>
            <w:shd w:val="clear" w:fill="FFFFFF"/>
            <w:lang w:val="en-US" w:eastAsia="zh-CN" w:bidi="ar"/>
          </w:rPr>
          <w:t>先买人</w:t>
        </w:r>
      </w:ins>
      <w:r>
        <w:rPr>
          <w:rFonts w:hint="eastAsia" w:ascii="宋体" w:hAnsi="宋体" w:eastAsia="宋体" w:cs="宋体"/>
          <w:i w:val="0"/>
          <w:iCs w:val="0"/>
          <w:caps w:val="0"/>
          <w:color w:val="1F2329"/>
          <w:spacing w:val="0"/>
          <w:kern w:val="0"/>
          <w:sz w:val="24"/>
          <w:szCs w:val="24"/>
          <w:shd w:val="clear" w:fill="FFFFFF"/>
          <w:lang w:val="en-US" w:eastAsia="zh-CN" w:bidi="ar"/>
        </w:rPr>
        <w:t>无法提供担保，出让人有权拒绝其延期支付的请求，同样考虑到优先购买权人的履行能力对出让人的影响，只不过德国法以独立条文对此进行规定，在中国法语境下不得不借道不安抗辩权进行构建。这种抗辩权的设计补足反悔权所不能保护之处，反悔权是出让人在</w:t>
      </w:r>
      <w:del w:id="2022"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2023"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主张行使优先购买权后</w:t>
      </w:r>
      <w:del w:id="2024" w:author="投稿人" w:date="2026-03-08T11:41:38Z">
        <w:r>
          <w:rPr>
            <w:rFonts w:hint="default" w:ascii="宋体" w:hAnsi="宋体" w:eastAsia="宋体" w:cs="宋体"/>
            <w:i w:val="0"/>
            <w:iCs w:val="0"/>
            <w:caps w:val="0"/>
            <w:color w:val="1F2329"/>
            <w:spacing w:val="0"/>
            <w:kern w:val="0"/>
            <w:sz w:val="24"/>
            <w:szCs w:val="24"/>
            <w:shd w:val="clear" w:fill="FFFFFF"/>
            <w:lang w:val="en-US" w:eastAsia="zh-CN" w:bidi="ar"/>
          </w:rPr>
          <w:delText>放弃</w:delText>
        </w:r>
      </w:del>
      <w:ins w:id="2025" w:author="投稿人" w:date="2026-03-08T11:41:38Z">
        <w:r>
          <w:rPr>
            <w:rFonts w:hint="eastAsia" w:ascii="宋体" w:hAnsi="宋体" w:eastAsia="宋体" w:cs="宋体"/>
            <w:i w:val="0"/>
            <w:iCs w:val="0"/>
            <w:caps w:val="0"/>
            <w:color w:val="1F2329"/>
            <w:spacing w:val="0"/>
            <w:kern w:val="0"/>
            <w:sz w:val="24"/>
            <w:szCs w:val="24"/>
            <w:shd w:val="clear" w:fill="FFFFFF"/>
            <w:lang w:val="en-US" w:eastAsia="zh-CN" w:bidi="ar"/>
          </w:rPr>
          <w:t>拒绝</w:t>
        </w:r>
      </w:ins>
      <w:r>
        <w:rPr>
          <w:rFonts w:hint="eastAsia" w:ascii="宋体" w:hAnsi="宋体" w:eastAsia="宋体" w:cs="宋体"/>
          <w:i w:val="0"/>
          <w:iCs w:val="0"/>
          <w:caps w:val="0"/>
          <w:color w:val="1F2329"/>
          <w:spacing w:val="0"/>
          <w:kern w:val="0"/>
          <w:sz w:val="24"/>
          <w:szCs w:val="24"/>
          <w:shd w:val="clear" w:fill="FFFFFF"/>
          <w:lang w:val="en-US" w:eastAsia="zh-CN" w:bidi="ar"/>
        </w:rPr>
        <w:t>转让股权的权利，其制度目的在于保护出让人的股权转让自由，而履行能力抗辩权是出让人在不放弃转让股权的情况下，对抗无资力</w:t>
      </w:r>
      <w:ins w:id="2026" w:author="投稿人" w:date="2026-03-08T11:41:55Z">
        <w:r>
          <w:rPr>
            <w:rFonts w:hint="eastAsia" w:ascii="宋体" w:hAnsi="宋体" w:eastAsia="宋体" w:cs="宋体"/>
            <w:i w:val="0"/>
            <w:iCs w:val="0"/>
            <w:caps w:val="0"/>
            <w:color w:val="1F2329"/>
            <w:spacing w:val="0"/>
            <w:kern w:val="0"/>
            <w:sz w:val="24"/>
            <w:szCs w:val="24"/>
            <w:shd w:val="clear" w:fill="FFFFFF"/>
            <w:lang w:val="en-US" w:eastAsia="zh-CN" w:bidi="ar"/>
          </w:rPr>
          <w:t>的</w:t>
        </w:r>
      </w:ins>
      <w:del w:id="2027"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delText>优先权人</w:delText>
        </w:r>
      </w:del>
      <w:ins w:id="2028" w:author="投稿人" w:date="2026-03-08T11:23:53Z">
        <w:r>
          <w:rPr>
            <w:rFonts w:hint="eastAsia" w:ascii="宋体" w:hAnsi="宋体" w:eastAsia="宋体" w:cs="宋体"/>
            <w:i w:val="0"/>
            <w:iCs w:val="0"/>
            <w:caps w:val="0"/>
            <w:color w:val="1F2329"/>
            <w:spacing w:val="0"/>
            <w:kern w:val="0"/>
            <w:sz w:val="24"/>
            <w:szCs w:val="24"/>
            <w:shd w:val="clear" w:fill="FFFFFF"/>
            <w:lang w:val="en-US" w:eastAsia="zh-CN" w:bidi="ar"/>
          </w:rPr>
          <w:t>其他股东</w:t>
        </w:r>
      </w:ins>
      <w:r>
        <w:rPr>
          <w:rFonts w:hint="eastAsia" w:ascii="宋体" w:hAnsi="宋体" w:eastAsia="宋体" w:cs="宋体"/>
          <w:i w:val="0"/>
          <w:iCs w:val="0"/>
          <w:caps w:val="0"/>
          <w:color w:val="1F2329"/>
          <w:spacing w:val="0"/>
          <w:kern w:val="0"/>
          <w:sz w:val="24"/>
          <w:szCs w:val="24"/>
          <w:shd w:val="clear" w:fill="FFFFFF"/>
          <w:lang w:val="en-US" w:eastAsia="zh-CN" w:bidi="ar"/>
        </w:rPr>
        <w:t>的请求权，其制度目的在于保护出让人的</w:t>
      </w:r>
      <w:del w:id="2029" w:author="投稿人" w:date="2026-03-08T11:42:06Z">
        <w:r>
          <w:rPr>
            <w:rFonts w:hint="default" w:ascii="宋体" w:hAnsi="宋体" w:eastAsia="宋体" w:cs="宋体"/>
            <w:i w:val="0"/>
            <w:iCs w:val="0"/>
            <w:caps w:val="0"/>
            <w:color w:val="1F2329"/>
            <w:spacing w:val="0"/>
            <w:kern w:val="0"/>
            <w:sz w:val="24"/>
            <w:szCs w:val="24"/>
            <w:shd w:val="clear" w:fill="FFFFFF"/>
            <w:lang w:val="en-US" w:eastAsia="zh-CN" w:bidi="ar"/>
          </w:rPr>
          <w:delText>债权</w:delText>
        </w:r>
      </w:del>
      <w:ins w:id="2030" w:author="投稿人" w:date="2026-03-08T11:42:07Z">
        <w:r>
          <w:rPr>
            <w:rFonts w:hint="eastAsia" w:ascii="宋体" w:hAnsi="宋体" w:eastAsia="宋体" w:cs="宋体"/>
            <w:i w:val="0"/>
            <w:iCs w:val="0"/>
            <w:caps w:val="0"/>
            <w:color w:val="1F2329"/>
            <w:spacing w:val="0"/>
            <w:kern w:val="0"/>
            <w:sz w:val="24"/>
            <w:szCs w:val="24"/>
            <w:shd w:val="clear" w:fill="FFFFFF"/>
            <w:lang w:val="en-US" w:eastAsia="zh-CN" w:bidi="ar"/>
          </w:rPr>
          <w:t>利益</w:t>
        </w:r>
      </w:ins>
      <w:r>
        <w:rPr>
          <w:rFonts w:hint="eastAsia" w:ascii="宋体" w:hAnsi="宋体" w:eastAsia="宋体" w:cs="宋体"/>
          <w:i w:val="0"/>
          <w:iCs w:val="0"/>
          <w:caps w:val="0"/>
          <w:color w:val="1F2329"/>
          <w:spacing w:val="0"/>
          <w:kern w:val="0"/>
          <w:sz w:val="24"/>
          <w:szCs w:val="24"/>
          <w:shd w:val="clear" w:fill="FFFFFF"/>
          <w:lang w:val="en-US" w:eastAsia="zh-CN" w:bidi="ar"/>
        </w:rPr>
        <w:t>实现，假若缺少了履行能力抗辩权的存在，当无资力股东提出行使优先购买权的主张时，出让股东只能选择在没有担保的情况下转让给该股东，或者行使反悔权放弃转让，二者均不符合出让股东原本的商业安排。</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6-01-15T10:06:41Z" w:initials="">
    <w:p w14:paraId="515E39B1">
      <w:pPr>
        <w:pStyle w:val="5"/>
        <w:rPr>
          <w:rFonts w:hint="default" w:eastAsiaTheme="minorEastAsia"/>
          <w:lang w:val="en-US" w:eastAsia="zh-CN"/>
        </w:rPr>
      </w:pPr>
      <w:r>
        <w:rPr>
          <w:rFonts w:hint="eastAsia"/>
          <w:lang w:val="en-US" w:eastAsia="zh-CN"/>
        </w:rPr>
        <w:t>增添文献综述</w:t>
      </w:r>
    </w:p>
  </w:comment>
  <w:comment w:id="1" w:author="投稿人" w:date="2026-03-01T10:49:12Z" w:initials="l">
    <w:p w14:paraId="1D7D1A39">
      <w:pPr>
        <w:pStyle w:val="5"/>
        <w:rPr>
          <w:rFonts w:hint="default" w:eastAsiaTheme="minorEastAsia"/>
          <w:lang w:val="en-US" w:eastAsia="zh-CN"/>
        </w:rPr>
      </w:pPr>
      <w:r>
        <w:rPr>
          <w:rFonts w:hint="eastAsia"/>
          <w:lang w:val="en-US" w:eastAsia="zh-CN"/>
        </w:rPr>
        <w:t>鉴于后文会对这些问题分别回应，遵循许多核心期刊论文的写法，选择仅在此处提出学界存在的争议，不在问题的提出部分进行文献综述。</w:t>
      </w:r>
    </w:p>
  </w:comment>
  <w:comment w:id="2" w:author="csn" w:date="2026-01-15T10:07:11Z" w:initials="">
    <w:p w14:paraId="749418A6">
      <w:pPr>
        <w:pStyle w:val="5"/>
        <w:rPr>
          <w:rFonts w:hint="default" w:eastAsiaTheme="minorEastAsia"/>
          <w:lang w:val="en-US" w:eastAsia="zh-CN"/>
        </w:rPr>
      </w:pPr>
      <w:r>
        <w:rPr>
          <w:rFonts w:hint="eastAsia"/>
          <w:lang w:val="en-US" w:eastAsia="zh-CN"/>
        </w:rPr>
        <w:t>调整语序，先回顾过往，再指出2023年修法的重大调整，才符合逻辑</w:t>
      </w:r>
    </w:p>
  </w:comment>
  <w:comment w:id="3" w:author="投稿人" w:date="2026-03-01T11:07:42Z" w:initials="l">
    <w:p w14:paraId="74CD9A58">
      <w:pPr>
        <w:pStyle w:val="5"/>
        <w:rPr>
          <w:rFonts w:hint="default" w:eastAsiaTheme="minorEastAsia"/>
          <w:lang w:val="en-US" w:eastAsia="zh-CN"/>
        </w:rPr>
      </w:pPr>
      <w:r>
        <w:rPr>
          <w:rFonts w:hint="eastAsia"/>
          <w:lang w:val="en-US" w:eastAsia="zh-CN"/>
        </w:rPr>
        <w:t>此部分主要表达以往的优先购买权研究均只研究该制度本身，没有结合对股权转让规则的大背景进行论述，例如是在何种变动模式下讨论的优先购买权等。指出原有理论研究与新背景之间的不适配性，并非对制度沿革进行梳理。</w:t>
      </w:r>
    </w:p>
  </w:comment>
  <w:comment w:id="4" w:author="csn" w:date="2026-01-15T10:08:30Z" w:initials="">
    <w:p w14:paraId="36D003D3">
      <w:pPr>
        <w:pStyle w:val="5"/>
        <w:rPr>
          <w:rFonts w:hint="default" w:eastAsiaTheme="minorEastAsia"/>
          <w:lang w:val="en-US" w:eastAsia="zh-CN"/>
        </w:rPr>
      </w:pPr>
      <w:r>
        <w:rPr>
          <w:rFonts w:hint="eastAsia"/>
          <w:lang w:val="en-US" w:eastAsia="zh-CN"/>
        </w:rPr>
        <w:t>补充文献</w:t>
      </w:r>
    </w:p>
  </w:comment>
  <w:comment w:id="5" w:author="投稿人" w:date="2026-03-01T11:15:19Z" w:initials="l">
    <w:p w14:paraId="6FD9169D">
      <w:pPr>
        <w:pStyle w:val="5"/>
        <w:rPr>
          <w:rFonts w:hint="default" w:eastAsiaTheme="minorEastAsia"/>
          <w:lang w:val="en-US" w:eastAsia="zh-CN"/>
        </w:rPr>
      </w:pPr>
      <w:r>
        <w:rPr>
          <w:rFonts w:hint="eastAsia"/>
          <w:lang w:val="en-US" w:eastAsia="zh-CN"/>
        </w:rPr>
        <w:t>同前所述，将细节置于后文详述</w:t>
      </w:r>
    </w:p>
  </w:comment>
  <w:comment w:id="6" w:author="csn" w:date="2026-01-15T10:08:56Z" w:initials="">
    <w:p w14:paraId="5A7522B7">
      <w:pPr>
        <w:pStyle w:val="5"/>
        <w:rPr>
          <w:rFonts w:hint="default" w:eastAsiaTheme="minorEastAsia"/>
          <w:lang w:val="en-US" w:eastAsia="zh-CN"/>
        </w:rPr>
      </w:pPr>
      <w:r>
        <w:rPr>
          <w:rFonts w:hint="eastAsia"/>
          <w:lang w:val="en-US" w:eastAsia="zh-CN"/>
        </w:rPr>
        <w:t>什么是行使优先购买权中的竞价机制？即使有论文对此进行专述，但这并不是一个法学的词汇，需要进行解释。</w:t>
      </w:r>
    </w:p>
  </w:comment>
  <w:comment w:id="7" w:author="投稿人" w:date="2026-03-01T11:16:57Z" w:initials="l">
    <w:p w14:paraId="21B484C3">
      <w:pPr>
        <w:pStyle w:val="5"/>
        <w:rPr>
          <w:rFonts w:hint="eastAsia" w:eastAsiaTheme="minorEastAsia"/>
          <w:lang w:eastAsia="zh-CN"/>
        </w:rPr>
      </w:pPr>
      <w:r>
        <w:rPr>
          <w:rFonts w:hint="eastAsia"/>
          <w:lang w:val="en-US" w:eastAsia="zh-CN"/>
        </w:rPr>
        <w:t>同前所述，将细节置于后文详述</w:t>
      </w:r>
    </w:p>
  </w:comment>
  <w:comment w:id="8" w:author="csn" w:date="2026-01-15T10:25:24Z" w:initials="">
    <w:p w14:paraId="5FB72CBE">
      <w:pPr>
        <w:pStyle w:val="5"/>
        <w:rPr>
          <w:rFonts w:hint="default" w:eastAsiaTheme="minorEastAsia"/>
          <w:lang w:val="en-US" w:eastAsia="zh-CN"/>
        </w:rPr>
      </w:pPr>
      <w:r>
        <w:rPr>
          <w:rFonts w:hint="eastAsia"/>
          <w:lang w:val="en-US" w:eastAsia="zh-CN"/>
        </w:rPr>
        <w:t>什么是人合性？如何保护人合性？需要进行解释。</w:t>
      </w:r>
    </w:p>
  </w:comment>
  <w:comment w:id="9" w:author="csn" w:date="2026-01-15T10:25:24Z" w:initials="">
    <w:p w14:paraId="698283E8">
      <w:pPr>
        <w:pStyle w:val="5"/>
        <w:rPr>
          <w:rFonts w:hint="default" w:eastAsiaTheme="minorEastAsia"/>
          <w:lang w:val="en-US" w:eastAsia="zh-CN"/>
        </w:rPr>
      </w:pPr>
      <w:r>
        <w:rPr>
          <w:rFonts w:hint="eastAsia"/>
          <w:lang w:val="en-US" w:eastAsia="zh-CN"/>
        </w:rPr>
        <w:t>什么是人合性？如何保护人合性？需要进行解释。</w:t>
      </w:r>
    </w:p>
  </w:comment>
  <w:comment w:id="12" w:author="csn" w:date="2026-01-15T10:33:32Z" w:initials="">
    <w:p w14:paraId="2E688BAF">
      <w:pPr>
        <w:pStyle w:val="5"/>
        <w:rPr>
          <w:rFonts w:hint="default" w:eastAsiaTheme="minorEastAsia"/>
          <w:lang w:val="en-US" w:eastAsia="zh-CN"/>
        </w:rPr>
      </w:pPr>
      <w:r>
        <w:rPr>
          <w:rFonts w:hint="eastAsia"/>
          <w:lang w:val="en-US" w:eastAsia="zh-CN"/>
        </w:rPr>
        <w:t>多字</w:t>
      </w:r>
    </w:p>
  </w:comment>
  <w:comment w:id="10" w:author="csn" w:date="2026-01-15T10:38:38Z" w:initials="">
    <w:p w14:paraId="71C1EA10">
      <w:pPr>
        <w:pStyle w:val="5"/>
        <w:rPr>
          <w:rFonts w:hint="default" w:eastAsiaTheme="minorEastAsia"/>
          <w:lang w:val="en-US" w:eastAsia="zh-CN"/>
        </w:rPr>
      </w:pPr>
      <w:r>
        <w:rPr>
          <w:rFonts w:hint="eastAsia"/>
          <w:lang w:val="en-US" w:eastAsia="zh-CN"/>
        </w:rPr>
        <w:t>论述逻辑较为混乱，首先，从反面解释论述公司拒绝，缺乏说服力，之后再以保护优先购买权，论证对公司变更的抗辩，则显得论证力度更弱。</w:t>
      </w:r>
    </w:p>
  </w:comment>
  <w:comment w:id="11" w:author="投稿人" w:date="2026-03-03T15:45:15Z" w:initials="l">
    <w:p w14:paraId="2E027CA0">
      <w:pPr>
        <w:pStyle w:val="5"/>
        <w:rPr>
          <w:rFonts w:hint="default" w:eastAsiaTheme="minorEastAsia"/>
          <w:lang w:val="en-US" w:eastAsia="zh-CN"/>
        </w:rPr>
      </w:pPr>
      <w:r>
        <w:rPr>
          <w:rFonts w:hint="eastAsia"/>
          <w:lang w:val="en-US" w:eastAsia="zh-CN"/>
        </w:rPr>
        <w:t>对《公司法》第86条进行反面解释的观点援引自王毓莹老师的论文，且对于公司在有正当理由时可拒绝变更的观点已属学界共识。本文原有论述不足之处在于保护优先购买权是否可作为“正当理由”，因此补充了公司意思主动介入到股权变动的文献作为依据。</w:t>
      </w:r>
    </w:p>
  </w:comment>
  <w:comment w:id="13" w:author="csn" w:date="2026-01-15T10:42:53Z" w:initials="">
    <w:p w14:paraId="772894D5">
      <w:pPr>
        <w:pStyle w:val="5"/>
        <w:rPr>
          <w:rFonts w:hint="default" w:eastAsiaTheme="minorEastAsia"/>
          <w:lang w:val="en-US" w:eastAsia="zh-CN"/>
        </w:rPr>
      </w:pPr>
      <w:r>
        <w:rPr>
          <w:rFonts w:hint="eastAsia"/>
          <w:lang w:val="en-US" w:eastAsia="zh-CN"/>
        </w:rPr>
        <w:t>增加引注</w:t>
      </w:r>
    </w:p>
  </w:comment>
  <w:comment w:id="14" w:author="csn" w:date="2026-01-16T10:57:16Z" w:initials="">
    <w:p w14:paraId="283B0921">
      <w:pPr>
        <w:pStyle w:val="5"/>
        <w:rPr>
          <w:rFonts w:hint="default" w:eastAsiaTheme="minorEastAsia"/>
          <w:lang w:val="en-US" w:eastAsia="zh-CN"/>
        </w:rPr>
      </w:pPr>
      <w:r>
        <w:rPr>
          <w:rFonts w:hint="eastAsia"/>
          <w:lang w:val="en-US" w:eastAsia="zh-CN"/>
        </w:rPr>
        <w:t>如果此时出让股东的告知并非一种通知义务，那么它是什么？当出让股东拒绝告知。会产生怎样的法律后果？</w:t>
      </w:r>
    </w:p>
  </w:comment>
  <w:comment w:id="15" w:author="投稿人" w:date="2026-03-05T16:07:24Z" w:initials="l">
    <w:p w14:paraId="14C1F832">
      <w:pPr>
        <w:pStyle w:val="5"/>
        <w:rPr>
          <w:rFonts w:hint="default" w:eastAsiaTheme="minorEastAsia"/>
          <w:lang w:val="en-US" w:eastAsia="zh-CN"/>
        </w:rPr>
      </w:pPr>
      <w:r>
        <w:rPr>
          <w:rFonts w:hint="eastAsia"/>
          <w:lang w:val="en-US" w:eastAsia="zh-CN"/>
        </w:rPr>
        <w:t>在废除同意权制度后，出让股东不需要获得其他股东半数同意，也就不需要履行第一次通知义务，但出让股东可以主动向其他股东告知出让意愿，并决定是否接受谈判，这是一种商事活动的自我安排，并无法律上的效力。在获得了外部交易条件后，出让股东就有义务通知其他股东，因为此阶段行使的是优先购买权，同意权制度的废除只免去了第一次通知义务，并不将全部通知义务免除。</w:t>
      </w:r>
    </w:p>
  </w:comment>
  <w:comment w:id="16" w:author="csn" w:date="2026-01-16T11:03:08Z" w:initials="">
    <w:p w14:paraId="089181F3">
      <w:pPr>
        <w:pStyle w:val="5"/>
        <w:rPr>
          <w:rFonts w:hint="default" w:eastAsiaTheme="minorEastAsia"/>
          <w:lang w:val="en-US" w:eastAsia="zh-CN"/>
        </w:rPr>
      </w:pPr>
      <w:r>
        <w:rPr>
          <w:rFonts w:hint="eastAsia"/>
          <w:lang w:val="en-US" w:eastAsia="zh-CN"/>
        </w:rPr>
        <w:t>什么是公司人合性，这些词汇是否有着通行的内涵，需要解释</w:t>
      </w:r>
    </w:p>
  </w:comment>
  <w:comment w:id="17" w:author="投稿人" w:date="2026-03-05T16:16:04Z" w:initials="l">
    <w:p w14:paraId="0B79B8FF">
      <w:pPr>
        <w:pStyle w:val="5"/>
        <w:rPr>
          <w:rFonts w:hint="default" w:eastAsiaTheme="minorEastAsia"/>
          <w:lang w:val="en-US" w:eastAsia="zh-CN"/>
        </w:rPr>
      </w:pPr>
      <w:r>
        <w:rPr>
          <w:rFonts w:hint="eastAsia"/>
          <w:lang w:val="en-US" w:eastAsia="zh-CN"/>
        </w:rPr>
        <w:t>已在先前的同样批注处进行回应</w:t>
      </w:r>
    </w:p>
  </w:comment>
  <w:comment w:id="18" w:author="csn" w:date="2026-01-16T11:26:26Z" w:initials="">
    <w:p w14:paraId="4BD6766E">
      <w:pPr>
        <w:pStyle w:val="5"/>
        <w:rPr>
          <w:rFonts w:hint="default" w:eastAsiaTheme="minorEastAsia"/>
          <w:lang w:val="en-US" w:eastAsia="zh-CN"/>
        </w:rPr>
      </w:pPr>
      <w:r>
        <w:rPr>
          <w:rFonts w:hint="eastAsia"/>
          <w:lang w:val="en-US" w:eastAsia="zh-CN"/>
        </w:rPr>
        <w:t>以上市公司的代理问题，论证有限公司的优先购买权，是否合适？</w:t>
      </w:r>
    </w:p>
  </w:comment>
  <w:comment w:id="19" w:author="投稿人" w:date="2026-03-05T16:30:29Z" w:initials="l">
    <w:p w14:paraId="60FA5DC1">
      <w:pPr>
        <w:pStyle w:val="5"/>
      </w:pPr>
      <w:r>
        <w:rPr>
          <w:lang w:val="en-US" w:eastAsia="zh-CN"/>
        </w:rPr>
        <w:t>代理理论与代理成本并非仅存在于上市公司，而是广泛存在于所有存在委托 — 代理关系的企业组织中，其根源在于所有权与经营权分离、委托人与代理人利益不一致及信息不对称；无论是有限责任公司、家族企业、中小企业还是引入外部投资人的初创企业，只要出资人不直接参与经营管理、聘请职业经理人或由部分股东负责运营，就可能出现管理层机会主义行为、监督成本、契约成本等代理问题，只不过上市公司因股权高度分散、涉及公众投资者利益且监管严格，代理问题更为显性和突出，成为代理理论最典型的应用场景。</w:t>
      </w:r>
    </w:p>
  </w:comment>
  <w:comment w:id="20" w:author="csn" w:date="2026-01-16T11:27:51Z" w:initials="">
    <w:p w14:paraId="39172B0D">
      <w:pPr>
        <w:pStyle w:val="5"/>
        <w:rPr>
          <w:rFonts w:hint="default" w:eastAsiaTheme="minorEastAsia"/>
          <w:lang w:val="en-US" w:eastAsia="zh-CN"/>
        </w:rPr>
      </w:pPr>
      <w:r>
        <w:rPr>
          <w:rFonts w:hint="eastAsia"/>
          <w:lang w:val="en-US" w:eastAsia="zh-CN"/>
        </w:rPr>
        <w:t>两种规则设置的价值取向是否具有能够进行类推的共性，需加强论述</w:t>
      </w:r>
    </w:p>
  </w:comment>
  <w:comment w:id="21" w:author="csn" w:date="2026-01-16T11:47:53Z" w:initials="">
    <w:p w14:paraId="49320553">
      <w:pPr>
        <w:pStyle w:val="5"/>
        <w:rPr>
          <w:rFonts w:hint="default" w:eastAsiaTheme="minorEastAsia"/>
          <w:lang w:val="en-US" w:eastAsia="zh-CN"/>
        </w:rPr>
      </w:pPr>
      <w:r>
        <w:rPr>
          <w:rFonts w:hint="eastAsia"/>
          <w:lang w:val="en-US" w:eastAsia="zh-CN"/>
        </w:rPr>
        <w:t>论述逻辑混乱，优先购买权当然源于公司法规定。</w:t>
      </w:r>
    </w:p>
  </w:comment>
  <w:comment w:id="22" w:author="csn" w:date="2026-01-16T11:48:39Z" w:initials="">
    <w:p w14:paraId="43595828">
      <w:pPr>
        <w:pStyle w:val="5"/>
        <w:rPr>
          <w:rFonts w:hint="default" w:eastAsiaTheme="minorEastAsia"/>
          <w:lang w:val="en-US" w:eastAsia="zh-CN"/>
        </w:rPr>
      </w:pPr>
      <w:r>
        <w:rPr>
          <w:rFonts w:hint="eastAsia"/>
          <w:lang w:val="en-US" w:eastAsia="zh-CN"/>
        </w:rPr>
        <w:t>将优先购买权所构成的“预约关系”，定性为预约合同，此种教义学构造，是否具有坚实的民法基础，值得探讨。此外，公司契约论大多是出于对于公司组织体的经济分析，解决的是代理问题，此“契约”并非法律上的合同，而是经济上的合同，两者不可同语。将优先购买权定性为预约合同请求权，反悔权定义为预约解除权，法教义学构造显得复杂，关键是从本文论述中并未看出何种实益。这里需要加强论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5E39B1" w15:done="0"/>
  <w15:commentEx w15:paraId="1D7D1A39" w15:done="0" w15:paraIdParent="515E39B1"/>
  <w15:commentEx w15:paraId="749418A6" w15:done="0"/>
  <w15:commentEx w15:paraId="74CD9A58" w15:done="0" w15:paraIdParent="749418A6"/>
  <w15:commentEx w15:paraId="36D003D3" w15:done="0"/>
  <w15:commentEx w15:paraId="6FD9169D" w15:done="0" w15:paraIdParent="36D003D3"/>
  <w15:commentEx w15:paraId="5A7522B7" w15:done="0"/>
  <w15:commentEx w15:paraId="21B484C3" w15:done="0" w15:paraIdParent="5A7522B7"/>
  <w15:commentEx w15:paraId="5FB72CBE" w15:done="0"/>
  <w15:commentEx w15:paraId="698283E8" w15:done="0"/>
  <w15:commentEx w15:paraId="2E688BAF" w15:done="0"/>
  <w15:commentEx w15:paraId="71C1EA10" w15:done="0"/>
  <w15:commentEx w15:paraId="2E027CA0" w15:done="0" w15:paraIdParent="71C1EA10"/>
  <w15:commentEx w15:paraId="772894D5" w15:done="0"/>
  <w15:commentEx w15:paraId="283B0921" w15:done="0"/>
  <w15:commentEx w15:paraId="14C1F832" w15:done="0" w15:paraIdParent="283B0921"/>
  <w15:commentEx w15:paraId="089181F3" w15:done="0"/>
  <w15:commentEx w15:paraId="0B79B8FF" w15:done="0" w15:paraIdParent="089181F3"/>
  <w15:commentEx w15:paraId="4BD6766E" w15:done="0"/>
  <w15:commentEx w15:paraId="60FA5DC1" w15:done="0" w15:paraIdParent="4BD6766E"/>
  <w15:commentEx w15:paraId="39172B0D" w15:done="0"/>
  <w15:commentEx w15:paraId="49320553" w15:done="0"/>
  <w15:commentEx w15:paraId="4359582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4">
    <w:p>
      <w:r>
        <w:separator/>
      </w:r>
    </w:p>
  </w:footnote>
  <w:footnote w:type="continuationSeparator" w:id="185">
    <w:p>
      <w:r>
        <w:continuationSeparator/>
      </w:r>
    </w:p>
  </w:footnote>
  <w:footnote w:id="0">
    <w:p w14:paraId="5D8E3EA1">
      <w:pPr>
        <w:pStyle w:val="6"/>
        <w:snapToGrid w:val="0"/>
        <w:rPr>
          <w:rFonts w:hint="default" w:eastAsiaTheme="minorEastAsia"/>
          <w:lang w:val="en-US" w:eastAsia="zh-CN"/>
        </w:rPr>
      </w:pPr>
      <w:r>
        <w:rPr>
          <w:rStyle w:val="11"/>
        </w:rPr>
        <w:footnoteRef/>
      </w:r>
      <w:r>
        <w:t xml:space="preserve"> </w:t>
      </w:r>
      <w:r>
        <w:rPr>
          <w:rFonts w:hint="eastAsia"/>
          <w:lang w:val="en-US" w:eastAsia="zh-CN"/>
        </w:rPr>
        <w:t>另有研究认为股权变动应采非统一化，以适应在不同语境下股权变动的不同内涵，不过其内容只是将已有的股权变动模式分配到不同的变动时点，仍是对已有的观点的运用，目前并非主流观点，且与本文关注的问题无关，详见周游：《股权变动模式的非统一化：实践检视与学理阐释》，载《法学杂志》2025年第1期。王毓莹：《财产权对抗视角下有限责任公司股权变动模式再反思》，载《政法论坛》2025年第2期。</w:t>
      </w:r>
    </w:p>
  </w:footnote>
  <w:footnote w:id="1">
    <w:p w14:paraId="488E1E81">
      <w:pPr>
        <w:pStyle w:val="6"/>
        <w:snapToGrid w:val="0"/>
        <w:rPr>
          <w:rFonts w:hint="eastAsia" w:eastAsiaTheme="minorEastAsia"/>
          <w:lang w:val="en-US" w:eastAsia="zh-CN"/>
        </w:rPr>
      </w:pPr>
      <w:r>
        <w:rPr>
          <w:rStyle w:val="11"/>
        </w:rPr>
        <w:footnoteRef/>
      </w:r>
      <w:r>
        <w:t xml:space="preserve"> 张双根: 《论股权让与的意思主义构成》</w:t>
      </w:r>
      <w:r>
        <w:rPr>
          <w:rFonts w:hint="eastAsia"/>
          <w:lang w:eastAsia="zh-CN"/>
        </w:rPr>
        <w:t>，</w:t>
      </w:r>
      <w:r>
        <w:t>《中外法学》2019年第6期</w:t>
      </w:r>
      <w:r>
        <w:rPr>
          <w:rFonts w:hint="eastAsia"/>
          <w:lang w:eastAsia="zh-CN"/>
        </w:rPr>
        <w:t>，</w:t>
      </w:r>
      <w:r>
        <w:t>第1568页。</w:t>
      </w:r>
    </w:p>
  </w:footnote>
  <w:footnote w:id="2">
    <w:p w14:paraId="1322978A">
      <w:pPr>
        <w:widowControl/>
        <w:rPr>
          <w:rFonts w:hint="default" w:eastAsiaTheme="minorEastAsia"/>
          <w:sz w:val="18"/>
          <w:lang w:val="en-US" w:eastAsia="zh-CN"/>
        </w:rPr>
      </w:pPr>
      <w:r>
        <w:rPr>
          <w:rStyle w:val="11"/>
        </w:rPr>
        <w:footnoteRef/>
      </w:r>
      <w:r>
        <w:t xml:space="preserve"> </w:t>
      </w:r>
      <w:r>
        <w:rPr>
          <w:rFonts w:hint="eastAsia"/>
          <w:sz w:val="18"/>
          <w:lang w:val="en-US" w:eastAsia="zh-CN"/>
        </w:rPr>
        <w:t>李建伟：《有限责任公司股权变动模式研究——以公司受通知与认可的程序构建为中心》，载《暨南学报（哲学社会科学版）》2012 年第</w:t>
      </w:r>
      <w:r>
        <w:rPr>
          <w:rFonts w:hint="default"/>
          <w:sz w:val="18"/>
          <w:lang w:val="en-US" w:eastAsia="zh-CN"/>
        </w:rPr>
        <w:t>12</w:t>
      </w:r>
      <w:r>
        <w:rPr>
          <w:rFonts w:hint="eastAsia"/>
          <w:sz w:val="18"/>
          <w:lang w:val="en-US" w:eastAsia="zh-CN"/>
        </w:rPr>
        <w:t>期</w:t>
      </w:r>
      <w:r>
        <w:rPr>
          <w:rFonts w:hint="default"/>
          <w:sz w:val="18"/>
          <w:lang w:val="en-US" w:eastAsia="zh-CN"/>
        </w:rPr>
        <w:t>，第23-25页</w:t>
      </w:r>
      <w:r>
        <w:rPr>
          <w:rFonts w:hint="eastAsia"/>
          <w:sz w:val="18"/>
          <w:lang w:val="en-US" w:eastAsia="zh-CN"/>
        </w:rPr>
        <w:t>。</w:t>
      </w:r>
    </w:p>
  </w:footnote>
  <w:footnote w:id="3">
    <w:p w14:paraId="5E135F72">
      <w:pPr>
        <w:pStyle w:val="6"/>
        <w:snapToGrid w:val="0"/>
      </w:pPr>
      <w:r>
        <w:rPr>
          <w:rStyle w:val="11"/>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第77页</w:t>
      </w:r>
      <w:r>
        <w:rPr>
          <w:rFonts w:hint="eastAsia"/>
        </w:rPr>
        <w:t>。</w:t>
      </w:r>
    </w:p>
  </w:footnote>
  <w:footnote w:id="4">
    <w:p w14:paraId="642390C8">
      <w:pPr>
        <w:pStyle w:val="6"/>
        <w:snapToGrid w:val="0"/>
        <w:rPr>
          <w:rFonts w:hint="eastAsia" w:eastAsiaTheme="minorEastAsia"/>
          <w:lang w:val="en-US" w:eastAsia="zh-CN"/>
        </w:rPr>
      </w:pPr>
      <w:r>
        <w:rPr>
          <w:rStyle w:val="11"/>
        </w:rPr>
        <w:footnoteRef/>
      </w:r>
      <w:r>
        <w:t xml:space="preserve"> </w:t>
      </w:r>
      <w:r>
        <w:rPr>
          <w:lang w:val="en-US" w:eastAsia="zh-CN"/>
        </w:rPr>
        <w:t>刘俊海：《论有限责任公司股权转让合同的效力》，载《法学家》2007年第6期</w:t>
      </w:r>
      <w:r>
        <w:rPr>
          <w:rFonts w:hint="eastAsia"/>
          <w:lang w:val="en-US" w:eastAsia="zh-CN"/>
        </w:rPr>
        <w:t>，第76页</w:t>
      </w:r>
      <w:r>
        <w:rPr>
          <w:lang w:val="en-US" w:eastAsia="zh-CN"/>
        </w:rPr>
        <w:t>。最高人民法院民事审判第二庭编著:《〈全国法院民商事审判工作会议纪要〉理解与适用》</w:t>
      </w:r>
      <w:r>
        <w:rPr>
          <w:rFonts w:hint="eastAsia"/>
          <w:lang w:val="en-US" w:eastAsia="zh-CN"/>
        </w:rPr>
        <w:t>，</w:t>
      </w:r>
      <w:r>
        <w:rPr>
          <w:lang w:val="en-US" w:eastAsia="zh-CN"/>
        </w:rPr>
        <w:t>人民法院出版社2019年版</w:t>
      </w:r>
      <w:r>
        <w:rPr>
          <w:rFonts w:hint="eastAsia"/>
          <w:lang w:val="en-US" w:eastAsia="zh-CN"/>
        </w:rPr>
        <w:t>，</w:t>
      </w:r>
      <w:r>
        <w:rPr>
          <w:lang w:val="en-US" w:eastAsia="zh-CN"/>
        </w:rPr>
        <w:t>第135页。</w:t>
      </w:r>
    </w:p>
  </w:footnote>
  <w:footnote w:id="5">
    <w:p w14:paraId="4C42F1FD">
      <w:pPr>
        <w:pStyle w:val="6"/>
        <w:snapToGrid w:val="0"/>
      </w:pPr>
      <w:r>
        <w:rPr>
          <w:rStyle w:val="11"/>
        </w:rPr>
        <w:footnoteRef/>
      </w:r>
      <w:r>
        <w:t xml:space="preserve"> </w:t>
      </w:r>
      <w:r>
        <w:rPr>
          <w:lang w:val="en-US" w:eastAsia="zh-CN"/>
        </w:rPr>
        <w:t>赵旭东、邹学庚：《股权变动模式的比较研究与中国方案》，载《法律适用》2021</w:t>
      </w:r>
      <w:del w:id="0" w:author="投稿人" w:date="2026-03-08T11:37:16Z">
        <w:r>
          <w:rPr>
            <w:lang w:val="en-US" w:eastAsia="zh-CN"/>
          </w:rPr>
          <w:delText xml:space="preserve"> </w:delText>
        </w:r>
      </w:del>
      <w:r>
        <w:rPr>
          <w:lang w:val="en-US" w:eastAsia="zh-CN"/>
        </w:rPr>
        <w:t>年第</w:t>
      </w:r>
      <w:r>
        <w:rPr>
          <w:rFonts w:hint="eastAsia"/>
          <w:lang w:val="en-US" w:eastAsia="zh-CN"/>
        </w:rPr>
        <w:t>7</w:t>
      </w:r>
      <w:r>
        <w:rPr>
          <w:lang w:val="en-US" w:eastAsia="zh-CN"/>
        </w:rPr>
        <w:t>期</w:t>
      </w:r>
      <w:r>
        <w:rPr>
          <w:rFonts w:hint="eastAsia"/>
          <w:lang w:val="en-US" w:eastAsia="zh-CN"/>
        </w:rPr>
        <w:t>，第10页</w:t>
      </w:r>
      <w:r>
        <w:rPr>
          <w:lang w:val="en-US" w:eastAsia="zh-CN"/>
        </w:rPr>
        <w:t>。</w:t>
      </w:r>
    </w:p>
  </w:footnote>
  <w:footnote w:id="6">
    <w:p w14:paraId="31D8DCD9">
      <w:pPr>
        <w:pStyle w:val="6"/>
        <w:snapToGrid w:val="0"/>
        <w:rPr>
          <w:rFonts w:hint="default" w:eastAsiaTheme="minorEastAsia"/>
          <w:lang w:val="en-US" w:eastAsia="zh-CN"/>
        </w:rPr>
      </w:pPr>
      <w:r>
        <w:rPr>
          <w:rStyle w:val="11"/>
        </w:rPr>
        <w:footnoteRef/>
      </w:r>
      <w:r>
        <w:t xml:space="preserve"> </w:t>
      </w:r>
      <w:r>
        <w:rPr>
          <w:rFonts w:hint="eastAsia"/>
          <w:lang w:val="en-US" w:eastAsia="zh-CN"/>
        </w:rPr>
        <w:t>关于一股多卖及股权善意取得的问题可参见张笑滔:《股权善意取得之修正——以〈公司法〉司法解释（三）为例》，《政法论坛》2013 年第 6 期。</w:t>
      </w:r>
    </w:p>
  </w:footnote>
  <w:footnote w:id="7">
    <w:p w14:paraId="7BDE0034">
      <w:pPr>
        <w:pStyle w:val="6"/>
        <w:snapToGrid w:val="0"/>
        <w:rPr>
          <w:rFonts w:hint="default" w:eastAsiaTheme="minorEastAsia"/>
          <w:lang w:val="en-US" w:eastAsia="zh-CN"/>
        </w:rPr>
      </w:pPr>
      <w:ins w:id="1" w:author="投稿人" w:date="2026-03-01T17:20:43Z">
        <w:r>
          <w:rPr>
            <w:rStyle w:val="11"/>
          </w:rPr>
          <w:footnoteRef/>
        </w:r>
      </w:ins>
      <w:ins w:id="2" w:author="投稿人" w:date="2026-03-01T17:20:43Z">
        <w:r>
          <w:rPr/>
          <w:t xml:space="preserve"> </w:t>
        </w:r>
      </w:ins>
      <w:ins w:id="3" w:author="投稿人" w:date="2026-03-01T17:20:57Z">
        <w:r>
          <w:rPr>
            <w:rFonts w:hint="eastAsia"/>
          </w:rPr>
          <w:t>参见刘凯湘、张海峡:《论商法中的人合性》,载王保树主编《商事法论集》,法律出版社2010年总第17卷,第25-27页。</w:t>
        </w:r>
      </w:ins>
      <w:ins w:id="4" w:author="投稿人" w:date="2026-03-01T17:24:31Z">
        <w:r>
          <w:rPr>
            <w:rFonts w:hint="eastAsia"/>
            <w:lang w:val="en-US" w:eastAsia="zh-CN"/>
          </w:rPr>
          <w:t>另有</w:t>
        </w:r>
      </w:ins>
      <w:ins w:id="5" w:author="投稿人" w:date="2026-03-01T17:24:35Z">
        <w:r>
          <w:rPr>
            <w:rFonts w:hint="eastAsia"/>
            <w:lang w:val="en-US" w:eastAsia="zh-CN"/>
          </w:rPr>
          <w:t>将</w:t>
        </w:r>
      </w:ins>
      <w:ins w:id="6" w:author="投稿人" w:date="2026-03-01T17:24:36Z">
        <w:r>
          <w:rPr>
            <w:rFonts w:hint="eastAsia"/>
            <w:lang w:val="en-US" w:eastAsia="zh-CN"/>
          </w:rPr>
          <w:t>人合性</w:t>
        </w:r>
      </w:ins>
      <w:ins w:id="7" w:author="投稿人" w:date="2026-03-01T17:24:37Z">
        <w:r>
          <w:rPr>
            <w:rFonts w:hint="eastAsia"/>
            <w:lang w:val="en-US" w:eastAsia="zh-CN"/>
          </w:rPr>
          <w:t>区分</w:t>
        </w:r>
      </w:ins>
      <w:ins w:id="8" w:author="投稿人" w:date="2026-03-01T17:24:40Z">
        <w:r>
          <w:rPr>
            <w:rFonts w:hint="eastAsia"/>
            <w:lang w:val="en-US" w:eastAsia="zh-CN"/>
          </w:rPr>
          <w:t>出对内</w:t>
        </w:r>
      </w:ins>
      <w:ins w:id="9" w:author="投稿人" w:date="2026-03-01T17:24:41Z">
        <w:r>
          <w:rPr>
            <w:rFonts w:hint="eastAsia"/>
            <w:lang w:val="en-US" w:eastAsia="zh-CN"/>
          </w:rPr>
          <w:t>含义</w:t>
        </w:r>
      </w:ins>
      <w:ins w:id="10" w:author="投稿人" w:date="2026-03-01T17:24:42Z">
        <w:r>
          <w:rPr>
            <w:rFonts w:hint="eastAsia"/>
            <w:lang w:val="en-US" w:eastAsia="zh-CN"/>
          </w:rPr>
          <w:t>与</w:t>
        </w:r>
      </w:ins>
      <w:ins w:id="11" w:author="投稿人" w:date="2026-03-01T17:24:43Z">
        <w:r>
          <w:rPr>
            <w:rFonts w:hint="eastAsia"/>
            <w:lang w:val="en-US" w:eastAsia="zh-CN"/>
          </w:rPr>
          <w:t>对外含义</w:t>
        </w:r>
      </w:ins>
      <w:ins w:id="12" w:author="投稿人" w:date="2026-03-01T17:24:46Z">
        <w:r>
          <w:rPr>
            <w:rFonts w:hint="eastAsia"/>
            <w:lang w:val="en-US" w:eastAsia="zh-CN"/>
          </w:rPr>
          <w:t>的</w:t>
        </w:r>
      </w:ins>
      <w:ins w:id="13" w:author="投稿人" w:date="2026-03-01T17:24:48Z">
        <w:r>
          <w:rPr>
            <w:rFonts w:hint="eastAsia"/>
            <w:lang w:val="en-US" w:eastAsia="zh-CN"/>
          </w:rPr>
          <w:t>观点，</w:t>
        </w:r>
      </w:ins>
      <w:ins w:id="14" w:author="投稿人" w:date="2026-03-01T17:24:56Z">
        <w:r>
          <w:rPr>
            <w:rFonts w:hint="eastAsia"/>
            <w:lang w:val="en-US" w:eastAsia="zh-CN"/>
          </w:rPr>
          <w:t>本质</w:t>
        </w:r>
      </w:ins>
      <w:ins w:id="15" w:author="投稿人" w:date="2026-03-01T17:24:57Z">
        <w:r>
          <w:rPr>
            <w:rFonts w:hint="eastAsia"/>
            <w:lang w:val="en-US" w:eastAsia="zh-CN"/>
          </w:rPr>
          <w:t>上</w:t>
        </w:r>
      </w:ins>
      <w:ins w:id="16" w:author="投稿人" w:date="2026-03-01T17:24:58Z">
        <w:r>
          <w:rPr>
            <w:rFonts w:hint="eastAsia"/>
            <w:lang w:val="en-US" w:eastAsia="zh-CN"/>
          </w:rPr>
          <w:t>仍</w:t>
        </w:r>
      </w:ins>
      <w:ins w:id="17" w:author="投稿人" w:date="2026-03-01T17:24:59Z">
        <w:r>
          <w:rPr>
            <w:rFonts w:hint="eastAsia"/>
            <w:lang w:val="en-US" w:eastAsia="zh-CN"/>
          </w:rPr>
          <w:t>是</w:t>
        </w:r>
      </w:ins>
      <w:ins w:id="18" w:author="投稿人" w:date="2026-03-01T17:25:01Z">
        <w:r>
          <w:rPr>
            <w:rFonts w:hint="eastAsia"/>
            <w:lang w:val="en-US" w:eastAsia="zh-CN"/>
          </w:rPr>
          <w:t>以</w:t>
        </w:r>
      </w:ins>
      <w:ins w:id="19" w:author="投稿人" w:date="2026-03-02T23:32:57Z">
        <w:r>
          <w:rPr>
            <w:rFonts w:hint="eastAsia"/>
            <w:lang w:val="en-US" w:eastAsia="zh-CN"/>
          </w:rPr>
          <w:t>内部</w:t>
        </w:r>
      </w:ins>
      <w:ins w:id="20" w:author="投稿人" w:date="2026-03-01T17:25:05Z">
        <w:r>
          <w:rPr>
            <w:rFonts w:hint="eastAsia"/>
            <w:lang w:val="en-US" w:eastAsia="zh-CN"/>
          </w:rPr>
          <w:t>投资人</w:t>
        </w:r>
      </w:ins>
      <w:ins w:id="21" w:author="投稿人" w:date="2026-03-01T17:25:22Z">
        <w:r>
          <w:rPr>
            <w:rFonts w:hint="eastAsia"/>
            <w:lang w:val="en-US" w:eastAsia="zh-CN"/>
          </w:rPr>
          <w:t>视角</w:t>
        </w:r>
      </w:ins>
      <w:ins w:id="22" w:author="投稿人" w:date="2026-03-01T17:25:09Z">
        <w:r>
          <w:rPr>
            <w:rFonts w:hint="eastAsia"/>
            <w:lang w:val="en-US" w:eastAsia="zh-CN"/>
          </w:rPr>
          <w:t>和</w:t>
        </w:r>
      </w:ins>
      <w:ins w:id="23" w:author="投稿人" w:date="2026-03-01T17:25:10Z">
        <w:r>
          <w:rPr>
            <w:rFonts w:hint="eastAsia"/>
            <w:lang w:val="en-US" w:eastAsia="zh-CN"/>
          </w:rPr>
          <w:t>外部</w:t>
        </w:r>
      </w:ins>
      <w:ins w:id="24" w:author="投稿人" w:date="2026-03-01T17:25:12Z">
        <w:r>
          <w:rPr>
            <w:rFonts w:hint="eastAsia"/>
            <w:lang w:val="en-US" w:eastAsia="zh-CN"/>
          </w:rPr>
          <w:t>相对人</w:t>
        </w:r>
      </w:ins>
      <w:ins w:id="25" w:author="投稿人" w:date="2026-03-01T17:25:25Z">
        <w:r>
          <w:rPr>
            <w:rFonts w:hint="eastAsia"/>
            <w:lang w:val="en-US" w:eastAsia="zh-CN"/>
          </w:rPr>
          <w:t>视角</w:t>
        </w:r>
      </w:ins>
      <w:ins w:id="26" w:author="投稿人" w:date="2026-03-01T17:25:26Z">
        <w:r>
          <w:rPr>
            <w:rFonts w:hint="eastAsia"/>
            <w:lang w:val="en-US" w:eastAsia="zh-CN"/>
          </w:rPr>
          <w:t>进行</w:t>
        </w:r>
      </w:ins>
      <w:ins w:id="27" w:author="投稿人" w:date="2026-03-01T17:25:27Z">
        <w:r>
          <w:rPr>
            <w:rFonts w:hint="eastAsia"/>
            <w:lang w:val="en-US" w:eastAsia="zh-CN"/>
          </w:rPr>
          <w:t>区分</w:t>
        </w:r>
      </w:ins>
      <w:ins w:id="28" w:author="投稿人" w:date="2026-03-01T17:26:45Z">
        <w:r>
          <w:rPr>
            <w:rFonts w:hint="eastAsia"/>
            <w:lang w:val="en-US" w:eastAsia="zh-CN"/>
          </w:rPr>
          <w:t>，</w:t>
        </w:r>
      </w:ins>
      <w:ins w:id="29" w:author="投稿人" w:date="2026-03-01T17:26:46Z">
        <w:r>
          <w:rPr>
            <w:rFonts w:hint="eastAsia"/>
            <w:lang w:val="en-US" w:eastAsia="zh-CN"/>
          </w:rPr>
          <w:t>可</w:t>
        </w:r>
      </w:ins>
      <w:ins w:id="30" w:author="投稿人" w:date="2026-03-01T17:26:47Z">
        <w:r>
          <w:rPr>
            <w:rFonts w:hint="eastAsia"/>
            <w:lang w:val="en-US" w:eastAsia="zh-CN"/>
          </w:rPr>
          <w:t>参见</w:t>
        </w:r>
      </w:ins>
      <w:ins w:id="31" w:author="投稿人" w:date="2026-03-01T17:26:42Z">
        <w:r>
          <w:rPr>
            <w:rFonts w:hint="eastAsia"/>
            <w:lang w:val="en-US" w:eastAsia="zh-CN"/>
          </w:rPr>
          <w:t>李劲华：《有限责任公司的人合性及其对公司治理的影响》，载《山东大学学报 (哲学社会科学版)》2007年第4期，第</w:t>
        </w:r>
      </w:ins>
      <w:ins w:id="32" w:author="投稿人" w:date="2026-03-02T22:05:06Z">
        <w:r>
          <w:rPr>
            <w:rFonts w:hint="eastAsia"/>
            <w:lang w:val="en-US" w:eastAsia="zh-CN"/>
          </w:rPr>
          <w:t>9</w:t>
        </w:r>
      </w:ins>
      <w:ins w:id="33" w:author="投稿人" w:date="2026-03-02T22:05:07Z">
        <w:r>
          <w:rPr>
            <w:rFonts w:hint="eastAsia"/>
            <w:lang w:val="en-US" w:eastAsia="zh-CN"/>
          </w:rPr>
          <w:t>0-91</w:t>
        </w:r>
      </w:ins>
      <w:ins w:id="34" w:author="投稿人" w:date="2026-03-01T17:26:42Z">
        <w:r>
          <w:rPr>
            <w:rFonts w:hint="eastAsia"/>
            <w:lang w:val="en-US" w:eastAsia="zh-CN"/>
          </w:rPr>
          <w:t>页。</w:t>
        </w:r>
      </w:ins>
      <w:ins w:id="35" w:author="投稿人" w:date="2026-03-02T22:18:56Z">
        <w:r>
          <w:rPr>
            <w:rFonts w:hint="eastAsia"/>
            <w:lang w:val="en-US" w:eastAsia="zh-CN"/>
          </w:rPr>
          <w:t>反对</w:t>
        </w:r>
      </w:ins>
      <w:ins w:id="36" w:author="投稿人" w:date="2026-03-02T22:18:57Z">
        <w:r>
          <w:rPr>
            <w:rFonts w:hint="eastAsia"/>
            <w:lang w:val="en-US" w:eastAsia="zh-CN"/>
          </w:rPr>
          <w:t>继续</w:t>
        </w:r>
      </w:ins>
      <w:ins w:id="37" w:author="投稿人" w:date="2026-03-02T22:19:00Z">
        <w:r>
          <w:rPr>
            <w:rFonts w:hint="eastAsia"/>
            <w:lang w:val="en-US" w:eastAsia="zh-CN"/>
          </w:rPr>
          <w:t>维护</w:t>
        </w:r>
      </w:ins>
      <w:ins w:id="38" w:author="投稿人" w:date="2026-03-02T22:19:04Z">
        <w:r>
          <w:rPr>
            <w:rFonts w:hint="eastAsia"/>
            <w:lang w:val="en-US" w:eastAsia="zh-CN"/>
          </w:rPr>
          <w:t>有限公司</w:t>
        </w:r>
      </w:ins>
      <w:ins w:id="39" w:author="投稿人" w:date="2026-03-02T22:19:06Z">
        <w:r>
          <w:rPr>
            <w:rFonts w:hint="eastAsia"/>
            <w:lang w:val="en-US" w:eastAsia="zh-CN"/>
          </w:rPr>
          <w:t>人合性的</w:t>
        </w:r>
      </w:ins>
      <w:ins w:id="40" w:author="投稿人" w:date="2026-03-02T22:19:07Z">
        <w:r>
          <w:rPr>
            <w:rFonts w:hint="eastAsia"/>
            <w:lang w:val="en-US" w:eastAsia="zh-CN"/>
          </w:rPr>
          <w:t>观点可</w:t>
        </w:r>
      </w:ins>
      <w:ins w:id="41" w:author="投稿人" w:date="2026-03-02T22:03:29Z">
        <w:r>
          <w:rPr>
            <w:rFonts w:hint="eastAsia"/>
            <w:lang w:val="en-US" w:eastAsia="zh-CN"/>
          </w:rPr>
          <w:t>见</w:t>
        </w:r>
      </w:ins>
      <w:ins w:id="42" w:author="投稿人" w:date="2026-03-02T22:03:30Z">
        <w:r>
          <w:rPr>
            <w:rFonts w:hint="eastAsia"/>
            <w:lang w:val="en-US" w:eastAsia="zh-CN"/>
          </w:rPr>
          <w:t>梁上上：《人合性在有限公司中的终结》，载《中国社会科学》2022年第11期，第69-88页。</w:t>
        </w:r>
      </w:ins>
    </w:p>
  </w:footnote>
  <w:footnote w:id="8">
    <w:p w14:paraId="0B40776D">
      <w:pPr>
        <w:pStyle w:val="6"/>
        <w:snapToGrid w:val="0"/>
      </w:pPr>
      <w:r>
        <w:rPr>
          <w:rStyle w:val="11"/>
        </w:rPr>
        <w:footnoteRef/>
      </w:r>
      <w:r>
        <w:t xml:space="preserve"> </w:t>
      </w:r>
      <w:r>
        <w:rPr>
          <w:rFonts w:hint="eastAsia"/>
          <w:lang w:val="en-US" w:eastAsia="zh-CN"/>
        </w:rPr>
        <w:t>关于侵害股东优先购买权救济路径的详细探讨，可参见</w:t>
      </w:r>
      <w:r>
        <w:rPr>
          <w:lang w:val="en-US" w:eastAsia="zh-CN"/>
        </w:rPr>
        <w:t>李建伟：《有限公司股东优先购买权侵害救济研究</w:t>
      </w:r>
      <w:r>
        <w:rPr>
          <w:rFonts w:hint="eastAsia"/>
          <w:lang w:val="en-US" w:eastAsia="zh-CN"/>
        </w:rPr>
        <w:t>——</w:t>
      </w:r>
      <w:r>
        <w:rPr>
          <w:lang w:val="en-US" w:eastAsia="zh-CN"/>
        </w:rPr>
        <w:t>兼评〈九民纪要〉的相关裁判规则》，载《社会科学研究》2020年第4期</w:t>
      </w:r>
      <w:r>
        <w:rPr>
          <w:rFonts w:hint="eastAsia"/>
          <w:lang w:val="en-US" w:eastAsia="zh-CN"/>
        </w:rPr>
        <w:t>，第85-89页</w:t>
      </w:r>
      <w:r>
        <w:rPr>
          <w:lang w:val="en-US" w:eastAsia="zh-CN"/>
        </w:rPr>
        <w:t>。</w:t>
      </w:r>
    </w:p>
  </w:footnote>
  <w:footnote w:id="9">
    <w:p w14:paraId="20E1A964">
      <w:pPr>
        <w:pStyle w:val="6"/>
        <w:snapToGrid w:val="0"/>
      </w:pPr>
      <w:r>
        <w:rPr>
          <w:rStyle w:val="11"/>
        </w:rPr>
        <w:footnoteRef/>
      </w:r>
      <w:r>
        <w:t xml:space="preserve"> </w:t>
      </w:r>
      <w:r>
        <w:rPr>
          <w:rFonts w:hint="eastAsia"/>
          <w:lang w:val="en-US" w:eastAsia="zh-CN"/>
        </w:rPr>
        <w:t>王毓莹：《财产权对抗视角下有限责任公司股权变动模式再反思》，载《政法论坛》2025年第2期，第65页。</w:t>
      </w:r>
    </w:p>
  </w:footnote>
  <w:footnote w:id="10">
    <w:p w14:paraId="39D71228">
      <w:pPr>
        <w:pStyle w:val="6"/>
        <w:snapToGrid w:val="0"/>
      </w:pPr>
      <w:r>
        <w:rPr>
          <w:rStyle w:val="11"/>
        </w:rPr>
        <w:footnoteRef/>
      </w:r>
      <w:r>
        <w:t xml:space="preserve"> 叶林: 《公司在股权转让中的法律地位》</w:t>
      </w:r>
      <w:r>
        <w:rPr>
          <w:rFonts w:hint="eastAsia"/>
          <w:lang w:eastAsia="zh-CN"/>
        </w:rPr>
        <w:t>，</w:t>
      </w:r>
      <w:r>
        <w:t>《当代法学》2013 年第</w:t>
      </w:r>
      <w:r>
        <w:rPr>
          <w:rFonts w:hint="eastAsia"/>
          <w:lang w:val="en-US" w:eastAsia="zh-CN"/>
        </w:rPr>
        <w:t>2</w:t>
      </w:r>
      <w:r>
        <w:t>期</w:t>
      </w:r>
      <w:r>
        <w:rPr>
          <w:rFonts w:hint="eastAsia"/>
          <w:lang w:eastAsia="zh-CN"/>
        </w:rPr>
        <w:t>，</w:t>
      </w:r>
      <w:r>
        <w:t>第</w:t>
      </w:r>
      <w:r>
        <w:rPr>
          <w:rFonts w:hint="eastAsia"/>
          <w:lang w:val="en-US" w:eastAsia="zh-CN"/>
        </w:rPr>
        <w:t>74</w:t>
      </w:r>
      <w:r>
        <w:t>页。</w:t>
      </w:r>
    </w:p>
  </w:footnote>
  <w:footnote w:id="11">
    <w:p w14:paraId="22583231">
      <w:pPr>
        <w:pStyle w:val="6"/>
        <w:snapToGrid w:val="0"/>
        <w:rPr>
          <w:ins w:id="43" w:author="投稿人" w:date="2026-03-02T23:23:27Z"/>
        </w:rPr>
      </w:pPr>
      <w:ins w:id="44" w:author="投稿人" w:date="2026-03-02T23:23:27Z">
        <w:r>
          <w:rPr>
            <w:rStyle w:val="11"/>
          </w:rPr>
          <w:footnoteRef/>
        </w:r>
      </w:ins>
      <w:ins w:id="45" w:author="投稿人" w:date="2026-03-02T23:23:27Z">
        <w:r>
          <w:rPr/>
          <w:t xml:space="preserve"> 叶林: 《公司在股权转让中的法律地位》</w:t>
        </w:r>
      </w:ins>
      <w:ins w:id="46" w:author="投稿人" w:date="2026-03-02T23:23:27Z">
        <w:r>
          <w:rPr>
            <w:rFonts w:hint="eastAsia"/>
            <w:lang w:eastAsia="zh-CN"/>
          </w:rPr>
          <w:t>，</w:t>
        </w:r>
      </w:ins>
      <w:ins w:id="47" w:author="投稿人" w:date="2026-03-02T23:23:27Z">
        <w:r>
          <w:rPr/>
          <w:t>《当代法学》2013 年第</w:t>
        </w:r>
      </w:ins>
      <w:ins w:id="48" w:author="投稿人" w:date="2026-03-02T23:23:27Z">
        <w:r>
          <w:rPr>
            <w:rFonts w:hint="eastAsia"/>
            <w:lang w:val="en-US" w:eastAsia="zh-CN"/>
          </w:rPr>
          <w:t>2</w:t>
        </w:r>
      </w:ins>
      <w:ins w:id="49" w:author="投稿人" w:date="2026-03-02T23:23:27Z">
        <w:r>
          <w:rPr/>
          <w:t>期</w:t>
        </w:r>
      </w:ins>
      <w:ins w:id="50" w:author="投稿人" w:date="2026-03-02T23:23:27Z">
        <w:r>
          <w:rPr>
            <w:rFonts w:hint="eastAsia"/>
            <w:lang w:eastAsia="zh-CN"/>
          </w:rPr>
          <w:t>，</w:t>
        </w:r>
      </w:ins>
      <w:ins w:id="51" w:author="投稿人" w:date="2026-03-02T23:23:27Z">
        <w:r>
          <w:rPr/>
          <w:t>第69页。</w:t>
        </w:r>
      </w:ins>
    </w:p>
  </w:footnote>
  <w:footnote w:id="12">
    <w:p w14:paraId="713A776B">
      <w:pPr>
        <w:pStyle w:val="6"/>
        <w:snapToGrid w:val="0"/>
      </w:pPr>
      <w:r>
        <w:rPr>
          <w:rStyle w:val="11"/>
        </w:rPr>
        <w:footnoteRef/>
      </w:r>
      <w:r>
        <w:t xml:space="preserve"> </w:t>
      </w:r>
      <w:r>
        <w:rPr>
          <w:rFonts w:hint="eastAsia"/>
          <w:lang w:val="en-US" w:eastAsia="zh-CN"/>
        </w:rPr>
        <w:t>王毓莹：《财产权对抗视角下有限责任公司股权变动模式再反思》，载《政法论坛》2025年第2期，第58</w:t>
      </w:r>
      <w:ins w:id="52" w:author="投稿人" w:date="2026-03-02T22:17:09Z">
        <w:r>
          <w:rPr>
            <w:rFonts w:hint="eastAsia"/>
            <w:lang w:val="en-US" w:eastAsia="zh-CN"/>
          </w:rPr>
          <w:t>-</w:t>
        </w:r>
      </w:ins>
      <w:ins w:id="53" w:author="投稿人" w:date="2026-03-02T22:17:11Z">
        <w:r>
          <w:rPr>
            <w:rFonts w:hint="eastAsia"/>
            <w:lang w:val="en-US" w:eastAsia="zh-CN"/>
          </w:rPr>
          <w:t>59</w:t>
        </w:r>
      </w:ins>
      <w:r>
        <w:rPr>
          <w:rFonts w:hint="eastAsia"/>
          <w:lang w:val="en-US" w:eastAsia="zh-CN"/>
        </w:rPr>
        <w:t>页。</w:t>
      </w:r>
    </w:p>
  </w:footnote>
  <w:footnote w:id="13">
    <w:p w14:paraId="487C4937">
      <w:pPr>
        <w:pStyle w:val="6"/>
        <w:snapToGrid w:val="0"/>
      </w:pPr>
      <w:ins w:id="54" w:author="投稿人" w:date="2026-03-02T23:05:36Z">
        <w:r>
          <w:rPr>
            <w:rStyle w:val="11"/>
          </w:rPr>
          <w:footnoteRef/>
        </w:r>
      </w:ins>
      <w:ins w:id="55" w:author="投稿人" w:date="2026-03-02T23:05:36Z">
        <w:r>
          <w:rPr/>
          <w:t xml:space="preserve"> </w:t>
        </w:r>
      </w:ins>
      <w:ins w:id="56" w:author="投稿人" w:date="2026-03-02T23:07:39Z">
        <w:r>
          <w:rPr>
            <w:lang w:val="en-US" w:eastAsia="zh-CN"/>
          </w:rPr>
          <w:t>薛波：《有限公司股权转让公司意思介入问题研究</w:t>
        </w:r>
      </w:ins>
      <w:ins w:id="57" w:author="投稿人" w:date="2026-03-02T23:08:23Z">
        <w:r>
          <w:rPr>
            <w:rFonts w:hint="eastAsia"/>
            <w:lang w:val="en-US" w:eastAsia="zh-CN"/>
          </w:rPr>
          <w:t>——</w:t>
        </w:r>
      </w:ins>
      <w:ins w:id="58" w:author="投稿人" w:date="2026-03-02T23:07:39Z">
        <w:r>
          <w:rPr>
            <w:lang w:val="en-US" w:eastAsia="zh-CN"/>
          </w:rPr>
          <w:t>兼评〈公司法（修订草案二审稿）〉第86条》，载《财经法学》2023年第4期，第</w:t>
        </w:r>
      </w:ins>
      <w:ins w:id="59" w:author="投稿人" w:date="2026-03-02T23:08:08Z">
        <w:r>
          <w:rPr>
            <w:rFonts w:hint="eastAsia"/>
            <w:lang w:val="en-US" w:eastAsia="zh-CN"/>
          </w:rPr>
          <w:t>40</w:t>
        </w:r>
      </w:ins>
      <w:ins w:id="60" w:author="投稿人" w:date="2026-03-02T23:08:09Z">
        <w:r>
          <w:rPr>
            <w:rFonts w:hint="eastAsia"/>
            <w:lang w:val="en-US" w:eastAsia="zh-CN"/>
          </w:rPr>
          <w:t>-41</w:t>
        </w:r>
      </w:ins>
      <w:ins w:id="61" w:author="投稿人" w:date="2026-03-02T23:07:39Z">
        <w:r>
          <w:rPr>
            <w:lang w:val="en-US" w:eastAsia="zh-CN"/>
          </w:rPr>
          <w:t>页。</w:t>
        </w:r>
      </w:ins>
    </w:p>
  </w:footnote>
  <w:footnote w:id="14">
    <w:p w14:paraId="3CE9857C">
      <w:pPr>
        <w:pStyle w:val="6"/>
        <w:snapToGrid w:val="0"/>
      </w:pPr>
      <w:r>
        <w:rPr>
          <w:rStyle w:val="11"/>
        </w:rPr>
        <w:footnoteRef/>
      </w:r>
      <w:r>
        <w:t xml:space="preserve"> 叶林: 《公司在股权转让中的法律地位》</w:t>
      </w:r>
      <w:r>
        <w:rPr>
          <w:rFonts w:hint="eastAsia"/>
          <w:lang w:eastAsia="zh-CN"/>
        </w:rPr>
        <w:t>，</w:t>
      </w:r>
      <w:r>
        <w:t>《当代法学》2013 年第</w:t>
      </w:r>
      <w:r>
        <w:rPr>
          <w:rFonts w:hint="eastAsia"/>
          <w:lang w:val="en-US" w:eastAsia="zh-CN"/>
        </w:rPr>
        <w:t>2</w:t>
      </w:r>
      <w:r>
        <w:t>期</w:t>
      </w:r>
      <w:r>
        <w:rPr>
          <w:rFonts w:hint="eastAsia"/>
          <w:lang w:eastAsia="zh-CN"/>
        </w:rPr>
        <w:t>，</w:t>
      </w:r>
      <w:r>
        <w:t>第69页。</w:t>
      </w:r>
    </w:p>
  </w:footnote>
  <w:footnote w:id="15">
    <w:p w14:paraId="43B50173">
      <w:pPr>
        <w:pStyle w:val="6"/>
        <w:snapToGrid w:val="0"/>
      </w:pPr>
      <w:r>
        <w:rPr>
          <w:rStyle w:val="11"/>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第68页</w:t>
      </w:r>
      <w:r>
        <w:rPr>
          <w:rFonts w:hint="eastAsia"/>
        </w:rPr>
        <w:t>。</w:t>
      </w:r>
    </w:p>
  </w:footnote>
  <w:footnote w:id="16">
    <w:p w14:paraId="25D6FF5E">
      <w:pPr>
        <w:pStyle w:val="6"/>
        <w:snapToGrid w:val="0"/>
      </w:pPr>
      <w:r>
        <w:rPr>
          <w:rStyle w:val="11"/>
        </w:rPr>
        <w:footnoteRef/>
      </w:r>
      <w:r>
        <w:t xml:space="preserve"> </w:t>
      </w:r>
      <w:r>
        <w:rPr>
          <w:rFonts w:hint="eastAsia"/>
          <w:lang w:val="en-US" w:eastAsia="zh-CN"/>
        </w:rPr>
        <w:t>曹兴权：《股东优先购买权对股权转让合同效力的影响》，载《国家检察官学院学报》2012年第5期，第150页。</w:t>
      </w:r>
    </w:p>
  </w:footnote>
  <w:footnote w:id="17">
    <w:p w14:paraId="264531B4">
      <w:pPr>
        <w:pStyle w:val="6"/>
        <w:snapToGrid w:val="0"/>
      </w:pPr>
      <w:ins w:id="62" w:author="投稿人" w:date="2026-03-02T23:35:39Z">
        <w:r>
          <w:rPr>
            <w:rStyle w:val="11"/>
          </w:rPr>
          <w:footnoteRef/>
        </w:r>
      </w:ins>
      <w:ins w:id="63" w:author="投稿人" w:date="2026-03-02T23:35:39Z">
        <w:r>
          <w:rPr/>
          <w:t xml:space="preserve"> </w:t>
        </w:r>
      </w:ins>
      <w:ins w:id="64" w:author="投稿人" w:date="2026-03-02T23:40:01Z">
        <w:r>
          <w:rPr>
            <w:lang w:val="en-US" w:eastAsia="zh-CN"/>
          </w:rPr>
          <w:t>王毓莹：《有限公司股权对外转让中“同意权”规则的反思与重构》，载《中国法律评论》2024年第2期</w:t>
        </w:r>
      </w:ins>
      <w:ins w:id="65" w:author="投稿人" w:date="2026-03-02T23:40:28Z">
        <w:r>
          <w:rPr>
            <w:rFonts w:hint="eastAsia"/>
            <w:lang w:val="en-US" w:eastAsia="zh-CN"/>
          </w:rPr>
          <w:t>，9</w:t>
        </w:r>
      </w:ins>
      <w:ins w:id="66" w:author="投稿人" w:date="2026-03-02T23:40:29Z">
        <w:r>
          <w:rPr>
            <w:rFonts w:hint="eastAsia"/>
            <w:lang w:val="en-US" w:eastAsia="zh-CN"/>
          </w:rPr>
          <w:t>2-9</w:t>
        </w:r>
      </w:ins>
      <w:ins w:id="67" w:author="投稿人" w:date="2026-03-02T23:40:30Z">
        <w:r>
          <w:rPr>
            <w:rFonts w:hint="eastAsia"/>
            <w:lang w:val="en-US" w:eastAsia="zh-CN"/>
          </w:rPr>
          <w:t>4</w:t>
        </w:r>
      </w:ins>
      <w:ins w:id="68" w:author="投稿人" w:date="2026-03-02T23:40:01Z">
        <w:r>
          <w:rPr>
            <w:lang w:val="en-US" w:eastAsia="zh-CN"/>
          </w:rPr>
          <w:t>。</w:t>
        </w:r>
      </w:ins>
    </w:p>
  </w:footnote>
  <w:footnote w:id="18">
    <w:p w14:paraId="002E4014">
      <w:pPr>
        <w:pStyle w:val="6"/>
        <w:snapToGrid w:val="0"/>
      </w:pPr>
      <w:r>
        <w:rPr>
          <w:rStyle w:val="11"/>
        </w:rPr>
        <w:footnoteRef/>
      </w:r>
      <w:r>
        <w:t xml:space="preserve"> </w:t>
      </w:r>
      <w:r>
        <w:rPr>
          <w:rFonts w:hint="eastAsia"/>
          <w:lang w:val="en-US" w:eastAsia="zh-CN"/>
        </w:rPr>
        <w:t>杜军：《公司法第七十二条蕴含的商业逻辑及其展开》，载《人民司法》2013年第11期，第95页。</w:t>
      </w:r>
    </w:p>
  </w:footnote>
  <w:footnote w:id="19">
    <w:p w14:paraId="7196DD0D">
      <w:pPr>
        <w:pStyle w:val="6"/>
        <w:snapToGrid w:val="0"/>
      </w:pPr>
      <w:r>
        <w:rPr>
          <w:rStyle w:val="11"/>
        </w:rPr>
        <w:footnoteRef/>
      </w:r>
      <w:r>
        <w:t xml:space="preserve"> </w:t>
      </w:r>
      <w:r>
        <w:rPr>
          <w:rFonts w:hint="eastAsia"/>
          <w:lang w:val="en-US" w:eastAsia="zh-CN"/>
        </w:rPr>
        <w:t>蒋大兴：《股东优先购买权行使中被忽略的价格形成机制》，载《法学》2012</w:t>
      </w:r>
      <w:del w:id="69" w:author="投稿人" w:date="2026-03-03T16:03:06Z">
        <w:r>
          <w:rPr>
            <w:rFonts w:hint="eastAsia"/>
            <w:lang w:val="en-US" w:eastAsia="zh-CN"/>
          </w:rPr>
          <w:delText xml:space="preserve"> </w:delText>
        </w:r>
      </w:del>
      <w:r>
        <w:rPr>
          <w:rFonts w:hint="eastAsia"/>
          <w:lang w:val="en-US" w:eastAsia="zh-CN"/>
        </w:rPr>
        <w:t>年第</w:t>
      </w:r>
      <w:del w:id="70" w:author="投稿人" w:date="2026-03-03T16:03:06Z">
        <w:r>
          <w:rPr>
            <w:rFonts w:hint="eastAsia"/>
            <w:lang w:val="en-US" w:eastAsia="zh-CN"/>
          </w:rPr>
          <w:delText xml:space="preserve"> </w:delText>
        </w:r>
      </w:del>
      <w:r>
        <w:rPr>
          <w:rFonts w:hint="eastAsia"/>
          <w:lang w:val="en-US" w:eastAsia="zh-CN"/>
        </w:rPr>
        <w:t>6</w:t>
      </w:r>
      <w:del w:id="71" w:author="投稿人" w:date="2026-03-03T16:03:06Z">
        <w:r>
          <w:rPr>
            <w:rFonts w:hint="eastAsia"/>
            <w:lang w:val="en-US" w:eastAsia="zh-CN"/>
          </w:rPr>
          <w:delText xml:space="preserve"> </w:delText>
        </w:r>
      </w:del>
      <w:r>
        <w:rPr>
          <w:rFonts w:hint="eastAsia"/>
          <w:lang w:val="en-US" w:eastAsia="zh-CN"/>
        </w:rPr>
        <w:t>期，第74-75页。</w:t>
      </w:r>
    </w:p>
  </w:footnote>
  <w:footnote w:id="20">
    <w:p w14:paraId="3FE5CB03">
      <w:pPr>
        <w:pStyle w:val="6"/>
        <w:snapToGrid w:val="0"/>
        <w:rPr>
          <w:rFonts w:hint="default"/>
          <w:lang w:val="en-US"/>
        </w:rPr>
      </w:pPr>
      <w:r>
        <w:rPr>
          <w:rStyle w:val="11"/>
        </w:rPr>
        <w:footnoteRef/>
      </w:r>
      <w:r>
        <w:t xml:space="preserve"> </w:t>
      </w:r>
      <w:r>
        <w:rPr>
          <w:rFonts w:hint="eastAsia"/>
          <w:lang w:val="en-US" w:eastAsia="zh-CN"/>
        </w:rPr>
        <w:t>潘勇锋：《论股东优先购买权在司法拍卖中的实现》，载《法律适用》2012年第5期，第53页。</w:t>
      </w:r>
    </w:p>
  </w:footnote>
  <w:footnote w:id="21">
    <w:p w14:paraId="7CC6E975">
      <w:pPr>
        <w:pStyle w:val="6"/>
        <w:snapToGrid w:val="0"/>
      </w:pPr>
      <w:r>
        <w:rPr>
          <w:rStyle w:val="11"/>
        </w:rPr>
        <w:footnoteRef/>
      </w:r>
      <w:r>
        <w:t xml:space="preserve"> </w:t>
      </w:r>
      <w:r>
        <w:rPr>
          <w:rFonts w:hint="eastAsia"/>
          <w:lang w:eastAsia="zh-CN"/>
        </w:rPr>
        <w:t>《</w:t>
      </w:r>
      <w:r>
        <w:rPr>
          <w:rFonts w:hint="default"/>
          <w:lang w:val="en-US" w:eastAsia="zh-CN"/>
        </w:rPr>
        <w:t>最高人民法院关于人民法院民事执行中拍卖、变卖财产的规定</w:t>
      </w:r>
      <w:r>
        <w:rPr>
          <w:rFonts w:hint="eastAsia"/>
          <w:lang w:val="en-US" w:eastAsia="zh-CN"/>
        </w:rPr>
        <w:t>（</w:t>
      </w:r>
      <w:r>
        <w:rPr>
          <w:rFonts w:hint="default"/>
          <w:lang w:val="en-US" w:eastAsia="zh-CN"/>
        </w:rPr>
        <w:t>2020修正）</w:t>
      </w:r>
      <w:r>
        <w:rPr>
          <w:rFonts w:hint="eastAsia"/>
          <w:lang w:val="en-US" w:eastAsia="zh-CN"/>
        </w:rPr>
        <w:t>》第13条：“拍卖过程中，有最高应价时，优先购买权人可以表示以该最高价买受，如无更高应价，则拍归优先购买权人；如有更高应价，而优先购买权人不作表示的，则拍归该应价最高的竞买人。</w:t>
      </w:r>
      <w:bookmarkStart w:id="0" w:name="_T13K2"/>
      <w:bookmarkEnd w:id="0"/>
      <w:r>
        <w:rPr>
          <w:rFonts w:hint="eastAsia"/>
          <w:lang w:val="en-US" w:eastAsia="zh-CN"/>
        </w:rPr>
        <w:t>顺序相同的多个优先购买权人同时表示买受的，以抽签方式决定买受人。”</w:t>
      </w:r>
    </w:p>
  </w:footnote>
  <w:footnote w:id="22">
    <w:p w14:paraId="13DFBEC9">
      <w:pPr>
        <w:pStyle w:val="6"/>
        <w:snapToGrid w:val="0"/>
      </w:pPr>
      <w:r>
        <w:rPr>
          <w:rStyle w:val="11"/>
        </w:rPr>
        <w:footnoteRef/>
      </w:r>
      <w:r>
        <w:t xml:space="preserve"> </w:t>
      </w:r>
      <w:r>
        <w:rPr>
          <w:rFonts w:hint="eastAsia"/>
          <w:lang w:val="en-US" w:eastAsia="zh-CN"/>
        </w:rPr>
        <w:t>王毓莹：《有限公司股权对外转让中“同意权”规则的反思与重构》，载《中国法律评论》2024年第2期，第93页。</w:t>
      </w:r>
    </w:p>
  </w:footnote>
  <w:footnote w:id="23">
    <w:p w14:paraId="26EE19A2">
      <w:pPr>
        <w:pStyle w:val="6"/>
        <w:snapToGrid w:val="0"/>
        <w:rPr>
          <w:ins w:id="72" w:author="投稿人" w:date="2026-03-05T14:23:10Z"/>
        </w:rPr>
      </w:pPr>
      <w:ins w:id="73" w:author="投稿人" w:date="2026-03-05T14:23:10Z">
        <w:r>
          <w:rPr>
            <w:rStyle w:val="11"/>
          </w:rPr>
          <w:footnoteRef/>
        </w:r>
      </w:ins>
      <w:ins w:id="74" w:author="投稿人" w:date="2026-03-05T14:23:10Z">
        <w:r>
          <w:rPr/>
          <w:t xml:space="preserve"> </w:t>
        </w:r>
      </w:ins>
      <w:ins w:id="75" w:author="投稿人" w:date="2026-03-05T14:23:10Z">
        <w:r>
          <w:rPr>
            <w:rFonts w:hint="eastAsia"/>
            <w:lang w:val="en-US" w:eastAsia="zh-CN"/>
          </w:rPr>
          <w:t>王毓莹：《有限公司股权对外转让中“同意权”规则的反思与重构》，载《中国法律评论》2024年第2期，第93页。</w:t>
        </w:r>
      </w:ins>
    </w:p>
  </w:footnote>
  <w:footnote w:id="24">
    <w:p w14:paraId="546F6C83">
      <w:pPr>
        <w:pStyle w:val="6"/>
        <w:snapToGrid w:val="0"/>
      </w:pPr>
      <w:ins w:id="76" w:author="投稿人" w:date="2026-03-05T14:48:33Z">
        <w:r>
          <w:rPr>
            <w:rStyle w:val="11"/>
          </w:rPr>
          <w:footnoteRef/>
        </w:r>
      </w:ins>
      <w:ins w:id="77" w:author="投稿人" w:date="2026-03-05T14:48:33Z">
        <w:r>
          <w:rPr/>
          <w:t xml:space="preserve"> </w:t>
        </w:r>
      </w:ins>
      <w:ins w:id="78" w:author="投稿人" w:date="2026-03-05T14:48:42Z">
        <w:r>
          <w:rPr>
            <w:lang w:val="en-US" w:eastAsia="zh-CN"/>
          </w:rPr>
          <w:t>龚浩川：《有限公司股权对外转让中的公司同意权》，载《政法论坛》2025年第2期</w:t>
        </w:r>
      </w:ins>
      <w:ins w:id="79" w:author="投稿人" w:date="2026-03-05T14:48:54Z">
        <w:r>
          <w:rPr>
            <w:rFonts w:hint="eastAsia"/>
            <w:lang w:val="en-US" w:eastAsia="zh-CN"/>
          </w:rPr>
          <w:t>，第</w:t>
        </w:r>
      </w:ins>
      <w:ins w:id="80" w:author="投稿人" w:date="2026-03-05T14:49:25Z">
        <w:r>
          <w:rPr>
            <w:rFonts w:hint="eastAsia"/>
            <w:lang w:val="en-US" w:eastAsia="zh-CN"/>
          </w:rPr>
          <w:t>72</w:t>
        </w:r>
      </w:ins>
      <w:ins w:id="81" w:author="投稿人" w:date="2026-03-05T14:49:26Z">
        <w:r>
          <w:rPr>
            <w:rFonts w:hint="eastAsia"/>
            <w:lang w:val="en-US" w:eastAsia="zh-CN"/>
          </w:rPr>
          <w:t>页</w:t>
        </w:r>
      </w:ins>
      <w:ins w:id="82" w:author="投稿人" w:date="2026-03-05T14:48:42Z">
        <w:r>
          <w:rPr>
            <w:lang w:val="en-US" w:eastAsia="zh-CN"/>
          </w:rPr>
          <w:t>。</w:t>
        </w:r>
      </w:ins>
    </w:p>
  </w:footnote>
  <w:footnote w:id="25">
    <w:p w14:paraId="378F723C">
      <w:pPr>
        <w:pStyle w:val="6"/>
        <w:snapToGrid w:val="0"/>
      </w:pPr>
      <w:ins w:id="83" w:author="投稿人" w:date="2026-03-05T14:54:56Z">
        <w:r>
          <w:rPr>
            <w:rStyle w:val="11"/>
          </w:rPr>
          <w:footnoteRef/>
        </w:r>
      </w:ins>
      <w:ins w:id="84" w:author="投稿人" w:date="2026-03-05T14:54:56Z">
        <w:r>
          <w:rPr/>
          <w:t xml:space="preserve"> </w:t>
        </w:r>
      </w:ins>
      <w:ins w:id="85" w:author="投稿人" w:date="2026-03-05T14:56:00Z">
        <w:r>
          <w:rPr>
            <w:lang w:val="en-US" w:eastAsia="zh-CN"/>
          </w:rPr>
          <w:t>段威：《有限责任公司股权转让时“其他股东同意权”制度研究》，载《法律科学(西北政法大学学报)》2013年第3期，第11</w:t>
        </w:r>
      </w:ins>
      <w:ins w:id="86" w:author="投稿人" w:date="2026-03-05T14:56:17Z">
        <w:r>
          <w:rPr>
            <w:rFonts w:hint="eastAsia"/>
            <w:lang w:val="en-US" w:eastAsia="zh-CN"/>
          </w:rPr>
          <w:t>5</w:t>
        </w:r>
      </w:ins>
      <w:ins w:id="87" w:author="投稿人" w:date="2026-03-05T14:56:18Z">
        <w:r>
          <w:rPr>
            <w:rFonts w:hint="eastAsia"/>
            <w:lang w:val="en-US" w:eastAsia="zh-CN"/>
          </w:rPr>
          <w:t>页</w:t>
        </w:r>
      </w:ins>
      <w:ins w:id="88" w:author="投稿人" w:date="2026-03-05T14:56:00Z">
        <w:r>
          <w:rPr>
            <w:lang w:val="en-US" w:eastAsia="zh-CN"/>
          </w:rPr>
          <w:t>。</w:t>
        </w:r>
      </w:ins>
    </w:p>
  </w:footnote>
  <w:footnote w:id="26">
    <w:p w14:paraId="6B86C3E9">
      <w:pPr>
        <w:pStyle w:val="6"/>
        <w:snapToGrid w:val="0"/>
      </w:pPr>
      <w:r>
        <w:rPr>
          <w:rStyle w:val="11"/>
        </w:rPr>
        <w:footnoteRef/>
      </w:r>
      <w:r>
        <w:t xml:space="preserve"> </w:t>
      </w:r>
      <w:r>
        <w:rPr>
          <w:rFonts w:hint="eastAsia"/>
          <w:lang w:val="en-US" w:eastAsia="zh-CN"/>
        </w:rPr>
        <w:t>魏玮：《论现有股东优先购买权诉讼模式的局限及其完善——以〈公司法〉第72条第3款的制度目的为视角》，载《法律适用》2012年第4期，第56-57页。</w:t>
      </w:r>
    </w:p>
  </w:footnote>
  <w:footnote w:id="27">
    <w:p w14:paraId="1618AB2C">
      <w:pPr>
        <w:pStyle w:val="6"/>
        <w:snapToGrid w:val="0"/>
      </w:pPr>
      <w:r>
        <w:rPr>
          <w:rStyle w:val="11"/>
          <w:sz w:val="21"/>
        </w:rPr>
        <w:footnoteRef/>
      </w:r>
      <w:r>
        <w:t xml:space="preserve"> </w:t>
      </w:r>
      <w:r>
        <w:rPr>
          <w:rFonts w:hint="eastAsia"/>
          <w:lang w:val="en-US" w:eastAsia="zh-CN"/>
        </w:rPr>
        <w:t>关于优先购买权种类的详细介绍可参见戴孟勇：《民法典中优先购买权制度的体系设计》，载《华东政法大学学报》2017年第5期，第32-33页。</w:t>
      </w:r>
    </w:p>
  </w:footnote>
  <w:footnote w:id="28">
    <w:p w14:paraId="16130AF6">
      <w:pPr>
        <w:pStyle w:val="6"/>
        <w:snapToGrid w:val="0"/>
      </w:pPr>
      <w:r>
        <w:rPr>
          <w:rStyle w:val="11"/>
          <w:sz w:val="21"/>
        </w:rPr>
        <w:footnoteRef/>
      </w:r>
      <w:r>
        <w:t xml:space="preserve"> </w:t>
      </w:r>
      <w:r>
        <w:rPr>
          <w:rFonts w:hint="eastAsia"/>
          <w:lang w:val="en-US" w:eastAsia="zh-CN"/>
        </w:rPr>
        <w:t>常鹏翱：《论优先购买权的行使要件》，载《当代法学》2013年第6期，第71页。</w:t>
      </w:r>
    </w:p>
  </w:footnote>
  <w:footnote w:id="29">
    <w:p w14:paraId="578D426C">
      <w:pPr>
        <w:pStyle w:val="6"/>
        <w:snapToGrid w:val="0"/>
      </w:pPr>
      <w:r>
        <w:rPr>
          <w:rStyle w:val="11"/>
          <w:sz w:val="21"/>
        </w:rPr>
        <w:footnoteRef/>
      </w:r>
      <w:r>
        <w:t xml:space="preserve"> </w:t>
      </w:r>
      <w:r>
        <w:rPr>
          <w:rFonts w:hint="eastAsia"/>
          <w:lang w:val="en-US" w:eastAsia="zh-CN"/>
        </w:rPr>
        <w:t>常鹏翱：《论优先购买权的法律效力》，载《中外法学》2014年第2期，第395页。</w:t>
      </w:r>
    </w:p>
  </w:footnote>
  <w:footnote w:id="30">
    <w:p w14:paraId="17E4326F">
      <w:pPr>
        <w:pStyle w:val="6"/>
        <w:snapToGrid w:val="0"/>
      </w:pPr>
      <w:r>
        <w:rPr>
          <w:rStyle w:val="11"/>
          <w:sz w:val="21"/>
        </w:rPr>
        <w:footnoteRef/>
      </w:r>
      <w:r>
        <w:t xml:space="preserve"> </w:t>
      </w:r>
      <w:r>
        <w:rPr>
          <w:rFonts w:hint="eastAsia"/>
          <w:lang w:val="en-US" w:eastAsia="zh-CN"/>
        </w:rPr>
        <w:t>戴孟勇：《民法典中优先购买权制度的体系设计》，载《华东政法大学学报》2017年第5期，第34页。</w:t>
      </w:r>
    </w:p>
  </w:footnote>
  <w:footnote w:id="31">
    <w:p w14:paraId="7EB881B8">
      <w:pPr>
        <w:pStyle w:val="6"/>
        <w:snapToGrid w:val="0"/>
      </w:pPr>
      <w:r>
        <w:rPr>
          <w:rStyle w:val="11"/>
          <w:sz w:val="21"/>
        </w:rPr>
        <w:footnoteRef/>
      </w:r>
      <w:r>
        <w:t xml:space="preserve"> 刘贵祥</w:t>
      </w:r>
      <w:r>
        <w:rPr>
          <w:rFonts w:hint="eastAsia"/>
          <w:lang w:eastAsia="zh-CN"/>
        </w:rPr>
        <w:t>：</w:t>
      </w:r>
      <w:r>
        <w:t>《合同效力研究》</w:t>
      </w:r>
      <w:r>
        <w:rPr>
          <w:rFonts w:hint="eastAsia"/>
          <w:lang w:eastAsia="zh-CN"/>
        </w:rPr>
        <w:t>，</w:t>
      </w:r>
      <w:r>
        <w:t>人民法院出版社 2012 年版</w:t>
      </w:r>
      <w:r>
        <w:rPr>
          <w:rFonts w:hint="eastAsia"/>
          <w:lang w:eastAsia="zh-CN"/>
        </w:rPr>
        <w:t>，</w:t>
      </w:r>
      <w:r>
        <w:t>第 376 页。</w:t>
      </w:r>
    </w:p>
  </w:footnote>
  <w:footnote w:id="32">
    <w:p w14:paraId="139F6DE1">
      <w:pPr>
        <w:pStyle w:val="6"/>
        <w:snapToGrid w:val="0"/>
      </w:pPr>
      <w:r>
        <w:rPr>
          <w:rStyle w:val="11"/>
          <w:sz w:val="21"/>
        </w:rPr>
        <w:footnoteRef/>
      </w:r>
      <w:r>
        <w:t xml:space="preserve"> </w:t>
      </w:r>
      <w:r>
        <w:rPr>
          <w:rFonts w:hint="eastAsia"/>
          <w:lang w:val="en-US" w:eastAsia="zh-CN"/>
        </w:rPr>
        <w:t>聂卫锋：《按份共有人优先购买权的内部失权》，载《西南政法大学学报》2025</w:t>
      </w:r>
      <w:del w:id="89" w:author="投稿人" w:date="2026-03-05T16:13:50Z">
        <w:r>
          <w:rPr>
            <w:rFonts w:hint="eastAsia"/>
            <w:lang w:val="en-US" w:eastAsia="zh-CN"/>
          </w:rPr>
          <w:delText xml:space="preserve"> </w:delText>
        </w:r>
      </w:del>
      <w:r>
        <w:rPr>
          <w:rFonts w:hint="eastAsia"/>
          <w:lang w:val="en-US" w:eastAsia="zh-CN"/>
        </w:rPr>
        <w:t>年第</w:t>
      </w:r>
      <w:del w:id="90" w:author="投稿人" w:date="2026-03-05T16:13:50Z">
        <w:r>
          <w:rPr>
            <w:rFonts w:hint="eastAsia"/>
            <w:lang w:val="en-US" w:eastAsia="zh-CN"/>
          </w:rPr>
          <w:delText xml:space="preserve"> </w:delText>
        </w:r>
      </w:del>
      <w:r>
        <w:rPr>
          <w:rFonts w:hint="eastAsia"/>
          <w:lang w:val="en-US" w:eastAsia="zh-CN"/>
        </w:rPr>
        <w:t>5</w:t>
      </w:r>
      <w:del w:id="91" w:author="投稿人" w:date="2026-03-05T16:13:50Z">
        <w:r>
          <w:rPr>
            <w:rFonts w:hint="eastAsia"/>
            <w:lang w:val="en-US" w:eastAsia="zh-CN"/>
          </w:rPr>
          <w:delText xml:space="preserve"> </w:delText>
        </w:r>
      </w:del>
      <w:r>
        <w:rPr>
          <w:rFonts w:hint="eastAsia"/>
          <w:lang w:val="en-US" w:eastAsia="zh-CN"/>
        </w:rPr>
        <w:t>期，第45页。</w:t>
      </w:r>
    </w:p>
  </w:footnote>
  <w:footnote w:id="33">
    <w:p w14:paraId="1E3A60A6">
      <w:pPr>
        <w:pStyle w:val="6"/>
        <w:snapToGrid w:val="0"/>
      </w:pPr>
      <w:r>
        <w:rPr>
          <w:rStyle w:val="11"/>
          <w:sz w:val="21"/>
        </w:rPr>
        <w:footnoteRef/>
      </w:r>
      <w:r>
        <w:t xml:space="preserve"> </w:t>
      </w:r>
      <w:r>
        <w:rPr>
          <w:rFonts w:hint="eastAsia"/>
          <w:lang w:val="en-US" w:eastAsia="zh-CN"/>
        </w:rPr>
        <w:t>黄文煌：《按份共有人优先购买权制度之适用——〈物权法〉第101条的解释与完善》，载《法律科学（西北政法大学学报）》2010年第6期，第91页。</w:t>
      </w:r>
    </w:p>
  </w:footnote>
  <w:footnote w:id="34">
    <w:p w14:paraId="502411C0">
      <w:pPr>
        <w:pStyle w:val="6"/>
        <w:snapToGrid w:val="0"/>
      </w:pPr>
      <w:r>
        <w:rPr>
          <w:rStyle w:val="11"/>
          <w:sz w:val="21"/>
        </w:rPr>
        <w:footnoteRef/>
      </w:r>
      <w:r>
        <w:t xml:space="preserve"> </w:t>
      </w:r>
      <w:r>
        <w:rPr>
          <w:rFonts w:hint="eastAsia"/>
        </w:rPr>
        <w:t>杜万华主编:《最高人民法院物权法司法解释</w:t>
      </w:r>
      <w:r>
        <w:rPr>
          <w:rFonts w:hint="eastAsia"/>
          <w:lang w:eastAsia="zh-CN"/>
        </w:rPr>
        <w:t>（</w:t>
      </w:r>
      <w:r>
        <w:rPr>
          <w:rFonts w:hint="eastAsia"/>
        </w:rPr>
        <w:t>一</w:t>
      </w:r>
      <w:r>
        <w:rPr>
          <w:rFonts w:hint="eastAsia"/>
          <w:lang w:eastAsia="zh-CN"/>
        </w:rPr>
        <w:t>）</w:t>
      </w:r>
      <w:r>
        <w:rPr>
          <w:rFonts w:hint="eastAsia"/>
        </w:rPr>
        <w:t>理解与适用》</w:t>
      </w:r>
      <w:r>
        <w:rPr>
          <w:rFonts w:hint="eastAsia"/>
          <w:lang w:eastAsia="zh-CN"/>
        </w:rPr>
        <w:t>，</w:t>
      </w:r>
      <w:r>
        <w:rPr>
          <w:rFonts w:hint="eastAsia"/>
        </w:rPr>
        <w:t>人民法院出版社2016年版</w:t>
      </w:r>
      <w:r>
        <w:rPr>
          <w:rFonts w:hint="eastAsia"/>
          <w:lang w:eastAsia="zh-CN"/>
        </w:rPr>
        <w:t>，</w:t>
      </w:r>
      <w:r>
        <w:rPr>
          <w:rFonts w:hint="eastAsia"/>
        </w:rPr>
        <w:t>第289页。</w:t>
      </w:r>
    </w:p>
  </w:footnote>
  <w:footnote w:id="35">
    <w:p w14:paraId="3478C266">
      <w:pPr>
        <w:pStyle w:val="6"/>
        <w:snapToGrid w:val="0"/>
      </w:pPr>
      <w:r>
        <w:rPr>
          <w:rStyle w:val="11"/>
          <w:sz w:val="21"/>
        </w:rPr>
        <w:footnoteRef/>
      </w:r>
      <w:r>
        <w:t xml:space="preserve"> </w:t>
      </w:r>
      <w:r>
        <w:rPr>
          <w:lang w:val="en-US" w:eastAsia="zh-CN"/>
        </w:rPr>
        <w:t>房绍坤、毕潇潇：《论共有物分割之诉的法律属性》，载《海南大学学报</w:t>
      </w:r>
      <w:r>
        <w:rPr>
          <w:rFonts w:hint="eastAsia"/>
          <w:lang w:val="en-US" w:eastAsia="zh-CN"/>
        </w:rPr>
        <w:t>（</w:t>
      </w:r>
      <w:r>
        <w:rPr>
          <w:lang w:val="en-US" w:eastAsia="zh-CN"/>
        </w:rPr>
        <w:t>人文社会科学版</w:t>
      </w:r>
      <w:r>
        <w:rPr>
          <w:rFonts w:hint="eastAsia"/>
          <w:lang w:val="en-US" w:eastAsia="zh-CN"/>
        </w:rPr>
        <w:t>）</w:t>
      </w:r>
      <w:r>
        <w:rPr>
          <w:lang w:val="en-US" w:eastAsia="zh-CN"/>
        </w:rPr>
        <w:t>》2016 年第</w:t>
      </w:r>
      <w:r>
        <w:rPr>
          <w:rFonts w:hint="eastAsia"/>
          <w:lang w:val="en-US" w:eastAsia="zh-CN"/>
        </w:rPr>
        <w:t>5</w:t>
      </w:r>
      <w:r>
        <w:rPr>
          <w:lang w:val="en-US" w:eastAsia="zh-CN"/>
        </w:rPr>
        <w:t>期</w:t>
      </w:r>
      <w:r>
        <w:rPr>
          <w:rFonts w:hint="eastAsia"/>
          <w:lang w:val="en-US" w:eastAsia="zh-CN"/>
        </w:rPr>
        <w:t>，第89页</w:t>
      </w:r>
      <w:r>
        <w:rPr>
          <w:lang w:val="en-US" w:eastAsia="zh-CN"/>
        </w:rPr>
        <w:t>。</w:t>
      </w:r>
    </w:p>
  </w:footnote>
  <w:footnote w:id="36">
    <w:p w14:paraId="53361BD3">
      <w:pPr>
        <w:pStyle w:val="6"/>
        <w:snapToGrid w:val="0"/>
      </w:pPr>
      <w:r>
        <w:rPr>
          <w:rStyle w:val="11"/>
          <w:sz w:val="21"/>
        </w:rPr>
        <w:footnoteRef/>
      </w:r>
      <w:r>
        <w:t xml:space="preserve"> 邓峰、许德峰、李建伟主编:</w:t>
      </w:r>
      <w:del w:id="92" w:author="投稿人" w:date="2026-03-05T16:13:39Z">
        <w:r>
          <w:rPr/>
          <w:delText xml:space="preserve"> </w:delText>
        </w:r>
      </w:del>
      <w:r>
        <w:t>《最高人民法院</w:t>
      </w:r>
      <w:del w:id="93" w:author="投稿人" w:date="2026-03-05T16:13:39Z">
        <w:r>
          <w:rPr/>
          <w:delText xml:space="preserve"> </w:delText>
        </w:r>
      </w:del>
      <w:r>
        <w:t>〈公司法解释</w:t>
      </w:r>
      <w:del w:id="94" w:author="投稿人" w:date="2026-03-05T16:13:39Z">
        <w:r>
          <w:rPr/>
          <w:delText xml:space="preserve"> </w:delText>
        </w:r>
      </w:del>
      <w:r>
        <w:rPr>
          <w:rFonts w:hint="eastAsia"/>
          <w:lang w:eastAsia="zh-CN"/>
        </w:rPr>
        <w:t>（</w:t>
      </w:r>
      <w:r>
        <w:t>四</w:t>
      </w:r>
      <w:r>
        <w:rPr>
          <w:rFonts w:hint="eastAsia"/>
          <w:lang w:val="en-US" w:eastAsia="zh-CN"/>
        </w:rPr>
        <w:t>）</w:t>
      </w:r>
      <w:r>
        <w:t>〉</w:t>
      </w:r>
      <w:del w:id="95" w:author="投稿人" w:date="2026-03-05T16:13:39Z">
        <w:r>
          <w:rPr/>
          <w:delText xml:space="preserve"> </w:delText>
        </w:r>
      </w:del>
      <w:r>
        <w:t>理解适用专题</w:t>
      </w:r>
      <w:del w:id="96" w:author="投稿人" w:date="2026-03-05T16:13:39Z">
        <w:r>
          <w:rPr/>
          <w:delText xml:space="preserve"> </w:delText>
        </w:r>
      </w:del>
      <w:r>
        <w:t>讲座》</w:t>
      </w:r>
      <w:r>
        <w:rPr>
          <w:rFonts w:hint="eastAsia"/>
          <w:lang w:eastAsia="zh-CN"/>
        </w:rPr>
        <w:t>，</w:t>
      </w:r>
      <w:r>
        <w:t>中国法制出版社</w:t>
      </w:r>
      <w:del w:id="97" w:author="投稿人" w:date="2026-03-05T16:13:39Z">
        <w:r>
          <w:rPr/>
          <w:delText xml:space="preserve"> </w:delText>
        </w:r>
      </w:del>
      <w:r>
        <w:t>2017</w:t>
      </w:r>
      <w:del w:id="98" w:author="投稿人" w:date="2026-03-05T16:13:39Z">
        <w:r>
          <w:rPr/>
          <w:delText xml:space="preserve"> </w:delText>
        </w:r>
      </w:del>
      <w:r>
        <w:t>年版</w:t>
      </w:r>
      <w:r>
        <w:rPr>
          <w:rFonts w:hint="eastAsia"/>
          <w:lang w:eastAsia="zh-CN"/>
        </w:rPr>
        <w:t>，</w:t>
      </w:r>
      <w:r>
        <w:t>第</w:t>
      </w:r>
      <w:del w:id="99" w:author="投稿人" w:date="2026-03-05T16:13:39Z">
        <w:r>
          <w:rPr/>
          <w:delText xml:space="preserve"> </w:delText>
        </w:r>
      </w:del>
      <w:r>
        <w:t>359-360</w:t>
      </w:r>
      <w:del w:id="100" w:author="投稿人" w:date="2026-03-05T16:13:39Z">
        <w:r>
          <w:rPr/>
          <w:delText xml:space="preserve"> </w:delText>
        </w:r>
      </w:del>
      <w:r>
        <w:t>页。</w:t>
      </w:r>
    </w:p>
  </w:footnote>
  <w:footnote w:id="37">
    <w:p w14:paraId="31970AB2">
      <w:pPr>
        <w:pStyle w:val="6"/>
        <w:snapToGrid w:val="0"/>
      </w:pPr>
      <w:r>
        <w:rPr>
          <w:rStyle w:val="11"/>
        </w:rPr>
        <w:footnoteRef/>
      </w:r>
      <w:r>
        <w:t xml:space="preserve"> </w:t>
      </w:r>
      <w:r>
        <w:rPr>
          <w:rFonts w:hint="eastAsia"/>
          <w:lang w:val="en-US" w:eastAsia="zh-CN"/>
        </w:rPr>
        <w:t>于华江：《有限责任公司股东优先购买权问题研究》，载《政法论坛（中国政法大学学报）》2003年第4期，第154页。王泽鉴：《民法学说与判例研究》（第一册），北京大学出版社2009年版，第315页。</w:t>
      </w:r>
    </w:p>
  </w:footnote>
  <w:footnote w:id="38">
    <w:p w14:paraId="1755DCC4">
      <w:pPr>
        <w:pStyle w:val="6"/>
        <w:snapToGrid w:val="0"/>
        <w:rPr>
          <w:rFonts w:hint="default"/>
          <w:lang w:val="en-US"/>
        </w:rPr>
      </w:pPr>
      <w:r>
        <w:rPr>
          <w:rStyle w:val="11"/>
        </w:rPr>
        <w:footnoteRef/>
      </w:r>
      <w:r>
        <w:t xml:space="preserve"> </w:t>
      </w:r>
      <w:r>
        <w:rPr>
          <w:rFonts w:hint="eastAsia"/>
          <w:lang w:val="en-US" w:eastAsia="zh-CN"/>
        </w:rPr>
        <w:t>陈敦：《论股东优先购买权的行使》，载《法律适用》2007年第8期，第47页。胡晓静：《论股东优先购买权的效力》，载《环球法律评论》2015年第4期，第36页。</w:t>
      </w:r>
    </w:p>
  </w:footnote>
  <w:footnote w:id="39">
    <w:p w14:paraId="155798B3">
      <w:pPr>
        <w:pStyle w:val="6"/>
        <w:snapToGrid w:val="0"/>
      </w:pPr>
      <w:r>
        <w:rPr>
          <w:rStyle w:val="11"/>
        </w:rPr>
        <w:footnoteRef/>
      </w:r>
      <w:r>
        <w:t xml:space="preserve"> </w:t>
      </w:r>
      <w:r>
        <w:rPr>
          <w:rFonts w:hint="eastAsia"/>
          <w:lang w:val="en-US" w:eastAsia="zh-CN"/>
        </w:rPr>
        <w:t>张鹏：《民法典背景下我国优先购买权制度内涵——兼评最高人民法院实施民法典相关司法解释的修订》，载《东方法学》2022年第1期，第140页。</w:t>
      </w:r>
    </w:p>
  </w:footnote>
  <w:footnote w:id="40">
    <w:p w14:paraId="1EDBFD51">
      <w:pPr>
        <w:pStyle w:val="6"/>
        <w:snapToGrid w:val="0"/>
      </w:pPr>
      <w:r>
        <w:rPr>
          <w:rStyle w:val="11"/>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，第150页</w:t>
      </w:r>
      <w:r>
        <w:rPr>
          <w:lang w:val="en-US" w:eastAsia="zh-CN"/>
        </w:rPr>
        <w:t>。郑彧</w:t>
      </w:r>
      <w:r>
        <w:rPr>
          <w:rFonts w:hint="eastAsia"/>
          <w:lang w:val="en-US" w:eastAsia="zh-CN"/>
        </w:rPr>
        <w:t>：《股东优先购买权“穿透效力”的适用与限制》载《中国法学》2015年底5期，第258页。</w:t>
      </w:r>
    </w:p>
  </w:footnote>
  <w:footnote w:id="41">
    <w:p w14:paraId="2FFBF2A1">
      <w:pPr>
        <w:pStyle w:val="6"/>
        <w:snapToGrid w:val="0"/>
      </w:pPr>
      <w:r>
        <w:rPr>
          <w:rStyle w:val="11"/>
        </w:rPr>
        <w:footnoteRef/>
      </w:r>
      <w:r>
        <w:t xml:space="preserve"> </w:t>
      </w:r>
      <w:r>
        <w:rPr>
          <w:rFonts w:hint="eastAsia"/>
          <w:lang w:val="en-US" w:eastAsia="zh-CN"/>
        </w:rPr>
        <w:t>[美]阿道夫・A.伯利、加德纳・C.米恩斯：《现代公司与私有财产》，甘华鸣、罗锐韧、蔡如海译，商务印书馆2007年版，第134页。</w:t>
      </w:r>
    </w:p>
  </w:footnote>
  <w:footnote w:id="42">
    <w:p w14:paraId="57CF56CF">
      <w:pPr>
        <w:pStyle w:val="6"/>
        <w:snapToGrid w:val="0"/>
        <w:rPr>
          <w:rFonts w:hint="default" w:eastAsiaTheme="minorEastAsia"/>
          <w:lang w:val="en-US" w:eastAsia="zh-CN"/>
        </w:rPr>
      </w:pPr>
      <w:ins w:id="101" w:author="投稿人" w:date="2026-03-07T11:56:13Z">
        <w:r>
          <w:rPr>
            <w:rStyle w:val="11"/>
          </w:rPr>
          <w:footnoteRef/>
        </w:r>
      </w:ins>
      <w:ins w:id="102" w:author="投稿人" w:date="2026-03-07T11:56:13Z">
        <w:r>
          <w:rPr/>
          <w:t xml:space="preserve"> </w:t>
        </w:r>
      </w:ins>
      <w:ins w:id="103" w:author="投稿人" w:date="2026-03-07T11:56:16Z">
        <w:r>
          <w:rPr>
            <w:rFonts w:hint="eastAsia"/>
            <w:lang w:val="en-US" w:eastAsia="zh-CN"/>
          </w:rPr>
          <w:t>关于</w:t>
        </w:r>
      </w:ins>
      <w:ins w:id="104" w:author="投稿人" w:date="2026-03-07T11:56:18Z">
        <w:r>
          <w:rPr>
            <w:rFonts w:hint="eastAsia"/>
            <w:lang w:val="en-US" w:eastAsia="zh-CN"/>
          </w:rPr>
          <w:t>降低</w:t>
        </w:r>
      </w:ins>
      <w:ins w:id="105" w:author="投稿人" w:date="2026-03-07T11:56:24Z">
        <w:r>
          <w:rPr>
            <w:rFonts w:hint="eastAsia"/>
            <w:lang w:val="en-US" w:eastAsia="zh-CN"/>
          </w:rPr>
          <w:t>有限公司</w:t>
        </w:r>
      </w:ins>
      <w:ins w:id="106" w:author="投稿人" w:date="2026-03-07T11:56:28Z">
        <w:r>
          <w:rPr>
            <w:rFonts w:hint="eastAsia"/>
            <w:lang w:val="en-US" w:eastAsia="zh-CN"/>
          </w:rPr>
          <w:t>股权</w:t>
        </w:r>
      </w:ins>
      <w:ins w:id="107" w:author="投稿人" w:date="2026-03-07T11:56:29Z">
        <w:r>
          <w:rPr>
            <w:rFonts w:hint="eastAsia"/>
            <w:lang w:val="en-US" w:eastAsia="zh-CN"/>
          </w:rPr>
          <w:t>转让</w:t>
        </w:r>
      </w:ins>
      <w:ins w:id="108" w:author="投稿人" w:date="2026-03-07T11:56:30Z">
        <w:r>
          <w:rPr>
            <w:rFonts w:hint="eastAsia"/>
            <w:lang w:val="en-US" w:eastAsia="zh-CN"/>
          </w:rPr>
          <w:t>代理成本的</w:t>
        </w:r>
      </w:ins>
      <w:ins w:id="109" w:author="投稿人" w:date="2026-03-07T11:56:31Z">
        <w:r>
          <w:rPr>
            <w:rFonts w:hint="eastAsia"/>
            <w:lang w:val="en-US" w:eastAsia="zh-CN"/>
          </w:rPr>
          <w:t>观点</w:t>
        </w:r>
      </w:ins>
      <w:ins w:id="110" w:author="投稿人" w:date="2026-03-07T11:56:32Z">
        <w:r>
          <w:rPr>
            <w:rFonts w:hint="eastAsia"/>
            <w:lang w:val="en-US" w:eastAsia="zh-CN"/>
          </w:rPr>
          <w:t>可见</w:t>
        </w:r>
      </w:ins>
      <w:ins w:id="111" w:author="投稿人" w:date="2026-03-07T11:57:17Z">
        <w:r>
          <w:rPr>
            <w:rFonts w:hint="eastAsia"/>
            <w:lang w:val="en-US" w:eastAsia="zh-CN"/>
          </w:rPr>
          <w:t>罗培新：《抑制股权转让代理成本的法律构造》，载《中国社会科学》2013年第7期，第128-144页。</w:t>
        </w:r>
      </w:ins>
    </w:p>
  </w:footnote>
  <w:footnote w:id="43">
    <w:p w14:paraId="69681A62">
      <w:pPr>
        <w:pStyle w:val="6"/>
        <w:snapToGrid w:val="0"/>
        <w:rPr>
          <w:rFonts w:hint="default" w:eastAsiaTheme="minorEastAsia"/>
          <w:lang w:val="en-US" w:eastAsia="zh-CN"/>
        </w:rPr>
      </w:pPr>
      <w:r>
        <w:rPr>
          <w:rStyle w:val="11"/>
        </w:rPr>
        <w:footnoteRef/>
      </w:r>
      <w:r>
        <w:t xml:space="preserve"> </w:t>
      </w:r>
      <w:r>
        <w:rPr>
          <w:rFonts w:hint="eastAsia"/>
          <w:lang w:val="en-US" w:eastAsia="zh-CN"/>
        </w:rPr>
        <w:t>关于降低</w:t>
      </w:r>
    </w:p>
  </w:footnote>
  <w:footnote w:id="44">
    <w:p w14:paraId="5614BD60">
      <w:pPr>
        <w:pStyle w:val="6"/>
        <w:snapToGrid w:val="0"/>
      </w:pPr>
      <w:r>
        <w:rPr>
          <w:rStyle w:val="11"/>
        </w:rPr>
        <w:footnoteRef/>
      </w:r>
      <w:r>
        <w:t xml:space="preserve"> </w:t>
      </w:r>
      <w:r>
        <w:rPr>
          <w:rFonts w:hint="eastAsia"/>
          <w:lang w:val="en-US" w:eastAsia="zh-CN"/>
        </w:rPr>
        <w:t>于华江：《有限责任公司股东优先购买权问题研究》，载《政法论坛（中国政法大学学报）》2003年第4期，第154页。</w:t>
      </w:r>
    </w:p>
  </w:footnote>
  <w:footnote w:id="45">
    <w:p w14:paraId="507982EC">
      <w:pPr>
        <w:pStyle w:val="6"/>
        <w:snapToGrid w:val="0"/>
      </w:pPr>
      <w:r>
        <w:rPr>
          <w:rStyle w:val="11"/>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第73页</w:t>
      </w:r>
      <w:r>
        <w:rPr>
          <w:rFonts w:hint="eastAsia"/>
        </w:rPr>
        <w:t>。</w:t>
      </w:r>
    </w:p>
  </w:footnote>
  <w:footnote w:id="46">
    <w:p w14:paraId="25482FAD">
      <w:pPr>
        <w:pStyle w:val="6"/>
        <w:snapToGrid w:val="0"/>
      </w:pPr>
      <w:r>
        <w:rPr>
          <w:rStyle w:val="11"/>
        </w:rPr>
        <w:footnoteRef/>
      </w:r>
      <w:r>
        <w:t xml:space="preserve"> </w:t>
      </w:r>
      <w:r>
        <w:rPr>
          <w:rFonts w:hint="eastAsia"/>
          <w:lang w:val="en-US" w:eastAsia="zh-CN"/>
        </w:rPr>
        <w:t>曹兴权：《股东优先购买权对股权转让合同效力的影响》，载《国家检察官学院学报》2012年第5期，第153页。</w:t>
      </w:r>
    </w:p>
  </w:footnote>
  <w:footnote w:id="47">
    <w:p w14:paraId="6AB6240A">
      <w:pPr>
        <w:pStyle w:val="6"/>
        <w:snapToGrid w:val="0"/>
      </w:pPr>
      <w:r>
        <w:rPr>
          <w:rStyle w:val="11"/>
        </w:rPr>
        <w:footnoteRef/>
      </w:r>
      <w:r>
        <w:t xml:space="preserve"> </w:t>
      </w:r>
      <w:r>
        <w:rPr>
          <w:rFonts w:hint="eastAsia"/>
          <w:lang w:val="en-US" w:eastAsia="zh-CN"/>
        </w:rPr>
        <w:t>吴飞飞：《侵犯优先购买权的股权转让合同“有效说”之反思》，载《法律科学（西北政法大学学报）》2021年第1期，第161页。</w:t>
      </w:r>
    </w:p>
  </w:footnote>
  <w:footnote w:id="48">
    <w:p w14:paraId="3B9F05BA">
      <w:pPr>
        <w:pStyle w:val="6"/>
        <w:snapToGrid w:val="0"/>
        <w:rPr>
          <w:ins w:id="112" w:author="投稿人" w:date="2026-03-06T13:26:54Z"/>
        </w:rPr>
      </w:pPr>
      <w:ins w:id="113" w:author="投稿人" w:date="2026-03-06T13:26:54Z">
        <w:r>
          <w:rPr>
            <w:rStyle w:val="11"/>
          </w:rPr>
          <w:footnoteRef/>
        </w:r>
      </w:ins>
      <w:ins w:id="114" w:author="投稿人" w:date="2026-03-06T13:26:54Z">
        <w:r>
          <w:rPr/>
          <w:t xml:space="preserve"> </w:t>
        </w:r>
      </w:ins>
      <w:ins w:id="115" w:author="投稿人" w:date="2026-03-06T13:26:54Z">
        <w:r>
          <w:rPr>
            <w:rFonts w:hint="eastAsia"/>
            <w:lang w:val="en-US" w:eastAsia="zh-CN"/>
          </w:rPr>
          <w:t>吴飞飞：《侵犯优先购买权的股权转让合同“有效说”之反思》，载《法律科学（西北政法大学学报）》2021年第1期，第161</w:t>
        </w:r>
      </w:ins>
      <w:ins w:id="116" w:author="投稿人" w:date="2026-03-06T13:26:57Z">
        <w:r>
          <w:rPr>
            <w:rFonts w:hint="eastAsia"/>
            <w:lang w:val="en-US" w:eastAsia="zh-CN"/>
          </w:rPr>
          <w:t>-</w:t>
        </w:r>
      </w:ins>
      <w:ins w:id="117" w:author="投稿人" w:date="2026-03-06T13:26:58Z">
        <w:r>
          <w:rPr>
            <w:rFonts w:hint="eastAsia"/>
            <w:lang w:val="en-US" w:eastAsia="zh-CN"/>
          </w:rPr>
          <w:t>162</w:t>
        </w:r>
      </w:ins>
      <w:ins w:id="118" w:author="投稿人" w:date="2026-03-06T13:26:54Z">
        <w:r>
          <w:rPr>
            <w:rFonts w:hint="eastAsia"/>
            <w:lang w:val="en-US" w:eastAsia="zh-CN"/>
          </w:rPr>
          <w:t>页。</w:t>
        </w:r>
      </w:ins>
    </w:p>
  </w:footnote>
  <w:footnote w:id="49">
    <w:p w14:paraId="098C32FA">
      <w:pPr>
        <w:pStyle w:val="6"/>
        <w:snapToGrid w:val="0"/>
      </w:pPr>
      <w:r>
        <w:rPr>
          <w:rStyle w:val="11"/>
        </w:rPr>
        <w:footnoteRef/>
      </w:r>
      <w:r>
        <w:t xml:space="preserve"> </w:t>
      </w:r>
      <w:r>
        <w:rPr>
          <w:lang w:val="en-US" w:eastAsia="zh-CN"/>
        </w:rPr>
        <w:t>谢冰清：《论越权代表行为的效果归属与责任承担</w:t>
      </w:r>
      <w:r>
        <w:rPr>
          <w:rFonts w:hint="eastAsia"/>
          <w:lang w:val="en-US" w:eastAsia="zh-CN"/>
        </w:rPr>
        <w:t>——</w:t>
      </w:r>
      <w:r>
        <w:rPr>
          <w:lang w:val="en-US" w:eastAsia="zh-CN"/>
        </w:rPr>
        <w:t>以法释〔2023〕13号第20条为中心》，载《法学家》2024年第4期</w:t>
      </w:r>
      <w:r>
        <w:rPr>
          <w:rFonts w:hint="eastAsia"/>
          <w:lang w:val="en-US" w:eastAsia="zh-CN"/>
        </w:rPr>
        <w:t>，第122-123页</w:t>
      </w:r>
      <w:r>
        <w:rPr>
          <w:lang w:val="en-US" w:eastAsia="zh-CN"/>
        </w:rPr>
        <w:t>。</w:t>
      </w:r>
    </w:p>
  </w:footnote>
  <w:footnote w:id="50">
    <w:p w14:paraId="6B0EBAB4">
      <w:pPr>
        <w:pStyle w:val="6"/>
        <w:snapToGrid w:val="0"/>
      </w:pPr>
      <w:r>
        <w:rPr>
          <w:rStyle w:val="11"/>
        </w:rPr>
        <w:footnoteRef/>
      </w:r>
      <w:r>
        <w:t xml:space="preserve"> </w:t>
      </w:r>
      <w:r>
        <w:rPr>
          <w:lang w:val="en-US" w:eastAsia="zh-CN"/>
        </w:rPr>
        <w:t>高圣平：《再论公司法定代表人越权担保的法律效力》，载《现代法学》2021年第6期，第</w:t>
      </w:r>
      <w:r>
        <w:rPr>
          <w:rFonts w:hint="eastAsia"/>
          <w:lang w:val="en-US" w:eastAsia="zh-CN"/>
        </w:rPr>
        <w:t>28</w:t>
      </w:r>
      <w:r>
        <w:rPr>
          <w:lang w:val="en-US" w:eastAsia="zh-CN"/>
        </w:rPr>
        <w:t>页。</w:t>
      </w:r>
    </w:p>
  </w:footnote>
  <w:footnote w:id="51">
    <w:p w14:paraId="6C13D28F">
      <w:pPr>
        <w:pStyle w:val="6"/>
        <w:snapToGrid w:val="0"/>
      </w:pPr>
      <w:r>
        <w:rPr>
          <w:rStyle w:val="11"/>
        </w:rPr>
        <w:footnoteRef/>
      </w:r>
      <w:r>
        <w:t xml:space="preserve"> </w:t>
      </w:r>
      <w:r>
        <w:rPr>
          <w:rFonts w:hint="eastAsia"/>
          <w:lang w:val="en-US" w:eastAsia="zh-CN"/>
        </w:rPr>
        <w:t>于莹：《股权转让自由与信赖保护的角力</w:t>
      </w:r>
      <w:del w:id="119" w:author="投稿人" w:date="2026-03-06T14:08:12Z">
        <w:r>
          <w:rPr>
            <w:rFonts w:hint="eastAsia"/>
            <w:lang w:val="en-US" w:eastAsia="zh-CN"/>
          </w:rPr>
          <w:delText xml:space="preserve"> </w:delText>
        </w:r>
      </w:del>
      <w:r>
        <w:rPr>
          <w:rFonts w:hint="eastAsia"/>
          <w:lang w:val="en-US" w:eastAsia="zh-CN"/>
        </w:rPr>
        <w:t>——</w:t>
      </w:r>
      <w:del w:id="120" w:author="投稿人" w:date="2026-03-06T14:08:12Z">
        <w:r>
          <w:rPr>
            <w:rFonts w:hint="eastAsia"/>
            <w:lang w:val="en-US" w:eastAsia="zh-CN"/>
          </w:rPr>
          <w:delText xml:space="preserve"> </w:delText>
        </w:r>
      </w:del>
      <w:r>
        <w:rPr>
          <w:rFonts w:hint="eastAsia"/>
          <w:lang w:val="en-US" w:eastAsia="zh-CN"/>
        </w:rPr>
        <w:t>以股东优先购买权中转让股东反悔为视角》，载《法制与社会发展》2020</w:t>
      </w:r>
      <w:del w:id="121" w:author="投稿人" w:date="2026-03-06T14:08:12Z">
        <w:r>
          <w:rPr>
            <w:rFonts w:hint="eastAsia"/>
            <w:lang w:val="en-US" w:eastAsia="zh-CN"/>
          </w:rPr>
          <w:delText xml:space="preserve"> </w:delText>
        </w:r>
      </w:del>
      <w:r>
        <w:rPr>
          <w:rFonts w:hint="eastAsia"/>
          <w:lang w:val="en-US" w:eastAsia="zh-CN"/>
        </w:rPr>
        <w:t>年第</w:t>
      </w:r>
      <w:del w:id="122" w:author="投稿人" w:date="2026-03-06T14:08:12Z">
        <w:r>
          <w:rPr>
            <w:rFonts w:hint="eastAsia"/>
            <w:lang w:val="en-US" w:eastAsia="zh-CN"/>
          </w:rPr>
          <w:delText xml:space="preserve"> </w:delText>
        </w:r>
      </w:del>
      <w:r>
        <w:rPr>
          <w:rFonts w:hint="eastAsia"/>
          <w:lang w:val="en-US" w:eastAsia="zh-CN"/>
        </w:rPr>
        <w:t>2</w:t>
      </w:r>
      <w:del w:id="123" w:author="投稿人" w:date="2026-03-06T14:08:12Z">
        <w:r>
          <w:rPr>
            <w:rFonts w:hint="eastAsia"/>
            <w:lang w:val="en-US" w:eastAsia="zh-CN"/>
          </w:rPr>
          <w:delText xml:space="preserve"> </w:delText>
        </w:r>
      </w:del>
      <w:r>
        <w:rPr>
          <w:rFonts w:hint="eastAsia"/>
          <w:lang w:val="en-US" w:eastAsia="zh-CN"/>
        </w:rPr>
        <w:t>期，第166页。</w:t>
      </w:r>
    </w:p>
  </w:footnote>
  <w:footnote w:id="52">
    <w:p w14:paraId="5474C834">
      <w:pPr>
        <w:pStyle w:val="6"/>
        <w:snapToGrid w:val="0"/>
      </w:pPr>
      <w:r>
        <w:rPr>
          <w:rStyle w:val="11"/>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，第154页</w:t>
      </w:r>
      <w:r>
        <w:rPr>
          <w:lang w:val="en-US" w:eastAsia="zh-CN"/>
        </w:rPr>
        <w:t>。</w:t>
      </w:r>
    </w:p>
  </w:footnote>
  <w:footnote w:id="53">
    <w:p w14:paraId="0A4870DC">
      <w:pPr>
        <w:pStyle w:val="6"/>
        <w:snapToGrid w:val="0"/>
      </w:pPr>
      <w:r>
        <w:rPr>
          <w:rStyle w:val="11"/>
        </w:rPr>
        <w:footnoteRef/>
      </w:r>
      <w:r>
        <w:t xml:space="preserve"> </w:t>
      </w:r>
      <w:r>
        <w:rPr>
          <w:rFonts w:hint="eastAsia"/>
          <w:lang w:val="en-US" w:eastAsia="zh-CN"/>
        </w:rPr>
        <w:t>胡晓静：《再析有限公司股权对外转让中的优先购买权》，载《求是学刊》2019年第5期，第114页。</w:t>
      </w:r>
    </w:p>
  </w:footnote>
  <w:footnote w:id="54">
    <w:p w14:paraId="382CD304">
      <w:pPr>
        <w:pStyle w:val="6"/>
        <w:snapToGrid w:val="0"/>
      </w:pPr>
      <w:r>
        <w:rPr>
          <w:rStyle w:val="11"/>
        </w:rPr>
        <w:footnoteRef/>
      </w:r>
      <w:r>
        <w:t xml:space="preserve"> </w:t>
      </w:r>
      <w:r>
        <w:rPr>
          <w:rFonts w:hint="eastAsia"/>
          <w:lang w:val="en-US" w:eastAsia="zh-CN"/>
        </w:rPr>
        <w:t>蒋大兴：《股东优先购买权行使中被忽略的价格形成机制》，载《法学》2012</w:t>
      </w:r>
      <w:del w:id="124" w:author="投稿人" w:date="2026-03-06T14:13:44Z">
        <w:r>
          <w:rPr>
            <w:rFonts w:hint="eastAsia"/>
            <w:lang w:val="en-US" w:eastAsia="zh-CN"/>
          </w:rPr>
          <w:delText xml:space="preserve"> </w:delText>
        </w:r>
      </w:del>
      <w:r>
        <w:rPr>
          <w:rFonts w:hint="eastAsia"/>
          <w:lang w:val="en-US" w:eastAsia="zh-CN"/>
        </w:rPr>
        <w:t>年第</w:t>
      </w:r>
      <w:del w:id="125" w:author="投稿人" w:date="2026-03-06T14:13:46Z">
        <w:r>
          <w:rPr>
            <w:rFonts w:hint="eastAsia"/>
            <w:lang w:val="en-US" w:eastAsia="zh-CN"/>
          </w:rPr>
          <w:delText xml:space="preserve"> </w:delText>
        </w:r>
      </w:del>
      <w:r>
        <w:rPr>
          <w:rFonts w:hint="eastAsia"/>
          <w:lang w:val="en-US" w:eastAsia="zh-CN"/>
        </w:rPr>
        <w:t>6</w:t>
      </w:r>
      <w:del w:id="126" w:author="投稿人" w:date="2026-03-06T14:13:47Z">
        <w:r>
          <w:rPr>
            <w:rFonts w:hint="eastAsia"/>
            <w:lang w:val="en-US" w:eastAsia="zh-CN"/>
          </w:rPr>
          <w:delText xml:space="preserve"> </w:delText>
        </w:r>
      </w:del>
      <w:r>
        <w:rPr>
          <w:rFonts w:hint="eastAsia"/>
          <w:lang w:val="en-US" w:eastAsia="zh-CN"/>
        </w:rPr>
        <w:t>期，第74-75页。</w:t>
      </w:r>
    </w:p>
  </w:footnote>
  <w:footnote w:id="55">
    <w:p w14:paraId="26E9227F">
      <w:pPr>
        <w:pStyle w:val="6"/>
        <w:snapToGrid w:val="0"/>
      </w:pPr>
      <w:r>
        <w:rPr>
          <w:rStyle w:val="11"/>
        </w:rPr>
        <w:footnoteRef/>
      </w:r>
      <w:r>
        <w:t xml:space="preserve"> </w:t>
      </w:r>
      <w:r>
        <w:rPr>
          <w:rFonts w:hint="eastAsia"/>
          <w:lang w:val="en-US" w:eastAsia="zh-CN"/>
        </w:rPr>
        <w:t>魏玮：《论现有股东优先购买权诉讼模式的局限及其完善——以〈公司法〉第72条第3款的制度目的为视角》，载《法律适用》2012年第4期，第56页。</w:t>
      </w:r>
    </w:p>
  </w:footnote>
  <w:footnote w:id="56">
    <w:p w14:paraId="2E218735">
      <w:pPr>
        <w:pStyle w:val="6"/>
        <w:snapToGrid w:val="0"/>
      </w:pPr>
      <w:r>
        <w:rPr>
          <w:rStyle w:val="11"/>
        </w:rPr>
        <w:footnoteRef/>
      </w:r>
      <w:r>
        <w:t xml:space="preserve"> </w:t>
      </w:r>
      <w:r>
        <w:rPr>
          <w:rFonts w:hint="eastAsia"/>
          <w:lang w:val="en-US" w:eastAsia="zh-CN"/>
        </w:rPr>
        <w:t>蒋大兴：《股东优先购买权行使中被忽略的价格形成机制》，载《法学》2012</w:t>
      </w:r>
      <w:del w:id="127" w:author="投稿人" w:date="2026-03-06T14:13:49Z">
        <w:r>
          <w:rPr>
            <w:rFonts w:hint="eastAsia"/>
            <w:lang w:val="en-US" w:eastAsia="zh-CN"/>
          </w:rPr>
          <w:delText xml:space="preserve"> </w:delText>
        </w:r>
      </w:del>
      <w:r>
        <w:rPr>
          <w:rFonts w:hint="eastAsia"/>
          <w:lang w:val="en-US" w:eastAsia="zh-CN"/>
        </w:rPr>
        <w:t>年第</w:t>
      </w:r>
      <w:del w:id="128" w:author="投稿人" w:date="2026-03-06T14:13:50Z">
        <w:r>
          <w:rPr>
            <w:rFonts w:hint="eastAsia"/>
            <w:lang w:val="en-US" w:eastAsia="zh-CN"/>
          </w:rPr>
          <w:delText xml:space="preserve"> </w:delText>
        </w:r>
      </w:del>
      <w:r>
        <w:rPr>
          <w:rFonts w:hint="eastAsia"/>
          <w:lang w:val="en-US" w:eastAsia="zh-CN"/>
        </w:rPr>
        <w:t>6</w:t>
      </w:r>
      <w:del w:id="129" w:author="投稿人" w:date="2026-03-06T14:13:51Z">
        <w:r>
          <w:rPr>
            <w:rFonts w:hint="eastAsia"/>
            <w:lang w:val="en-US" w:eastAsia="zh-CN"/>
          </w:rPr>
          <w:delText xml:space="preserve"> </w:delText>
        </w:r>
      </w:del>
      <w:r>
        <w:rPr>
          <w:rFonts w:hint="eastAsia"/>
          <w:lang w:val="en-US" w:eastAsia="zh-CN"/>
        </w:rPr>
        <w:t>期，第77页。</w:t>
      </w:r>
    </w:p>
  </w:footnote>
  <w:footnote w:id="57">
    <w:p w14:paraId="6DC839D5">
      <w:pPr>
        <w:pStyle w:val="6"/>
        <w:snapToGrid w:val="0"/>
      </w:pPr>
      <w:r>
        <w:rPr>
          <w:rStyle w:val="11"/>
        </w:rPr>
        <w:footnoteRef/>
      </w:r>
      <w:r>
        <w:t xml:space="preserve"> </w:t>
      </w:r>
      <w:r>
        <w:rPr>
          <w:rFonts w:hint="eastAsia"/>
          <w:lang w:val="en-US" w:eastAsia="zh-CN"/>
        </w:rPr>
        <w:t>赵旭东、衣小慧：《股东优先购买权中转让股东</w:t>
      </w:r>
      <w:del w:id="130" w:author="投稿人" w:date="2026-03-06T15:02:13Z">
        <w:r>
          <w:rPr>
            <w:rFonts w:hint="eastAsia"/>
            <w:lang w:val="en-US" w:eastAsia="zh-CN"/>
          </w:rPr>
          <w:delText xml:space="preserve"> </w:delText>
        </w:r>
      </w:del>
      <w:r>
        <w:rPr>
          <w:rFonts w:hint="eastAsia"/>
          <w:lang w:val="en-US" w:eastAsia="zh-CN"/>
        </w:rPr>
        <w:t>“反悔权”</w:t>
      </w:r>
      <w:del w:id="131" w:author="投稿人" w:date="2026-03-06T15:02:13Z">
        <w:r>
          <w:rPr>
            <w:rFonts w:hint="eastAsia"/>
            <w:lang w:val="en-US" w:eastAsia="zh-CN"/>
          </w:rPr>
          <w:delText xml:space="preserve"> </w:delText>
        </w:r>
      </w:del>
      <w:r>
        <w:rPr>
          <w:rFonts w:hint="eastAsia"/>
          <w:lang w:val="en-US" w:eastAsia="zh-CN"/>
        </w:rPr>
        <w:t>的证成与构建》，载《国家检察官学院学报》2021</w:t>
      </w:r>
      <w:del w:id="132" w:author="投稿人" w:date="2026-03-06T15:02:13Z">
        <w:r>
          <w:rPr>
            <w:rFonts w:hint="eastAsia"/>
            <w:lang w:val="en-US" w:eastAsia="zh-CN"/>
          </w:rPr>
          <w:delText xml:space="preserve"> </w:delText>
        </w:r>
      </w:del>
      <w:r>
        <w:rPr>
          <w:rFonts w:hint="eastAsia"/>
          <w:lang w:val="en-US" w:eastAsia="zh-CN"/>
        </w:rPr>
        <w:t>年第</w:t>
      </w:r>
      <w:del w:id="133" w:author="投稿人" w:date="2026-03-06T15:02:13Z">
        <w:r>
          <w:rPr>
            <w:rFonts w:hint="eastAsia"/>
            <w:lang w:val="en-US" w:eastAsia="zh-CN"/>
          </w:rPr>
          <w:delText xml:space="preserve"> </w:delText>
        </w:r>
      </w:del>
      <w:r>
        <w:rPr>
          <w:rFonts w:hint="eastAsia"/>
          <w:lang w:val="en-US" w:eastAsia="zh-CN"/>
        </w:rPr>
        <w:t>2</w:t>
      </w:r>
      <w:del w:id="134" w:author="投稿人" w:date="2026-03-06T15:02:13Z">
        <w:r>
          <w:rPr>
            <w:rFonts w:hint="eastAsia"/>
            <w:lang w:val="en-US" w:eastAsia="zh-CN"/>
          </w:rPr>
          <w:delText xml:space="preserve"> </w:delText>
        </w:r>
      </w:del>
      <w:r>
        <w:rPr>
          <w:rFonts w:hint="eastAsia"/>
          <w:lang w:val="en-US" w:eastAsia="zh-CN"/>
        </w:rPr>
        <w:t>期，第49-50页。</w:t>
      </w:r>
    </w:p>
  </w:footnote>
  <w:footnote w:id="58">
    <w:p w14:paraId="39D06638">
      <w:pPr>
        <w:pStyle w:val="6"/>
        <w:snapToGrid w:val="0"/>
        <w:rPr>
          <w:rFonts w:hint="default"/>
          <w:lang w:val="en-US"/>
        </w:rPr>
      </w:pPr>
      <w:r>
        <w:rPr>
          <w:rStyle w:val="11"/>
        </w:rPr>
        <w:footnoteRef/>
      </w:r>
      <w:r>
        <w:t xml:space="preserve"> </w:t>
      </w:r>
      <w:r>
        <w:rPr>
          <w:lang w:val="en-US" w:eastAsia="zh-CN"/>
        </w:rPr>
        <w:t>北京市东城区人民法院</w:t>
      </w:r>
      <w:del w:id="135" w:author="投稿人" w:date="2026-03-06T15:02:24Z">
        <w:r>
          <w:rPr>
            <w:lang w:val="en-US" w:eastAsia="zh-CN"/>
          </w:rPr>
          <w:delText> </w:delText>
        </w:r>
      </w:del>
      <w:r>
        <w:rPr>
          <w:rFonts w:hint="eastAsia"/>
          <w:lang w:val="en-US" w:eastAsia="zh-CN"/>
        </w:rPr>
        <w:t>（</w:t>
      </w:r>
      <w:r>
        <w:rPr>
          <w:lang w:val="en-US" w:eastAsia="zh-CN"/>
        </w:rPr>
        <w:t>2022</w:t>
      </w:r>
      <w:r>
        <w:rPr>
          <w:rFonts w:hint="eastAsia"/>
          <w:lang w:val="en-US" w:eastAsia="zh-CN"/>
        </w:rPr>
        <w:t>）</w:t>
      </w:r>
      <w:r>
        <w:rPr>
          <w:lang w:val="en-US" w:eastAsia="zh-CN"/>
        </w:rPr>
        <w:t>京0101民初968号</w:t>
      </w:r>
      <w:r>
        <w:rPr>
          <w:rFonts w:hint="eastAsia"/>
          <w:lang w:val="en-US" w:eastAsia="zh-CN"/>
        </w:rPr>
        <w:t>民事判决书。</w:t>
      </w:r>
    </w:p>
  </w:footnote>
  <w:footnote w:id="59">
    <w:p w14:paraId="6728F00D">
      <w:pPr>
        <w:pStyle w:val="6"/>
        <w:snapToGrid w:val="0"/>
        <w:rPr>
          <w:rFonts w:hint="default"/>
          <w:lang w:val="en-US"/>
        </w:rPr>
      </w:pPr>
      <w:r>
        <w:rPr>
          <w:rStyle w:val="11"/>
        </w:rPr>
        <w:footnoteRef/>
      </w:r>
      <w:r>
        <w:t xml:space="preserve"> </w:t>
      </w:r>
      <w:r>
        <w:rPr>
          <w:lang w:val="en-US" w:eastAsia="zh-CN"/>
        </w:rPr>
        <w:t>四川省成都市中级人民法院</w:t>
      </w:r>
      <w:del w:id="136" w:author="投稿人" w:date="2026-03-06T15:02:27Z">
        <w:r>
          <w:rPr>
            <w:lang w:val="en-US" w:eastAsia="zh-CN"/>
          </w:rPr>
          <w:delText> </w:delText>
        </w:r>
      </w:del>
      <w:r>
        <w:rPr>
          <w:rFonts w:hint="eastAsia"/>
          <w:lang w:val="en-US" w:eastAsia="zh-CN"/>
        </w:rPr>
        <w:t>（</w:t>
      </w:r>
      <w:r>
        <w:rPr>
          <w:lang w:val="en-US" w:eastAsia="zh-CN"/>
        </w:rPr>
        <w:t>2019</w:t>
      </w:r>
      <w:r>
        <w:rPr>
          <w:rFonts w:hint="eastAsia"/>
          <w:lang w:val="en-US" w:eastAsia="zh-CN"/>
        </w:rPr>
        <w:t>）</w:t>
      </w:r>
      <w:r>
        <w:rPr>
          <w:lang w:val="en-US" w:eastAsia="zh-CN"/>
        </w:rPr>
        <w:t>川01民终6011号</w:t>
      </w:r>
      <w:r>
        <w:rPr>
          <w:rFonts w:hint="eastAsia"/>
          <w:lang w:val="en-US" w:eastAsia="zh-CN"/>
        </w:rPr>
        <w:t>民事判决书。</w:t>
      </w:r>
    </w:p>
  </w:footnote>
  <w:footnote w:id="60">
    <w:p w14:paraId="0A0AC2A3">
      <w:pPr>
        <w:pStyle w:val="6"/>
        <w:snapToGrid w:val="0"/>
      </w:pPr>
      <w:r>
        <w:rPr>
          <w:rStyle w:val="11"/>
        </w:rPr>
        <w:footnoteRef/>
      </w:r>
      <w:r>
        <w:t xml:space="preserve"> </w:t>
      </w:r>
      <w:r>
        <w:rPr>
          <w:rFonts w:hint="eastAsia"/>
          <w:lang w:val="en-US" w:eastAsia="zh-CN"/>
        </w:rPr>
        <w:t>赵旭东、衣小慧：《股东优先购买权中转让股东“反悔权”的证成与构建》，载《国家检察官学院学报》2021年第2期，第44页。</w:t>
      </w:r>
    </w:p>
  </w:footnote>
  <w:footnote w:id="61">
    <w:p w14:paraId="46310F05">
      <w:pPr>
        <w:pStyle w:val="6"/>
        <w:snapToGrid w:val="0"/>
      </w:pPr>
      <w:r>
        <w:rPr>
          <w:rStyle w:val="11"/>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，第154页</w:t>
      </w:r>
      <w:r>
        <w:rPr>
          <w:lang w:val="en-US" w:eastAsia="zh-CN"/>
        </w:rPr>
        <w:t>。</w:t>
      </w:r>
    </w:p>
  </w:footnote>
  <w:footnote w:id="62">
    <w:p w14:paraId="1D59AB97">
      <w:pPr>
        <w:pStyle w:val="6"/>
        <w:snapToGrid w:val="0"/>
      </w:pPr>
      <w:r>
        <w:rPr>
          <w:rStyle w:val="11"/>
        </w:rPr>
        <w:footnoteRef/>
      </w:r>
      <w:r>
        <w:t xml:space="preserve"> </w:t>
      </w:r>
      <w:r>
        <w:rPr>
          <w:rFonts w:hint="eastAsia"/>
          <w:lang w:val="en-US" w:eastAsia="zh-CN"/>
        </w:rPr>
        <w:t>冯果、段丙华：《公司法中的契约自由——以股权处分抑制条款为视角》，载《中国社会科学》2017年第3期，第135页。</w:t>
      </w:r>
    </w:p>
  </w:footnote>
  <w:footnote w:id="63">
    <w:p w14:paraId="0045AAF7">
      <w:pPr>
        <w:pStyle w:val="6"/>
        <w:snapToGrid w:val="0"/>
      </w:pPr>
      <w:ins w:id="137" w:author="投稿人" w:date="2026-03-07T11:27:44Z">
        <w:r>
          <w:rPr>
            <w:rStyle w:val="11"/>
          </w:rPr>
          <w:footnoteRef/>
        </w:r>
      </w:ins>
      <w:ins w:id="138" w:author="投稿人" w:date="2026-03-07T11:27:44Z">
        <w:r>
          <w:rPr/>
          <w:t xml:space="preserve"> </w:t>
        </w:r>
      </w:ins>
      <w:ins w:id="139" w:author="投稿人" w:date="2026-03-07T11:27:57Z">
        <w:r>
          <w:rPr>
            <w:rFonts w:hint="eastAsia"/>
            <w:lang w:val="en-US" w:eastAsia="zh-CN"/>
          </w:rPr>
          <w:t>蒋大兴：《股东优先购买权行使中被忽略的价格形成机制》，载《法学》2012年第6期，第</w:t>
        </w:r>
      </w:ins>
      <w:ins w:id="140" w:author="投稿人" w:date="2026-03-07T11:27:59Z">
        <w:r>
          <w:rPr>
            <w:rFonts w:hint="eastAsia"/>
            <w:lang w:val="en-US" w:eastAsia="zh-CN"/>
          </w:rPr>
          <w:t>69</w:t>
        </w:r>
      </w:ins>
      <w:ins w:id="141" w:author="投稿人" w:date="2026-03-07T11:27:57Z">
        <w:r>
          <w:rPr>
            <w:rFonts w:hint="eastAsia"/>
            <w:lang w:val="en-US" w:eastAsia="zh-CN"/>
          </w:rPr>
          <w:t>页。</w:t>
        </w:r>
      </w:ins>
    </w:p>
  </w:footnote>
  <w:footnote w:id="64">
    <w:p w14:paraId="00F53F75">
      <w:pPr>
        <w:pStyle w:val="6"/>
        <w:snapToGrid w:val="0"/>
        <w:rPr>
          <w:ins w:id="142" w:author="投稿人" w:date="2026-03-07T12:11:45Z"/>
          <w:rFonts w:hint="eastAsia" w:eastAsiaTheme="minorEastAsia"/>
          <w:lang w:val="en-US" w:eastAsia="zh-CN"/>
        </w:rPr>
      </w:pPr>
      <w:ins w:id="143" w:author="投稿人" w:date="2026-03-07T12:11:45Z">
        <w:r>
          <w:rPr>
            <w:rStyle w:val="11"/>
          </w:rPr>
          <w:footnoteRef/>
        </w:r>
      </w:ins>
      <w:ins w:id="144" w:author="投稿人" w:date="2026-03-07T12:11:45Z">
        <w:r>
          <w:rPr/>
          <w:t xml:space="preserve"> </w:t>
        </w:r>
      </w:ins>
      <w:ins w:id="145" w:author="投稿人" w:date="2026-03-07T12:11:45Z">
        <w:r>
          <w:rPr>
            <w:rFonts w:hint="eastAsia"/>
            <w:lang w:val="en-US" w:eastAsia="zh-CN"/>
          </w:rPr>
          <w:t>赵磊：《股东优先购买权的性质与效力——兼评〈公司法司法解释四〉第20条》，载《法学家》2021年第1期，第144页。</w:t>
        </w:r>
      </w:ins>
    </w:p>
  </w:footnote>
  <w:footnote w:id="65">
    <w:p w14:paraId="6F052478">
      <w:pPr>
        <w:pStyle w:val="6"/>
        <w:snapToGrid w:val="0"/>
      </w:pPr>
      <w:ins w:id="146" w:author="投稿人" w:date="2026-03-07T20:01:47Z">
        <w:r>
          <w:rPr>
            <w:rStyle w:val="11"/>
          </w:rPr>
          <w:footnoteRef/>
        </w:r>
      </w:ins>
      <w:ins w:id="147" w:author="投稿人" w:date="2026-03-07T20:01:47Z">
        <w:r>
          <w:rPr/>
          <w:t xml:space="preserve"> </w:t>
        </w:r>
      </w:ins>
      <w:ins w:id="148" w:author="投稿人" w:date="2026-03-07T20:17:27Z">
        <w:r>
          <w:rPr>
            <w:lang w:val="en-US" w:eastAsia="zh-CN"/>
          </w:rPr>
          <w:t>侯东德：《公司契约理论与中国股东权制度的发展》，载《学术论坛》2009年第4期</w:t>
        </w:r>
      </w:ins>
      <w:ins w:id="149" w:author="投稿人" w:date="2026-03-07T20:17:51Z">
        <w:r>
          <w:rPr>
            <w:rFonts w:hint="eastAsia"/>
            <w:lang w:val="en-US" w:eastAsia="zh-CN"/>
          </w:rPr>
          <w:t>，第1</w:t>
        </w:r>
      </w:ins>
      <w:ins w:id="150" w:author="投稿人" w:date="2026-03-07T20:17:52Z">
        <w:r>
          <w:rPr>
            <w:rFonts w:hint="eastAsia"/>
            <w:lang w:val="en-US" w:eastAsia="zh-CN"/>
          </w:rPr>
          <w:t>33</w:t>
        </w:r>
      </w:ins>
      <w:ins w:id="151" w:author="投稿人" w:date="2026-03-07T20:17:54Z">
        <w:r>
          <w:rPr>
            <w:rFonts w:hint="eastAsia"/>
            <w:lang w:val="en-US" w:eastAsia="zh-CN"/>
          </w:rPr>
          <w:t>页</w:t>
        </w:r>
      </w:ins>
      <w:ins w:id="152" w:author="投稿人" w:date="2026-03-07T20:17:27Z">
        <w:r>
          <w:rPr>
            <w:lang w:val="en-US" w:eastAsia="zh-CN"/>
          </w:rPr>
          <w:t>。</w:t>
        </w:r>
      </w:ins>
    </w:p>
  </w:footnote>
  <w:footnote w:id="66">
    <w:p w14:paraId="7A78CF80">
      <w:pPr>
        <w:pStyle w:val="6"/>
        <w:snapToGrid w:val="0"/>
        <w:rPr>
          <w:rFonts w:hint="eastAsia" w:eastAsiaTheme="minorEastAsia"/>
          <w:lang w:val="en-US" w:eastAsia="zh-CN"/>
        </w:rPr>
      </w:pPr>
      <w:r>
        <w:rPr>
          <w:rStyle w:val="11"/>
        </w:rPr>
        <w:footnoteRef/>
      </w:r>
      <w:r>
        <w:t xml:space="preserve"> </w:t>
      </w:r>
      <w:r>
        <w:rPr>
          <w:rFonts w:hint="eastAsia"/>
          <w:lang w:val="en-US" w:eastAsia="zh-CN"/>
        </w:rPr>
        <w:t>赵磊：《股东优先购买权的性质与效力——兼评〈公司法司法解释四〉第20条》，载《法学家》2021年第1期，第144页。</w:t>
      </w:r>
    </w:p>
  </w:footnote>
  <w:footnote w:id="67">
    <w:p w14:paraId="193EE0B0">
      <w:pPr>
        <w:pStyle w:val="6"/>
        <w:snapToGrid w:val="0"/>
        <w:rPr>
          <w:ins w:id="153" w:author="投稿人" w:date="2026-03-07T20:12:16Z"/>
          <w:rFonts w:hint="default" w:eastAsiaTheme="minorEastAsia"/>
          <w:lang w:val="en-US" w:eastAsia="zh-CN"/>
        </w:rPr>
      </w:pPr>
      <w:ins w:id="154" w:author="投稿人" w:date="2026-03-07T20:12:16Z">
        <w:r>
          <w:rPr>
            <w:rStyle w:val="11"/>
          </w:rPr>
          <w:footnoteRef/>
        </w:r>
      </w:ins>
      <w:ins w:id="155" w:author="投稿人" w:date="2026-03-07T20:12:16Z">
        <w:r>
          <w:rPr/>
          <w:t xml:space="preserve"> </w:t>
        </w:r>
      </w:ins>
      <w:ins w:id="156" w:author="投稿人" w:date="2026-03-07T20:12:16Z">
        <w:r>
          <w:rPr>
            <w:rFonts w:hint="eastAsia"/>
            <w:lang w:val="en-US" w:eastAsia="zh-CN"/>
          </w:rPr>
          <w:t>李激汉：《有限公司股东优先购买权司法争议问题探析》，载《河北法学》2014年第10期，第166页。</w:t>
        </w:r>
      </w:ins>
    </w:p>
  </w:footnote>
  <w:footnote w:id="68">
    <w:p w14:paraId="7280DCA9">
      <w:pPr>
        <w:pStyle w:val="6"/>
        <w:snapToGrid w:val="0"/>
        <w:rPr>
          <w:rFonts w:hint="default" w:eastAsiaTheme="minorEastAsia"/>
          <w:lang w:val="en-US" w:eastAsia="zh-CN"/>
        </w:rPr>
      </w:pPr>
      <w:r>
        <w:rPr>
          <w:rStyle w:val="11"/>
        </w:rPr>
        <w:footnoteRef/>
      </w:r>
      <w:r>
        <w:t xml:space="preserve"> </w:t>
      </w:r>
      <w:r>
        <w:rPr>
          <w:rFonts w:hint="eastAsia"/>
          <w:lang w:val="en-US" w:eastAsia="zh-CN"/>
        </w:rPr>
        <w:t>高永周：《有限公司股东优先购买权的产权逻辑》，载《南京大学学报（哲学・人文科学・社会科学）》2015年第3期，第48页。</w:t>
      </w:r>
    </w:p>
  </w:footnote>
  <w:footnote w:id="69">
    <w:p w14:paraId="7D7C7609">
      <w:pPr>
        <w:pStyle w:val="6"/>
        <w:snapToGrid w:val="0"/>
      </w:pPr>
      <w:ins w:id="157" w:author="投稿人" w:date="2026-03-07T20:11:21Z">
        <w:r>
          <w:rPr>
            <w:rStyle w:val="11"/>
          </w:rPr>
          <w:footnoteRef/>
        </w:r>
      </w:ins>
      <w:ins w:id="158" w:author="投稿人" w:date="2026-03-07T20:11:21Z">
        <w:r>
          <w:rPr/>
          <w:t xml:space="preserve"> </w:t>
        </w:r>
      </w:ins>
      <w:ins w:id="159" w:author="投稿人" w:date="2026-03-07T20:11:27Z">
        <w:r>
          <w:rPr>
            <w:lang w:val="en-US" w:eastAsia="zh-CN"/>
          </w:rPr>
          <w:t>黄辉：《对公司法合同进路的反思》，载《法学》2017年第4期</w:t>
        </w:r>
      </w:ins>
      <w:ins w:id="160" w:author="投稿人" w:date="2026-03-07T20:11:27Z">
        <w:r>
          <w:rPr>
            <w:rFonts w:hint="eastAsia"/>
            <w:lang w:val="en-US" w:eastAsia="zh-CN"/>
          </w:rPr>
          <w:t>，第125页</w:t>
        </w:r>
      </w:ins>
      <w:ins w:id="161" w:author="投稿人" w:date="2026-03-07T20:11:27Z">
        <w:r>
          <w:rPr>
            <w:lang w:val="en-US" w:eastAsia="zh-CN"/>
          </w:rPr>
          <w:t>。</w:t>
        </w:r>
      </w:ins>
    </w:p>
  </w:footnote>
  <w:footnote w:id="70">
    <w:p w14:paraId="29389C95">
      <w:pPr>
        <w:pStyle w:val="6"/>
        <w:snapToGrid w:val="0"/>
        <w:rPr>
          <w:rFonts w:hint="default" w:eastAsiaTheme="minorEastAsia"/>
          <w:lang w:val="en-US" w:eastAsia="zh-CN"/>
        </w:rPr>
      </w:pPr>
      <w:r>
        <w:rPr>
          <w:rStyle w:val="11"/>
        </w:rPr>
        <w:footnoteRef/>
      </w:r>
      <w:r>
        <w:t xml:space="preserve"> </w:t>
      </w:r>
      <w:r>
        <w:rPr>
          <w:rFonts w:hint="eastAsia"/>
          <w:lang w:val="en-US" w:eastAsia="zh-CN"/>
        </w:rPr>
        <w:t>李激汉：《有限公司股东优先购买权司法争议问题探析》，载《河北法学》2014年第10期，第166页。</w:t>
      </w:r>
    </w:p>
  </w:footnote>
  <w:footnote w:id="71">
    <w:p w14:paraId="206EF321">
      <w:pPr>
        <w:pStyle w:val="6"/>
        <w:snapToGrid w:val="0"/>
        <w:rPr>
          <w:ins w:id="162" w:author="投稿人" w:date="2026-03-08T11:06:37Z"/>
        </w:rPr>
      </w:pPr>
      <w:ins w:id="163" w:author="投稿人" w:date="2026-03-08T11:06:37Z">
        <w:r>
          <w:rPr>
            <w:rStyle w:val="11"/>
          </w:rPr>
          <w:footnoteRef/>
        </w:r>
      </w:ins>
      <w:ins w:id="164" w:author="投稿人" w:date="2026-03-08T11:06:37Z">
        <w:r>
          <w:rPr/>
          <w:t xml:space="preserve"> 邓峰、许德峰、李建伟主编</w:t>
        </w:r>
      </w:ins>
      <w:ins w:id="165" w:author="投稿人" w:date="2026-03-08T11:06:37Z">
        <w:r>
          <w:rPr>
            <w:rFonts w:hint="eastAsia"/>
            <w:lang w:eastAsia="zh-CN"/>
          </w:rPr>
          <w:t>：</w:t>
        </w:r>
      </w:ins>
      <w:ins w:id="166" w:author="投稿人" w:date="2026-03-08T11:06:37Z">
        <w:r>
          <w:rPr/>
          <w:t>《最高人民法院〈公司法解释</w:t>
        </w:r>
      </w:ins>
      <w:ins w:id="167" w:author="投稿人" w:date="2026-03-08T11:06:37Z">
        <w:r>
          <w:rPr>
            <w:rFonts w:hint="eastAsia"/>
            <w:lang w:eastAsia="zh-CN"/>
          </w:rPr>
          <w:t>（</w:t>
        </w:r>
      </w:ins>
      <w:ins w:id="168" w:author="投稿人" w:date="2026-03-08T11:06:37Z">
        <w:r>
          <w:rPr/>
          <w:t>四</w:t>
        </w:r>
      </w:ins>
      <w:ins w:id="169" w:author="投稿人" w:date="2026-03-08T11:06:37Z">
        <w:r>
          <w:rPr>
            <w:rFonts w:hint="eastAsia"/>
            <w:lang w:val="en-US" w:eastAsia="zh-CN"/>
          </w:rPr>
          <w:t>）</w:t>
        </w:r>
      </w:ins>
      <w:ins w:id="170" w:author="投稿人" w:date="2026-03-08T11:06:37Z">
        <w:r>
          <w:rPr/>
          <w:t>〉理解适用专题讲座》</w:t>
        </w:r>
      </w:ins>
      <w:ins w:id="171" w:author="投稿人" w:date="2026-03-08T11:06:37Z">
        <w:r>
          <w:rPr>
            <w:rFonts w:hint="eastAsia"/>
            <w:lang w:eastAsia="zh-CN"/>
          </w:rPr>
          <w:t>，</w:t>
        </w:r>
      </w:ins>
      <w:ins w:id="172" w:author="投稿人" w:date="2026-03-08T11:06:37Z">
        <w:r>
          <w:rPr/>
          <w:t>中国法制出版社2017年版</w:t>
        </w:r>
      </w:ins>
      <w:ins w:id="173" w:author="投稿人" w:date="2026-03-08T11:06:37Z">
        <w:r>
          <w:rPr>
            <w:rFonts w:hint="eastAsia"/>
            <w:lang w:eastAsia="zh-CN"/>
          </w:rPr>
          <w:t>，</w:t>
        </w:r>
      </w:ins>
      <w:ins w:id="174" w:author="投稿人" w:date="2026-03-08T11:06:37Z">
        <w:r>
          <w:rPr/>
          <w:t>第3</w:t>
        </w:r>
      </w:ins>
      <w:ins w:id="175" w:author="投稿人" w:date="2026-03-08T11:06:37Z">
        <w:r>
          <w:rPr>
            <w:rFonts w:hint="eastAsia"/>
            <w:lang w:val="en-US" w:eastAsia="zh-CN"/>
          </w:rPr>
          <w:t>60</w:t>
        </w:r>
      </w:ins>
      <w:ins w:id="176" w:author="投稿人" w:date="2026-03-08T11:06:37Z">
        <w:r>
          <w:rPr/>
          <w:t>页。</w:t>
        </w:r>
      </w:ins>
    </w:p>
  </w:footnote>
  <w:footnote w:id="72">
    <w:p w14:paraId="27564153">
      <w:pPr>
        <w:pStyle w:val="6"/>
        <w:snapToGrid w:val="0"/>
        <w:rPr>
          <w:ins w:id="177" w:author="投稿人" w:date="2026-03-08T11:06:37Z"/>
          <w:rFonts w:hint="default" w:eastAsiaTheme="minorEastAsia"/>
          <w:lang w:val="en-US" w:eastAsia="zh-CN"/>
        </w:rPr>
      </w:pPr>
      <w:ins w:id="178" w:author="投稿人" w:date="2026-03-08T11:06:37Z">
        <w:r>
          <w:rPr>
            <w:rStyle w:val="11"/>
          </w:rPr>
          <w:footnoteRef/>
        </w:r>
      </w:ins>
      <w:ins w:id="179" w:author="投稿人" w:date="2026-03-08T11:06:37Z">
        <w:r>
          <w:rPr/>
          <w:t xml:space="preserve"> </w:t>
        </w:r>
      </w:ins>
      <w:ins w:id="180" w:author="投稿人" w:date="2026-03-08T11:06:37Z">
        <w:r>
          <w:rPr>
            <w:lang w:val="en-US" w:eastAsia="zh-CN"/>
          </w:rPr>
          <w:t>郑彧</w:t>
        </w:r>
      </w:ins>
      <w:ins w:id="181" w:author="投稿人" w:date="2026-03-08T11:06:37Z">
        <w:r>
          <w:rPr>
            <w:rFonts w:hint="eastAsia"/>
            <w:lang w:val="en-US" w:eastAsia="zh-CN"/>
          </w:rPr>
          <w:t>：《股东优先购买权“穿透效力”的适用与限制》载《中国法学》2015年底5期，第258页。</w:t>
        </w:r>
      </w:ins>
    </w:p>
  </w:footnote>
  <w:footnote w:id="73">
    <w:p w14:paraId="6B4B39DC">
      <w:pPr>
        <w:pStyle w:val="6"/>
        <w:snapToGrid w:val="0"/>
        <w:rPr>
          <w:rFonts w:hint="default" w:eastAsiaTheme="minorEastAsia"/>
          <w:lang w:val="en-US" w:eastAsia="zh-CN"/>
        </w:rPr>
      </w:pPr>
      <w:ins w:id="182" w:author="投稿人" w:date="2026-03-08T10:49:28Z">
        <w:r>
          <w:rPr>
            <w:rStyle w:val="11"/>
          </w:rPr>
          <w:footnoteRef/>
        </w:r>
      </w:ins>
      <w:ins w:id="183" w:author="投稿人" w:date="2026-03-08T10:49:28Z">
        <w:r>
          <w:rPr/>
          <w:t xml:space="preserve"> </w:t>
        </w:r>
      </w:ins>
      <w:ins w:id="184" w:author="投稿人" w:date="2026-03-08T10:49:46Z">
        <w:r>
          <w:rPr>
            <w:rFonts w:hint="eastAsia"/>
          </w:rPr>
          <w:t>参见梁慧星：《预约合同解释规则--买卖合同司法解释（法释[2012]8号）第二条解读》，中国法学网</w:t>
        </w:r>
      </w:ins>
      <w:ins w:id="185" w:author="投稿人" w:date="2026-03-08T10:49:57Z">
        <w:r>
          <w:rPr>
            <w:rFonts w:hint="eastAsia"/>
          </w:rPr>
          <w:t>http://iolaw.cssn.cn/zxzp/201305/t20130530_4622053.shtml</w:t>
        </w:r>
      </w:ins>
      <w:ins w:id="186" w:author="投稿人" w:date="2026-03-08T10:49:59Z">
        <w:r>
          <w:rPr>
            <w:rFonts w:hint="eastAsia"/>
            <w:lang w:eastAsia="zh-CN"/>
          </w:rPr>
          <w:t>，</w:t>
        </w:r>
      </w:ins>
      <w:ins w:id="187" w:author="投稿人" w:date="2026-03-08T10:50:01Z">
        <w:r>
          <w:rPr>
            <w:rFonts w:hint="eastAsia"/>
            <w:lang w:val="en-US" w:eastAsia="zh-CN"/>
          </w:rPr>
          <w:t>最后</w:t>
        </w:r>
      </w:ins>
      <w:ins w:id="188" w:author="投稿人" w:date="2026-03-08T10:50:02Z">
        <w:r>
          <w:rPr>
            <w:rFonts w:hint="eastAsia"/>
            <w:lang w:val="en-US" w:eastAsia="zh-CN"/>
          </w:rPr>
          <w:t>访问</w:t>
        </w:r>
      </w:ins>
      <w:ins w:id="189" w:author="投稿人" w:date="2026-03-08T10:50:05Z">
        <w:r>
          <w:rPr>
            <w:rFonts w:hint="eastAsia"/>
            <w:lang w:val="en-US" w:eastAsia="zh-CN"/>
          </w:rPr>
          <w:t>时间</w:t>
        </w:r>
      </w:ins>
      <w:ins w:id="190" w:author="投稿人" w:date="2026-03-08T10:50:06Z">
        <w:r>
          <w:rPr>
            <w:rFonts w:hint="eastAsia"/>
            <w:lang w:val="en-US" w:eastAsia="zh-CN"/>
          </w:rPr>
          <w:t>2026</w:t>
        </w:r>
      </w:ins>
      <w:ins w:id="191" w:author="投稿人" w:date="2026-03-08T10:50:07Z">
        <w:r>
          <w:rPr>
            <w:rFonts w:hint="eastAsia"/>
            <w:lang w:val="en-US" w:eastAsia="zh-CN"/>
          </w:rPr>
          <w:t>年3</w:t>
        </w:r>
      </w:ins>
      <w:ins w:id="192" w:author="投稿人" w:date="2026-03-08T10:50:08Z">
        <w:r>
          <w:rPr>
            <w:rFonts w:hint="eastAsia"/>
            <w:lang w:val="en-US" w:eastAsia="zh-CN"/>
          </w:rPr>
          <w:t>月8</w:t>
        </w:r>
      </w:ins>
      <w:ins w:id="193" w:author="投稿人" w:date="2026-03-08T10:50:09Z">
        <w:r>
          <w:rPr>
            <w:rFonts w:hint="eastAsia"/>
            <w:lang w:val="en-US" w:eastAsia="zh-CN"/>
          </w:rPr>
          <w:t>日</w:t>
        </w:r>
      </w:ins>
      <w:ins w:id="194" w:author="投稿人" w:date="2026-03-08T10:50:10Z">
        <w:r>
          <w:rPr>
            <w:rFonts w:hint="eastAsia"/>
            <w:lang w:val="en-US" w:eastAsia="zh-CN"/>
          </w:rPr>
          <w:t>。</w:t>
        </w:r>
      </w:ins>
    </w:p>
  </w:footnote>
  <w:footnote w:id="74">
    <w:p w14:paraId="65A3C44B">
      <w:pPr>
        <w:pStyle w:val="6"/>
        <w:snapToGrid w:val="0"/>
      </w:pPr>
      <w:ins w:id="195" w:author="投稿人" w:date="2026-03-08T10:52:11Z">
        <w:r>
          <w:rPr>
            <w:rStyle w:val="11"/>
          </w:rPr>
          <w:footnoteRef/>
        </w:r>
      </w:ins>
      <w:ins w:id="196" w:author="投稿人" w:date="2026-03-08T10:52:11Z">
        <w:r>
          <w:rPr/>
          <w:t xml:space="preserve"> </w:t>
        </w:r>
      </w:ins>
      <w:ins w:id="197" w:author="投稿人" w:date="2026-03-08T10:53:00Z">
        <w:r>
          <w:rPr>
            <w:lang w:val="en-US" w:eastAsia="zh-CN"/>
          </w:rPr>
          <w:t>谢鸿飞：《预约合同认定的理论难题与实践破解》，载《国家检察官学院学报》2024年第1期</w:t>
        </w:r>
      </w:ins>
      <w:ins w:id="198" w:author="投稿人" w:date="2026-03-08T10:53:11Z">
        <w:r>
          <w:rPr>
            <w:rFonts w:hint="eastAsia"/>
            <w:lang w:val="en-US" w:eastAsia="zh-CN"/>
          </w:rPr>
          <w:t>，</w:t>
        </w:r>
      </w:ins>
      <w:ins w:id="199" w:author="投稿人" w:date="2026-03-08T10:53:12Z">
        <w:r>
          <w:rPr>
            <w:rFonts w:hint="eastAsia"/>
            <w:lang w:val="en-US" w:eastAsia="zh-CN"/>
          </w:rPr>
          <w:t>第</w:t>
        </w:r>
      </w:ins>
      <w:ins w:id="200" w:author="投稿人" w:date="2026-03-08T10:53:35Z">
        <w:r>
          <w:rPr>
            <w:rFonts w:hint="eastAsia"/>
            <w:lang w:val="en-US" w:eastAsia="zh-CN"/>
          </w:rPr>
          <w:t>175</w:t>
        </w:r>
      </w:ins>
      <w:ins w:id="201" w:author="投稿人" w:date="2026-03-08T10:53:36Z">
        <w:r>
          <w:rPr>
            <w:rFonts w:hint="eastAsia"/>
            <w:lang w:val="en-US" w:eastAsia="zh-CN"/>
          </w:rPr>
          <w:t>页</w:t>
        </w:r>
      </w:ins>
      <w:ins w:id="202" w:author="投稿人" w:date="2026-03-08T10:53:00Z">
        <w:r>
          <w:rPr>
            <w:lang w:val="en-US" w:eastAsia="zh-CN"/>
          </w:rPr>
          <w:t>。</w:t>
        </w:r>
      </w:ins>
    </w:p>
  </w:footnote>
  <w:footnote w:id="75">
    <w:p w14:paraId="2E29A224">
      <w:pPr>
        <w:pStyle w:val="6"/>
        <w:snapToGrid w:val="0"/>
      </w:pPr>
      <w:r>
        <w:rPr>
          <w:rStyle w:val="11"/>
        </w:rPr>
        <w:footnoteRef/>
      </w:r>
      <w:r>
        <w:t xml:space="preserve"> </w:t>
      </w:r>
      <w:r>
        <w:rPr>
          <w:rFonts w:hint="eastAsia"/>
          <w:lang w:val="en-US" w:eastAsia="zh-CN"/>
        </w:rPr>
        <w:t>李激汉：《有限公司股东优先购买权司法争议问题探析》，载《河北法学》2014年第10期，第168页。</w:t>
      </w:r>
    </w:p>
  </w:footnote>
  <w:footnote w:id="76">
    <w:p w14:paraId="5BF4EAFA">
      <w:pPr>
        <w:pStyle w:val="6"/>
        <w:snapToGrid w:val="0"/>
      </w:pPr>
      <w:r>
        <w:rPr>
          <w:rStyle w:val="11"/>
        </w:rPr>
        <w:footnoteRef/>
      </w:r>
      <w:r>
        <w:t xml:space="preserve"> 邓峰、许德峰、李建伟主编</w:t>
      </w:r>
      <w:r>
        <w:rPr>
          <w:rFonts w:hint="eastAsia"/>
          <w:lang w:eastAsia="zh-CN"/>
        </w:rPr>
        <w:t>：</w:t>
      </w:r>
      <w:r>
        <w:t>《最高人民法院〈公司法解释</w:t>
      </w:r>
      <w:r>
        <w:rPr>
          <w:rFonts w:hint="eastAsia"/>
          <w:lang w:eastAsia="zh-CN"/>
        </w:rPr>
        <w:t>（</w:t>
      </w:r>
      <w:r>
        <w:t>四</w:t>
      </w:r>
      <w:r>
        <w:rPr>
          <w:rFonts w:hint="eastAsia"/>
          <w:lang w:val="en-US" w:eastAsia="zh-CN"/>
        </w:rPr>
        <w:t>）</w:t>
      </w:r>
      <w:r>
        <w:t>〉理解适用专题讲座》</w:t>
      </w:r>
      <w:r>
        <w:rPr>
          <w:rFonts w:hint="eastAsia"/>
          <w:lang w:eastAsia="zh-CN"/>
        </w:rPr>
        <w:t>，</w:t>
      </w:r>
      <w:r>
        <w:t>中国法制出版社2017年版</w:t>
      </w:r>
      <w:r>
        <w:rPr>
          <w:rFonts w:hint="eastAsia"/>
          <w:lang w:eastAsia="zh-CN"/>
        </w:rPr>
        <w:t>，</w:t>
      </w:r>
      <w:r>
        <w:t>第3</w:t>
      </w:r>
      <w:r>
        <w:rPr>
          <w:rFonts w:hint="eastAsia"/>
          <w:lang w:val="en-US" w:eastAsia="zh-CN"/>
        </w:rPr>
        <w:t>60</w:t>
      </w:r>
      <w:r>
        <w:t>页。</w:t>
      </w:r>
    </w:p>
  </w:footnote>
  <w:footnote w:id="77">
    <w:p w14:paraId="61B3E6C4">
      <w:pPr>
        <w:pStyle w:val="6"/>
        <w:snapToGrid w:val="0"/>
        <w:rPr>
          <w:rFonts w:hint="default" w:eastAsiaTheme="minorEastAsia"/>
          <w:lang w:val="en-US" w:eastAsia="zh-CN"/>
        </w:rPr>
      </w:pPr>
      <w:r>
        <w:rPr>
          <w:rStyle w:val="11"/>
        </w:rPr>
        <w:footnoteRef/>
      </w:r>
      <w:r>
        <w:t xml:space="preserve"> </w:t>
      </w:r>
      <w:r>
        <w:rPr>
          <w:lang w:val="en-US" w:eastAsia="zh-CN"/>
        </w:rPr>
        <w:t>郑彧</w:t>
      </w:r>
      <w:r>
        <w:rPr>
          <w:rFonts w:hint="eastAsia"/>
          <w:lang w:val="en-US" w:eastAsia="zh-CN"/>
        </w:rPr>
        <w:t>：《股东优先购买权“穿透效力”的适用与限制》载《中国法学》2015年底5期，第258页。</w:t>
      </w:r>
    </w:p>
  </w:footnote>
  <w:footnote w:id="78">
    <w:p w14:paraId="4F59FB93">
      <w:pPr>
        <w:pStyle w:val="6"/>
        <w:snapToGrid w:val="0"/>
      </w:pPr>
      <w:r>
        <w:rPr>
          <w:rStyle w:val="11"/>
        </w:rPr>
        <w:footnoteRef/>
      </w:r>
      <w:r>
        <w:t xml:space="preserve"> </w:t>
      </w:r>
      <w:r>
        <w:rPr>
          <w:lang w:val="en-US" w:eastAsia="zh-CN"/>
        </w:rPr>
        <w:t>杨立新：《预约转化为本约争议审查的三个关键词</w:t>
      </w:r>
      <w:r>
        <w:rPr>
          <w:rFonts w:hint="eastAsia"/>
          <w:lang w:val="en-US" w:eastAsia="zh-CN"/>
        </w:rPr>
        <w:t>——</w:t>
      </w:r>
      <w:r>
        <w:rPr>
          <w:lang w:val="en-US" w:eastAsia="zh-CN"/>
        </w:rPr>
        <w:t>〈合同编通则司法解释〉第6条第3款的实践应用要点》，载《国家检察官学院学报》2025年第5期</w:t>
      </w:r>
      <w:r>
        <w:rPr>
          <w:rFonts w:hint="eastAsia"/>
          <w:lang w:val="en-US" w:eastAsia="zh-CN"/>
        </w:rPr>
        <w:t>，第4-6页</w:t>
      </w:r>
      <w:r>
        <w:rPr>
          <w:lang w:val="en-US" w:eastAsia="zh-CN"/>
        </w:rPr>
        <w:t>。</w:t>
      </w:r>
    </w:p>
  </w:footnote>
  <w:footnote w:id="79">
    <w:p w14:paraId="341E735E">
      <w:pPr>
        <w:pStyle w:val="6"/>
        <w:snapToGrid w:val="0"/>
      </w:pPr>
      <w:r>
        <w:rPr>
          <w:rStyle w:val="11"/>
        </w:rPr>
        <w:footnoteRef/>
      </w:r>
      <w:r>
        <w:t xml:space="preserve"> </w:t>
      </w:r>
      <w:r>
        <w:rPr>
          <w:rFonts w:hint="eastAsia"/>
          <w:lang w:val="en-US" w:eastAsia="zh-CN"/>
        </w:rPr>
        <w:t>赵旭东、衣小慧：《股东优先购买权中转让股东“反悔权”的证成与构建》，载《国家检察官学院学报》2021年第2期，第50页。</w:t>
      </w:r>
    </w:p>
  </w:footnote>
  <w:footnote w:id="80">
    <w:p w14:paraId="2FEE7D76">
      <w:pPr>
        <w:pStyle w:val="6"/>
        <w:snapToGrid w:val="0"/>
        <w:rPr>
          <w:ins w:id="203" w:author="投稿人" w:date="2026-03-08T14:08:50Z"/>
          <w:rFonts w:hint="default"/>
          <w:lang w:val="en-US"/>
        </w:rPr>
      </w:pPr>
      <w:ins w:id="204" w:author="投稿人" w:date="2026-03-08T14:08:50Z">
        <w:r>
          <w:rPr>
            <w:rStyle w:val="11"/>
          </w:rPr>
          <w:footnoteRef/>
        </w:r>
      </w:ins>
      <w:ins w:id="205" w:author="投稿人" w:date="2026-03-08T14:08:50Z">
        <w:r>
          <w:rPr/>
          <w:t xml:space="preserve"> </w:t>
        </w:r>
      </w:ins>
      <w:ins w:id="206" w:author="投稿人" w:date="2026-03-08T14:08:50Z">
        <w:r>
          <w:rPr>
            <w:lang w:val="en-US" w:eastAsia="zh-CN"/>
          </w:rPr>
          <w:t>最高人民法院民事审判第二庭编著：《中华人民共和国公司法理解与适用》，人民法院出版社2024年版</w:t>
        </w:r>
      </w:ins>
      <w:ins w:id="207" w:author="投稿人" w:date="2026-03-08T14:08:50Z">
        <w:r>
          <w:rPr>
            <w:rFonts w:hint="eastAsia"/>
            <w:lang w:val="en-US" w:eastAsia="zh-CN"/>
          </w:rPr>
          <w:t>，第383页。</w:t>
        </w:r>
      </w:ins>
    </w:p>
  </w:footnote>
  <w:footnote w:id="81">
    <w:p w14:paraId="7117FC48">
      <w:pPr>
        <w:pStyle w:val="6"/>
        <w:snapToGrid w:val="0"/>
        <w:rPr>
          <w:rFonts w:hint="default"/>
          <w:lang w:val="en-US"/>
        </w:rPr>
      </w:pPr>
      <w:r>
        <w:rPr>
          <w:rStyle w:val="11"/>
        </w:rPr>
        <w:footnoteRef/>
      </w:r>
      <w:r>
        <w:t xml:space="preserve"> </w:t>
      </w:r>
      <w:r>
        <w:rPr>
          <w:lang w:val="en-US" w:eastAsia="zh-CN"/>
        </w:rPr>
        <w:t>最高人民法院民事审判第二庭编著：《中华人民共和国公司法理解与适用》，人民法院出版社2024年版</w:t>
      </w:r>
      <w:r>
        <w:rPr>
          <w:rFonts w:hint="eastAsia"/>
          <w:lang w:val="en-US" w:eastAsia="zh-CN"/>
        </w:rPr>
        <w:t>，第383页。</w:t>
      </w:r>
    </w:p>
  </w:footnote>
  <w:footnote w:id="82">
    <w:p w14:paraId="116455C7">
      <w:pPr>
        <w:pStyle w:val="6"/>
        <w:snapToGrid w:val="0"/>
      </w:pPr>
      <w:r>
        <w:rPr>
          <w:rStyle w:val="11"/>
        </w:rPr>
        <w:footnoteRef/>
      </w:r>
      <w:r>
        <w:t xml:space="preserve"> </w:t>
      </w:r>
      <w:r>
        <w:rPr>
          <w:rFonts w:hint="eastAsia"/>
          <w:lang w:val="en-US" w:eastAsia="zh-CN"/>
        </w:rPr>
        <w:t>常鹏翱：《论优先购买权的法律效力》，载《中外法学》2014年第2期，第399页。</w:t>
      </w:r>
    </w:p>
  </w:footnote>
  <w:footnote w:id="83">
    <w:p w14:paraId="6B9935AE">
      <w:pPr>
        <w:pStyle w:val="6"/>
        <w:snapToGrid w:val="0"/>
      </w:pPr>
      <w:r>
        <w:rPr>
          <w:rStyle w:val="11"/>
        </w:rPr>
        <w:footnoteRef/>
      </w:r>
      <w:r>
        <w:t xml:space="preserve"> </w:t>
      </w:r>
      <w:r>
        <w:rPr>
          <w:lang w:val="en-US" w:eastAsia="zh-CN"/>
        </w:rPr>
        <w:t>陈凤鸣：《有限责任公司股权转让限制规则的反思与重构》，载《河南财经政法大学学报》2022年第5期</w:t>
      </w:r>
      <w:r>
        <w:rPr>
          <w:rFonts w:hint="eastAsia"/>
          <w:lang w:val="en-US" w:eastAsia="zh-CN"/>
        </w:rPr>
        <w:t>，第122页</w:t>
      </w:r>
      <w:r>
        <w:rPr>
          <w:lang w:val="en-US" w:eastAsia="zh-CN"/>
        </w:rPr>
        <w:t>。</w:t>
      </w:r>
    </w:p>
  </w:footnote>
  <w:footnote w:id="84">
    <w:p w14:paraId="41C0676C">
      <w:pPr>
        <w:pStyle w:val="6"/>
        <w:snapToGrid w:val="0"/>
      </w:pPr>
      <w:r>
        <w:rPr>
          <w:rStyle w:val="11"/>
        </w:rPr>
        <w:footnoteRef/>
      </w:r>
      <w:r>
        <w:t xml:space="preserve"> </w:t>
      </w:r>
      <w:r>
        <w:rPr>
          <w:rFonts w:hint="eastAsia"/>
          <w:lang w:val="en-US" w:eastAsia="zh-CN"/>
        </w:rPr>
        <w:t>梁上上：《优先购买权中转让人的利益失衡与校正》，载《中国法学》2024年第2期，第234页。</w:t>
      </w:r>
    </w:p>
  </w:footnote>
  <w:footnote w:id="85">
    <w:p w14:paraId="06715583">
      <w:pPr>
        <w:pStyle w:val="6"/>
        <w:snapToGrid w:val="0"/>
        <w:rPr>
          <w:ins w:id="208" w:author="投稿人" w:date="2026-03-09T13:09:21Z"/>
        </w:rPr>
      </w:pPr>
      <w:ins w:id="209" w:author="投稿人" w:date="2026-03-09T13:09:21Z">
        <w:r>
          <w:rPr>
            <w:rStyle w:val="11"/>
            <w:sz w:val="21"/>
          </w:rPr>
          <w:footnoteRef/>
        </w:r>
      </w:ins>
      <w:ins w:id="210" w:author="投稿人" w:date="2026-03-09T13:09:21Z">
        <w:r>
          <w:rPr/>
          <w:t xml:space="preserve"> </w:t>
        </w:r>
      </w:ins>
      <w:ins w:id="211" w:author="投稿人" w:date="2026-03-09T13:09:21Z">
        <w:r>
          <w:rPr>
            <w:rFonts w:hint="eastAsia"/>
            <w:lang w:val="en-US" w:eastAsia="zh-CN"/>
          </w:rPr>
          <w:t>梁上上：《优先购买权中转让人的利益失衡与校正》，载《中国法学》2024年第2期，第234页。</w:t>
        </w:r>
      </w:ins>
    </w:p>
  </w:footnote>
  <w:footnote w:id="86">
    <w:p w14:paraId="5478FF34">
      <w:pPr>
        <w:pStyle w:val="6"/>
        <w:snapToGrid w:val="0"/>
      </w:pPr>
      <w:r>
        <w:rPr>
          <w:rStyle w:val="11"/>
        </w:rPr>
        <w:footnoteRef/>
      </w:r>
      <w:r>
        <w:t xml:space="preserve"> </w:t>
      </w:r>
      <w:r>
        <w:rPr>
          <w:rFonts w:hint="eastAsia"/>
          <w:lang w:val="en-US" w:eastAsia="zh-CN"/>
        </w:rPr>
        <w:t>梁上上：《优先购买权中转让人的利益失衡与校正》，载《中国法学》2024年第2期，第234页。</w:t>
      </w:r>
    </w:p>
  </w:footnote>
  <w:footnote w:id="87">
    <w:p w14:paraId="64AF0927">
      <w:pPr>
        <w:pStyle w:val="6"/>
        <w:snapToGrid w:val="0"/>
      </w:pPr>
      <w:r>
        <w:rPr>
          <w:rStyle w:val="11"/>
        </w:rPr>
        <w:footnoteRef/>
      </w:r>
      <w:r>
        <w:t xml:space="preserve"> </w:t>
      </w:r>
      <w:r>
        <w:rPr>
          <w:lang w:val="en-US" w:eastAsia="zh-CN"/>
        </w:rPr>
        <w:t>韩新磊：《〈民法典〉履行抗辩权条款的体系解释》，载《河南财经政法大学学报》2022年第5期</w:t>
      </w:r>
      <w:r>
        <w:rPr>
          <w:rFonts w:hint="eastAsia"/>
          <w:lang w:val="en-US" w:eastAsia="zh-CN"/>
        </w:rPr>
        <w:t>，第13页</w:t>
      </w:r>
      <w:r>
        <w:rPr>
          <w:lang w:val="en-US" w:eastAsia="zh-CN"/>
        </w:rPr>
        <w:t>。</w:t>
      </w:r>
    </w:p>
  </w:footnote>
  <w:footnote w:id="88">
    <w:p w14:paraId="0D445028">
      <w:pPr>
        <w:pStyle w:val="6"/>
        <w:snapToGrid w:val="0"/>
      </w:pPr>
      <w:r>
        <w:rPr>
          <w:rStyle w:val="11"/>
        </w:rPr>
        <w:footnoteRef/>
      </w:r>
      <w:r>
        <w:t xml:space="preserve"> </w:t>
      </w:r>
      <w:r>
        <w:rPr>
          <w:lang w:val="en-US" w:eastAsia="zh-CN"/>
        </w:rPr>
        <w:t>申海恩：《抗辩权效力的体系构成》，载《环球法律评论》2020年第4期</w:t>
      </w:r>
      <w:r>
        <w:rPr>
          <w:rFonts w:hint="eastAsia"/>
          <w:lang w:val="en-US" w:eastAsia="zh-CN"/>
        </w:rPr>
        <w:t>，第96页</w:t>
      </w:r>
      <w:r>
        <w:rPr>
          <w:lang w:val="en-US" w:eastAsia="zh-CN"/>
        </w:rPr>
        <w:t>。</w:t>
      </w:r>
    </w:p>
  </w:footnote>
  <w:footnote w:id="89">
    <w:p w14:paraId="1C0EB4D1">
      <w:pPr>
        <w:pStyle w:val="6"/>
        <w:snapToGrid w:val="0"/>
      </w:pPr>
      <w:r>
        <w:rPr>
          <w:rStyle w:val="11"/>
        </w:rPr>
        <w:footnoteRef/>
      </w:r>
      <w:r>
        <w:t xml:space="preserve"> </w:t>
      </w:r>
      <w:r>
        <w:rPr>
          <w:rFonts w:hint="eastAsia"/>
        </w:rPr>
        <w:t>最高人民法院民事审判第二庭、研究室编著:《最高人民法院民法典合同编通则司法解释理解与适用》</w:t>
      </w:r>
      <w:r>
        <w:rPr>
          <w:rFonts w:hint="eastAsia"/>
          <w:lang w:eastAsia="zh-CN"/>
        </w:rPr>
        <w:t>，</w:t>
      </w:r>
      <w:r>
        <w:rPr>
          <w:rFonts w:hint="eastAsia"/>
        </w:rPr>
        <w:t>人民法院出版社2023年版</w:t>
      </w:r>
      <w:r>
        <w:rPr>
          <w:rFonts w:hint="eastAsia"/>
          <w:lang w:eastAsia="zh-CN"/>
        </w:rPr>
        <w:t>，</w:t>
      </w:r>
      <w:r>
        <w:rPr>
          <w:rFonts w:hint="eastAsia"/>
        </w:rPr>
        <w:t>第107页。</w:t>
      </w:r>
    </w:p>
  </w:footnote>
  <w:footnote w:id="90">
    <w:p w14:paraId="7E29FCFC">
      <w:pPr>
        <w:pStyle w:val="6"/>
        <w:snapToGrid w:val="0"/>
      </w:pPr>
      <w:r>
        <w:rPr>
          <w:rStyle w:val="11"/>
        </w:rPr>
        <w:footnoteRef/>
      </w:r>
      <w:r>
        <w:t xml:space="preserve"> </w:t>
      </w:r>
      <w:r>
        <w:rPr>
          <w:lang w:val="en-US" w:eastAsia="zh-CN"/>
        </w:rPr>
        <w:t>魏玮：《论现有股东优先购买权诉讼模式的局限及其完善</w:t>
      </w:r>
      <w:r>
        <w:rPr>
          <w:rFonts w:hint="eastAsia"/>
          <w:lang w:val="en-US" w:eastAsia="zh-CN"/>
        </w:rPr>
        <w:t>——</w:t>
      </w:r>
      <w:r>
        <w:rPr>
          <w:lang w:val="en-US" w:eastAsia="zh-CN"/>
        </w:rPr>
        <w:t>以〈公司法〉第72条第3款的制度目的为视角》，载《法律适用》2012年第4期</w:t>
      </w:r>
      <w:r>
        <w:rPr>
          <w:rFonts w:hint="eastAsia"/>
          <w:lang w:val="en-US" w:eastAsia="zh-CN"/>
        </w:rPr>
        <w:t>，第60页</w:t>
      </w:r>
      <w:r>
        <w:rPr>
          <w:lang w:val="en-US" w:eastAsia="zh-CN"/>
        </w:rPr>
        <w:t>。</w:t>
      </w:r>
    </w:p>
  </w:footnote>
  <w:footnote w:id="91">
    <w:p w14:paraId="4B09470E">
      <w:pPr>
        <w:pStyle w:val="6"/>
        <w:snapToGrid w:val="0"/>
        <w:rPr>
          <w:del w:id="212" w:author="投稿人" w:date="2026-03-08T14:39:34Z"/>
          <w:rFonts w:hint="default"/>
          <w:lang w:val="en-US" w:eastAsia="zh-CN"/>
        </w:rPr>
      </w:pPr>
      <w:r>
        <w:rPr>
          <w:rStyle w:val="11"/>
        </w:rPr>
        <w:footnoteRef/>
      </w:r>
      <w:r>
        <w:t xml:space="preserve"> 江西省高级人民法院</w:t>
      </w:r>
      <w:r>
        <w:rPr>
          <w:rFonts w:hint="eastAsia"/>
          <w:lang w:val="en-US" w:eastAsia="zh-CN"/>
        </w:rPr>
        <w:t>（</w:t>
      </w:r>
      <w:r>
        <w:rPr>
          <w:lang w:val="en-US" w:eastAsia="zh-CN"/>
        </w:rPr>
        <w:t>2019）赣民再147号</w:t>
      </w:r>
      <w:r>
        <w:rPr>
          <w:rFonts w:hint="eastAsia"/>
          <w:lang w:val="en-US" w:eastAsia="zh-CN"/>
        </w:rPr>
        <w:t>民事判决书、重庆市第四中级人民法院（2023）渝04民终1455号民事判决书。</w:t>
      </w:r>
    </w:p>
    <w:p w14:paraId="39106984">
      <w:pPr>
        <w:pStyle w:val="6"/>
        <w:snapToGrid w:val="0"/>
        <w:rPr>
          <w:rFonts w:hint="default"/>
          <w:lang w:val="en-US"/>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EDB4D"/>
    <w:multiLevelType w:val="singleLevel"/>
    <w:tmpl w:val="FBFEDB4D"/>
    <w:lvl w:ilvl="0" w:tentative="0">
      <w:start w:val="1"/>
      <w:numFmt w:val="chineseCounting"/>
      <w:suff w:val="nothing"/>
      <w:lvlText w:val="（%1）"/>
      <w:lvlJc w:val="left"/>
      <w:rPr>
        <w:rFonts w:hint="eastAsia"/>
      </w:rPr>
    </w:lvl>
  </w:abstractNum>
  <w:abstractNum w:abstractNumId="1">
    <w:nsid w:val="3FFA15B9"/>
    <w:multiLevelType w:val="singleLevel"/>
    <w:tmpl w:val="3FFA15B9"/>
    <w:lvl w:ilvl="0" w:tentative="0">
      <w:start w:val="1"/>
      <w:numFmt w:val="chineseCounting"/>
      <w:suff w:val="nothing"/>
      <w:lvlText w:val="%1、"/>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投稿人">
    <w15:presenceInfo w15:providerId="None" w15:userId="投稿人"/>
  </w15:person>
  <w15:person w15:author="刘明杰">
    <w15:presenceInfo w15:providerId="None" w15:userId="刘明杰"/>
  </w15:person>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184"/>
    <w:footnote w:id="18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FF8EDE"/>
    <w:rsid w:val="0FFD4FC5"/>
    <w:rsid w:val="13FFB6E7"/>
    <w:rsid w:val="1F77415C"/>
    <w:rsid w:val="277FB125"/>
    <w:rsid w:val="2CFE8D37"/>
    <w:rsid w:val="2DEDB41A"/>
    <w:rsid w:val="2DEFBC7A"/>
    <w:rsid w:val="35F79750"/>
    <w:rsid w:val="36DFA5F3"/>
    <w:rsid w:val="37F420C0"/>
    <w:rsid w:val="399B5B9F"/>
    <w:rsid w:val="3B1FD19F"/>
    <w:rsid w:val="3BD1FF2A"/>
    <w:rsid w:val="3C6A3858"/>
    <w:rsid w:val="3CFFC740"/>
    <w:rsid w:val="3DFD9460"/>
    <w:rsid w:val="3EC186E5"/>
    <w:rsid w:val="3ECCA118"/>
    <w:rsid w:val="3EEFEDF0"/>
    <w:rsid w:val="3EFE6C31"/>
    <w:rsid w:val="3F985283"/>
    <w:rsid w:val="3FDFAA4B"/>
    <w:rsid w:val="4BFF2FE0"/>
    <w:rsid w:val="4FDFD9F4"/>
    <w:rsid w:val="57E68977"/>
    <w:rsid w:val="57F73A9A"/>
    <w:rsid w:val="58BFF433"/>
    <w:rsid w:val="5BFD0601"/>
    <w:rsid w:val="5DEF8F3E"/>
    <w:rsid w:val="5E1122D3"/>
    <w:rsid w:val="5EEEB1BD"/>
    <w:rsid w:val="5EFF6704"/>
    <w:rsid w:val="5FFDE71A"/>
    <w:rsid w:val="63FA1900"/>
    <w:rsid w:val="694B2D3A"/>
    <w:rsid w:val="69F5EDB8"/>
    <w:rsid w:val="6B7D293D"/>
    <w:rsid w:val="6BCF2C35"/>
    <w:rsid w:val="6BEF907A"/>
    <w:rsid w:val="6BFF8F1B"/>
    <w:rsid w:val="6CE7D85A"/>
    <w:rsid w:val="6D7C2F38"/>
    <w:rsid w:val="6DFFCB02"/>
    <w:rsid w:val="6F79D286"/>
    <w:rsid w:val="6FFD64A0"/>
    <w:rsid w:val="72FED00D"/>
    <w:rsid w:val="73F4CB2D"/>
    <w:rsid w:val="73FE7E56"/>
    <w:rsid w:val="74878648"/>
    <w:rsid w:val="74DF4479"/>
    <w:rsid w:val="74FFC0DB"/>
    <w:rsid w:val="758BC438"/>
    <w:rsid w:val="75EFF1E2"/>
    <w:rsid w:val="75FDADC3"/>
    <w:rsid w:val="7673021B"/>
    <w:rsid w:val="76F3F9AD"/>
    <w:rsid w:val="77F7CADF"/>
    <w:rsid w:val="77F9F365"/>
    <w:rsid w:val="77FF8BB8"/>
    <w:rsid w:val="79BCCDA0"/>
    <w:rsid w:val="79FF8A15"/>
    <w:rsid w:val="7CF7922F"/>
    <w:rsid w:val="7DCF3D0E"/>
    <w:rsid w:val="7DDDFE16"/>
    <w:rsid w:val="7DF4FDE5"/>
    <w:rsid w:val="7DFDC633"/>
    <w:rsid w:val="7DFF0399"/>
    <w:rsid w:val="7EBBB982"/>
    <w:rsid w:val="7EFDCCFA"/>
    <w:rsid w:val="7EFF1F3E"/>
    <w:rsid w:val="7EFF7A02"/>
    <w:rsid w:val="7F3F14B1"/>
    <w:rsid w:val="7F7D3D5C"/>
    <w:rsid w:val="7FCA9AD1"/>
    <w:rsid w:val="7FCF10A3"/>
    <w:rsid w:val="7FDF4275"/>
    <w:rsid w:val="7FF6CF63"/>
    <w:rsid w:val="7FFDB3E8"/>
    <w:rsid w:val="7FFF639B"/>
    <w:rsid w:val="7FFFA244"/>
    <w:rsid w:val="95F83FE0"/>
    <w:rsid w:val="9A9F6FAC"/>
    <w:rsid w:val="9DD343C2"/>
    <w:rsid w:val="9DF0B82D"/>
    <w:rsid w:val="9EFFDA53"/>
    <w:rsid w:val="9F7F9DCB"/>
    <w:rsid w:val="9FFF8EDE"/>
    <w:rsid w:val="AC1E1AAE"/>
    <w:rsid w:val="AC769678"/>
    <w:rsid w:val="AFEB34A2"/>
    <w:rsid w:val="B55CFC53"/>
    <w:rsid w:val="B77F156D"/>
    <w:rsid w:val="B7BE923C"/>
    <w:rsid w:val="B7EE9771"/>
    <w:rsid w:val="B7F9F297"/>
    <w:rsid w:val="B7FF81C5"/>
    <w:rsid w:val="B9CDC416"/>
    <w:rsid w:val="B9FE7050"/>
    <w:rsid w:val="BD7775A1"/>
    <w:rsid w:val="BF57AAC6"/>
    <w:rsid w:val="BF9B3A8F"/>
    <w:rsid w:val="BFEFD1EB"/>
    <w:rsid w:val="BFF28FE3"/>
    <w:rsid w:val="BFFBE12A"/>
    <w:rsid w:val="C7EED4F3"/>
    <w:rsid w:val="CB9F8A74"/>
    <w:rsid w:val="CCF9989D"/>
    <w:rsid w:val="CFBDE540"/>
    <w:rsid w:val="CFEF71B6"/>
    <w:rsid w:val="CFFEBAEB"/>
    <w:rsid w:val="D4F6F6E3"/>
    <w:rsid w:val="D5B7DDFC"/>
    <w:rsid w:val="DBBE5ED7"/>
    <w:rsid w:val="DBED2522"/>
    <w:rsid w:val="DBEFD58F"/>
    <w:rsid w:val="DD6E520C"/>
    <w:rsid w:val="DDFF8EC3"/>
    <w:rsid w:val="DEFB3635"/>
    <w:rsid w:val="DFCB48E1"/>
    <w:rsid w:val="E0DEC4F4"/>
    <w:rsid w:val="E4FF69EA"/>
    <w:rsid w:val="E677AEB8"/>
    <w:rsid w:val="EB57F0E6"/>
    <w:rsid w:val="EBE9532A"/>
    <w:rsid w:val="EDB75F31"/>
    <w:rsid w:val="EDED6BBA"/>
    <w:rsid w:val="EDFF3F40"/>
    <w:rsid w:val="EFBE8E8C"/>
    <w:rsid w:val="F1B5A442"/>
    <w:rsid w:val="F1BF87FF"/>
    <w:rsid w:val="F39FA451"/>
    <w:rsid w:val="F57EBDF8"/>
    <w:rsid w:val="F669EDE7"/>
    <w:rsid w:val="F725A58D"/>
    <w:rsid w:val="F76E6FB9"/>
    <w:rsid w:val="F7E3632F"/>
    <w:rsid w:val="F7E6B39A"/>
    <w:rsid w:val="F8DE860D"/>
    <w:rsid w:val="F9F6CC67"/>
    <w:rsid w:val="FAEBB48E"/>
    <w:rsid w:val="FAFF6CBD"/>
    <w:rsid w:val="FB9F2B60"/>
    <w:rsid w:val="FBEC7EF7"/>
    <w:rsid w:val="FBFCA6FF"/>
    <w:rsid w:val="FCBF87A2"/>
    <w:rsid w:val="FDCF6A2A"/>
    <w:rsid w:val="FDE9EE7E"/>
    <w:rsid w:val="FDF7BFE6"/>
    <w:rsid w:val="FE7FE9C9"/>
    <w:rsid w:val="FE8B52FB"/>
    <w:rsid w:val="FEBF5C32"/>
    <w:rsid w:val="FEFF055F"/>
    <w:rsid w:val="FF3EFCE8"/>
    <w:rsid w:val="FF6B7AB0"/>
    <w:rsid w:val="FF775156"/>
    <w:rsid w:val="FF77FBAF"/>
    <w:rsid w:val="FF7BCC99"/>
    <w:rsid w:val="FF7FAAEE"/>
    <w:rsid w:val="FF8BC770"/>
    <w:rsid w:val="FFB94DC0"/>
    <w:rsid w:val="FFBF1460"/>
    <w:rsid w:val="FFBF9365"/>
    <w:rsid w:val="FFF320C3"/>
    <w:rsid w:val="FFFA1A2A"/>
    <w:rsid w:val="FFFC2CFE"/>
    <w:rsid w:val="FFFD8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note text"/>
    <w:basedOn w:val="1"/>
    <w:uiPriority w:val="0"/>
    <w:pPr>
      <w:snapToGrid w:val="0"/>
      <w:jc w:val="left"/>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otnote reference"/>
    <w:basedOn w:val="9"/>
    <w:uiPriority w:val="0"/>
    <w:rPr>
      <w:vertAlign w:val="superscript"/>
    </w:rPr>
  </w:style>
  <w:style w:type="paragraph" w:customStyle="1" w:styleId="12">
    <w:name w:val="p1"/>
    <w:basedOn w:val="1"/>
    <w:uiPriority w:val="0"/>
    <w:pPr>
      <w:spacing w:before="0" w:beforeAutospacing="0" w:after="0" w:afterAutospacing="0"/>
      <w:ind w:left="0" w:right="0"/>
      <w:jc w:val="left"/>
    </w:pPr>
    <w:rPr>
      <w:rFonts w:ascii="helvetica" w:hAnsi="helvetica" w:eastAsia="helvetica" w:cs="helvetica"/>
      <w:color w:val="000000"/>
      <w:kern w:val="0"/>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NUL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2025-12-14T08:07:00Z</dcterms:created>
  <dc:creator>烎</dc:creator>
  <cp:lastModifiedBy>投稿人</cp:lastModifiedBy>
  <dcterms:modified xsi:type="dcterms:W3CDTF">2026-03-09T15:30:36Z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58F960B3186BF927499F36694454499C_43</vt:lpwstr>
  </property>
</Properties>
</file>