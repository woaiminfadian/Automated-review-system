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60A81">
      <w:pPr>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个人数据受托的模式选择与制度构建</w:t>
      </w:r>
    </w:p>
    <w:p w14:paraId="58320D82">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【摘  要】相较于赋权模式，数据受托更能保护个人数据来源者的信息权益和分配权益。在法理界定上，宜将个人数据受托解释为信托关系，而非委托关系。在实践模式上，第三方数据信托模式对个人数据来源者与数据处理者之间二元结构的调整颇具意义，能够有效解决信息受托人模式在双重受托、主体泛化、授权同意等方面的问题，但需结合我国实际予以调整。在制度构建上，一是准入规则，数据受托者应当具备独立性、专业性、可信性；二是权属规则，由数据受托者取得数据持有权，个人仍享有数据来源者权；三是义务规则，数据受托者应当严守忠实与谨慎的信义义务，履行相应附随义务；四是收益规则，通过贡献确算、价格评估与分配执行机制保障个人数据来源者的收益权。</w:t>
      </w:r>
    </w:p>
    <w:p w14:paraId="7B452713">
      <w:pPr>
        <w:ind w:firstLine="420" w:firstLineChars="200"/>
        <w:rPr>
          <w:rFonts w:hint="default" w:ascii="华文仿宋" w:hAnsi="华文仿宋" w:eastAsia="华文仿宋" w:cs="Times New Roman"/>
          <w:bCs/>
          <w:szCs w:val="22"/>
          <w:lang w:val="en-US" w:eastAsia="zh-CN"/>
        </w:rPr>
      </w:pPr>
      <w:r>
        <w:rPr>
          <w:rFonts w:hint="eastAsia" w:ascii="华文仿宋" w:hAnsi="华文仿宋" w:eastAsia="华文仿宋" w:cs="Times New Roman"/>
          <w:bCs/>
          <w:szCs w:val="22"/>
          <w:lang w:val="en-US" w:eastAsia="zh-CN"/>
        </w:rPr>
        <w:t>【</w:t>
      </w:r>
      <w:r>
        <w:rPr>
          <w:rFonts w:hint="default" w:ascii="华文仿宋" w:hAnsi="华文仿宋" w:eastAsia="华文仿宋" w:cs="Times New Roman"/>
          <w:bCs/>
          <w:szCs w:val="22"/>
          <w:lang w:val="en-US" w:eastAsia="zh-CN"/>
        </w:rPr>
        <w:t>关键词</w:t>
      </w:r>
      <w:r>
        <w:rPr>
          <w:rFonts w:hint="eastAsia" w:ascii="华文仿宋" w:hAnsi="华文仿宋" w:eastAsia="华文仿宋" w:cs="Times New Roman"/>
          <w:bCs/>
          <w:szCs w:val="22"/>
          <w:lang w:val="en-US" w:eastAsia="zh-CN"/>
        </w:rPr>
        <w:t>】个人数据来源者；数据受托者；第三方数据信托；信义义务</w:t>
      </w:r>
    </w:p>
    <w:p w14:paraId="3F8F7A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EastAsia"/>
          <w:color w:val="auto"/>
          <w:sz w:val="21"/>
          <w:szCs w:val="21"/>
          <w:lang w:val="en-US" w:eastAsia="zh-CN"/>
        </w:rPr>
      </w:pPr>
    </w:p>
    <w:p w14:paraId="41E137DB">
      <w:pPr>
        <w:outlineLvl w:val="0"/>
        <w:rPr>
          <w:rFonts w:hint="default" w:ascii="黑体" w:hAnsi="黑体" w:eastAsia="黑体"/>
          <w:sz w:val="28"/>
          <w:szCs w:val="28"/>
          <w:lang w:val="en-US" w:eastAsia="zh-CN"/>
        </w:rPr>
      </w:pPr>
      <w:r>
        <w:rPr>
          <w:rFonts w:hint="eastAsia" w:ascii="黑体" w:hAnsi="黑体" w:eastAsia="黑体"/>
          <w:sz w:val="28"/>
          <w:szCs w:val="28"/>
          <w:lang w:val="en-US" w:eastAsia="zh-CN"/>
        </w:rPr>
        <w:t>引言</w:t>
      </w:r>
    </w:p>
    <w:p w14:paraId="52F040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default" w:ascii="Times New Roman" w:hAnsi="Times New Roman" w:cs="Times New Roman" w:eastAsiaTheme="minorEastAsia"/>
          <w:color w:val="auto"/>
          <w:sz w:val="21"/>
          <w:szCs w:val="21"/>
          <w:lang w:val="en-US" w:eastAsia="zh-CN"/>
        </w:rPr>
        <w:t>随着云计算、大数据、人工智能等新兴技术的纵深发展，数字经济展现出了前所未有的市场潜力，数据的生产要素地位愈发</w:t>
      </w:r>
      <w:r>
        <w:rPr>
          <w:rFonts w:hint="eastAsia" w:ascii="Times New Roman" w:hAnsi="Times New Roman" w:cs="Times New Roman"/>
          <w:color w:val="auto"/>
          <w:sz w:val="21"/>
          <w:szCs w:val="21"/>
          <w:lang w:val="en-US" w:eastAsia="zh-CN"/>
        </w:rPr>
        <w:t>凸显</w:t>
      </w:r>
      <w:r>
        <w:rPr>
          <w:rFonts w:hint="default" w:ascii="Times New Roman" w:hAnsi="Times New Roman" w:cs="Times New Roman" w:eastAsiaTheme="minorEastAsia"/>
          <w:color w:val="auto"/>
          <w:sz w:val="21"/>
          <w:szCs w:val="21"/>
          <w:lang w:val="en-US" w:eastAsia="zh-CN"/>
        </w:rPr>
        <w:t>，</w:t>
      </w:r>
      <w:r>
        <w:rPr>
          <w:rFonts w:hint="eastAsia" w:ascii="Times New Roman" w:hAnsi="Times New Roman" w:cs="Times New Roman"/>
          <w:color w:val="auto"/>
          <w:sz w:val="21"/>
          <w:szCs w:val="21"/>
          <w:lang w:val="en-US" w:eastAsia="zh-CN"/>
        </w:rPr>
        <w:t>但各类</w:t>
      </w:r>
      <w:r>
        <w:rPr>
          <w:rFonts w:hint="default" w:ascii="Times New Roman" w:hAnsi="Times New Roman" w:cs="Times New Roman" w:eastAsiaTheme="minorEastAsia"/>
          <w:color w:val="auto"/>
          <w:sz w:val="21"/>
          <w:szCs w:val="21"/>
          <w:lang w:val="en-US" w:eastAsia="zh-CN"/>
        </w:rPr>
        <w:t>市场主体之间的数字鸿沟却在</w:t>
      </w:r>
      <w:r>
        <w:rPr>
          <w:rFonts w:hint="eastAsia" w:ascii="Times New Roman" w:hAnsi="Times New Roman" w:cs="Times New Roman"/>
          <w:color w:val="auto"/>
          <w:sz w:val="21"/>
          <w:szCs w:val="21"/>
          <w:lang w:val="en-US" w:eastAsia="zh-CN"/>
        </w:rPr>
        <w:t>持续扩大</w:t>
      </w:r>
      <w:r>
        <w:rPr>
          <w:rFonts w:hint="default" w:ascii="Times New Roman" w:hAnsi="Times New Roman" w:cs="Times New Roman" w:eastAsiaTheme="minorEastAsia"/>
          <w:color w:val="auto"/>
          <w:sz w:val="21"/>
          <w:szCs w:val="21"/>
          <w:lang w:val="en-US" w:eastAsia="zh-CN"/>
        </w:rPr>
        <w:t>。</w:t>
      </w:r>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以服务换数据</w:t>
      </w:r>
      <w:r>
        <w:rPr>
          <w:rFonts w:hint="eastAsia" w:ascii="Times New Roman" w:hAnsi="Times New Roman" w:cs="Times New Roman"/>
          <w:color w:val="auto"/>
          <w:sz w:val="21"/>
          <w:szCs w:val="21"/>
          <w:lang w:val="en-US" w:eastAsia="zh-CN"/>
        </w:rPr>
        <w:t>”已成为实践常态，以平台企业为代表的</w:t>
      </w:r>
      <w:r>
        <w:rPr>
          <w:rFonts w:hint="default" w:ascii="Times New Roman" w:hAnsi="Times New Roman" w:cs="Times New Roman" w:eastAsiaTheme="minorEastAsia"/>
          <w:color w:val="auto"/>
          <w:sz w:val="21"/>
          <w:szCs w:val="21"/>
          <w:highlight w:val="none"/>
          <w:lang w:val="en-US" w:eastAsia="zh-CN"/>
        </w:rPr>
        <w:t>数据</w:t>
      </w:r>
      <w:r>
        <w:rPr>
          <w:rFonts w:hint="eastAsia" w:ascii="Times New Roman" w:hAnsi="Times New Roman" w:cs="Times New Roman"/>
          <w:color w:val="auto"/>
          <w:sz w:val="21"/>
          <w:szCs w:val="21"/>
          <w:highlight w:val="none"/>
          <w:lang w:val="en-US" w:eastAsia="zh-CN"/>
        </w:rPr>
        <w:t>处理者</w:t>
      </w:r>
      <w:r>
        <w:rPr>
          <w:rFonts w:hint="default" w:ascii="Times New Roman" w:hAnsi="Times New Roman" w:cs="Times New Roman" w:eastAsiaTheme="minorEastAsia"/>
          <w:color w:val="auto"/>
          <w:sz w:val="21"/>
          <w:szCs w:val="21"/>
          <w:lang w:val="en-US" w:eastAsia="zh-CN"/>
        </w:rPr>
        <w:t>占据</w:t>
      </w:r>
      <w:del w:id="73" w:author="游刃鲤鱼" w:date="2025-08-29T19:28:47Z">
        <w:r>
          <w:rPr>
            <w:rFonts w:hint="default" w:ascii="Times New Roman" w:hAnsi="Times New Roman" w:cs="Times New Roman" w:eastAsiaTheme="minorEastAsia"/>
            <w:color w:val="auto"/>
            <w:sz w:val="21"/>
            <w:szCs w:val="21"/>
            <w:lang w:val="en-US" w:eastAsia="zh-CN"/>
          </w:rPr>
          <w:delText>绝</w:delText>
        </w:r>
      </w:del>
      <w:r>
        <w:rPr>
          <w:rFonts w:hint="eastAsia" w:ascii="Times New Roman" w:hAnsi="Times New Roman" w:cs="Times New Roman"/>
          <w:color w:val="auto"/>
          <w:sz w:val="21"/>
          <w:szCs w:val="21"/>
          <w:lang w:val="en-US" w:eastAsia="zh-CN"/>
        </w:rPr>
        <w:t>了</w:t>
      </w:r>
      <w:ins w:id="74" w:author="游刃鲤鱼" w:date="2025-08-29T19:28:47Z">
        <w:r>
          <w:rPr>
            <w:rFonts w:hint="default" w:ascii="Times New Roman" w:hAnsi="Times New Roman" w:cs="Times New Roman" w:eastAsiaTheme="minorEastAsia"/>
            <w:color w:val="auto"/>
            <w:sz w:val="21"/>
            <w:szCs w:val="21"/>
            <w:lang w:val="en-US" w:eastAsia="zh-CN"/>
          </w:rPr>
          <w:t>绝</w:t>
        </w:r>
      </w:ins>
      <w:r>
        <w:rPr>
          <w:rFonts w:hint="default" w:ascii="Times New Roman" w:hAnsi="Times New Roman" w:cs="Times New Roman" w:eastAsiaTheme="minorEastAsia"/>
          <w:color w:val="auto"/>
          <w:sz w:val="21"/>
          <w:szCs w:val="21"/>
          <w:lang w:val="en-US" w:eastAsia="zh-CN"/>
        </w:rPr>
        <w:t>大部分</w:t>
      </w:r>
      <w:r>
        <w:rPr>
          <w:rFonts w:hint="eastAsia" w:ascii="Times New Roman" w:hAnsi="Times New Roman" w:cs="Times New Roman"/>
          <w:color w:val="auto"/>
          <w:sz w:val="21"/>
          <w:szCs w:val="21"/>
          <w:lang w:val="en-US" w:eastAsia="zh-CN"/>
        </w:rPr>
        <w:t>数字</w:t>
      </w:r>
      <w:r>
        <w:rPr>
          <w:rFonts w:hint="default" w:ascii="Times New Roman" w:hAnsi="Times New Roman" w:cs="Times New Roman" w:eastAsiaTheme="minorEastAsia"/>
          <w:color w:val="auto"/>
          <w:sz w:val="21"/>
          <w:szCs w:val="21"/>
          <w:lang w:val="en-US" w:eastAsia="zh-CN"/>
        </w:rPr>
        <w:t>红利，作为重要数据来源者的个人不仅未能获得充分、合理的经济回报，</w:t>
      </w:r>
      <w:r>
        <w:rPr>
          <w:rFonts w:hint="eastAsia" w:ascii="Times New Roman" w:hAnsi="Times New Roman" w:cs="Times New Roman"/>
          <w:color w:val="auto"/>
          <w:sz w:val="21"/>
          <w:szCs w:val="21"/>
          <w:lang w:val="en-US" w:eastAsia="zh-CN"/>
        </w:rPr>
        <w:t>也</w:t>
      </w:r>
      <w:r>
        <w:rPr>
          <w:rFonts w:hint="default" w:ascii="Times New Roman" w:hAnsi="Times New Roman" w:cs="Times New Roman" w:eastAsiaTheme="minorEastAsia"/>
          <w:color w:val="auto"/>
          <w:sz w:val="21"/>
          <w:szCs w:val="21"/>
          <w:lang w:val="en-US" w:eastAsia="zh-CN"/>
        </w:rPr>
        <w:t>无从干预数据利用行为，还常常暴露在</w:t>
      </w:r>
      <w:r>
        <w:rPr>
          <w:rFonts w:hint="eastAsia" w:ascii="Times New Roman" w:hAnsi="Times New Roman" w:cs="Times New Roman"/>
          <w:color w:val="auto"/>
          <w:sz w:val="21"/>
          <w:szCs w:val="21"/>
          <w:lang w:val="en-US" w:eastAsia="zh-CN"/>
        </w:rPr>
        <w:t>大</w:t>
      </w:r>
      <w:r>
        <w:rPr>
          <w:rFonts w:hint="default" w:ascii="Times New Roman" w:hAnsi="Times New Roman" w:cs="Times New Roman" w:eastAsiaTheme="minorEastAsia"/>
          <w:color w:val="auto"/>
          <w:sz w:val="21"/>
          <w:szCs w:val="21"/>
          <w:lang w:val="en-US" w:eastAsia="zh-CN"/>
        </w:rPr>
        <w:t>数据杀熟、算法歧视、隐私泄露等多重</w:t>
      </w:r>
      <w:r>
        <w:rPr>
          <w:rFonts w:hint="eastAsia" w:ascii="Times New Roman" w:hAnsi="Times New Roman" w:cs="Times New Roman"/>
          <w:color w:val="auto"/>
          <w:sz w:val="21"/>
          <w:szCs w:val="21"/>
          <w:lang w:val="en-US" w:eastAsia="zh-CN"/>
        </w:rPr>
        <w:t>风险</w:t>
      </w:r>
      <w:r>
        <w:rPr>
          <w:rFonts w:hint="default" w:ascii="Times New Roman" w:hAnsi="Times New Roman" w:cs="Times New Roman" w:eastAsiaTheme="minorEastAsia"/>
          <w:color w:val="auto"/>
          <w:sz w:val="21"/>
          <w:szCs w:val="21"/>
          <w:lang w:val="en-US" w:eastAsia="zh-CN"/>
        </w:rPr>
        <w:t>中。</w:t>
      </w:r>
      <w:r>
        <w:rPr>
          <w:rFonts w:hint="eastAsia" w:ascii="Times New Roman" w:hAnsi="Times New Roman" w:cs="Times New Roman"/>
          <w:color w:val="auto"/>
          <w:sz w:val="21"/>
          <w:szCs w:val="21"/>
          <w:lang w:val="en-US" w:eastAsia="zh-CN"/>
        </w:rPr>
        <w:t>对此，赋权模式构建了以知情同意规则为基础的数据流通利用体系，试图破解数据利用与保护的平衡困局。但该模式并未考虑</w:t>
      </w:r>
      <w:del w:id="75" w:author="游刃鲤鱼" w:date="2025-08-29T19:29:20Z">
        <w:r>
          <w:rPr>
            <w:rFonts w:hint="eastAsia" w:ascii="Times New Roman" w:hAnsi="Times New Roman" w:cs="Times New Roman"/>
            <w:color w:val="auto"/>
            <w:sz w:val="21"/>
            <w:szCs w:val="21"/>
            <w:lang w:val="en-US" w:eastAsia="zh-CN"/>
          </w:rPr>
          <w:delText>现实中</w:delText>
        </w:r>
      </w:del>
      <w:r>
        <w:rPr>
          <w:rFonts w:hint="eastAsia" w:ascii="Times New Roman" w:hAnsi="Times New Roman" w:cs="Times New Roman"/>
          <w:color w:val="auto"/>
          <w:sz w:val="21"/>
          <w:szCs w:val="21"/>
          <w:lang w:val="en-US" w:eastAsia="zh-CN"/>
        </w:rPr>
        <w:t>个人数据来源者所处的</w:t>
      </w:r>
      <w:ins w:id="76" w:author="游刃鲤鱼" w:date="2025-08-29T19:29:23Z">
        <w:r>
          <w:rPr>
            <w:rFonts w:hint="eastAsia" w:ascii="Times New Roman" w:hAnsi="Times New Roman" w:cs="Times New Roman"/>
            <w:color w:val="auto"/>
            <w:sz w:val="21"/>
            <w:szCs w:val="21"/>
            <w:lang w:val="en-US" w:eastAsia="zh-CN"/>
          </w:rPr>
          <w:t>弱势</w:t>
        </w:r>
      </w:ins>
      <w:del w:id="77" w:author="游刃鲤鱼" w:date="2025-08-29T19:29:23Z">
        <w:r>
          <w:rPr>
            <w:rFonts w:hint="eastAsia" w:ascii="Times New Roman" w:hAnsi="Times New Roman" w:cs="Times New Roman"/>
            <w:color w:val="auto"/>
            <w:sz w:val="21"/>
            <w:szCs w:val="21"/>
            <w:lang w:val="en-US" w:eastAsia="zh-CN"/>
          </w:rPr>
          <w:delText>劣</w:delText>
        </w:r>
      </w:del>
      <w:del w:id="78" w:author="游刃鲤鱼" w:date="2025-08-29T19:29:22Z">
        <w:r>
          <w:rPr>
            <w:rFonts w:hint="eastAsia" w:ascii="Times New Roman" w:hAnsi="Times New Roman" w:cs="Times New Roman"/>
            <w:color w:val="auto"/>
            <w:sz w:val="21"/>
            <w:szCs w:val="21"/>
            <w:lang w:val="en-US" w:eastAsia="zh-CN"/>
          </w:rPr>
          <w:delText>势</w:delText>
        </w:r>
      </w:del>
      <w:r>
        <w:rPr>
          <w:rFonts w:hint="eastAsia" w:ascii="Times New Roman" w:hAnsi="Times New Roman" w:cs="Times New Roman"/>
          <w:color w:val="auto"/>
          <w:sz w:val="21"/>
          <w:szCs w:val="21"/>
          <w:lang w:val="en-US" w:eastAsia="zh-CN"/>
        </w:rPr>
        <w:t>地位，也不能提高数据处理者滥用个人数据的侵权成本，结果徒增企业合规与行政监管成本。</w:t>
      </w:r>
      <w:r>
        <w:rPr>
          <w:rStyle w:val="8"/>
          <w:rFonts w:hint="eastAsia" w:ascii="Times New Roman" w:hAnsi="Times New Roman" w:cs="Times New Roman"/>
          <w:color w:val="auto"/>
          <w:sz w:val="21"/>
          <w:szCs w:val="21"/>
          <w:lang w:val="en-US" w:eastAsia="zh-CN"/>
        </w:rPr>
        <w:footnoteReference w:id="0"/>
      </w:r>
    </w:p>
    <w:p w14:paraId="1793B4A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2022年12月19日，《</w:t>
      </w:r>
      <w:r>
        <w:rPr>
          <w:rFonts w:hint="default" w:ascii="Times New Roman" w:hAnsi="Times New Roman" w:cs="Times New Roman" w:eastAsiaTheme="minorEastAsia"/>
          <w:color w:val="auto"/>
          <w:sz w:val="21"/>
          <w:szCs w:val="21"/>
          <w:lang w:val="en-US" w:eastAsia="zh-CN"/>
        </w:rPr>
        <w:t>中共中央、国务院关于构建数据基础制度更好发挥数据要素作用的意见》</w:t>
      </w:r>
      <w:r>
        <w:rPr>
          <w:rFonts w:hint="eastAsia" w:ascii="Times New Roman" w:hAnsi="Times New Roman" w:cs="Times New Roman"/>
          <w:color w:val="auto"/>
          <w:sz w:val="21"/>
          <w:szCs w:val="21"/>
          <w:lang w:val="en-US" w:eastAsia="zh-CN"/>
        </w:rPr>
        <w:t>（以下简称《数据二十条》）对外发布，其第（六）条</w:t>
      </w:r>
      <w:r>
        <w:rPr>
          <w:rFonts w:hint="default" w:ascii="Times New Roman" w:hAnsi="Times New Roman" w:cs="Times New Roman" w:eastAsiaTheme="minorEastAsia"/>
          <w:color w:val="auto"/>
          <w:sz w:val="21"/>
          <w:szCs w:val="21"/>
          <w:lang w:val="en-US" w:eastAsia="zh-CN"/>
        </w:rPr>
        <w:t>提出</w:t>
      </w:r>
      <w:r>
        <w:rPr>
          <w:rFonts w:hint="eastAsia" w:ascii="Times New Roman" w:hAnsi="Times New Roman" w:cs="Times New Roman"/>
          <w:color w:val="auto"/>
          <w:sz w:val="21"/>
          <w:szCs w:val="21"/>
          <w:lang w:val="en-US" w:eastAsia="zh-CN"/>
        </w:rPr>
        <w:t>，“</w:t>
      </w:r>
      <w:r>
        <w:rPr>
          <w:rFonts w:hint="default" w:ascii="Times New Roman" w:hAnsi="Times New Roman" w:cs="Times New Roman" w:eastAsiaTheme="minorEastAsia"/>
          <w:color w:val="auto"/>
          <w:sz w:val="21"/>
          <w:szCs w:val="21"/>
          <w:lang w:val="en-US" w:eastAsia="zh-CN"/>
        </w:rPr>
        <w:t>探索由受托者代表个人利益，监督市场主体对个人信息数据进行采集、加工、使用的机制</w:t>
      </w:r>
      <w:r>
        <w:rPr>
          <w:rFonts w:hint="eastAsia" w:ascii="Times New Roman" w:hAnsi="Times New Roman" w:cs="Times New Roman"/>
          <w:color w:val="auto"/>
          <w:sz w:val="21"/>
          <w:szCs w:val="21"/>
          <w:lang w:val="en-US" w:eastAsia="zh-CN"/>
        </w:rPr>
        <w:t>”。类似地，中共广东省委办公厅、省政府办公厅《关于构建数据基础制度推进数据要素市场高质量发展的实施意见》（以下简称《广东省数据要素市场实施意见》）提出，“探索建立受托行权机制，由受托者代表数据来源者行使数据权益”。</w:t>
      </w:r>
      <w:ins w:id="79" w:author="游刃鲤鱼" w:date="2025-08-29T19:30:07Z">
        <w:r>
          <w:rPr>
            <w:rFonts w:hint="eastAsia" w:ascii="Times New Roman" w:hAnsi="Times New Roman" w:cs="Times New Roman"/>
            <w:color w:val="auto"/>
            <w:sz w:val="21"/>
            <w:szCs w:val="21"/>
            <w:lang w:val="en-US" w:eastAsia="zh-CN"/>
          </w:rPr>
          <w:t>简单来说，</w:t>
        </w:r>
      </w:ins>
      <w:del w:id="80" w:author="游刃鲤鱼" w:date="2025-08-29T19:30:09Z">
        <w:r>
          <w:rPr>
            <w:rFonts w:hint="eastAsia" w:ascii="Times New Roman" w:hAnsi="Times New Roman" w:cs="Times New Roman"/>
            <w:color w:val="auto"/>
            <w:sz w:val="21"/>
            <w:szCs w:val="21"/>
            <w:lang w:val="en-US" w:eastAsia="zh-CN"/>
          </w:rPr>
          <w:delText>所谓</w:delText>
        </w:r>
      </w:del>
      <w:r>
        <w:rPr>
          <w:rFonts w:hint="eastAsia" w:ascii="Times New Roman" w:hAnsi="Times New Roman" w:cs="Times New Roman"/>
          <w:color w:val="auto"/>
          <w:sz w:val="21"/>
          <w:szCs w:val="21"/>
          <w:lang w:val="en-US" w:eastAsia="zh-CN"/>
        </w:rPr>
        <w:t>数据受托者</w:t>
      </w:r>
      <w:ins w:id="81" w:author="游刃鲤鱼" w:date="2025-08-29T19:30:16Z">
        <w:r>
          <w:rPr>
            <w:rFonts w:hint="eastAsia" w:ascii="Times New Roman" w:hAnsi="Times New Roman" w:cs="Times New Roman"/>
            <w:color w:val="auto"/>
            <w:sz w:val="21"/>
            <w:szCs w:val="21"/>
            <w:lang w:val="en-US" w:eastAsia="zh-CN"/>
          </w:rPr>
          <w:t>即</w:t>
        </w:r>
      </w:ins>
      <w:del w:id="82" w:author="游刃鲤鱼" w:date="2025-08-29T19:30:12Z">
        <w:r>
          <w:rPr>
            <w:rFonts w:hint="eastAsia" w:ascii="Times New Roman" w:hAnsi="Times New Roman" w:cs="Times New Roman"/>
            <w:color w:val="auto"/>
            <w:sz w:val="21"/>
            <w:szCs w:val="21"/>
            <w:lang w:val="en-US" w:eastAsia="zh-CN"/>
          </w:rPr>
          <w:delText>，</w:delText>
        </w:r>
      </w:del>
      <w:del w:id="83" w:author="游刃鲤鱼" w:date="2025-08-29T19:30:07Z">
        <w:r>
          <w:rPr>
            <w:rFonts w:hint="eastAsia" w:ascii="Times New Roman" w:hAnsi="Times New Roman" w:cs="Times New Roman"/>
            <w:color w:val="auto"/>
            <w:sz w:val="21"/>
            <w:szCs w:val="21"/>
            <w:lang w:val="en-US" w:eastAsia="zh-CN"/>
          </w:rPr>
          <w:delText>简单来说，</w:delText>
        </w:r>
      </w:del>
      <w:r>
        <w:rPr>
          <w:rFonts w:hint="eastAsia" w:ascii="Times New Roman" w:hAnsi="Times New Roman" w:cs="Times New Roman"/>
          <w:color w:val="auto"/>
          <w:sz w:val="21"/>
          <w:szCs w:val="21"/>
          <w:lang w:val="en-US" w:eastAsia="zh-CN"/>
        </w:rPr>
        <w:t>是</w:t>
      </w:r>
      <w:del w:id="84" w:author="游刃鲤鱼" w:date="2025-08-29T19:30:15Z">
        <w:r>
          <w:rPr>
            <w:rFonts w:hint="eastAsia" w:ascii="Times New Roman" w:hAnsi="Times New Roman" w:cs="Times New Roman"/>
            <w:color w:val="auto"/>
            <w:sz w:val="21"/>
            <w:szCs w:val="21"/>
            <w:lang w:val="en-US" w:eastAsia="zh-CN"/>
          </w:rPr>
          <w:delText>指</w:delText>
        </w:r>
      </w:del>
      <w:r>
        <w:rPr>
          <w:rFonts w:hint="eastAsia" w:ascii="Times New Roman" w:hAnsi="Times New Roman" w:cs="Times New Roman"/>
          <w:color w:val="auto"/>
          <w:sz w:val="21"/>
          <w:szCs w:val="21"/>
          <w:lang w:val="en-US" w:eastAsia="zh-CN"/>
        </w:rPr>
        <w:t>代表数据来源者行使数据权利、争取数据权益的市场主体。探索数据受托制度是对个人数据来源者权益困境的积极回应，有利于放大个人</w:t>
      </w:r>
      <w:del w:id="85" w:author="游刃鲤鱼" w:date="2025-08-29T19:30:35Z">
        <w:r>
          <w:rPr>
            <w:rFonts w:hint="eastAsia" w:ascii="Times New Roman" w:hAnsi="Times New Roman" w:cs="Times New Roman"/>
            <w:color w:val="auto"/>
            <w:sz w:val="21"/>
            <w:szCs w:val="21"/>
            <w:lang w:val="en-US" w:eastAsia="zh-CN"/>
          </w:rPr>
          <w:delText>数据来源者</w:delText>
        </w:r>
      </w:del>
      <w:del w:id="86" w:author="游刃鲤鱼" w:date="2025-08-29T19:30:36Z">
        <w:r>
          <w:rPr>
            <w:rFonts w:hint="eastAsia" w:ascii="Times New Roman" w:hAnsi="Times New Roman" w:cs="Times New Roman"/>
            <w:color w:val="auto"/>
            <w:sz w:val="21"/>
            <w:szCs w:val="21"/>
            <w:lang w:val="en-US" w:eastAsia="zh-CN"/>
          </w:rPr>
          <w:delText>的</w:delText>
        </w:r>
      </w:del>
      <w:r>
        <w:rPr>
          <w:rFonts w:hint="eastAsia" w:ascii="Times New Roman" w:hAnsi="Times New Roman" w:cs="Times New Roman"/>
          <w:color w:val="auto"/>
          <w:sz w:val="21"/>
          <w:szCs w:val="21"/>
          <w:lang w:val="en-US" w:eastAsia="zh-CN"/>
        </w:rPr>
        <w:t>权利声量，调整其与数据处理者之间不平衡、不对等的权利义务关系。</w:t>
      </w:r>
      <w:r>
        <w:rPr>
          <w:rStyle w:val="8"/>
          <w:rFonts w:hint="eastAsia" w:ascii="Times New Roman" w:hAnsi="Times New Roman" w:cs="Times New Roman"/>
          <w:color w:val="auto"/>
          <w:sz w:val="21"/>
          <w:szCs w:val="21"/>
          <w:lang w:val="en-US" w:eastAsia="zh-CN"/>
        </w:rPr>
        <w:footnoteReference w:id="1"/>
      </w:r>
      <w:r>
        <w:rPr>
          <w:rFonts w:hint="eastAsia" w:ascii="Times New Roman" w:hAnsi="Times New Roman" w:cs="Times New Roman"/>
          <w:color w:val="auto"/>
          <w:sz w:val="21"/>
          <w:szCs w:val="21"/>
          <w:lang w:val="en-US" w:eastAsia="zh-CN"/>
        </w:rPr>
        <w:t>现有研究亦呈现出从传统赋权模式到数据受托制度的转向，为个人数据受托的制度构建提供了诸多有益思路，但在部分关键问题上</w:t>
      </w:r>
      <w:ins w:id="87" w:author="游刃鲤鱼" w:date="2025-08-29T19:31:23Z">
        <w:r>
          <w:rPr>
            <w:rFonts w:hint="eastAsia" w:ascii="Times New Roman" w:hAnsi="Times New Roman" w:cs="Times New Roman"/>
            <w:color w:val="auto"/>
            <w:sz w:val="21"/>
            <w:szCs w:val="21"/>
            <w:lang w:val="en-US" w:eastAsia="zh-CN"/>
          </w:rPr>
          <w:t>尚</w:t>
        </w:r>
      </w:ins>
      <w:del w:id="88" w:author="游刃鲤鱼" w:date="2025-08-29T19:31:22Z">
        <w:r>
          <w:rPr>
            <w:rFonts w:hint="eastAsia" w:ascii="Times New Roman" w:hAnsi="Times New Roman" w:cs="Times New Roman"/>
            <w:color w:val="auto"/>
            <w:sz w:val="21"/>
            <w:szCs w:val="21"/>
            <w:lang w:val="en-US" w:eastAsia="zh-CN"/>
          </w:rPr>
          <w:delText>仍</w:delText>
        </w:r>
      </w:del>
      <w:r>
        <w:rPr>
          <w:rFonts w:hint="eastAsia" w:ascii="Times New Roman" w:hAnsi="Times New Roman" w:cs="Times New Roman"/>
          <w:color w:val="auto"/>
          <w:sz w:val="21"/>
          <w:szCs w:val="21"/>
          <w:lang w:val="en-US" w:eastAsia="zh-CN"/>
        </w:rPr>
        <w:t>未达成共识，为此，本文将分析个人数据受托的比较优势，理清其法律性质与实践模式，</w:t>
      </w:r>
      <w:ins w:id="89" w:author="游刃鲤鱼" w:date="2025-08-29T19:31:44Z">
        <w:r>
          <w:rPr>
            <w:rFonts w:hint="eastAsia" w:ascii="Times New Roman" w:hAnsi="Times New Roman" w:cs="Times New Roman"/>
            <w:color w:val="auto"/>
            <w:sz w:val="21"/>
            <w:szCs w:val="21"/>
            <w:lang w:val="en-US" w:eastAsia="zh-CN"/>
          </w:rPr>
          <w:t>尝试</w:t>
        </w:r>
      </w:ins>
      <w:r>
        <w:rPr>
          <w:rFonts w:hint="eastAsia" w:ascii="Times New Roman" w:hAnsi="Times New Roman" w:cs="Times New Roman"/>
          <w:color w:val="auto"/>
          <w:sz w:val="21"/>
          <w:szCs w:val="21"/>
          <w:lang w:val="en-US" w:eastAsia="zh-CN"/>
        </w:rPr>
        <w:t>构建契合实践需求的个人数据受托规则，探索兼顾数据安全</w:t>
      </w:r>
      <w:ins w:id="90" w:author="游刃鲤鱼" w:date="2025-08-29T19:32:00Z">
        <w:r>
          <w:rPr>
            <w:rFonts w:hint="eastAsia" w:ascii="Times New Roman" w:hAnsi="Times New Roman" w:cs="Times New Roman"/>
            <w:color w:val="auto"/>
            <w:sz w:val="21"/>
            <w:szCs w:val="21"/>
            <w:lang w:val="en-US" w:eastAsia="zh-CN"/>
          </w:rPr>
          <w:t>保护</w:t>
        </w:r>
      </w:ins>
      <w:r>
        <w:rPr>
          <w:rFonts w:hint="eastAsia" w:ascii="Times New Roman" w:hAnsi="Times New Roman" w:cs="Times New Roman"/>
          <w:color w:val="auto"/>
          <w:sz w:val="21"/>
          <w:szCs w:val="21"/>
          <w:lang w:val="en-US" w:eastAsia="zh-CN"/>
        </w:rPr>
        <w:t>与经济价值释放的可行路径，</w:t>
      </w:r>
      <w:del w:id="91" w:author="游刃鲤鱼" w:date="2025-08-29T19:32:06Z">
        <w:r>
          <w:rPr>
            <w:rFonts w:hint="eastAsia" w:ascii="Times New Roman" w:hAnsi="Times New Roman" w:cs="Times New Roman"/>
            <w:color w:val="auto"/>
            <w:sz w:val="21"/>
            <w:szCs w:val="21"/>
            <w:lang w:val="en-US" w:eastAsia="zh-CN"/>
          </w:rPr>
          <w:delText>以</w:delText>
        </w:r>
      </w:del>
      <w:r>
        <w:rPr>
          <w:rFonts w:hint="eastAsia" w:ascii="Times New Roman" w:hAnsi="Times New Roman" w:cs="Times New Roman"/>
          <w:color w:val="auto"/>
          <w:sz w:val="21"/>
          <w:szCs w:val="21"/>
          <w:lang w:val="en-US" w:eastAsia="zh-CN"/>
        </w:rPr>
        <w:t>促进数据可信流通。</w:t>
      </w:r>
    </w:p>
    <w:p w14:paraId="627D2CA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p>
    <w:p w14:paraId="5BFE274A">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一、个人数据受托的比较优势</w:t>
      </w:r>
    </w:p>
    <w:p w14:paraId="30432E2F">
      <w:pPr>
        <w:ind w:firstLine="480"/>
        <w:outlineLvl w:val="1"/>
        <w:rPr>
          <w:rFonts w:hint="eastAsia" w:ascii="华文楷体" w:hAnsi="华文楷体" w:eastAsia="华文楷体"/>
          <w:sz w:val="24"/>
          <w:szCs w:val="24"/>
          <w:lang w:val="en-US" w:eastAsia="zh-CN"/>
        </w:rPr>
      </w:pPr>
      <w:r>
        <w:rPr>
          <w:rFonts w:hint="eastAsia" w:ascii="华文楷体" w:hAnsi="华文楷体" w:eastAsia="华文楷体"/>
          <w:sz w:val="24"/>
          <w:szCs w:val="24"/>
          <w:lang w:val="en-US" w:eastAsia="zh-CN"/>
        </w:rPr>
        <w:t>（一）保护个人数据来源者的信息权益</w:t>
      </w:r>
    </w:p>
    <w:p w14:paraId="6841A44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个人数据来源者对其促成产生的数据享有信息权益，但在赋权模式下，</w:t>
      </w:r>
      <w:del w:id="92" w:author="游刃鲤鱼" w:date="2025-08-29T19:32:24Z">
        <w:r>
          <w:rPr>
            <w:rFonts w:hint="default" w:ascii="Times New Roman" w:hAnsi="Times New Roman" w:cs="Times New Roman"/>
            <w:color w:val="auto"/>
            <w:sz w:val="21"/>
            <w:szCs w:val="21"/>
            <w:lang w:val="en-US" w:eastAsia="zh-CN"/>
          </w:rPr>
          <w:delText>个人</w:delText>
        </w:r>
      </w:del>
      <w:ins w:id="93" w:author="游刃鲤鱼" w:date="2025-08-29T19:32:25Z">
        <w:r>
          <w:rPr>
            <w:rFonts w:hint="eastAsia" w:ascii="Times New Roman" w:hAnsi="Times New Roman" w:cs="Times New Roman"/>
            <w:color w:val="auto"/>
            <w:sz w:val="21"/>
            <w:szCs w:val="21"/>
            <w:lang w:val="en-US" w:eastAsia="zh-CN"/>
          </w:rPr>
          <w:t>其</w:t>
        </w:r>
      </w:ins>
      <w:r>
        <w:rPr>
          <w:rFonts w:hint="eastAsia" w:ascii="Times New Roman" w:hAnsi="Times New Roman" w:cs="Times New Roman"/>
          <w:color w:val="auto"/>
          <w:sz w:val="21"/>
          <w:szCs w:val="21"/>
          <w:lang w:val="en-US" w:eastAsia="zh-CN"/>
        </w:rPr>
        <w:t>信息权益并未得到充分保护。究其原因，赋权模式仅适用于双方地位基本平等、</w:t>
      </w:r>
      <w:ins w:id="94" w:author="游刃鲤鱼" w:date="2025-08-29T19:32:36Z">
        <w:r>
          <w:rPr>
            <w:rFonts w:hint="eastAsia" w:ascii="Times New Roman" w:hAnsi="Times New Roman" w:cs="Times New Roman"/>
            <w:color w:val="auto"/>
            <w:sz w:val="21"/>
            <w:szCs w:val="21"/>
            <w:lang w:val="en-US" w:eastAsia="zh-CN"/>
          </w:rPr>
          <w:t>且</w:t>
        </w:r>
      </w:ins>
      <w:r>
        <w:rPr>
          <w:rFonts w:hint="eastAsia" w:ascii="Times New Roman" w:hAnsi="Times New Roman" w:cs="Times New Roman"/>
          <w:color w:val="auto"/>
          <w:sz w:val="21"/>
          <w:szCs w:val="21"/>
          <w:lang w:val="en-US" w:eastAsia="zh-CN"/>
        </w:rPr>
        <w:t>能够通过自愿协商实现法益交换的情形，</w:t>
      </w:r>
      <w:r>
        <w:rPr>
          <w:rStyle w:val="8"/>
          <w:rFonts w:hint="eastAsia" w:ascii="Times New Roman" w:hAnsi="Times New Roman" w:cs="Times New Roman"/>
          <w:color w:val="auto"/>
          <w:sz w:val="21"/>
          <w:szCs w:val="21"/>
          <w:lang w:val="en-US" w:eastAsia="zh-CN"/>
        </w:rPr>
        <w:footnoteReference w:id="2"/>
      </w:r>
      <w:r>
        <w:rPr>
          <w:rFonts w:hint="eastAsia" w:ascii="Times New Roman" w:hAnsi="Times New Roman" w:cs="Times New Roman"/>
          <w:color w:val="auto"/>
          <w:sz w:val="21"/>
          <w:szCs w:val="21"/>
          <w:lang w:val="en-US" w:eastAsia="zh-CN"/>
        </w:rPr>
        <w:t>但数据要素</w:t>
      </w:r>
      <w:ins w:id="95" w:author="游刃鲤鱼" w:date="2025-08-29T19:32:43Z">
        <w:r>
          <w:rPr>
            <w:rFonts w:hint="eastAsia" w:ascii="Times New Roman" w:hAnsi="Times New Roman" w:cs="Times New Roman"/>
            <w:color w:val="auto"/>
            <w:sz w:val="21"/>
            <w:szCs w:val="21"/>
            <w:lang w:val="en-US" w:eastAsia="zh-CN"/>
          </w:rPr>
          <w:t>市场</w:t>
        </w:r>
      </w:ins>
      <w:del w:id="96" w:author="游刃鲤鱼" w:date="2025-08-29T19:32:41Z">
        <w:r>
          <w:rPr>
            <w:rFonts w:hint="eastAsia" w:ascii="Times New Roman" w:hAnsi="Times New Roman" w:cs="Times New Roman"/>
            <w:color w:val="auto"/>
            <w:sz w:val="21"/>
            <w:szCs w:val="21"/>
            <w:lang w:val="en-US" w:eastAsia="zh-CN"/>
          </w:rPr>
          <w:delText>领域</w:delText>
        </w:r>
      </w:del>
      <w:r>
        <w:rPr>
          <w:rFonts w:hint="eastAsia" w:ascii="Times New Roman" w:hAnsi="Times New Roman" w:cs="Times New Roman"/>
          <w:color w:val="auto"/>
          <w:sz w:val="21"/>
          <w:szCs w:val="21"/>
          <w:lang w:val="en-US" w:eastAsia="zh-CN"/>
        </w:rPr>
        <w:t>中各主体地位悬殊，直接应用该模式恐会适得其反。例如，知情同意规则</w:t>
      </w:r>
      <w:r>
        <w:rPr>
          <w:rFonts w:hint="eastAsia" w:ascii="Times New Roman" w:hAnsi="Times New Roman" w:cs="Times New Roman"/>
          <w:color w:val="auto"/>
          <w:sz w:val="21"/>
          <w:szCs w:val="21"/>
          <w:highlight w:val="none"/>
          <w:lang w:val="en-US" w:eastAsia="zh-CN"/>
        </w:rPr>
        <w:t>以理性消费者为立论前提，但实践中的用户协议与隐私政策往往篇幅冗长、术语晦涩，可读性极低，一般人不愿意也不可能耗费大量时间</w:t>
      </w:r>
      <w:del w:id="97" w:author="游刃鲤鱼" w:date="2025-08-29T19:33:18Z">
        <w:r>
          <w:rPr>
            <w:rFonts w:hint="eastAsia" w:ascii="Times New Roman" w:hAnsi="Times New Roman" w:cs="Times New Roman"/>
            <w:color w:val="auto"/>
            <w:sz w:val="21"/>
            <w:szCs w:val="21"/>
            <w:highlight w:val="none"/>
            <w:lang w:val="en-US" w:eastAsia="zh-CN"/>
          </w:rPr>
          <w:delText>和精力</w:delText>
        </w:r>
      </w:del>
      <w:r>
        <w:rPr>
          <w:rFonts w:hint="eastAsia" w:ascii="Times New Roman" w:hAnsi="Times New Roman" w:cs="Times New Roman"/>
          <w:color w:val="auto"/>
          <w:sz w:val="21"/>
          <w:szCs w:val="21"/>
          <w:highlight w:val="none"/>
          <w:lang w:val="en-US" w:eastAsia="zh-CN"/>
        </w:rPr>
        <w:t>去阅读并详知其内容，这严重影响了知情权的实现。</w:t>
      </w:r>
      <w:r>
        <w:rPr>
          <w:rStyle w:val="8"/>
          <w:rFonts w:hint="eastAsia" w:ascii="Times New Roman" w:hAnsi="Times New Roman" w:cs="Times New Roman"/>
          <w:color w:val="auto"/>
          <w:sz w:val="21"/>
          <w:szCs w:val="21"/>
          <w:highlight w:val="none"/>
          <w:lang w:val="en-US" w:eastAsia="zh-CN"/>
        </w:rPr>
        <w:footnoteReference w:id="3"/>
      </w:r>
      <w:del w:id="98" w:author="游刃鲤鱼" w:date="2025-08-29T19:33:28Z">
        <w:r>
          <w:rPr>
            <w:rFonts w:hint="eastAsia" w:ascii="Times New Roman" w:hAnsi="Times New Roman" w:cs="Times New Roman"/>
            <w:color w:val="auto"/>
            <w:sz w:val="21"/>
            <w:szCs w:val="21"/>
            <w:highlight w:val="none"/>
            <w:lang w:val="en-US" w:eastAsia="zh-CN"/>
          </w:rPr>
          <w:delText>进一步说，</w:delText>
        </w:r>
      </w:del>
      <w:r>
        <w:rPr>
          <w:rFonts w:hint="eastAsia" w:ascii="Times New Roman" w:hAnsi="Times New Roman" w:cs="Times New Roman"/>
          <w:color w:val="auto"/>
          <w:sz w:val="21"/>
          <w:szCs w:val="21"/>
          <w:highlight w:val="none"/>
          <w:lang w:val="en-US" w:eastAsia="zh-CN"/>
        </w:rPr>
        <w:t>即使理解相关内容，个人也无法请求变更或删除</w:t>
      </w:r>
      <w:ins w:id="99" w:author="游刃鲤鱼" w:date="2025-08-29T19:33:40Z">
        <w:r>
          <w:rPr>
            <w:rFonts w:hint="eastAsia" w:ascii="Times New Roman" w:hAnsi="Times New Roman" w:cs="Times New Roman"/>
            <w:color w:val="auto"/>
            <w:sz w:val="21"/>
            <w:szCs w:val="21"/>
            <w:highlight w:val="none"/>
            <w:lang w:val="en-US" w:eastAsia="zh-CN"/>
          </w:rPr>
          <w:t>损害其</w:t>
        </w:r>
      </w:ins>
      <w:ins w:id="100" w:author="游刃鲤鱼" w:date="2025-08-29T19:33:41Z">
        <w:r>
          <w:rPr>
            <w:rFonts w:hint="eastAsia" w:ascii="Times New Roman" w:hAnsi="Times New Roman" w:cs="Times New Roman"/>
            <w:color w:val="auto"/>
            <w:sz w:val="21"/>
            <w:szCs w:val="21"/>
            <w:highlight w:val="none"/>
            <w:lang w:val="en-US" w:eastAsia="zh-CN"/>
          </w:rPr>
          <w:t>权益</w:t>
        </w:r>
      </w:ins>
      <w:ins w:id="101" w:author="游刃鲤鱼" w:date="2025-08-29T19:33:42Z">
        <w:r>
          <w:rPr>
            <w:rFonts w:hint="eastAsia" w:ascii="Times New Roman" w:hAnsi="Times New Roman" w:cs="Times New Roman"/>
            <w:color w:val="auto"/>
            <w:sz w:val="21"/>
            <w:szCs w:val="21"/>
            <w:highlight w:val="none"/>
            <w:lang w:val="en-US" w:eastAsia="zh-CN"/>
          </w:rPr>
          <w:t>的</w:t>
        </w:r>
      </w:ins>
      <w:r>
        <w:rPr>
          <w:rFonts w:hint="eastAsia" w:ascii="Times New Roman" w:hAnsi="Times New Roman" w:cs="Times New Roman"/>
          <w:color w:val="auto"/>
          <w:sz w:val="21"/>
          <w:szCs w:val="21"/>
          <w:highlight w:val="none"/>
          <w:lang w:val="en-US" w:eastAsia="zh-CN"/>
        </w:rPr>
        <w:t>特定条款，只能全盘接受或全盘拒绝。从这个角度看，“知情”与“同意”</w:t>
      </w:r>
      <w:del w:id="102" w:author="游刃鲤鱼" w:date="2025-08-29T19:34:00Z">
        <w:r>
          <w:rPr>
            <w:rFonts w:hint="eastAsia" w:ascii="Times New Roman" w:hAnsi="Times New Roman" w:cs="Times New Roman"/>
            <w:color w:val="auto"/>
            <w:sz w:val="21"/>
            <w:szCs w:val="21"/>
            <w:highlight w:val="none"/>
            <w:lang w:val="en-US" w:eastAsia="zh-CN"/>
          </w:rPr>
          <w:delText>各自</w:delText>
        </w:r>
      </w:del>
      <w:r>
        <w:rPr>
          <w:rFonts w:hint="eastAsia" w:ascii="Times New Roman" w:hAnsi="Times New Roman" w:cs="Times New Roman"/>
          <w:color w:val="auto"/>
          <w:sz w:val="21"/>
          <w:szCs w:val="21"/>
          <w:highlight w:val="none"/>
          <w:lang w:val="en-US" w:eastAsia="zh-CN"/>
        </w:rPr>
        <w:t>流于形式，割裂严重，知情同意规则更多起到形式合规的作用，</w:t>
      </w:r>
      <w:ins w:id="103" w:author="游刃鲤鱼" w:date="2025-08-29T19:34:20Z">
        <w:r>
          <w:rPr>
            <w:rFonts w:hint="eastAsia" w:ascii="Times New Roman" w:hAnsi="Times New Roman" w:cs="Times New Roman"/>
            <w:color w:val="auto"/>
            <w:sz w:val="21"/>
            <w:szCs w:val="21"/>
            <w:highlight w:val="none"/>
            <w:lang w:val="en-US" w:eastAsia="zh-CN"/>
          </w:rPr>
          <w:t>反而</w:t>
        </w:r>
      </w:ins>
      <w:r>
        <w:rPr>
          <w:rFonts w:hint="eastAsia" w:ascii="Times New Roman" w:hAnsi="Times New Roman" w:cs="Times New Roman"/>
          <w:color w:val="auto"/>
          <w:sz w:val="21"/>
          <w:szCs w:val="21"/>
          <w:highlight w:val="none"/>
          <w:lang w:val="en-US" w:eastAsia="zh-CN"/>
        </w:rPr>
        <w:t>成为</w:t>
      </w:r>
      <w:ins w:id="104" w:author="游刃鲤鱼" w:date="2025-08-29T19:34:22Z">
        <w:r>
          <w:rPr>
            <w:rFonts w:hint="eastAsia" w:ascii="Times New Roman" w:hAnsi="Times New Roman" w:cs="Times New Roman"/>
            <w:color w:val="auto"/>
            <w:sz w:val="21"/>
            <w:szCs w:val="21"/>
            <w:highlight w:val="none"/>
            <w:lang w:val="en-US" w:eastAsia="zh-CN"/>
          </w:rPr>
          <w:t>了</w:t>
        </w:r>
      </w:ins>
      <w:r>
        <w:rPr>
          <w:rFonts w:hint="eastAsia" w:ascii="Times New Roman" w:hAnsi="Times New Roman" w:cs="Times New Roman"/>
          <w:color w:val="auto"/>
          <w:sz w:val="21"/>
          <w:szCs w:val="21"/>
          <w:highlight w:val="none"/>
          <w:lang w:val="en-US" w:eastAsia="zh-CN"/>
        </w:rPr>
        <w:t>数据处理者规避处罚的手段。</w:t>
      </w:r>
    </w:p>
    <w:p w14:paraId="6D8F5A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相比之下，数据受托为个人信息权益的落实提供了可行路径。第一，有利于优化知情同意规则的实现方式</w:t>
      </w:r>
      <w:ins w:id="105" w:author="游刃鲤鱼" w:date="2025-08-29T19:36:01Z">
        <w:r>
          <w:rPr>
            <w:rFonts w:hint="eastAsia" w:ascii="Times New Roman" w:hAnsi="Times New Roman" w:cs="Times New Roman"/>
            <w:color w:val="auto"/>
            <w:sz w:val="21"/>
            <w:szCs w:val="21"/>
            <w:lang w:val="en-US" w:eastAsia="zh-CN"/>
          </w:rPr>
          <w:t>，</w:t>
        </w:r>
      </w:ins>
      <w:ins w:id="106" w:author="游刃鲤鱼" w:date="2025-08-29T19:36:02Z">
        <w:r>
          <w:rPr>
            <w:rFonts w:hint="eastAsia" w:ascii="Times New Roman" w:hAnsi="Times New Roman" w:cs="Times New Roman"/>
            <w:color w:val="auto"/>
            <w:sz w:val="21"/>
            <w:szCs w:val="21"/>
            <w:lang w:val="en-US" w:eastAsia="zh-CN"/>
          </w:rPr>
          <w:t>即</w:t>
        </w:r>
      </w:ins>
      <w:ins w:id="107" w:author="游刃鲤鱼" w:date="2025-08-29T19:36:00Z">
        <w:r>
          <w:rPr>
            <w:rFonts w:hint="eastAsia" w:ascii="Times New Roman" w:hAnsi="Times New Roman" w:cs="Times New Roman"/>
            <w:color w:val="auto"/>
            <w:sz w:val="21"/>
            <w:szCs w:val="21"/>
            <w:lang w:val="en-US" w:eastAsia="zh-CN"/>
          </w:rPr>
          <w:t>从“个体形式的单独行使”</w:t>
        </w:r>
      </w:ins>
      <w:ins w:id="108" w:author="游刃鲤鱼" w:date="2025-08-29T19:36:06Z">
        <w:r>
          <w:rPr>
            <w:rFonts w:hint="eastAsia" w:ascii="Times New Roman" w:hAnsi="Times New Roman" w:cs="Times New Roman"/>
            <w:color w:val="auto"/>
            <w:sz w:val="21"/>
            <w:szCs w:val="21"/>
            <w:lang w:val="en-US" w:eastAsia="zh-CN"/>
          </w:rPr>
          <w:t>转向</w:t>
        </w:r>
      </w:ins>
      <w:ins w:id="109" w:author="游刃鲤鱼" w:date="2025-08-29T19:36:00Z">
        <w:r>
          <w:rPr>
            <w:rFonts w:hint="eastAsia" w:ascii="Times New Roman" w:hAnsi="Times New Roman" w:cs="Times New Roman"/>
            <w:color w:val="auto"/>
            <w:sz w:val="21"/>
            <w:szCs w:val="21"/>
            <w:lang w:val="en-US" w:eastAsia="zh-CN"/>
          </w:rPr>
          <w:t>“组织体形式下的集体行使”</w:t>
        </w:r>
      </w:ins>
      <w:r>
        <w:rPr>
          <w:rFonts w:hint="eastAsia" w:ascii="Times New Roman" w:hAnsi="Times New Roman" w:cs="Times New Roman"/>
          <w:color w:val="auto"/>
          <w:sz w:val="21"/>
          <w:szCs w:val="21"/>
          <w:lang w:val="en-US" w:eastAsia="zh-CN"/>
        </w:rPr>
        <w:t>。相较于个人数据来源者，数据受托者具有显著的信息汇集与处理优势，能够凭借其专业</w:t>
      </w:r>
      <w:r>
        <w:rPr>
          <w:rFonts w:hint="default" w:ascii="Times New Roman" w:hAnsi="Times New Roman" w:cs="Times New Roman"/>
          <w:color w:val="auto"/>
          <w:sz w:val="21"/>
          <w:szCs w:val="21"/>
          <w:lang w:val="en-US" w:eastAsia="zh-CN"/>
        </w:rPr>
        <w:t>知识与技能</w:t>
      </w:r>
      <w:r>
        <w:rPr>
          <w:rFonts w:hint="eastAsia" w:ascii="Times New Roman" w:hAnsi="Times New Roman" w:cs="Times New Roman"/>
          <w:color w:val="auto"/>
          <w:sz w:val="21"/>
          <w:szCs w:val="21"/>
          <w:lang w:val="en-US" w:eastAsia="zh-CN"/>
        </w:rPr>
        <w:t>，审查</w:t>
      </w:r>
      <w:ins w:id="110" w:author="游刃鲤鱼" w:date="2025-08-29T19:35:03Z">
        <w:r>
          <w:rPr>
            <w:rFonts w:hint="eastAsia" w:ascii="Times New Roman" w:hAnsi="Times New Roman" w:cs="Times New Roman"/>
            <w:color w:val="auto"/>
            <w:sz w:val="21"/>
            <w:szCs w:val="21"/>
            <w:lang w:val="en-US" w:eastAsia="zh-CN"/>
          </w:rPr>
          <w:t>并</w:t>
        </w:r>
      </w:ins>
      <w:ins w:id="111" w:author="游刃鲤鱼" w:date="2025-08-29T19:35:04Z">
        <w:r>
          <w:rPr>
            <w:rFonts w:hint="eastAsia" w:ascii="Times New Roman" w:hAnsi="Times New Roman" w:cs="Times New Roman"/>
            <w:color w:val="auto"/>
            <w:sz w:val="21"/>
            <w:szCs w:val="21"/>
            <w:lang w:val="en-US" w:eastAsia="zh-CN"/>
          </w:rPr>
          <w:t>判断</w:t>
        </w:r>
      </w:ins>
      <w:r>
        <w:rPr>
          <w:rFonts w:hint="eastAsia" w:ascii="Times New Roman" w:hAnsi="Times New Roman" w:cs="Times New Roman"/>
          <w:color w:val="auto"/>
          <w:sz w:val="21"/>
          <w:szCs w:val="21"/>
          <w:lang w:val="en-US" w:eastAsia="zh-CN"/>
        </w:rPr>
        <w:t>数据流通利用过程中的相关事项</w:t>
      </w:r>
      <w:del w:id="112" w:author="游刃鲤鱼" w:date="2025-08-29T19:35:08Z">
        <w:r>
          <w:rPr>
            <w:rFonts w:hint="eastAsia" w:ascii="Times New Roman" w:hAnsi="Times New Roman" w:cs="Times New Roman"/>
            <w:color w:val="auto"/>
            <w:sz w:val="21"/>
            <w:szCs w:val="21"/>
            <w:lang w:val="en-US" w:eastAsia="zh-CN"/>
          </w:rPr>
          <w:delText>并作出合理判断</w:delText>
        </w:r>
      </w:del>
      <w:r>
        <w:rPr>
          <w:rFonts w:hint="eastAsia" w:ascii="Times New Roman" w:hAnsi="Times New Roman" w:cs="Times New Roman"/>
          <w:color w:val="auto"/>
          <w:sz w:val="21"/>
          <w:szCs w:val="21"/>
          <w:lang w:val="en-US" w:eastAsia="zh-CN"/>
        </w:rPr>
        <w:t>，</w:t>
      </w:r>
      <w:ins w:id="113" w:author="游刃鲤鱼" w:date="2025-08-29T19:37:04Z">
        <w:r>
          <w:rPr>
            <w:rFonts w:hint="eastAsia" w:ascii="Times New Roman" w:hAnsi="Times New Roman" w:cs="Times New Roman"/>
            <w:color w:val="auto"/>
            <w:sz w:val="21"/>
            <w:szCs w:val="21"/>
            <w:lang w:val="en-US" w:eastAsia="zh-CN"/>
          </w:rPr>
          <w:t>由其</w:t>
        </w:r>
      </w:ins>
      <w:ins w:id="114" w:author="游刃鲤鱼" w:date="2025-08-29T19:37:05Z">
        <w:r>
          <w:rPr>
            <w:rFonts w:hint="eastAsia" w:ascii="Times New Roman" w:hAnsi="Times New Roman" w:cs="Times New Roman"/>
            <w:color w:val="auto"/>
            <w:sz w:val="21"/>
            <w:szCs w:val="21"/>
            <w:lang w:val="en-US" w:eastAsia="zh-CN"/>
          </w:rPr>
          <w:t>代表</w:t>
        </w:r>
      </w:ins>
      <w:ins w:id="115" w:author="游刃鲤鱼" w:date="2025-08-29T19:37:06Z">
        <w:r>
          <w:rPr>
            <w:rFonts w:hint="eastAsia" w:ascii="Times New Roman" w:hAnsi="Times New Roman" w:cs="Times New Roman"/>
            <w:color w:val="auto"/>
            <w:sz w:val="21"/>
            <w:szCs w:val="21"/>
            <w:lang w:val="en-US" w:eastAsia="zh-CN"/>
          </w:rPr>
          <w:t>个人</w:t>
        </w:r>
      </w:ins>
      <w:ins w:id="116" w:author="游刃鲤鱼" w:date="2025-08-29T19:37:08Z">
        <w:r>
          <w:rPr>
            <w:rFonts w:hint="eastAsia" w:ascii="Times New Roman" w:hAnsi="Times New Roman" w:cs="Times New Roman"/>
            <w:color w:val="auto"/>
            <w:sz w:val="21"/>
            <w:szCs w:val="21"/>
            <w:lang w:val="en-US" w:eastAsia="zh-CN"/>
          </w:rPr>
          <w:t>数据来源者，</w:t>
        </w:r>
      </w:ins>
      <w:r>
        <w:rPr>
          <w:rFonts w:hint="eastAsia" w:ascii="Times New Roman" w:hAnsi="Times New Roman" w:cs="Times New Roman"/>
          <w:color w:val="auto"/>
          <w:sz w:val="21"/>
          <w:szCs w:val="21"/>
          <w:lang w:val="en-US" w:eastAsia="zh-CN"/>
        </w:rPr>
        <w:t>与数据处理者</w:t>
      </w:r>
      <w:del w:id="117" w:author="游刃鲤鱼" w:date="2025-08-29T19:35:17Z">
        <w:r>
          <w:rPr>
            <w:rFonts w:hint="eastAsia" w:ascii="Times New Roman" w:hAnsi="Times New Roman" w:cs="Times New Roman"/>
            <w:color w:val="auto"/>
            <w:sz w:val="21"/>
            <w:szCs w:val="21"/>
            <w:lang w:val="en-US" w:eastAsia="zh-CN"/>
          </w:rPr>
          <w:delText>进行</w:delText>
        </w:r>
      </w:del>
      <w:ins w:id="118" w:author="游刃鲤鱼" w:date="2025-08-29T19:37:18Z">
        <w:r>
          <w:rPr>
            <w:rFonts w:hint="eastAsia" w:ascii="Times New Roman" w:hAnsi="Times New Roman" w:cs="Times New Roman"/>
            <w:color w:val="auto"/>
            <w:sz w:val="21"/>
            <w:szCs w:val="21"/>
            <w:lang w:val="en-US" w:eastAsia="zh-CN"/>
          </w:rPr>
          <w:t>展开</w:t>
        </w:r>
      </w:ins>
      <w:del w:id="119" w:author="游刃鲤鱼" w:date="2025-08-29T19:37:17Z">
        <w:r>
          <w:rPr>
            <w:rFonts w:hint="eastAsia" w:ascii="Times New Roman" w:hAnsi="Times New Roman" w:cs="Times New Roman"/>
            <w:color w:val="auto"/>
            <w:sz w:val="21"/>
            <w:szCs w:val="21"/>
            <w:lang w:val="en-US" w:eastAsia="zh-CN"/>
          </w:rPr>
          <w:delText>平等</w:delText>
        </w:r>
      </w:del>
      <w:r>
        <w:rPr>
          <w:rFonts w:hint="eastAsia" w:ascii="Times New Roman" w:hAnsi="Times New Roman" w:cs="Times New Roman"/>
          <w:color w:val="auto"/>
          <w:sz w:val="21"/>
          <w:szCs w:val="21"/>
          <w:lang w:val="en-US" w:eastAsia="zh-CN"/>
        </w:rPr>
        <w:t>协商，</w:t>
      </w:r>
      <w:ins w:id="120" w:author="游刃鲤鱼" w:date="2025-08-29T19:37:11Z">
        <w:r>
          <w:rPr>
            <w:rFonts w:hint="eastAsia" w:ascii="Times New Roman" w:hAnsi="Times New Roman" w:cs="Times New Roman"/>
            <w:color w:val="auto"/>
            <w:sz w:val="21"/>
            <w:szCs w:val="21"/>
            <w:lang w:val="en-US" w:eastAsia="zh-CN"/>
          </w:rPr>
          <w:t>可以</w:t>
        </w:r>
      </w:ins>
      <w:r>
        <w:rPr>
          <w:rFonts w:hint="eastAsia" w:ascii="Times New Roman" w:hAnsi="Times New Roman" w:cs="Times New Roman"/>
          <w:color w:val="auto"/>
          <w:sz w:val="21"/>
          <w:szCs w:val="21"/>
          <w:lang w:val="en-US" w:eastAsia="zh-CN"/>
        </w:rPr>
        <w:t>明确数据授权范围、使用目的、应用场景、使用方式、运营期限及处理规则等，确保数据利用符合来源者利益。</w:t>
      </w:r>
      <w:del w:id="121" w:author="游刃鲤鱼" w:date="2025-08-29T19:36:13Z">
        <w:r>
          <w:rPr>
            <w:rFonts w:hint="eastAsia" w:ascii="Times New Roman" w:hAnsi="Times New Roman" w:cs="Times New Roman"/>
            <w:color w:val="auto"/>
            <w:sz w:val="21"/>
            <w:szCs w:val="21"/>
            <w:lang w:val="en-US" w:eastAsia="zh-CN"/>
          </w:rPr>
          <w:delText>由此，知情同意规则的实现方式</w:delText>
        </w:r>
      </w:del>
      <w:del w:id="122" w:author="游刃鲤鱼" w:date="2025-08-29T19:36:00Z">
        <w:r>
          <w:rPr>
            <w:rFonts w:hint="eastAsia" w:ascii="Times New Roman" w:hAnsi="Times New Roman" w:cs="Times New Roman"/>
            <w:color w:val="auto"/>
            <w:sz w:val="21"/>
            <w:szCs w:val="21"/>
            <w:lang w:val="en-US" w:eastAsia="zh-CN"/>
          </w:rPr>
          <w:delText>从“个体形式的单独行使”转化为“组织体形式下的集体行使”。</w:delText>
        </w:r>
      </w:del>
      <w:r>
        <w:rPr>
          <w:rFonts w:hint="eastAsia" w:ascii="Times New Roman" w:hAnsi="Times New Roman" w:cs="Times New Roman"/>
          <w:color w:val="auto"/>
          <w:sz w:val="21"/>
          <w:szCs w:val="21"/>
          <w:lang w:val="en-US" w:eastAsia="zh-CN"/>
        </w:rPr>
        <w:t>第二，有利于监督数据利用行为，在时间维度上延展知情同意规则的实际适用范围。《数据二十条》明确强调数据受托者的监督义务，《个人信息保护法》第59条亦着重提及了“信息处理受托人”的安全保障义务，可见，就现阶段而言，数据受托的核心功能在于监督市场主体（尤其是数据处理者），保障数据安全。这就要求数据受托者履行安全保障义务，例如定期审查访问日志，监控并及时制止异常访问行为</w:t>
      </w:r>
      <w:del w:id="123" w:author="游刃鲤鱼" w:date="2025-08-29T19:38:10Z">
        <w:r>
          <w:rPr>
            <w:rFonts w:hint="eastAsia" w:ascii="Times New Roman" w:hAnsi="Times New Roman" w:cs="Times New Roman"/>
            <w:color w:val="auto"/>
            <w:sz w:val="21"/>
            <w:szCs w:val="21"/>
            <w:lang w:val="en-US" w:eastAsia="zh-CN"/>
          </w:rPr>
          <w:delText>，确保只有经授权主体才能访问特定数据集</w:delText>
        </w:r>
      </w:del>
      <w:ins w:id="124" w:author="游刃鲤鱼" w:date="2025-08-29T19:38:21Z">
        <w:r>
          <w:rPr>
            <w:rFonts w:hint="eastAsia" w:ascii="Times New Roman" w:hAnsi="Times New Roman" w:cs="Times New Roman"/>
            <w:color w:val="auto"/>
            <w:sz w:val="21"/>
            <w:szCs w:val="21"/>
            <w:lang w:val="en-US" w:eastAsia="zh-CN"/>
          </w:rPr>
          <w:t>；</w:t>
        </w:r>
      </w:ins>
      <w:del w:id="125" w:author="游刃鲤鱼" w:date="2025-08-29T19:38:21Z">
        <w:r>
          <w:rPr>
            <w:rFonts w:hint="eastAsia" w:ascii="Times New Roman" w:hAnsi="Times New Roman" w:cs="Times New Roman"/>
            <w:color w:val="auto"/>
            <w:sz w:val="21"/>
            <w:szCs w:val="21"/>
            <w:lang w:val="en-US" w:eastAsia="zh-CN"/>
          </w:rPr>
          <w:delText>。</w:delText>
        </w:r>
      </w:del>
      <w:r>
        <w:rPr>
          <w:rFonts w:hint="eastAsia" w:ascii="Times New Roman" w:hAnsi="Times New Roman" w:cs="Times New Roman"/>
          <w:color w:val="auto"/>
          <w:sz w:val="21"/>
          <w:szCs w:val="21"/>
          <w:lang w:val="en-US" w:eastAsia="zh-CN"/>
        </w:rPr>
        <w:t>个人数据来源者可通过信息披露或定期报告机制获知数据利用情况。同时，</w:t>
      </w:r>
      <w:del w:id="126" w:author="游刃鲤鱼" w:date="2025-08-29T19:38:38Z">
        <w:r>
          <w:rPr>
            <w:rFonts w:hint="default" w:ascii="Times New Roman" w:hAnsi="Times New Roman" w:cs="Times New Roman"/>
            <w:color w:val="auto"/>
            <w:sz w:val="21"/>
            <w:szCs w:val="21"/>
            <w:lang w:val="en-US" w:eastAsia="zh-CN"/>
          </w:rPr>
          <w:delText>数据受托</w:delText>
        </w:r>
      </w:del>
      <w:ins w:id="127" w:author="游刃鲤鱼" w:date="2025-08-29T19:38:39Z">
        <w:r>
          <w:rPr>
            <w:rFonts w:hint="eastAsia" w:ascii="Times New Roman" w:hAnsi="Times New Roman" w:cs="Times New Roman"/>
            <w:color w:val="auto"/>
            <w:sz w:val="21"/>
            <w:szCs w:val="21"/>
            <w:lang w:val="en-US" w:eastAsia="zh-CN"/>
          </w:rPr>
          <w:t>通过</w:t>
        </w:r>
      </w:ins>
      <w:r>
        <w:rPr>
          <w:rFonts w:hint="eastAsia" w:ascii="Times New Roman" w:hAnsi="Times New Roman" w:cs="Times New Roman"/>
          <w:color w:val="auto"/>
          <w:sz w:val="21"/>
          <w:szCs w:val="21"/>
          <w:lang w:val="en-US" w:eastAsia="zh-CN"/>
        </w:rPr>
        <w:t>将个体利益聚合为</w:t>
      </w:r>
      <w:ins w:id="128" w:author="游刃鲤鱼" w:date="2025-08-29T19:38:30Z">
        <w:r>
          <w:rPr>
            <w:rFonts w:hint="eastAsia" w:ascii="Times New Roman" w:hAnsi="Times New Roman" w:cs="Times New Roman"/>
            <w:color w:val="auto"/>
            <w:sz w:val="21"/>
            <w:szCs w:val="21"/>
            <w:lang w:val="en-US" w:eastAsia="zh-CN"/>
          </w:rPr>
          <w:t>集体</w:t>
        </w:r>
      </w:ins>
      <w:del w:id="129" w:author="游刃鲤鱼" w:date="2025-08-29T19:38:29Z">
        <w:r>
          <w:rPr>
            <w:rFonts w:hint="eastAsia" w:ascii="Times New Roman" w:hAnsi="Times New Roman" w:cs="Times New Roman"/>
            <w:color w:val="auto"/>
            <w:sz w:val="21"/>
            <w:szCs w:val="21"/>
            <w:lang w:val="en-US" w:eastAsia="zh-CN"/>
          </w:rPr>
          <w:delText>群体</w:delText>
        </w:r>
      </w:del>
      <w:r>
        <w:rPr>
          <w:rFonts w:hint="eastAsia" w:ascii="Times New Roman" w:hAnsi="Times New Roman" w:cs="Times New Roman"/>
          <w:color w:val="auto"/>
          <w:sz w:val="21"/>
          <w:szCs w:val="21"/>
          <w:lang w:val="en-US" w:eastAsia="zh-CN"/>
        </w:rPr>
        <w:t>利益，</w:t>
      </w:r>
      <w:ins w:id="130" w:author="游刃鲤鱼" w:date="2025-08-29T19:38:42Z">
        <w:r>
          <w:rPr>
            <w:rFonts w:hint="eastAsia" w:ascii="Times New Roman" w:hAnsi="Times New Roman" w:cs="Times New Roman"/>
            <w:color w:val="auto"/>
            <w:sz w:val="21"/>
            <w:szCs w:val="21"/>
            <w:lang w:val="en-US" w:eastAsia="zh-CN"/>
          </w:rPr>
          <w:t>数据</w:t>
        </w:r>
      </w:ins>
      <w:r>
        <w:rPr>
          <w:rFonts w:hint="eastAsia" w:ascii="Times New Roman" w:hAnsi="Times New Roman" w:cs="Times New Roman"/>
          <w:color w:val="auto"/>
          <w:sz w:val="21"/>
          <w:szCs w:val="21"/>
          <w:lang w:val="en-US" w:eastAsia="zh-CN"/>
        </w:rPr>
        <w:t>受托者本身便成为了数据流通的节点性标识，这一特征改变了传统分散式交易市场下的无序状态，有利于监管机构及时干预，提升监管效能。</w:t>
      </w:r>
      <w:r>
        <w:rPr>
          <w:rStyle w:val="8"/>
          <w:rFonts w:hint="eastAsia" w:ascii="Times New Roman" w:hAnsi="Times New Roman" w:cs="Times New Roman"/>
          <w:color w:val="auto"/>
          <w:sz w:val="21"/>
          <w:szCs w:val="21"/>
          <w:lang w:val="en-US" w:eastAsia="zh-CN"/>
        </w:rPr>
        <w:footnoteReference w:id="4"/>
      </w:r>
      <w:r>
        <w:rPr>
          <w:rFonts w:hint="eastAsia" w:ascii="Times New Roman" w:hAnsi="Times New Roman" w:cs="Times New Roman"/>
          <w:color w:val="auto"/>
          <w:sz w:val="21"/>
          <w:szCs w:val="21"/>
          <w:lang w:val="en-US" w:eastAsia="zh-CN"/>
        </w:rPr>
        <w:t>第三，有利于完善个人信息权益的救济途径。当前，</w:t>
      </w:r>
      <w:ins w:id="131" w:author="游刃鲤鱼" w:date="2025-08-29T19:39:14Z">
        <w:r>
          <w:rPr>
            <w:rFonts w:hint="eastAsia" w:ascii="Times New Roman" w:hAnsi="Times New Roman" w:cs="Times New Roman"/>
            <w:color w:val="auto"/>
            <w:sz w:val="21"/>
            <w:szCs w:val="21"/>
            <w:lang w:val="en-US" w:eastAsia="zh-CN"/>
          </w:rPr>
          <w:t>在</w:t>
        </w:r>
      </w:ins>
      <w:del w:id="132" w:author="游刃鲤鱼" w:date="2025-08-29T19:39:13Z">
        <w:r>
          <w:rPr>
            <w:rFonts w:hint="eastAsia" w:ascii="Times New Roman" w:hAnsi="Times New Roman" w:cs="Times New Roman"/>
            <w:color w:val="auto"/>
            <w:sz w:val="21"/>
            <w:szCs w:val="21"/>
            <w:lang w:val="en-US" w:eastAsia="zh-CN"/>
          </w:rPr>
          <w:delText>大多</w:delText>
        </w:r>
      </w:del>
      <w:r>
        <w:rPr>
          <w:rFonts w:hint="eastAsia" w:ascii="Times New Roman" w:hAnsi="Times New Roman" w:cs="Times New Roman"/>
          <w:color w:val="auto"/>
          <w:sz w:val="21"/>
          <w:szCs w:val="21"/>
          <w:lang w:val="en-US" w:eastAsia="zh-CN"/>
        </w:rPr>
        <w:t>数据侵权纠纷</w:t>
      </w:r>
      <w:ins w:id="133" w:author="游刃鲤鱼" w:date="2025-08-29T19:39:16Z">
        <w:r>
          <w:rPr>
            <w:rFonts w:hint="eastAsia" w:ascii="Times New Roman" w:hAnsi="Times New Roman" w:cs="Times New Roman"/>
            <w:color w:val="auto"/>
            <w:sz w:val="21"/>
            <w:szCs w:val="21"/>
            <w:lang w:val="en-US" w:eastAsia="zh-CN"/>
          </w:rPr>
          <w:t>中，</w:t>
        </w:r>
      </w:ins>
      <w:del w:id="134" w:author="游刃鲤鱼" w:date="2025-08-29T19:39:31Z">
        <w:r>
          <w:rPr>
            <w:rFonts w:hint="eastAsia" w:ascii="Times New Roman" w:hAnsi="Times New Roman" w:cs="Times New Roman"/>
            <w:color w:val="auto"/>
            <w:sz w:val="21"/>
            <w:szCs w:val="21"/>
            <w:lang w:val="en-US" w:eastAsia="zh-CN"/>
          </w:rPr>
          <w:delText>存在</w:delText>
        </w:r>
      </w:del>
      <w:r>
        <w:rPr>
          <w:rFonts w:hint="eastAsia" w:ascii="Times New Roman" w:hAnsi="Times New Roman" w:cs="Times New Roman"/>
          <w:color w:val="auto"/>
          <w:sz w:val="21"/>
          <w:szCs w:val="21"/>
          <w:lang w:val="en-US" w:eastAsia="zh-CN"/>
        </w:rPr>
        <w:t>侵权事实</w:t>
      </w:r>
      <w:ins w:id="135" w:author="游刃鲤鱼" w:date="2025-08-29T19:39:36Z">
        <w:r>
          <w:rPr>
            <w:rFonts w:hint="eastAsia" w:ascii="Times New Roman" w:hAnsi="Times New Roman" w:cs="Times New Roman"/>
            <w:color w:val="auto"/>
            <w:sz w:val="21"/>
            <w:szCs w:val="21"/>
            <w:lang w:val="en-US" w:eastAsia="zh-CN"/>
          </w:rPr>
          <w:t>可能</w:t>
        </w:r>
      </w:ins>
      <w:r>
        <w:rPr>
          <w:rFonts w:hint="eastAsia" w:ascii="Times New Roman" w:hAnsi="Times New Roman" w:cs="Times New Roman"/>
          <w:color w:val="auto"/>
          <w:sz w:val="21"/>
          <w:szCs w:val="21"/>
          <w:lang w:val="en-US" w:eastAsia="zh-CN"/>
        </w:rPr>
        <w:t>因技术隐蔽性而难以认定</w:t>
      </w:r>
      <w:del w:id="136" w:author="游刃鲤鱼" w:date="2025-08-29T19:39:38Z">
        <w:r>
          <w:rPr>
            <w:rFonts w:hint="eastAsia" w:ascii="Times New Roman" w:hAnsi="Times New Roman" w:cs="Times New Roman"/>
            <w:color w:val="auto"/>
            <w:sz w:val="21"/>
            <w:szCs w:val="21"/>
            <w:lang w:val="en-US" w:eastAsia="zh-CN"/>
          </w:rPr>
          <w:delText>、</w:delText>
        </w:r>
      </w:del>
      <w:ins w:id="137" w:author="游刃鲤鱼" w:date="2025-08-29T19:39:39Z">
        <w:r>
          <w:rPr>
            <w:rFonts w:hint="eastAsia" w:ascii="Times New Roman" w:hAnsi="Times New Roman" w:cs="Times New Roman"/>
            <w:color w:val="auto"/>
            <w:sz w:val="21"/>
            <w:szCs w:val="21"/>
            <w:lang w:val="en-US" w:eastAsia="zh-CN"/>
          </w:rPr>
          <w:t>，</w:t>
        </w:r>
      </w:ins>
      <w:r>
        <w:rPr>
          <w:rFonts w:hint="eastAsia" w:ascii="Times New Roman" w:hAnsi="Times New Roman" w:cs="Times New Roman"/>
          <w:color w:val="auto"/>
          <w:sz w:val="21"/>
          <w:szCs w:val="21"/>
          <w:lang w:val="en-US" w:eastAsia="zh-CN"/>
        </w:rPr>
        <w:t>举证责任</w:t>
      </w:r>
      <w:ins w:id="138" w:author="游刃鲤鱼" w:date="2025-08-29T19:39:42Z">
        <w:r>
          <w:rPr>
            <w:rFonts w:hint="eastAsia" w:ascii="Times New Roman" w:hAnsi="Times New Roman" w:cs="Times New Roman"/>
            <w:color w:val="auto"/>
            <w:sz w:val="21"/>
            <w:szCs w:val="21"/>
            <w:lang w:val="en-US" w:eastAsia="zh-CN"/>
          </w:rPr>
          <w:t>可能</w:t>
        </w:r>
      </w:ins>
      <w:r>
        <w:rPr>
          <w:rFonts w:hint="eastAsia" w:ascii="Times New Roman" w:hAnsi="Times New Roman" w:cs="Times New Roman"/>
          <w:color w:val="auto"/>
          <w:sz w:val="21"/>
          <w:szCs w:val="21"/>
          <w:lang w:val="en-US" w:eastAsia="zh-CN"/>
        </w:rPr>
        <w:t>因信息不对称而难以完成</w:t>
      </w:r>
      <w:ins w:id="139" w:author="游刃鲤鱼" w:date="2025-08-29T19:39:44Z">
        <w:r>
          <w:rPr>
            <w:rFonts w:hint="eastAsia" w:ascii="Times New Roman" w:hAnsi="Times New Roman" w:cs="Times New Roman"/>
            <w:color w:val="auto"/>
            <w:sz w:val="21"/>
            <w:szCs w:val="21"/>
            <w:lang w:val="en-US" w:eastAsia="zh-CN"/>
          </w:rPr>
          <w:t>，</w:t>
        </w:r>
      </w:ins>
      <w:del w:id="140" w:author="游刃鲤鱼" w:date="2025-08-29T19:39:44Z">
        <w:r>
          <w:rPr>
            <w:rFonts w:hint="eastAsia" w:ascii="Times New Roman" w:hAnsi="Times New Roman" w:cs="Times New Roman"/>
            <w:color w:val="auto"/>
            <w:sz w:val="21"/>
            <w:szCs w:val="21"/>
            <w:lang w:val="en-US" w:eastAsia="zh-CN"/>
          </w:rPr>
          <w:delText>、</w:delText>
        </w:r>
      </w:del>
      <w:r>
        <w:rPr>
          <w:rFonts w:hint="eastAsia" w:ascii="Times New Roman" w:hAnsi="Times New Roman" w:cs="Times New Roman"/>
          <w:color w:val="auto"/>
          <w:sz w:val="21"/>
          <w:szCs w:val="21"/>
          <w:lang w:val="en-US" w:eastAsia="zh-CN"/>
        </w:rPr>
        <w:t>赔偿数额</w:t>
      </w:r>
      <w:ins w:id="141" w:author="游刃鲤鱼" w:date="2025-08-29T19:39:50Z">
        <w:r>
          <w:rPr>
            <w:rFonts w:hint="eastAsia" w:ascii="Times New Roman" w:hAnsi="Times New Roman" w:cs="Times New Roman"/>
            <w:color w:val="auto"/>
            <w:sz w:val="21"/>
            <w:szCs w:val="21"/>
            <w:lang w:val="en-US" w:eastAsia="zh-CN"/>
          </w:rPr>
          <w:t>也可能</w:t>
        </w:r>
      </w:ins>
      <w:r>
        <w:rPr>
          <w:rFonts w:hint="eastAsia" w:ascii="Times New Roman" w:hAnsi="Times New Roman" w:cs="Times New Roman"/>
          <w:color w:val="auto"/>
          <w:sz w:val="21"/>
          <w:szCs w:val="21"/>
          <w:lang w:val="en-US" w:eastAsia="zh-CN"/>
        </w:rPr>
        <w:t>因数据价值模糊而难以量化</w:t>
      </w:r>
      <w:del w:id="142" w:author="游刃鲤鱼" w:date="2025-08-29T19:39:53Z">
        <w:r>
          <w:rPr>
            <w:rFonts w:hint="eastAsia" w:ascii="Times New Roman" w:hAnsi="Times New Roman" w:cs="Times New Roman"/>
            <w:color w:val="auto"/>
            <w:sz w:val="21"/>
            <w:szCs w:val="21"/>
            <w:lang w:val="en-US" w:eastAsia="zh-CN"/>
          </w:rPr>
          <w:delText>的情形</w:delText>
        </w:r>
      </w:del>
      <w:r>
        <w:rPr>
          <w:rFonts w:hint="eastAsia" w:ascii="Times New Roman" w:hAnsi="Times New Roman" w:cs="Times New Roman"/>
          <w:color w:val="auto"/>
          <w:sz w:val="21"/>
          <w:szCs w:val="21"/>
          <w:lang w:val="en-US" w:eastAsia="zh-CN"/>
        </w:rPr>
        <w:t>，最终导致被侵权人承担不利后果。数据受托者的介入有利于构建“预防+救济”的双重保护机制，一方面，可采取访问控制、风险隔离等措施，从源头上降低侵权风险；另一方面，一旦发生侵权事件，也可及时启动应急预案，通过区块链技术溯源数据利用行为，固定证据，量化损失范围，提升维权实效。</w:t>
      </w:r>
    </w:p>
    <w:p w14:paraId="73310698">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（二）保障个人数据来源者的分配权益</w:t>
      </w:r>
    </w:p>
    <w:p w14:paraId="0B254B1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vertAlign w:val="superscript"/>
          <w:lang w:val="en-US" w:eastAsia="zh-CN"/>
        </w:rPr>
      </w:pPr>
      <w:r>
        <w:rPr>
          <w:rFonts w:hint="eastAsia" w:ascii="Times New Roman" w:hAnsi="Times New Roman" w:cs="Times New Roman"/>
          <w:color w:val="auto"/>
          <w:sz w:val="21"/>
          <w:szCs w:val="21"/>
          <w:lang w:val="en-US" w:eastAsia="zh-CN"/>
        </w:rPr>
        <w:t>《数据二十条》提出“探索个人、企业、公共数据分享价值收益的方式”，但关于个人数据来源者是否有权参与数据收益分配，素来存在争议。持否定论者主要从单条数据价值稀薄、可能妨害人格平等</w:t>
      </w:r>
      <w:r>
        <w:rPr>
          <w:rStyle w:val="8"/>
          <w:rFonts w:hint="eastAsia" w:ascii="Times New Roman" w:hAnsi="Times New Roman" w:cs="Times New Roman"/>
          <w:color w:val="auto"/>
          <w:sz w:val="21"/>
          <w:szCs w:val="21"/>
          <w:lang w:val="en-US" w:eastAsia="zh-CN"/>
        </w:rPr>
        <w:footnoteReference w:id="5"/>
      </w:r>
      <w:r>
        <w:rPr>
          <w:rFonts w:hint="eastAsia" w:ascii="Times New Roman" w:hAnsi="Times New Roman" w:cs="Times New Roman"/>
          <w:color w:val="auto"/>
          <w:sz w:val="21"/>
          <w:szCs w:val="21"/>
          <w:lang w:val="en-US" w:eastAsia="zh-CN"/>
        </w:rPr>
        <w:t>、个人无收益分配期待</w:t>
      </w:r>
      <w:r>
        <w:rPr>
          <w:rStyle w:val="8"/>
          <w:rFonts w:hint="eastAsia" w:ascii="Times New Roman" w:hAnsi="Times New Roman" w:cs="Times New Roman"/>
          <w:color w:val="auto"/>
          <w:sz w:val="21"/>
          <w:szCs w:val="21"/>
          <w:lang w:val="en-US" w:eastAsia="zh-CN"/>
        </w:rPr>
        <w:footnoteReference w:id="6"/>
      </w:r>
      <w:r>
        <w:rPr>
          <w:rFonts w:hint="eastAsia" w:ascii="Times New Roman" w:hAnsi="Times New Roman" w:cs="Times New Roman"/>
          <w:color w:val="auto"/>
          <w:sz w:val="21"/>
          <w:szCs w:val="21"/>
          <w:lang w:val="en-US" w:eastAsia="zh-CN"/>
        </w:rPr>
        <w:t>、可能影响数据流通利用</w:t>
      </w:r>
      <w:r>
        <w:rPr>
          <w:rStyle w:val="8"/>
          <w:rFonts w:hint="eastAsia" w:ascii="Times New Roman" w:hAnsi="Times New Roman" w:cs="Times New Roman"/>
          <w:color w:val="auto"/>
          <w:sz w:val="21"/>
          <w:szCs w:val="21"/>
          <w:lang w:val="en-US" w:eastAsia="zh-CN"/>
        </w:rPr>
        <w:footnoteReference w:id="7"/>
      </w:r>
      <w:r>
        <w:rPr>
          <w:rFonts w:hint="eastAsia" w:ascii="Times New Roman" w:hAnsi="Times New Roman" w:cs="Times New Roman"/>
          <w:color w:val="auto"/>
          <w:sz w:val="21"/>
          <w:szCs w:val="21"/>
          <w:lang w:val="en-US" w:eastAsia="zh-CN"/>
        </w:rPr>
        <w:t>等方面论述。但不可否认，个人数据来源者是数据流通利用的重要起点，承认其收益权有利于形成个体激励，促进数据复用，这既是对个人所付出经济投入和数字劳动的尊重，也是“对平台经济中权力结构的一种必要性调整”</w:t>
      </w:r>
      <w:r>
        <w:rPr>
          <w:rStyle w:val="8"/>
          <w:rFonts w:hint="eastAsia" w:ascii="Times New Roman" w:hAnsi="Times New Roman" w:cs="Times New Roman"/>
          <w:color w:val="auto"/>
          <w:sz w:val="21"/>
          <w:szCs w:val="21"/>
          <w:lang w:val="en-US" w:eastAsia="zh-CN"/>
        </w:rPr>
        <w:footnoteReference w:id="8"/>
      </w:r>
      <w:r>
        <w:rPr>
          <w:rFonts w:hint="eastAsia" w:ascii="Times New Roman" w:hAnsi="Times New Roman" w:cs="Times New Roman"/>
          <w:color w:val="auto"/>
          <w:sz w:val="21"/>
          <w:szCs w:val="21"/>
          <w:lang w:val="en-US" w:eastAsia="zh-CN"/>
        </w:rPr>
        <w:t>，还是增强市场生态公平性的重要举措。因此，个人数据来源者权应当包含收益权能。实践中，《中共江苏省委、江苏省人民政府关于推进数据基础制度建设更好发挥数据要素作用的实施意见》便提出，“保护数据来源者合法权益，确保其享有由其直接或间接产生数据的权益。”然而，在赋权模式下，个人分配权益几乎处于空置状态。个人所获收益通常表现为数字化服务，</w:t>
      </w:r>
      <w:ins w:id="143" w:author="游刃鲤鱼" w:date="2025-08-29T19:42:54Z">
        <w:r>
          <w:rPr>
            <w:rFonts w:hint="eastAsia" w:ascii="Times New Roman" w:hAnsi="Times New Roman" w:cs="Times New Roman"/>
            <w:color w:val="auto"/>
            <w:sz w:val="21"/>
            <w:szCs w:val="21"/>
            <w:lang w:val="en-US" w:eastAsia="zh-CN"/>
          </w:rPr>
          <w:t>以及</w:t>
        </w:r>
      </w:ins>
      <w:del w:id="144" w:author="游刃鲤鱼" w:date="2025-08-29T19:42:53Z">
        <w:r>
          <w:rPr>
            <w:rFonts w:hint="eastAsia" w:ascii="Times New Roman" w:hAnsi="Times New Roman" w:cs="Times New Roman"/>
            <w:color w:val="auto"/>
            <w:sz w:val="21"/>
            <w:szCs w:val="21"/>
            <w:lang w:val="en-US" w:eastAsia="zh-CN"/>
          </w:rPr>
          <w:delText>或者</w:delText>
        </w:r>
      </w:del>
      <w:r>
        <w:rPr>
          <w:rFonts w:hint="eastAsia" w:ascii="Times New Roman" w:hAnsi="Times New Roman" w:cs="Times New Roman"/>
          <w:color w:val="auto"/>
          <w:sz w:val="21"/>
          <w:szCs w:val="21"/>
          <w:lang w:val="en-US" w:eastAsia="zh-CN"/>
        </w:rPr>
        <w:t>通过侵权诉讼等消极</w:t>
      </w:r>
      <w:del w:id="145" w:author="游刃鲤鱼" w:date="2025-08-29T19:42:59Z">
        <w:r>
          <w:rPr>
            <w:rFonts w:hint="eastAsia" w:ascii="Times New Roman" w:hAnsi="Times New Roman" w:cs="Times New Roman"/>
            <w:color w:val="auto"/>
            <w:sz w:val="21"/>
            <w:szCs w:val="21"/>
            <w:lang w:val="en-US" w:eastAsia="zh-CN"/>
          </w:rPr>
          <w:delText>防</w:delText>
        </w:r>
      </w:del>
      <w:del w:id="146" w:author="游刃鲤鱼" w:date="2025-08-29T19:43:00Z">
        <w:r>
          <w:rPr>
            <w:rFonts w:hint="eastAsia" w:ascii="Times New Roman" w:hAnsi="Times New Roman" w:cs="Times New Roman"/>
            <w:color w:val="auto"/>
            <w:sz w:val="21"/>
            <w:szCs w:val="21"/>
            <w:lang w:val="en-US" w:eastAsia="zh-CN"/>
          </w:rPr>
          <w:delText>御</w:delText>
        </w:r>
      </w:del>
      <w:r>
        <w:rPr>
          <w:rFonts w:hint="eastAsia" w:ascii="Times New Roman" w:hAnsi="Times New Roman" w:cs="Times New Roman"/>
          <w:color w:val="auto"/>
          <w:sz w:val="21"/>
          <w:szCs w:val="21"/>
          <w:lang w:val="en-US" w:eastAsia="zh-CN"/>
        </w:rPr>
        <w:t>途径获取的有限补偿，尽管部分内容平台企业会对产出优质内容的用户给予现金或流量激励，但这种激励能否称得上收益权的充分实现，仍有待商榷。</w:t>
      </w:r>
      <w:ins w:id="147" w:author="游刃鲤鱼" w:date="2025-08-29T19:43:20Z">
        <w:r>
          <w:rPr>
            <w:rFonts w:hint="eastAsia" w:ascii="Times New Roman" w:hAnsi="Times New Roman" w:cs="Times New Roman"/>
            <w:color w:val="auto"/>
            <w:sz w:val="21"/>
            <w:szCs w:val="21"/>
            <w:lang w:val="en-US" w:eastAsia="zh-CN"/>
          </w:rPr>
          <w:t>总</w:t>
        </w:r>
      </w:ins>
      <w:del w:id="148" w:author="游刃鲤鱼" w:date="2025-08-29T19:43:18Z">
        <w:r>
          <w:rPr>
            <w:rFonts w:hint="eastAsia" w:ascii="Times New Roman" w:hAnsi="Times New Roman" w:cs="Times New Roman"/>
            <w:color w:val="auto"/>
            <w:sz w:val="21"/>
            <w:szCs w:val="21"/>
            <w:lang w:val="en-US" w:eastAsia="zh-CN"/>
          </w:rPr>
          <w:delText>换言</w:delText>
        </w:r>
      </w:del>
      <w:r>
        <w:rPr>
          <w:rFonts w:hint="eastAsia" w:ascii="Times New Roman" w:hAnsi="Times New Roman" w:cs="Times New Roman"/>
          <w:color w:val="auto"/>
          <w:sz w:val="21"/>
          <w:szCs w:val="21"/>
          <w:lang w:val="en-US" w:eastAsia="zh-CN"/>
        </w:rPr>
        <w:t>之，赋权模式仅仅表彰个人有权参与分配数据收益，但忽视了行权难度，其收益权仿若处于真空中，无处可传声。虽然有观点提出</w:t>
      </w:r>
      <w:del w:id="149" w:author="游刃鲤鱼" w:date="2025-08-29T19:43:50Z">
        <w:r>
          <w:rPr>
            <w:rFonts w:hint="eastAsia" w:ascii="Times New Roman" w:hAnsi="Times New Roman" w:cs="Times New Roman"/>
            <w:color w:val="auto"/>
            <w:sz w:val="21"/>
            <w:szCs w:val="21"/>
            <w:lang w:val="en-US" w:eastAsia="zh-CN"/>
          </w:rPr>
          <w:delText>通过</w:delText>
        </w:r>
      </w:del>
      <w:r>
        <w:rPr>
          <w:rFonts w:hint="eastAsia" w:ascii="Times New Roman" w:hAnsi="Times New Roman" w:cs="Times New Roman"/>
          <w:color w:val="auto"/>
          <w:sz w:val="21"/>
          <w:szCs w:val="21"/>
          <w:lang w:val="en-US" w:eastAsia="zh-CN"/>
        </w:rPr>
        <w:t>征收数字税</w:t>
      </w:r>
      <w:ins w:id="150" w:author="游刃鲤鱼" w:date="2025-08-29T19:43:52Z">
        <w:r>
          <w:rPr>
            <w:rFonts w:hint="eastAsia" w:ascii="Times New Roman" w:hAnsi="Times New Roman" w:cs="Times New Roman"/>
            <w:color w:val="auto"/>
            <w:sz w:val="21"/>
            <w:szCs w:val="21"/>
            <w:lang w:val="en-US" w:eastAsia="zh-CN"/>
          </w:rPr>
          <w:t>，</w:t>
        </w:r>
      </w:ins>
      <w:del w:id="151" w:author="游刃鲤鱼" w:date="2025-08-29T19:44:00Z">
        <w:r>
          <w:rPr>
            <w:rFonts w:hint="eastAsia" w:ascii="Times New Roman" w:hAnsi="Times New Roman" w:cs="Times New Roman"/>
            <w:color w:val="auto"/>
            <w:sz w:val="21"/>
            <w:szCs w:val="21"/>
            <w:lang w:val="en-US" w:eastAsia="zh-CN"/>
          </w:rPr>
          <w:delText>进行数据收益再分配，</w:delText>
        </w:r>
      </w:del>
      <w:ins w:id="152" w:author="游刃鲤鱼" w:date="2025-08-29T19:43:55Z">
        <w:r>
          <w:rPr>
            <w:rFonts w:hint="eastAsia" w:ascii="Times New Roman" w:hAnsi="Times New Roman" w:cs="Times New Roman"/>
            <w:color w:val="auto"/>
            <w:sz w:val="21"/>
            <w:szCs w:val="21"/>
            <w:lang w:val="en-US" w:eastAsia="zh-CN"/>
          </w:rPr>
          <w:t>并</w:t>
        </w:r>
      </w:ins>
      <w:r>
        <w:rPr>
          <w:rFonts w:hint="eastAsia" w:ascii="Times New Roman" w:hAnsi="Times New Roman" w:cs="Times New Roman"/>
          <w:color w:val="auto"/>
          <w:sz w:val="21"/>
          <w:szCs w:val="21"/>
          <w:lang w:val="en-US" w:eastAsia="zh-CN"/>
        </w:rPr>
        <w:t>以转移支付的方式</w:t>
      </w:r>
      <w:ins w:id="153" w:author="游刃鲤鱼" w:date="2025-08-29T19:44:00Z">
        <w:r>
          <w:rPr>
            <w:rFonts w:hint="eastAsia" w:ascii="Times New Roman" w:hAnsi="Times New Roman" w:cs="Times New Roman"/>
            <w:color w:val="auto"/>
            <w:sz w:val="21"/>
            <w:szCs w:val="21"/>
            <w:lang w:val="en-US" w:eastAsia="zh-CN"/>
          </w:rPr>
          <w:t>进行数据收益再分配，</w:t>
        </w:r>
      </w:ins>
      <w:del w:id="154" w:author="游刃鲤鱼" w:date="2025-08-29T19:44:05Z">
        <w:r>
          <w:rPr>
            <w:rFonts w:hint="eastAsia" w:ascii="Times New Roman" w:hAnsi="Times New Roman" w:cs="Times New Roman"/>
            <w:color w:val="auto"/>
            <w:sz w:val="21"/>
            <w:szCs w:val="21"/>
            <w:lang w:val="en-US" w:eastAsia="zh-CN"/>
          </w:rPr>
          <w:delText>实现数字红利全民共享，</w:delText>
        </w:r>
      </w:del>
      <w:r>
        <w:rPr>
          <w:rFonts w:hint="eastAsia" w:ascii="Times New Roman" w:hAnsi="Times New Roman" w:cs="Times New Roman"/>
          <w:color w:val="auto"/>
          <w:sz w:val="21"/>
          <w:szCs w:val="21"/>
          <w:lang w:val="en-US" w:eastAsia="zh-CN"/>
        </w:rPr>
        <w:t>但再分配机制的成熟尚需时日，在此之前，数字税可能演变为个人变相承担的隐性成本。</w:t>
      </w:r>
      <w:r>
        <w:rPr>
          <w:rStyle w:val="8"/>
          <w:rFonts w:hint="eastAsia" w:ascii="Times New Roman" w:hAnsi="Times New Roman" w:cs="Times New Roman"/>
          <w:color w:val="auto"/>
          <w:sz w:val="21"/>
          <w:szCs w:val="21"/>
          <w:lang w:val="en-US" w:eastAsia="zh-CN"/>
        </w:rPr>
        <w:footnoteReference w:id="9"/>
      </w:r>
    </w:p>
    <w:p w14:paraId="1E87939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相较而言，数据受托更能切实保障个人数据来源者的分配权益。第一，有利于促进个人分配权益的持续实现。在价值基数上，数据受托者可结合市场需求，依约整合</w:t>
      </w:r>
      <w:del w:id="155" w:author="游刃鲤鱼" w:date="2025-08-29T19:45:07Z">
        <w:r>
          <w:rPr>
            <w:rFonts w:hint="eastAsia" w:ascii="Times New Roman" w:hAnsi="Times New Roman" w:cs="Times New Roman"/>
            <w:color w:val="auto"/>
            <w:sz w:val="21"/>
            <w:szCs w:val="21"/>
            <w:lang w:val="en-US" w:eastAsia="zh-CN"/>
          </w:rPr>
          <w:delText>个人数据形成</w:delText>
        </w:r>
      </w:del>
      <w:r>
        <w:rPr>
          <w:rFonts w:hint="eastAsia" w:ascii="Times New Roman" w:hAnsi="Times New Roman" w:cs="Times New Roman"/>
          <w:color w:val="auto"/>
          <w:sz w:val="21"/>
          <w:szCs w:val="21"/>
          <w:lang w:val="en-US" w:eastAsia="zh-CN"/>
        </w:rPr>
        <w:t>数据资源，</w:t>
      </w:r>
      <w:del w:id="156" w:author="游刃鲤鱼" w:date="2025-08-29T19:45:10Z">
        <w:r>
          <w:rPr>
            <w:rFonts w:hint="eastAsia" w:ascii="Times New Roman" w:hAnsi="Times New Roman" w:cs="Times New Roman"/>
            <w:color w:val="auto"/>
            <w:sz w:val="21"/>
            <w:szCs w:val="21"/>
            <w:lang w:val="en-US" w:eastAsia="zh-CN"/>
          </w:rPr>
          <w:delText>并</w:delText>
        </w:r>
      </w:del>
      <w:r>
        <w:rPr>
          <w:rFonts w:hint="eastAsia" w:ascii="Times New Roman" w:hAnsi="Times New Roman" w:cs="Times New Roman"/>
          <w:color w:val="auto"/>
          <w:sz w:val="21"/>
          <w:szCs w:val="21"/>
          <w:lang w:val="en-US" w:eastAsia="zh-CN"/>
        </w:rPr>
        <w:t>自行或授权其他主体进行开发利用，形成数据产品与服务，提升数据价值；在时间维度上，数据受托者负有信息披露义务，个人得以持续关注数据流通利用情况，参与分配数据增值收益，</w:t>
      </w:r>
      <w:r>
        <w:rPr>
          <w:rStyle w:val="8"/>
          <w:rFonts w:hint="eastAsia" w:ascii="Times New Roman" w:hAnsi="Times New Roman" w:cs="Times New Roman"/>
          <w:color w:val="auto"/>
          <w:sz w:val="21"/>
          <w:szCs w:val="21"/>
          <w:lang w:val="en-US" w:eastAsia="zh-CN"/>
        </w:rPr>
        <w:footnoteReference w:id="10"/>
      </w:r>
      <w:r>
        <w:rPr>
          <w:rFonts w:hint="eastAsia" w:ascii="Times New Roman" w:hAnsi="Times New Roman" w:cs="Times New Roman"/>
          <w:color w:val="auto"/>
          <w:sz w:val="21"/>
          <w:szCs w:val="21"/>
          <w:lang w:val="en-US" w:eastAsia="zh-CN"/>
        </w:rPr>
        <w:t>而非止步于赋权模式下的“一次性对价”。第二</w:t>
      </w:r>
      <w:r>
        <w:rPr>
          <w:rFonts w:hint="eastAsia" w:ascii="Times New Roman" w:hAnsi="Times New Roman" w:cs="Times New Roman"/>
          <w:color w:val="auto"/>
          <w:sz w:val="21"/>
          <w:szCs w:val="21"/>
          <w:highlight w:val="none"/>
          <w:lang w:val="en-US" w:eastAsia="zh-CN"/>
        </w:rPr>
        <w:t>，有利于保障个人参与收益分配的公平性。在赋权模式下，数据处理者通常单方制定隐私政策或用户协议，完成权利义务分配，而数据受托强调“由受托者代表个人利益”，于是在内部关系上，个人数据来源者与数据受托者处于实质平等地位，后者还须以前者利益为行为标准；在外部关系上，数据受托者成为个人数据来源者的“代言人”，帮助其从被动接受数据处理者的条款转变为平等协商，在此基础上，有关收益分配比例、形式、条件及期限的条款更能体现个</w:t>
      </w:r>
      <w:ins w:id="157" w:author="游刃鲤鱼" w:date="2025-08-29T19:46:10Z">
        <w:r>
          <w:rPr>
            <w:rFonts w:hint="eastAsia" w:ascii="Times New Roman" w:hAnsi="Times New Roman" w:cs="Times New Roman"/>
            <w:color w:val="auto"/>
            <w:sz w:val="21"/>
            <w:szCs w:val="21"/>
            <w:highlight w:val="none"/>
            <w:lang w:val="en-US" w:eastAsia="zh-CN"/>
          </w:rPr>
          <w:t>人</w:t>
        </w:r>
      </w:ins>
      <w:del w:id="158" w:author="游刃鲤鱼" w:date="2025-08-29T19:46:09Z">
        <w:r>
          <w:rPr>
            <w:rFonts w:hint="eastAsia" w:ascii="Times New Roman" w:hAnsi="Times New Roman" w:cs="Times New Roman"/>
            <w:color w:val="auto"/>
            <w:sz w:val="21"/>
            <w:szCs w:val="21"/>
            <w:highlight w:val="none"/>
            <w:lang w:val="en-US" w:eastAsia="zh-CN"/>
          </w:rPr>
          <w:delText>体</w:delText>
        </w:r>
      </w:del>
      <w:r>
        <w:rPr>
          <w:rFonts w:hint="eastAsia" w:ascii="Times New Roman" w:hAnsi="Times New Roman" w:cs="Times New Roman"/>
          <w:color w:val="auto"/>
          <w:sz w:val="21"/>
          <w:szCs w:val="21"/>
          <w:highlight w:val="none"/>
          <w:lang w:val="en-US" w:eastAsia="zh-CN"/>
        </w:rPr>
        <w:t>真实意志。此外</w:t>
      </w:r>
      <w:r>
        <w:rPr>
          <w:rFonts w:hint="eastAsia" w:ascii="Times New Roman" w:hAnsi="Times New Roman" w:cs="Times New Roman"/>
          <w:color w:val="auto"/>
          <w:sz w:val="21"/>
          <w:szCs w:val="21"/>
          <w:lang w:val="en-US" w:eastAsia="zh-CN"/>
        </w:rPr>
        <w:t>，数据受托的收益保障功能具备政策和实践</w:t>
      </w:r>
      <w:ins w:id="159" w:author="游刃鲤鱼" w:date="2025-08-29T19:46:20Z">
        <w:r>
          <w:rPr>
            <w:rFonts w:hint="eastAsia" w:ascii="Times New Roman" w:hAnsi="Times New Roman" w:cs="Times New Roman"/>
            <w:color w:val="auto"/>
            <w:sz w:val="21"/>
            <w:szCs w:val="21"/>
            <w:lang w:val="en-US" w:eastAsia="zh-CN"/>
          </w:rPr>
          <w:t>支撑</w:t>
        </w:r>
      </w:ins>
      <w:del w:id="160" w:author="游刃鲤鱼" w:date="2025-08-29T19:46:19Z">
        <w:r>
          <w:rPr>
            <w:rFonts w:hint="eastAsia" w:ascii="Times New Roman" w:hAnsi="Times New Roman" w:cs="Times New Roman"/>
            <w:color w:val="auto"/>
            <w:sz w:val="21"/>
            <w:szCs w:val="21"/>
            <w:lang w:val="en-US" w:eastAsia="zh-CN"/>
          </w:rPr>
          <w:delText>基础</w:delText>
        </w:r>
      </w:del>
      <w:r>
        <w:rPr>
          <w:rFonts w:hint="eastAsia" w:ascii="Times New Roman" w:hAnsi="Times New Roman" w:cs="Times New Roman"/>
          <w:color w:val="auto"/>
          <w:sz w:val="21"/>
          <w:szCs w:val="21"/>
          <w:lang w:val="en-US" w:eastAsia="zh-CN"/>
        </w:rPr>
        <w:t>。例如，《广东省数据条例（草案征求意见稿）》第46条第1款便支持“个人和市场主体基于自身意愿，将承载其个人信息的数据和合法持有的数据授权第三方托管使用，通过第三方托管机构的专业化运营实现数据价值增值，并获取数据开发利用收益”</w:t>
      </w:r>
      <w:r>
        <w:rPr>
          <w:rStyle w:val="8"/>
          <w:rFonts w:hint="eastAsia" w:ascii="Times New Roman" w:hAnsi="Times New Roman" w:cs="Times New Roman"/>
          <w:color w:val="auto"/>
          <w:sz w:val="21"/>
          <w:szCs w:val="21"/>
          <w:lang w:val="en-US" w:eastAsia="zh-CN"/>
        </w:rPr>
        <w:footnoteReference w:id="11"/>
      </w:r>
      <w:r>
        <w:rPr>
          <w:rFonts w:hint="eastAsia" w:ascii="Times New Roman" w:hAnsi="Times New Roman" w:cs="Times New Roman"/>
          <w:color w:val="auto"/>
          <w:sz w:val="21"/>
          <w:szCs w:val="21"/>
          <w:lang w:val="en-US" w:eastAsia="zh-CN"/>
        </w:rPr>
        <w:t>，肯定了数据托管对个人分配权益的保障作用。实践中，北京国际大数据交易所推出了“北数所数据授权平台”，该平台致力于“确保个人信息主体对自身数据使用情况享有的知情权、决定权和收益权”，个人可自主选择将其数据授权给北数所，由后者负责数据运营与平台对接，数据处理者经申请获取数据后可将其应用于策划、招聘、背调等场景，开发形成数据产品，个人能够</w:t>
      </w:r>
      <w:r>
        <w:rPr>
          <w:rFonts w:hint="eastAsia" w:ascii="Times New Roman" w:hAnsi="Times New Roman" w:cs="Times New Roman"/>
          <w:color w:val="auto"/>
          <w:sz w:val="21"/>
          <w:szCs w:val="21"/>
          <w:highlight w:val="none"/>
          <w:lang w:val="en-US" w:eastAsia="zh-CN"/>
        </w:rPr>
        <w:t>从中获取一定比例的数据流通收益。</w:t>
      </w:r>
      <w:r>
        <w:rPr>
          <w:rStyle w:val="8"/>
          <w:rFonts w:hint="eastAsia" w:ascii="Times New Roman" w:hAnsi="Times New Roman" w:cs="Times New Roman"/>
          <w:color w:val="auto"/>
          <w:sz w:val="21"/>
          <w:szCs w:val="21"/>
          <w:highlight w:val="none"/>
          <w:lang w:val="en-US" w:eastAsia="zh-CN"/>
        </w:rPr>
        <w:footnoteReference w:id="12"/>
      </w:r>
    </w:p>
    <w:p w14:paraId="63D9787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161" w:author="游刃鲤鱼" w:date="2025-08-28T20:26:47Z"/>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总之，赋权模式忽略了主体行权的难度，知情同意规则未能发挥预期效用，相比之下，数据受托可针对性改善个人数据来源者的权利真空现状，</w:t>
      </w:r>
      <w:ins w:id="162" w:author="游刃鲤鱼" w:date="2025-08-29T19:48:53Z">
        <w:r>
          <w:rPr>
            <w:rFonts w:hint="eastAsia" w:ascii="Times New Roman" w:hAnsi="Times New Roman" w:cs="Times New Roman"/>
            <w:color w:val="auto"/>
            <w:sz w:val="21"/>
            <w:szCs w:val="21"/>
            <w:highlight w:val="none"/>
            <w:lang w:val="en-US" w:eastAsia="zh-CN"/>
          </w:rPr>
          <w:t>为</w:t>
        </w:r>
      </w:ins>
      <w:r>
        <w:rPr>
          <w:rFonts w:hint="eastAsia" w:ascii="Times New Roman" w:hAnsi="Times New Roman" w:cs="Times New Roman"/>
          <w:color w:val="auto"/>
          <w:sz w:val="21"/>
          <w:szCs w:val="21"/>
          <w:highlight w:val="none"/>
          <w:lang w:val="en-US" w:eastAsia="zh-CN"/>
        </w:rPr>
        <w:t>规范数据流通利用过程</w:t>
      </w:r>
      <w:del w:id="163" w:author="游刃鲤鱼" w:date="2025-08-29T19:48:55Z">
        <w:r>
          <w:rPr>
            <w:rFonts w:hint="eastAsia" w:ascii="Times New Roman" w:hAnsi="Times New Roman" w:cs="Times New Roman"/>
            <w:color w:val="auto"/>
            <w:sz w:val="21"/>
            <w:szCs w:val="21"/>
            <w:highlight w:val="none"/>
            <w:lang w:val="en-US" w:eastAsia="zh-CN"/>
          </w:rPr>
          <w:delText>，</w:delText>
        </w:r>
      </w:del>
      <w:ins w:id="164" w:author="游刃鲤鱼" w:date="2025-08-29T19:48:55Z">
        <w:r>
          <w:rPr>
            <w:rFonts w:hint="eastAsia" w:ascii="Times New Roman" w:hAnsi="Times New Roman" w:cs="Times New Roman"/>
            <w:color w:val="auto"/>
            <w:sz w:val="21"/>
            <w:szCs w:val="21"/>
            <w:highlight w:val="none"/>
            <w:lang w:val="en-US" w:eastAsia="zh-CN"/>
          </w:rPr>
          <w:t>、</w:t>
        </w:r>
      </w:ins>
      <w:del w:id="165" w:author="游刃鲤鱼" w:date="2025-08-29T19:48:56Z">
        <w:r>
          <w:rPr>
            <w:rFonts w:hint="eastAsia" w:ascii="Times New Roman" w:hAnsi="Times New Roman" w:cs="Times New Roman"/>
            <w:color w:val="auto"/>
            <w:sz w:val="21"/>
            <w:szCs w:val="21"/>
            <w:highlight w:val="none"/>
            <w:lang w:val="en-US" w:eastAsia="zh-CN"/>
          </w:rPr>
          <w:delText>促进</w:delText>
        </w:r>
      </w:del>
      <w:ins w:id="166" w:author="游刃鲤鱼" w:date="2025-08-29T19:48:57Z">
        <w:r>
          <w:rPr>
            <w:rFonts w:hint="eastAsia" w:ascii="Times New Roman" w:hAnsi="Times New Roman" w:cs="Times New Roman"/>
            <w:color w:val="auto"/>
            <w:sz w:val="21"/>
            <w:szCs w:val="21"/>
            <w:highlight w:val="none"/>
            <w:lang w:val="en-US" w:eastAsia="zh-CN"/>
          </w:rPr>
          <w:t>实现</w:t>
        </w:r>
      </w:ins>
      <w:r>
        <w:rPr>
          <w:rFonts w:hint="eastAsia" w:ascii="Times New Roman" w:hAnsi="Times New Roman" w:cs="Times New Roman"/>
          <w:color w:val="auto"/>
          <w:sz w:val="21"/>
          <w:szCs w:val="21"/>
          <w:highlight w:val="none"/>
          <w:lang w:val="en-US" w:eastAsia="zh-CN"/>
        </w:rPr>
        <w:t>个人信息与分配权益</w:t>
      </w:r>
      <w:ins w:id="167" w:author="游刃鲤鱼" w:date="2025-08-29T19:49:01Z">
        <w:r>
          <w:rPr>
            <w:rFonts w:hint="eastAsia" w:ascii="Times New Roman" w:hAnsi="Times New Roman" w:cs="Times New Roman"/>
            <w:color w:val="auto"/>
            <w:sz w:val="21"/>
            <w:szCs w:val="21"/>
            <w:highlight w:val="none"/>
            <w:lang w:val="en-US" w:eastAsia="zh-CN"/>
          </w:rPr>
          <w:t>提供了</w:t>
        </w:r>
      </w:ins>
      <w:ins w:id="168" w:author="游刃鲤鱼" w:date="2025-08-29T19:49:06Z">
        <w:r>
          <w:rPr>
            <w:rFonts w:hint="eastAsia" w:ascii="Times New Roman" w:hAnsi="Times New Roman" w:cs="Times New Roman"/>
            <w:color w:val="auto"/>
            <w:sz w:val="21"/>
            <w:szCs w:val="21"/>
            <w:highlight w:val="none"/>
            <w:lang w:val="en-US" w:eastAsia="zh-CN"/>
          </w:rPr>
          <w:t>更优</w:t>
        </w:r>
      </w:ins>
      <w:ins w:id="169" w:author="游刃鲤鱼" w:date="2025-08-29T19:49:08Z">
        <w:r>
          <w:rPr>
            <w:rFonts w:hint="eastAsia" w:ascii="Times New Roman" w:hAnsi="Times New Roman" w:cs="Times New Roman"/>
            <w:color w:val="auto"/>
            <w:sz w:val="21"/>
            <w:szCs w:val="21"/>
            <w:highlight w:val="none"/>
            <w:lang w:val="en-US" w:eastAsia="zh-CN"/>
          </w:rPr>
          <w:t>路径</w:t>
        </w:r>
      </w:ins>
      <w:del w:id="170" w:author="游刃鲤鱼" w:date="2025-08-29T19:49:00Z">
        <w:r>
          <w:rPr>
            <w:rFonts w:hint="eastAsia" w:ascii="Times New Roman" w:hAnsi="Times New Roman" w:cs="Times New Roman"/>
            <w:color w:val="auto"/>
            <w:sz w:val="21"/>
            <w:szCs w:val="21"/>
            <w:highlight w:val="none"/>
            <w:lang w:val="en-US" w:eastAsia="zh-CN"/>
          </w:rPr>
          <w:delText>的</w:delText>
        </w:r>
      </w:del>
      <w:del w:id="171" w:author="游刃鲤鱼" w:date="2025-08-29T19:48:59Z">
        <w:r>
          <w:rPr>
            <w:rFonts w:hint="eastAsia" w:ascii="Times New Roman" w:hAnsi="Times New Roman" w:cs="Times New Roman"/>
            <w:color w:val="auto"/>
            <w:sz w:val="21"/>
            <w:szCs w:val="21"/>
            <w:highlight w:val="none"/>
            <w:lang w:val="en-US" w:eastAsia="zh-CN"/>
          </w:rPr>
          <w:delText>充分实现</w:delText>
        </w:r>
      </w:del>
      <w:r>
        <w:rPr>
          <w:rFonts w:hint="eastAsia" w:ascii="Times New Roman" w:hAnsi="Times New Roman" w:cs="Times New Roman"/>
          <w:color w:val="auto"/>
          <w:sz w:val="21"/>
          <w:szCs w:val="21"/>
          <w:highlight w:val="none"/>
          <w:lang w:val="en-US" w:eastAsia="zh-CN"/>
        </w:rPr>
        <w:t>。</w:t>
      </w:r>
    </w:p>
    <w:p w14:paraId="64DA89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13C822B9">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二、个人数据受托的模式选择</w:t>
      </w:r>
    </w:p>
    <w:p w14:paraId="2E1016D0">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（一）个人数据受托的法理界定</w:t>
      </w:r>
    </w:p>
    <w:p w14:paraId="086DF39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del w:id="172" w:author="游刃鲤鱼" w:date="2025-08-28T20:17:12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“受托”即接受委托，在此基础上可</w:t>
      </w:r>
      <w:del w:id="173" w:author="游刃鲤鱼" w:date="2025-08-29T19:49:42Z">
        <w:r>
          <w:rPr>
            <w:rFonts w:hint="default" w:ascii="Times New Roman" w:hAnsi="Times New Roman" w:cs="Times New Roman"/>
            <w:color w:val="auto"/>
            <w:sz w:val="21"/>
            <w:szCs w:val="21"/>
            <w:lang w:val="en-US" w:eastAsia="zh-CN"/>
          </w:rPr>
          <w:delText>经约定形成</w:delText>
        </w:r>
      </w:del>
      <w:ins w:id="174" w:author="游刃鲤鱼" w:date="2025-08-29T19:49:44Z">
        <w:r>
          <w:rPr>
            <w:rFonts w:hint="eastAsia" w:ascii="Times New Roman" w:hAnsi="Times New Roman" w:cs="Times New Roman"/>
            <w:color w:val="auto"/>
            <w:sz w:val="21"/>
            <w:szCs w:val="21"/>
            <w:lang w:val="en-US" w:eastAsia="zh-CN"/>
          </w:rPr>
          <w:t>衍生出</w:t>
        </w:r>
      </w:ins>
      <w:r>
        <w:rPr>
          <w:rFonts w:hint="eastAsia" w:ascii="Times New Roman" w:hAnsi="Times New Roman" w:cs="Times New Roman"/>
          <w:color w:val="auto"/>
          <w:sz w:val="21"/>
          <w:szCs w:val="21"/>
          <w:lang w:val="en-US" w:eastAsia="zh-CN"/>
        </w:rPr>
        <w:t>代理、行纪、信托等其他法律关系，</w:t>
      </w:r>
      <w:del w:id="175" w:author="游刃鲤鱼" w:date="2025-08-29T19:50:04Z">
        <w:r>
          <w:rPr>
            <w:rFonts w:hint="eastAsia" w:ascii="Times New Roman" w:hAnsi="Times New Roman" w:cs="Times New Roman"/>
            <w:color w:val="auto"/>
            <w:sz w:val="21"/>
            <w:szCs w:val="21"/>
            <w:lang w:val="en-US" w:eastAsia="zh-CN"/>
          </w:rPr>
          <w:delText>这些法律关系</w:delText>
        </w:r>
      </w:del>
      <w:r>
        <w:rPr>
          <w:rFonts w:hint="eastAsia" w:ascii="Times New Roman" w:hAnsi="Times New Roman" w:cs="Times New Roman"/>
          <w:color w:val="auto"/>
          <w:sz w:val="21"/>
          <w:szCs w:val="21"/>
          <w:lang w:val="en-US" w:eastAsia="zh-CN"/>
        </w:rPr>
        <w:t>在形式上</w:t>
      </w:r>
      <w:del w:id="176" w:author="游刃鲤鱼" w:date="2025-08-29T19:49:54Z">
        <w:r>
          <w:rPr>
            <w:rFonts w:hint="eastAsia" w:ascii="Times New Roman" w:hAnsi="Times New Roman" w:cs="Times New Roman"/>
            <w:color w:val="auto"/>
            <w:sz w:val="21"/>
            <w:szCs w:val="21"/>
            <w:lang w:val="en-US" w:eastAsia="zh-CN"/>
          </w:rPr>
          <w:delText>具有较强的相似性，</w:delText>
        </w:r>
      </w:del>
      <w:r>
        <w:rPr>
          <w:rFonts w:hint="eastAsia" w:ascii="Times New Roman" w:hAnsi="Times New Roman" w:cs="Times New Roman"/>
          <w:color w:val="auto"/>
          <w:sz w:val="21"/>
          <w:szCs w:val="21"/>
          <w:lang w:val="en-US" w:eastAsia="zh-CN"/>
        </w:rPr>
        <w:t>均表现为受他人之托、为他人处理事务。但是，代理权限的明确性和行为实施的单次性不便于数据受托者开展长效监督，行纪活动的商业属性也与个人数据受托的初衷相背离。值得一提的</w:t>
      </w:r>
      <w:ins w:id="177" w:author="游刃鲤鱼" w:date="2025-08-29T19:51:09Z">
        <w:r>
          <w:rPr>
            <w:rFonts w:hint="eastAsia" w:ascii="Times New Roman" w:hAnsi="Times New Roman" w:cs="Times New Roman"/>
            <w:color w:val="auto"/>
            <w:sz w:val="21"/>
            <w:szCs w:val="21"/>
            <w:lang w:val="en-US" w:eastAsia="zh-CN"/>
          </w:rPr>
          <w:t>还有</w:t>
        </w:r>
      </w:ins>
      <w:del w:id="178" w:author="游刃鲤鱼" w:date="2025-08-29T19:51:08Z">
        <w:r>
          <w:rPr>
            <w:rFonts w:hint="eastAsia" w:ascii="Times New Roman" w:hAnsi="Times New Roman" w:cs="Times New Roman"/>
            <w:color w:val="auto"/>
            <w:sz w:val="21"/>
            <w:szCs w:val="21"/>
            <w:lang w:val="en-US" w:eastAsia="zh-CN"/>
          </w:rPr>
          <w:delText>是</w:delText>
        </w:r>
      </w:del>
      <w:r>
        <w:rPr>
          <w:rFonts w:hint="eastAsia" w:ascii="Times New Roman" w:hAnsi="Times New Roman" w:cs="Times New Roman"/>
          <w:color w:val="auto"/>
          <w:sz w:val="21"/>
          <w:szCs w:val="21"/>
          <w:lang w:val="en-US" w:eastAsia="zh-CN"/>
        </w:rPr>
        <w:t>“数据经纪人”，中国电子信息行业联合会将其界定为“开展数据要素市场流通中介服务的社会性数据经纪机构，分为数据应用型、技术服务型和受托行权型。”</w:t>
      </w:r>
      <w:r>
        <w:rPr>
          <w:rStyle w:val="8"/>
          <w:rFonts w:hint="eastAsia" w:ascii="Times New Roman" w:hAnsi="Times New Roman" w:cs="Times New Roman"/>
          <w:color w:val="auto"/>
          <w:sz w:val="21"/>
          <w:szCs w:val="21"/>
          <w:lang w:val="en-US" w:eastAsia="zh-CN"/>
        </w:rPr>
        <w:footnoteReference w:id="13"/>
      </w:r>
      <w:r>
        <w:rPr>
          <w:rFonts w:hint="eastAsia" w:ascii="Times New Roman" w:hAnsi="Times New Roman" w:cs="Times New Roman"/>
          <w:color w:val="auto"/>
          <w:sz w:val="21"/>
          <w:szCs w:val="21"/>
          <w:lang w:val="en-US" w:eastAsia="zh-CN"/>
        </w:rPr>
        <w:t>其中，受托行权型数据经纪人似与数据受托者理念相合，但现阶段，数据经纪人主要通过政府公开、商业购买、相互交换等方式收集数据，</w:t>
      </w:r>
      <w:r>
        <w:rPr>
          <w:rStyle w:val="8"/>
          <w:rFonts w:hint="eastAsia" w:ascii="Times New Roman" w:hAnsi="Times New Roman" w:cs="Times New Roman"/>
          <w:color w:val="auto"/>
          <w:sz w:val="21"/>
          <w:szCs w:val="21"/>
          <w:lang w:val="en-US" w:eastAsia="zh-CN"/>
        </w:rPr>
        <w:footnoteReference w:id="14"/>
      </w:r>
      <w:r>
        <w:rPr>
          <w:rFonts w:hint="eastAsia" w:ascii="Times New Roman" w:hAnsi="Times New Roman" w:cs="Times New Roman"/>
          <w:color w:val="auto"/>
          <w:sz w:val="21"/>
          <w:szCs w:val="21"/>
          <w:lang w:val="en-US" w:eastAsia="zh-CN"/>
        </w:rPr>
        <w:t>面向本身持有丰富数据资源的数据处理者或者依赖现成产品的数据需求方，重在对接数据资源、撮合进场交易、解决客户需求，并不直接面向个人数据来源者；而个人数据受托的目标是在保障个人权益的基础上促进数据流通，二者存在相通之处，但并不能直接划等号。</w:t>
      </w:r>
    </w:p>
    <w:p w14:paraId="48F9248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179" w:author="游刃鲤鱼" w:date="2025-08-28T20:17:17Z"/>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于是，问题便转换成，应当将个人数据受托界定为委托关系还是信托关系？本文认为，信托关系更契合个人数据受托的价值追求</w:t>
      </w:r>
      <w:ins w:id="180" w:author="游刃鲤鱼" w:date="2025-08-29T16:03:38Z">
        <w:r>
          <w:rPr>
            <w:rFonts w:hint="eastAsia" w:ascii="Times New Roman" w:hAnsi="Times New Roman" w:cs="Times New Roman"/>
            <w:color w:val="auto"/>
            <w:sz w:val="21"/>
            <w:szCs w:val="21"/>
            <w:lang w:val="en-US" w:eastAsia="zh-CN"/>
          </w:rPr>
          <w:t>，</w:t>
        </w:r>
      </w:ins>
      <w:del w:id="181" w:author="游刃鲤鱼" w:date="2025-08-29T16:03:38Z">
        <w:r>
          <w:rPr>
            <w:rFonts w:hint="eastAsia" w:ascii="Times New Roman" w:hAnsi="Times New Roman" w:cs="Times New Roman"/>
            <w:color w:val="auto"/>
            <w:sz w:val="21"/>
            <w:szCs w:val="21"/>
            <w:lang w:val="en-US" w:eastAsia="zh-CN"/>
          </w:rPr>
          <w:delText>。</w:delText>
        </w:r>
      </w:del>
      <w:ins w:id="182" w:author="游刃鲤鱼" w:date="2025-08-29T16:03:32Z">
        <w:r>
          <w:rPr>
            <w:rFonts w:hint="eastAsia" w:ascii="Times New Roman" w:hAnsi="Times New Roman" w:cs="Times New Roman"/>
            <w:color w:val="auto"/>
            <w:sz w:val="21"/>
            <w:szCs w:val="21"/>
            <w:lang w:val="en-US" w:eastAsia="zh-CN"/>
          </w:rPr>
          <w:t>理由</w:t>
        </w:r>
      </w:ins>
      <w:ins w:id="183" w:author="游刃鲤鱼" w:date="2025-08-29T16:03:36Z">
        <w:r>
          <w:rPr>
            <w:rFonts w:hint="eastAsia" w:ascii="Times New Roman" w:hAnsi="Times New Roman" w:cs="Times New Roman"/>
            <w:color w:val="auto"/>
            <w:sz w:val="21"/>
            <w:szCs w:val="21"/>
            <w:lang w:val="en-US" w:eastAsia="zh-CN"/>
          </w:rPr>
          <w:t>在于</w:t>
        </w:r>
      </w:ins>
      <w:ins w:id="184" w:author="游刃鲤鱼" w:date="2025-08-29T16:03:37Z">
        <w:r>
          <w:rPr>
            <w:rFonts w:hint="eastAsia" w:ascii="Times New Roman" w:hAnsi="Times New Roman" w:cs="Times New Roman"/>
            <w:color w:val="auto"/>
            <w:sz w:val="21"/>
            <w:szCs w:val="21"/>
            <w:lang w:val="en-US" w:eastAsia="zh-CN"/>
          </w:rPr>
          <w:t>：</w:t>
        </w:r>
      </w:ins>
    </w:p>
    <w:p w14:paraId="2BF76FD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185" w:author="游刃鲤鱼" w:date="2025-08-29T16:04:33Z"/>
          <w:rFonts w:hint="eastAsia" w:ascii="Times New Roman" w:hAnsi="Times New Roman" w:cs="Times New Roman"/>
          <w:color w:val="auto"/>
          <w:sz w:val="21"/>
          <w:szCs w:val="21"/>
          <w:lang w:val="en-US" w:eastAsia="zh-CN"/>
        </w:rPr>
      </w:pPr>
      <w:ins w:id="186" w:author="游刃鲤鱼" w:date="2025-08-29T16:04:33Z">
        <w:r>
          <w:rPr>
            <w:rFonts w:hint="eastAsia" w:ascii="Times New Roman" w:hAnsi="Times New Roman" w:cs="Times New Roman"/>
            <w:color w:val="auto"/>
            <w:sz w:val="21"/>
            <w:szCs w:val="21"/>
            <w:lang w:val="en-US" w:eastAsia="zh-CN"/>
          </w:rPr>
          <w:t>第一，委托关系</w:t>
        </w:r>
      </w:ins>
      <w:ins w:id="187" w:author="游刃鲤鱼" w:date="2025-08-29T19:54:31Z">
        <w:r>
          <w:rPr>
            <w:rFonts w:hint="eastAsia" w:ascii="Times New Roman" w:hAnsi="Times New Roman" w:cs="Times New Roman"/>
            <w:color w:val="auto"/>
            <w:sz w:val="21"/>
            <w:szCs w:val="21"/>
            <w:lang w:val="en-US" w:eastAsia="zh-CN"/>
          </w:rPr>
          <w:t>通常</w:t>
        </w:r>
      </w:ins>
      <w:ins w:id="188" w:author="游刃鲤鱼" w:date="2025-08-29T16:04:33Z">
        <w:r>
          <w:rPr>
            <w:rFonts w:hint="eastAsia" w:ascii="Times New Roman" w:hAnsi="Times New Roman" w:cs="Times New Roman"/>
            <w:color w:val="auto"/>
            <w:sz w:val="21"/>
            <w:szCs w:val="21"/>
            <w:lang w:val="en-US" w:eastAsia="zh-CN"/>
          </w:rPr>
          <w:t>适用于短期</w:t>
        </w:r>
      </w:ins>
      <w:ins w:id="189" w:author="游刃鲤鱼" w:date="2025-08-29T19:54:36Z">
        <w:r>
          <w:rPr>
            <w:rFonts w:hint="eastAsia" w:ascii="Times New Roman" w:hAnsi="Times New Roman" w:cs="Times New Roman"/>
            <w:color w:val="auto"/>
            <w:sz w:val="21"/>
            <w:szCs w:val="21"/>
            <w:lang w:val="en-US" w:eastAsia="zh-CN"/>
          </w:rPr>
          <w:t>或</w:t>
        </w:r>
      </w:ins>
      <w:ins w:id="190" w:author="游刃鲤鱼" w:date="2025-08-29T19:54:38Z">
        <w:r>
          <w:rPr>
            <w:rFonts w:hint="eastAsia" w:ascii="Times New Roman" w:hAnsi="Times New Roman" w:cs="Times New Roman"/>
            <w:color w:val="auto"/>
            <w:sz w:val="21"/>
            <w:szCs w:val="21"/>
            <w:lang w:val="en-US" w:eastAsia="zh-CN"/>
          </w:rPr>
          <w:t>一次性</w:t>
        </w:r>
      </w:ins>
      <w:ins w:id="191" w:author="游刃鲤鱼" w:date="2025-08-29T16:04:33Z">
        <w:r>
          <w:rPr>
            <w:rFonts w:hint="eastAsia" w:ascii="Times New Roman" w:hAnsi="Times New Roman" w:cs="Times New Roman"/>
            <w:color w:val="auto"/>
            <w:sz w:val="21"/>
            <w:szCs w:val="21"/>
            <w:lang w:val="en-US" w:eastAsia="zh-CN"/>
          </w:rPr>
          <w:t>的事务处理，事毕则止，故而对受托人的资质要求较低。</w:t>
        </w:r>
      </w:ins>
      <w:ins w:id="192" w:author="游刃鲤鱼" w:date="2025-08-29T16:04:33Z">
        <w:r>
          <w:rPr>
            <w:rStyle w:val="8"/>
            <w:rFonts w:hint="eastAsia" w:ascii="Times New Roman" w:hAnsi="Times New Roman" w:cs="Times New Roman"/>
            <w:color w:val="auto"/>
            <w:sz w:val="21"/>
            <w:szCs w:val="21"/>
            <w:lang w:val="en-US" w:eastAsia="zh-CN"/>
          </w:rPr>
          <w:footnoteReference w:id="15"/>
        </w:r>
      </w:ins>
      <w:ins w:id="193" w:author="游刃鲤鱼" w:date="2025-08-29T16:04:33Z">
        <w:r>
          <w:rPr>
            <w:rFonts w:hint="eastAsia" w:ascii="Times New Roman" w:hAnsi="Times New Roman" w:cs="Times New Roman"/>
            <w:color w:val="auto"/>
            <w:sz w:val="21"/>
            <w:szCs w:val="21"/>
            <w:lang w:val="en-US" w:eastAsia="zh-CN"/>
          </w:rPr>
          <w:t>然而，数据的价值只有在流通利用中方能体现，且会随着利用程度的加深与应用场景的细化而不断增值，委托关系并不足以</w:t>
        </w:r>
      </w:ins>
      <w:ins w:id="194" w:author="游刃鲤鱼" w:date="2025-08-29T19:53:47Z">
        <w:r>
          <w:rPr>
            <w:rFonts w:hint="eastAsia" w:ascii="Times New Roman" w:hAnsi="Times New Roman" w:cs="Times New Roman"/>
            <w:color w:val="auto"/>
            <w:sz w:val="21"/>
            <w:szCs w:val="21"/>
            <w:lang w:val="en-US" w:eastAsia="zh-CN"/>
          </w:rPr>
          <w:t>适应</w:t>
        </w:r>
      </w:ins>
      <w:ins w:id="195" w:author="游刃鲤鱼" w:date="2025-08-29T16:04:33Z">
        <w:r>
          <w:rPr>
            <w:rFonts w:hint="eastAsia" w:ascii="Times New Roman" w:hAnsi="Times New Roman" w:cs="Times New Roman"/>
            <w:color w:val="auto"/>
            <w:sz w:val="21"/>
            <w:szCs w:val="21"/>
            <w:lang w:val="en-US" w:eastAsia="zh-CN"/>
          </w:rPr>
          <w:t>这一过程。相比之下，信托行业设置了较高的准入门槛，建立了严格的监管体系，信托受托人在专业知识、技术水平、软硬设施、安全保障等方面更具优势，因而更符合数据受托者的职能定位。以信托关系为基础的数据受托更具长期性与稳定性，既有利于数据流通利用的接续性，也便于推进数据资产化管理。</w:t>
        </w:r>
      </w:ins>
    </w:p>
    <w:p w14:paraId="7ADD889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196" w:author="游刃鲤鱼" w:date="2025-08-28T20:17:20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w:t>
      </w:r>
      <w:ins w:id="197" w:author="游刃鲤鱼" w:date="2025-08-29T16:04:37Z">
        <w:r>
          <w:rPr>
            <w:rFonts w:hint="eastAsia" w:ascii="Times New Roman" w:hAnsi="Times New Roman" w:cs="Times New Roman"/>
            <w:color w:val="auto"/>
            <w:sz w:val="21"/>
            <w:szCs w:val="21"/>
            <w:lang w:val="en-US" w:eastAsia="zh-CN"/>
          </w:rPr>
          <w:t>二</w:t>
        </w:r>
      </w:ins>
      <w:del w:id="198" w:author="游刃鲤鱼" w:date="2025-08-29T16:04:35Z">
        <w:r>
          <w:rPr>
            <w:rFonts w:hint="eastAsia" w:ascii="Times New Roman" w:hAnsi="Times New Roman" w:cs="Times New Roman"/>
            <w:color w:val="auto"/>
            <w:sz w:val="21"/>
            <w:szCs w:val="21"/>
            <w:lang w:val="en-US" w:eastAsia="zh-CN"/>
          </w:rPr>
          <w:delText>一</w:delText>
        </w:r>
      </w:del>
      <w:r>
        <w:rPr>
          <w:rFonts w:hint="eastAsia" w:ascii="Times New Roman" w:hAnsi="Times New Roman" w:cs="Times New Roman"/>
          <w:color w:val="auto"/>
          <w:sz w:val="21"/>
          <w:szCs w:val="21"/>
          <w:lang w:val="en-US" w:eastAsia="zh-CN"/>
        </w:rPr>
        <w:t>，委托受托人的权限较为被动，其仅能以委托人名义从事活动，并严格按照委托人指示处理事务。若将数据受托解释为委托关系，那么数据受托者的所有行为均受制于个人指令，这对个人来说不是权利而是负担</w:t>
      </w:r>
      <w:del w:id="199" w:author="游刃鲤鱼" w:date="2025-08-29T19:56:00Z">
        <w:r>
          <w:rPr>
            <w:rFonts w:hint="eastAsia" w:ascii="Times New Roman" w:hAnsi="Times New Roman" w:cs="Times New Roman"/>
            <w:color w:val="auto"/>
            <w:sz w:val="21"/>
            <w:szCs w:val="21"/>
            <w:lang w:val="en-US" w:eastAsia="zh-CN"/>
          </w:rPr>
          <w:delText>，也将架空数据受托制度</w:delText>
        </w:r>
      </w:del>
      <w:r>
        <w:rPr>
          <w:rFonts w:hint="eastAsia" w:ascii="Times New Roman" w:hAnsi="Times New Roman" w:cs="Times New Roman"/>
          <w:color w:val="auto"/>
          <w:sz w:val="21"/>
          <w:szCs w:val="21"/>
          <w:lang w:val="en-US" w:eastAsia="zh-CN"/>
        </w:rPr>
        <w:t>。</w:t>
      </w:r>
      <w:ins w:id="200" w:author="游刃鲤鱼" w:date="2025-08-29T19:56:18Z">
        <w:r>
          <w:rPr>
            <w:rFonts w:hint="eastAsia" w:ascii="Times New Roman" w:hAnsi="Times New Roman" w:cs="Times New Roman"/>
            <w:color w:val="auto"/>
            <w:sz w:val="21"/>
            <w:szCs w:val="21"/>
            <w:lang w:val="en-US" w:eastAsia="zh-CN"/>
          </w:rPr>
          <w:t>即便</w:t>
        </w:r>
      </w:ins>
      <w:ins w:id="201" w:author="游刃鲤鱼" w:date="2025-08-29T19:56:20Z">
        <w:r>
          <w:rPr>
            <w:rFonts w:hint="eastAsia" w:ascii="Times New Roman" w:hAnsi="Times New Roman" w:cs="Times New Roman"/>
            <w:color w:val="auto"/>
            <w:sz w:val="21"/>
            <w:szCs w:val="21"/>
            <w:lang w:val="en-US" w:eastAsia="zh-CN"/>
          </w:rPr>
          <w:t>可</w:t>
        </w:r>
      </w:ins>
      <w:ins w:id="202" w:author="游刃鲤鱼" w:date="2025-08-29T19:56:21Z">
        <w:r>
          <w:rPr>
            <w:rFonts w:hint="eastAsia" w:ascii="Times New Roman" w:hAnsi="Times New Roman" w:cs="Times New Roman"/>
            <w:color w:val="auto"/>
            <w:sz w:val="21"/>
            <w:szCs w:val="21"/>
            <w:lang w:val="en-US" w:eastAsia="zh-CN"/>
          </w:rPr>
          <w:t>通过</w:t>
        </w:r>
      </w:ins>
      <w:ins w:id="203" w:author="游刃鲤鱼" w:date="2025-08-29T19:57:39Z">
        <w:r>
          <w:rPr>
            <w:rFonts w:hint="eastAsia" w:ascii="Times New Roman" w:hAnsi="Times New Roman" w:cs="Times New Roman"/>
            <w:color w:val="auto"/>
            <w:sz w:val="21"/>
            <w:szCs w:val="21"/>
            <w:lang w:val="en-US" w:eastAsia="zh-CN"/>
          </w:rPr>
          <w:t>特别</w:t>
        </w:r>
      </w:ins>
      <w:ins w:id="204" w:author="游刃鲤鱼" w:date="2025-08-29T19:56:23Z">
        <w:r>
          <w:rPr>
            <w:rFonts w:hint="eastAsia" w:ascii="Times New Roman" w:hAnsi="Times New Roman" w:cs="Times New Roman"/>
            <w:color w:val="auto"/>
            <w:sz w:val="21"/>
            <w:szCs w:val="21"/>
            <w:lang w:val="en-US" w:eastAsia="zh-CN"/>
          </w:rPr>
          <w:t>授权</w:t>
        </w:r>
      </w:ins>
      <w:ins w:id="205" w:author="游刃鲤鱼" w:date="2025-08-29T19:56:36Z">
        <w:r>
          <w:rPr>
            <w:rFonts w:hint="eastAsia" w:ascii="Times New Roman" w:hAnsi="Times New Roman" w:cs="Times New Roman"/>
            <w:color w:val="auto"/>
            <w:sz w:val="21"/>
            <w:szCs w:val="21"/>
            <w:lang w:val="en-US" w:eastAsia="zh-CN"/>
          </w:rPr>
          <w:t>扩大</w:t>
        </w:r>
      </w:ins>
      <w:ins w:id="206" w:author="游刃鲤鱼" w:date="2025-08-29T19:56:39Z">
        <w:r>
          <w:rPr>
            <w:rFonts w:hint="eastAsia" w:ascii="Times New Roman" w:hAnsi="Times New Roman" w:cs="Times New Roman"/>
            <w:color w:val="auto"/>
            <w:sz w:val="21"/>
            <w:szCs w:val="21"/>
            <w:lang w:val="en-US" w:eastAsia="zh-CN"/>
          </w:rPr>
          <w:t>受托人</w:t>
        </w:r>
      </w:ins>
      <w:ins w:id="207" w:author="游刃鲤鱼" w:date="2025-08-29T19:56:40Z">
        <w:r>
          <w:rPr>
            <w:rFonts w:hint="eastAsia" w:ascii="Times New Roman" w:hAnsi="Times New Roman" w:cs="Times New Roman"/>
            <w:color w:val="auto"/>
            <w:sz w:val="21"/>
            <w:szCs w:val="21"/>
            <w:lang w:val="en-US" w:eastAsia="zh-CN"/>
          </w:rPr>
          <w:t>权限，</w:t>
        </w:r>
      </w:ins>
      <w:ins w:id="208" w:author="游刃鲤鱼" w:date="2025-08-29T19:56:42Z">
        <w:r>
          <w:rPr>
            <w:rFonts w:hint="eastAsia" w:ascii="Times New Roman" w:hAnsi="Times New Roman" w:cs="Times New Roman"/>
            <w:color w:val="auto"/>
            <w:sz w:val="21"/>
            <w:szCs w:val="21"/>
            <w:lang w:val="en-US" w:eastAsia="zh-CN"/>
          </w:rPr>
          <w:t>也</w:t>
        </w:r>
      </w:ins>
      <w:ins w:id="209" w:author="游刃鲤鱼" w:date="2025-08-29T19:57:43Z">
        <w:r>
          <w:rPr>
            <w:rFonts w:hint="eastAsia" w:ascii="Times New Roman" w:hAnsi="Times New Roman" w:cs="Times New Roman"/>
            <w:color w:val="auto"/>
            <w:sz w:val="21"/>
            <w:szCs w:val="21"/>
            <w:lang w:val="en-US" w:eastAsia="zh-CN"/>
          </w:rPr>
          <w:t>未必</w:t>
        </w:r>
      </w:ins>
      <w:ins w:id="210" w:author="游刃鲤鱼" w:date="2025-08-29T19:57:44Z">
        <w:r>
          <w:rPr>
            <w:rFonts w:hint="eastAsia" w:ascii="Times New Roman" w:hAnsi="Times New Roman" w:cs="Times New Roman"/>
            <w:color w:val="auto"/>
            <w:sz w:val="21"/>
            <w:szCs w:val="21"/>
            <w:lang w:val="en-US" w:eastAsia="zh-CN"/>
          </w:rPr>
          <w:t>能够</w:t>
        </w:r>
      </w:ins>
      <w:ins w:id="211" w:author="游刃鲤鱼" w:date="2025-08-29T19:57:45Z">
        <w:r>
          <w:rPr>
            <w:rFonts w:hint="eastAsia" w:ascii="Times New Roman" w:hAnsi="Times New Roman" w:cs="Times New Roman"/>
            <w:color w:val="auto"/>
            <w:sz w:val="21"/>
            <w:szCs w:val="21"/>
            <w:lang w:val="en-US" w:eastAsia="zh-CN"/>
          </w:rPr>
          <w:t>满足</w:t>
        </w:r>
      </w:ins>
      <w:ins w:id="212" w:author="游刃鲤鱼" w:date="2025-08-29T19:57:49Z">
        <w:r>
          <w:rPr>
            <w:rFonts w:hint="eastAsia" w:ascii="Times New Roman" w:hAnsi="Times New Roman" w:cs="Times New Roman"/>
            <w:color w:val="auto"/>
            <w:sz w:val="21"/>
            <w:szCs w:val="21"/>
            <w:lang w:val="en-US" w:eastAsia="zh-CN"/>
          </w:rPr>
          <w:t>数据</w:t>
        </w:r>
      </w:ins>
      <w:ins w:id="213" w:author="游刃鲤鱼" w:date="2025-08-29T19:57:53Z">
        <w:r>
          <w:rPr>
            <w:rFonts w:hint="eastAsia" w:ascii="Times New Roman" w:hAnsi="Times New Roman" w:cs="Times New Roman"/>
            <w:color w:val="auto"/>
            <w:sz w:val="21"/>
            <w:szCs w:val="21"/>
            <w:lang w:val="en-US" w:eastAsia="zh-CN"/>
          </w:rPr>
          <w:t>流通利用</w:t>
        </w:r>
      </w:ins>
      <w:ins w:id="214" w:author="游刃鲤鱼" w:date="2025-08-29T19:57:54Z">
        <w:r>
          <w:rPr>
            <w:rFonts w:hint="eastAsia" w:ascii="Times New Roman" w:hAnsi="Times New Roman" w:cs="Times New Roman"/>
            <w:color w:val="auto"/>
            <w:sz w:val="21"/>
            <w:szCs w:val="21"/>
            <w:lang w:val="en-US" w:eastAsia="zh-CN"/>
          </w:rPr>
          <w:t>的</w:t>
        </w:r>
      </w:ins>
      <w:ins w:id="215" w:author="游刃鲤鱼" w:date="2025-08-29T19:57:55Z">
        <w:r>
          <w:rPr>
            <w:rFonts w:hint="eastAsia" w:ascii="Times New Roman" w:hAnsi="Times New Roman" w:cs="Times New Roman"/>
            <w:color w:val="auto"/>
            <w:sz w:val="21"/>
            <w:szCs w:val="21"/>
            <w:lang w:val="en-US" w:eastAsia="zh-CN"/>
          </w:rPr>
          <w:t>需求。</w:t>
        </w:r>
      </w:ins>
      <w:r>
        <w:rPr>
          <w:rFonts w:hint="eastAsia" w:ascii="Times New Roman" w:hAnsi="Times New Roman" w:cs="Times New Roman"/>
          <w:color w:val="auto"/>
          <w:sz w:val="21"/>
          <w:szCs w:val="21"/>
          <w:lang w:val="en-US" w:eastAsia="zh-CN"/>
        </w:rPr>
        <w:t>相比之下，信托受托人因承受信托财产的名义所有权而得以自己的名义处理信托事务，权限</w:t>
      </w:r>
      <w:ins w:id="216" w:author="游刃鲤鱼" w:date="2025-08-28T20:21:28Z">
        <w:r>
          <w:rPr>
            <w:rFonts w:hint="eastAsia" w:ascii="Times New Roman" w:hAnsi="Times New Roman" w:cs="Times New Roman"/>
            <w:color w:val="auto"/>
            <w:sz w:val="21"/>
            <w:szCs w:val="21"/>
            <w:lang w:val="en-US" w:eastAsia="zh-CN"/>
          </w:rPr>
          <w:t>更</w:t>
        </w:r>
      </w:ins>
      <w:del w:id="217" w:author="游刃鲤鱼" w:date="2025-08-28T20:21:27Z">
        <w:r>
          <w:rPr>
            <w:rFonts w:hint="eastAsia" w:ascii="Times New Roman" w:hAnsi="Times New Roman" w:cs="Times New Roman"/>
            <w:color w:val="auto"/>
            <w:sz w:val="21"/>
            <w:szCs w:val="21"/>
            <w:lang w:val="en-US" w:eastAsia="zh-CN"/>
          </w:rPr>
          <w:delText>较</w:delText>
        </w:r>
      </w:del>
      <w:r>
        <w:rPr>
          <w:rFonts w:hint="eastAsia" w:ascii="Times New Roman" w:hAnsi="Times New Roman" w:cs="Times New Roman"/>
          <w:color w:val="auto"/>
          <w:sz w:val="21"/>
          <w:szCs w:val="21"/>
          <w:lang w:val="en-US" w:eastAsia="zh-CN"/>
        </w:rPr>
        <w:t>为丰满，不受委托人或受益人随意干涉。</w:t>
      </w:r>
      <w:r>
        <w:rPr>
          <w:rStyle w:val="8"/>
          <w:rFonts w:hint="eastAsia" w:ascii="Times New Roman" w:hAnsi="Times New Roman" w:cs="Times New Roman"/>
          <w:color w:val="auto"/>
          <w:sz w:val="21"/>
          <w:szCs w:val="21"/>
          <w:lang w:val="en-US" w:eastAsia="zh-CN"/>
        </w:rPr>
        <w:footnoteReference w:id="16"/>
      </w:r>
      <w:r>
        <w:rPr>
          <w:rFonts w:hint="eastAsia" w:ascii="Times New Roman" w:hAnsi="Times New Roman" w:cs="Times New Roman"/>
          <w:color w:val="auto"/>
          <w:sz w:val="21"/>
          <w:szCs w:val="21"/>
          <w:lang w:val="en-US" w:eastAsia="zh-CN"/>
        </w:rPr>
        <w:t>将数据受托解释为信托关系，意味着数据受托者能够在授权范围内享有充分的行动自主权，诸如以何种具体方式开发利用数据，确定数据应用场景与授权范围，选择合适的数据处理者或数据需求方，采取何种措施监督数据利用活动等，只要其始终坚持以来源者利益为导向。这有利于弥补个人数据来源者在技术优势与信息差距上的劣势，在保障数据安全与个人权利的前提下释放数据价值。</w:t>
      </w:r>
    </w:p>
    <w:p w14:paraId="1EB9320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del w:id="218" w:author="游刃鲤鱼" w:date="2025-08-29T16:04:33Z">
        <w:r>
          <w:rPr>
            <w:rFonts w:hint="eastAsia" w:ascii="Times New Roman" w:hAnsi="Times New Roman" w:cs="Times New Roman"/>
            <w:color w:val="auto"/>
            <w:sz w:val="21"/>
            <w:szCs w:val="21"/>
            <w:lang w:val="en-US" w:eastAsia="zh-CN"/>
          </w:rPr>
          <w:delText>第二，委托关系多适用于相对简单、短期的事务处理，且通常是一次性的，事毕则止，故而对受托人的资质要求较低。</w:delText>
        </w:r>
      </w:del>
      <w:del w:id="219" w:author="游刃鲤鱼" w:date="2025-08-29T16:04:33Z">
        <w:r>
          <w:rPr>
            <w:rStyle w:val="8"/>
            <w:rFonts w:hint="eastAsia" w:ascii="Times New Roman" w:hAnsi="Times New Roman" w:cs="Times New Roman"/>
            <w:color w:val="auto"/>
            <w:sz w:val="21"/>
            <w:szCs w:val="21"/>
            <w:lang w:val="en-US" w:eastAsia="zh-CN"/>
          </w:rPr>
          <w:footnoteReference w:id="17"/>
        </w:r>
      </w:del>
      <w:del w:id="220" w:author="游刃鲤鱼" w:date="2025-08-29T16:04:33Z">
        <w:r>
          <w:rPr>
            <w:rFonts w:hint="eastAsia" w:ascii="Times New Roman" w:hAnsi="Times New Roman" w:cs="Times New Roman"/>
            <w:color w:val="auto"/>
            <w:sz w:val="21"/>
            <w:szCs w:val="21"/>
            <w:lang w:val="en-US" w:eastAsia="zh-CN"/>
          </w:rPr>
          <w:delText>然而，数据的价值只有在流通利用中方能体现，且会随着利用程度的加深与应用场景的细化而不断增值，委托关系并不足以支撑这一长期过程。相比之下，信托行业设置了较高的准入门槛，建立了严格的监管体系，信托受托人在专业知识、技术水平、软硬设施、安全保障等方面更具优势，因而更符合数据受托者的职能定位。以信托关系为基础的数据受托更具长期性与稳定性，既有利于数据流通利用的接续性，也便于推进数据资产化管理。</w:delText>
        </w:r>
      </w:del>
      <w:r>
        <w:rPr>
          <w:rFonts w:hint="eastAsia" w:ascii="Times New Roman" w:hAnsi="Times New Roman" w:cs="Times New Roman"/>
          <w:color w:val="auto"/>
          <w:sz w:val="21"/>
          <w:szCs w:val="21"/>
          <w:lang w:val="en-US" w:eastAsia="zh-CN"/>
        </w:rPr>
        <w:t>第三，委托受托人的义务源自合同约定，体现当事人意思自治，而信托受托人所需负担的忠实、谨慎义务属于信义义务，其强行法色彩明显，更能有效约束受托人，消减信息不对称可能滋生的道德风险，维护社会信任。</w:t>
      </w:r>
      <w:r>
        <w:rPr>
          <w:rStyle w:val="8"/>
          <w:rFonts w:hint="eastAsia" w:ascii="Times New Roman" w:hAnsi="Times New Roman" w:cs="Times New Roman"/>
          <w:color w:val="auto"/>
          <w:sz w:val="21"/>
          <w:szCs w:val="21"/>
          <w:lang w:val="en-US" w:eastAsia="zh-CN"/>
        </w:rPr>
        <w:footnoteReference w:id="18"/>
      </w:r>
      <w:r>
        <w:rPr>
          <w:rFonts w:hint="eastAsia" w:ascii="Times New Roman" w:hAnsi="Times New Roman" w:cs="Times New Roman"/>
          <w:color w:val="auto"/>
          <w:sz w:val="21"/>
          <w:szCs w:val="21"/>
          <w:lang w:val="en-US" w:eastAsia="zh-CN"/>
        </w:rPr>
        <w:t>数据要素领域天然存在主体之间信息不对称的问题，纯粹的约定义务不足以防止受托人滥用信息优势</w:t>
      </w:r>
      <w:ins w:id="221" w:author="游刃鲤鱼" w:date="2025-08-29T19:58:40Z">
        <w:r>
          <w:rPr>
            <w:rFonts w:hint="eastAsia" w:ascii="Times New Roman" w:hAnsi="Times New Roman" w:cs="Times New Roman"/>
            <w:color w:val="auto"/>
            <w:sz w:val="21"/>
            <w:szCs w:val="21"/>
            <w:lang w:val="en-US" w:eastAsia="zh-CN"/>
          </w:rPr>
          <w:t>、</w:t>
        </w:r>
      </w:ins>
      <w:r>
        <w:rPr>
          <w:rFonts w:hint="eastAsia" w:ascii="Times New Roman" w:hAnsi="Times New Roman" w:cs="Times New Roman"/>
          <w:color w:val="auto"/>
          <w:sz w:val="21"/>
          <w:szCs w:val="21"/>
          <w:lang w:val="en-US" w:eastAsia="zh-CN"/>
        </w:rPr>
        <w:t>损害委托人利益；相比之下，将数据受托解释为信托关系，</w:t>
      </w:r>
      <w:del w:id="222" w:author="游刃鲤鱼" w:date="2025-08-29T19:59:07Z">
        <w:r>
          <w:rPr>
            <w:rFonts w:hint="eastAsia" w:ascii="Times New Roman" w:hAnsi="Times New Roman" w:cs="Times New Roman"/>
            <w:color w:val="auto"/>
            <w:sz w:val="21"/>
            <w:szCs w:val="21"/>
            <w:lang w:val="en-US" w:eastAsia="zh-CN"/>
          </w:rPr>
          <w:delText>课予数据受托者信义义务，</w:delText>
        </w:r>
      </w:del>
      <w:r>
        <w:rPr>
          <w:rFonts w:hint="eastAsia" w:ascii="Times New Roman" w:hAnsi="Times New Roman" w:cs="Times New Roman"/>
          <w:color w:val="auto"/>
          <w:sz w:val="21"/>
          <w:szCs w:val="21"/>
          <w:lang w:val="en-US" w:eastAsia="zh-CN"/>
        </w:rPr>
        <w:t>要求</w:t>
      </w:r>
      <w:ins w:id="223" w:author="游刃鲤鱼" w:date="2025-08-29T19:59:05Z">
        <w:r>
          <w:rPr>
            <w:rFonts w:hint="eastAsia" w:ascii="Times New Roman" w:hAnsi="Times New Roman" w:cs="Times New Roman"/>
            <w:color w:val="auto"/>
            <w:sz w:val="21"/>
            <w:szCs w:val="21"/>
            <w:lang w:val="en-US" w:eastAsia="zh-CN"/>
          </w:rPr>
          <w:t>受托人</w:t>
        </w:r>
      </w:ins>
      <w:r>
        <w:rPr>
          <w:rFonts w:hint="eastAsia" w:ascii="Times New Roman" w:hAnsi="Times New Roman" w:cs="Times New Roman"/>
          <w:color w:val="auto"/>
          <w:sz w:val="21"/>
          <w:szCs w:val="21"/>
          <w:lang w:val="en-US" w:eastAsia="zh-CN"/>
        </w:rPr>
        <w:t>其主动、全面、清晰地披露数据处理全流程信息，有利于保障数据安全，防范或化解可能出现的权益纠纷和安全风险。此外，信托财产独立于受托人的固有财产，之于数据受托，这在理论上可防止数据受托者因取得数据持有权而变相侵占数据，导致来源者失去对数据的控制，在实践上要求数据受托者采取物理或技术隔离措施，对个人数据进行“专户管理”，以保障来源者利益。</w:t>
      </w:r>
    </w:p>
    <w:p w14:paraId="385187A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综上所述，</w:t>
      </w:r>
      <w:r>
        <w:rPr>
          <w:rFonts w:hint="default" w:ascii="Times New Roman" w:hAnsi="Times New Roman" w:cs="Times New Roman"/>
          <w:color w:val="auto"/>
          <w:sz w:val="21"/>
          <w:szCs w:val="21"/>
          <w:lang w:val="en-US" w:eastAsia="zh-CN"/>
        </w:rPr>
        <w:t>将</w:t>
      </w:r>
      <w:r>
        <w:rPr>
          <w:rFonts w:hint="eastAsia" w:ascii="Times New Roman" w:hAnsi="Times New Roman" w:cs="Times New Roman"/>
          <w:color w:val="auto"/>
          <w:sz w:val="21"/>
          <w:szCs w:val="21"/>
          <w:lang w:val="en-US" w:eastAsia="zh-CN"/>
        </w:rPr>
        <w:t>个人数据信托解释为</w:t>
      </w:r>
      <w:r>
        <w:rPr>
          <w:rFonts w:hint="default" w:ascii="Times New Roman" w:hAnsi="Times New Roman" w:cs="Times New Roman"/>
          <w:color w:val="auto"/>
          <w:sz w:val="21"/>
          <w:szCs w:val="21"/>
          <w:lang w:val="en-US" w:eastAsia="zh-CN"/>
        </w:rPr>
        <w:t>信托法律关系，有利于拓展数据受托者的行为空间，</w:t>
      </w:r>
      <w:r>
        <w:rPr>
          <w:rFonts w:hint="eastAsia" w:ascii="Times New Roman" w:hAnsi="Times New Roman" w:cs="Times New Roman"/>
          <w:color w:val="auto"/>
          <w:sz w:val="21"/>
          <w:szCs w:val="21"/>
          <w:lang w:val="en-US" w:eastAsia="zh-CN"/>
        </w:rPr>
        <w:t>保障数据流通利用的持续性与安全性，从而更好地实现</w:t>
      </w:r>
      <w:r>
        <w:rPr>
          <w:rFonts w:hint="default" w:ascii="Times New Roman" w:hAnsi="Times New Roman" w:cs="Times New Roman"/>
          <w:color w:val="auto"/>
          <w:sz w:val="21"/>
          <w:szCs w:val="21"/>
          <w:lang w:val="en-US" w:eastAsia="zh-CN"/>
        </w:rPr>
        <w:t>个人数据来源者权</w:t>
      </w:r>
      <w:r>
        <w:rPr>
          <w:rFonts w:hint="eastAsia" w:ascii="Times New Roman" w:hAnsi="Times New Roman" w:cs="Times New Roman"/>
          <w:color w:val="auto"/>
          <w:sz w:val="21"/>
          <w:szCs w:val="21"/>
          <w:lang w:val="en-US" w:eastAsia="zh-CN"/>
        </w:rPr>
        <w:t>。</w:t>
      </w:r>
    </w:p>
    <w:p w14:paraId="0078197C">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（二）个人数据受托的实践模式</w:t>
      </w:r>
    </w:p>
    <w:p w14:paraId="307F711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yellow"/>
          <w:lang w:val="en-US" w:eastAsia="zh-CN"/>
        </w:rPr>
      </w:pPr>
      <w:r>
        <w:rPr>
          <w:rFonts w:hint="eastAsia" w:ascii="Times New Roman" w:hAnsi="Times New Roman" w:cs="Times New Roman"/>
          <w:color w:val="auto"/>
          <w:sz w:val="21"/>
          <w:szCs w:val="21"/>
          <w:lang w:val="en-US" w:eastAsia="zh-CN"/>
        </w:rPr>
        <w:t>关于个人数据受托的实践模式，目前主要存在两种典型构想，一是美国式信息受托人模式，通过明确数据处理者的信义义务，实现自上而下的监管；二是英国式第三方数据信托模式，由独立的第三方受托者聚合数据来源者权，对数据处理者进行自下而上的约束。下文将依次</w:t>
      </w:r>
      <w:ins w:id="224" w:author="游刃鲤鱼" w:date="2025-08-29T20:00:02Z">
        <w:r>
          <w:rPr>
            <w:rFonts w:hint="eastAsia" w:ascii="Times New Roman" w:hAnsi="Times New Roman" w:cs="Times New Roman"/>
            <w:color w:val="auto"/>
            <w:sz w:val="21"/>
            <w:szCs w:val="21"/>
            <w:lang w:val="en-US" w:eastAsia="zh-CN"/>
          </w:rPr>
          <w:t>介绍</w:t>
        </w:r>
      </w:ins>
      <w:del w:id="225" w:author="游刃鲤鱼" w:date="2025-08-29T20:00:01Z">
        <w:r>
          <w:rPr>
            <w:rFonts w:hint="eastAsia" w:ascii="Times New Roman" w:hAnsi="Times New Roman" w:cs="Times New Roman"/>
            <w:color w:val="auto"/>
            <w:sz w:val="21"/>
            <w:szCs w:val="21"/>
            <w:lang w:val="en-US" w:eastAsia="zh-CN"/>
          </w:rPr>
          <w:delText>述之</w:delText>
        </w:r>
      </w:del>
      <w:r>
        <w:rPr>
          <w:rFonts w:hint="eastAsia" w:ascii="Times New Roman" w:hAnsi="Times New Roman" w:cs="Times New Roman"/>
          <w:color w:val="auto"/>
          <w:sz w:val="21"/>
          <w:szCs w:val="21"/>
          <w:lang w:val="en-US" w:eastAsia="zh-CN"/>
        </w:rPr>
        <w:t>。</w:t>
      </w:r>
    </w:p>
    <w:p w14:paraId="7465CFD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r>
        <w:rPr>
          <w:rFonts w:hint="default" w:ascii="Times New Roman" w:hAnsi="Times New Roman" w:cs="Times New Roman" w:eastAsiaTheme="majorEastAsia"/>
          <w:b w:val="0"/>
          <w:bCs w:val="0"/>
          <w:sz w:val="21"/>
          <w:szCs w:val="21"/>
          <w:lang w:val="en-US" w:eastAsia="zh-CN"/>
        </w:rPr>
        <w:t xml:space="preserve">1. </w:t>
      </w:r>
      <w:r>
        <w:rPr>
          <w:rFonts w:hint="eastAsia" w:ascii="Times New Roman" w:hAnsi="Times New Roman" w:cs="Times New Roman" w:eastAsiaTheme="majorEastAsia"/>
          <w:b w:val="0"/>
          <w:bCs w:val="0"/>
          <w:sz w:val="21"/>
          <w:szCs w:val="21"/>
          <w:lang w:val="en-US" w:eastAsia="zh-CN"/>
        </w:rPr>
        <w:t>美国式</w:t>
      </w:r>
      <w:r>
        <w:rPr>
          <w:rFonts w:hint="default" w:ascii="Times New Roman" w:hAnsi="Times New Roman" w:cs="Times New Roman" w:eastAsiaTheme="majorEastAsia"/>
          <w:b w:val="0"/>
          <w:bCs w:val="0"/>
          <w:sz w:val="21"/>
          <w:szCs w:val="21"/>
          <w:lang w:val="en-US" w:eastAsia="zh-CN"/>
        </w:rPr>
        <w:t>信息受托人模式</w:t>
      </w:r>
    </w:p>
    <w:p w14:paraId="796ADB6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信息受托人，是指由于与他人的关系而对其在关系中获得的信息承担特殊责任的个人或企业。采集、分析、使用、出售、发布个人信息的网络服务提供商与云公司应被视为面向消费者和终端用户的信息受托人，并基于其特殊权力与特殊关系而承担有别于其他企业的信义义务，包括注意义务与忠实义务，前者表现为以谨慎和勤勉的方式行事，以免损害委托人、受益人的利益，后者要求其谨记委托人的利益并据此行事。</w:t>
      </w:r>
      <w:r>
        <w:rPr>
          <w:rStyle w:val="8"/>
          <w:rFonts w:hint="eastAsia" w:ascii="Times New Roman" w:hAnsi="Times New Roman" w:cs="Times New Roman"/>
          <w:color w:val="auto"/>
          <w:sz w:val="21"/>
          <w:szCs w:val="21"/>
          <w:lang w:val="en-US" w:eastAsia="zh-CN"/>
        </w:rPr>
        <w:footnoteReference w:id="19"/>
      </w:r>
      <w:r>
        <w:rPr>
          <w:rFonts w:hint="eastAsia" w:ascii="Times New Roman" w:hAnsi="Times New Roman" w:cs="Times New Roman"/>
          <w:color w:val="auto"/>
          <w:sz w:val="21"/>
          <w:szCs w:val="21"/>
          <w:lang w:val="en-US" w:eastAsia="zh-CN"/>
        </w:rPr>
        <w:t>实践中，美国《2018年数据保护法》要求网络服务商坚持用户利益优先于自身利益的原则，履行注意、忠实、保密等义务，并明确了具体义务内容、豁免方式及条件。</w:t>
      </w:r>
      <w:r>
        <w:rPr>
          <w:rStyle w:val="8"/>
          <w:rFonts w:hint="eastAsia" w:ascii="Times New Roman" w:hAnsi="Times New Roman" w:cs="Times New Roman"/>
          <w:color w:val="auto"/>
          <w:sz w:val="21"/>
          <w:szCs w:val="21"/>
          <w:lang w:val="en-US" w:eastAsia="zh-CN"/>
        </w:rPr>
        <w:footnoteReference w:id="20"/>
      </w:r>
      <w:r>
        <w:rPr>
          <w:rFonts w:hint="eastAsia" w:ascii="Times New Roman" w:hAnsi="Times New Roman" w:cs="Times New Roman"/>
          <w:color w:val="auto"/>
          <w:sz w:val="21"/>
          <w:szCs w:val="21"/>
          <w:lang w:val="en-US" w:eastAsia="zh-CN"/>
        </w:rPr>
        <w:t>在我国，《杭州市人民政府办公厅关于高标准建设“中国数谷”促进数据要素流通的实施意见》也提出，“探索建立个人信息数据‘信托’制度，推动数据处理者按照个人授权范围依法依规采集、持有、托管和使用数据”。</w:t>
      </w:r>
    </w:p>
    <w:p w14:paraId="32EBC2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226" w:author="游刃鲤鱼" w:date="2025-08-28T20:17:33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虽然信息受托人模式将制度重心从个人数据来源者的权利行使，转向对数据处理者的行为规范，</w:t>
      </w:r>
      <w:r>
        <w:rPr>
          <w:rStyle w:val="8"/>
          <w:rFonts w:hint="eastAsia" w:ascii="Times New Roman" w:hAnsi="Times New Roman" w:cs="Times New Roman"/>
          <w:color w:val="auto"/>
          <w:sz w:val="21"/>
          <w:szCs w:val="21"/>
          <w:lang w:val="en-US" w:eastAsia="zh-CN"/>
        </w:rPr>
        <w:footnoteReference w:id="21"/>
      </w:r>
      <w:r>
        <w:rPr>
          <w:rFonts w:hint="eastAsia" w:ascii="Times New Roman" w:hAnsi="Times New Roman" w:cs="Times New Roman"/>
          <w:color w:val="auto"/>
          <w:sz w:val="21"/>
          <w:szCs w:val="21"/>
          <w:lang w:val="en-US" w:eastAsia="zh-CN"/>
        </w:rPr>
        <w:t>但其未能突破既有二元结构，反而产生了其他适用上的难题。</w:t>
      </w:r>
    </w:p>
    <w:p w14:paraId="263E891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227" w:author="游刃鲤鱼" w:date="2025-08-28T20:17:35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第一，双重受托悖论。</w:t>
      </w:r>
      <w:ins w:id="228" w:author="游刃鲤鱼" w:date="2025-08-30T20:25:50Z">
        <w:r>
          <w:rPr>
            <w:rFonts w:hint="eastAsia" w:ascii="Times New Roman" w:hAnsi="Times New Roman" w:cs="Times New Roman"/>
            <w:color w:val="auto"/>
            <w:sz w:val="21"/>
            <w:szCs w:val="21"/>
            <w:lang w:val="en-US" w:eastAsia="zh-CN"/>
          </w:rPr>
          <w:t>“根据特拉华州的法律，营利性公司的高管和董事已经对公司及其股东负有受托责任”，“核心忠实义务相当明确</w:t>
        </w:r>
      </w:ins>
      <w:ins w:id="229" w:author="游刃鲤鱼" w:date="2025-08-30T20:26:33Z">
        <w:r>
          <w:rPr>
            <w:rFonts w:hint="eastAsia" w:ascii="Times New Roman" w:hAnsi="Times New Roman" w:cs="Times New Roman"/>
            <w:color w:val="auto"/>
            <w:sz w:val="21"/>
            <w:szCs w:val="21"/>
            <w:lang w:val="en-US" w:eastAsia="zh-CN"/>
          </w:rPr>
          <w:t>。</w:t>
        </w:r>
      </w:ins>
      <w:ins w:id="230" w:author="游刃鲤鱼" w:date="2025-08-30T20:25:50Z">
        <w:r>
          <w:rPr>
            <w:rFonts w:hint="eastAsia" w:ascii="Times New Roman" w:hAnsi="Times New Roman" w:cs="Times New Roman"/>
            <w:color w:val="auto"/>
            <w:sz w:val="21"/>
            <w:szCs w:val="21"/>
            <w:lang w:val="en-US" w:eastAsia="zh-CN"/>
          </w:rPr>
          <w:t>”</w:t>
        </w:r>
      </w:ins>
      <w:ins w:id="231" w:author="游刃鲤鱼" w:date="2025-08-30T20:26:39Z">
        <w:r>
          <w:rPr>
            <w:rStyle w:val="8"/>
            <w:rFonts w:hint="eastAsia" w:ascii="Times New Roman" w:hAnsi="Times New Roman" w:cs="Times New Roman"/>
            <w:color w:val="auto"/>
            <w:sz w:val="21"/>
            <w:szCs w:val="21"/>
            <w:lang w:val="en-US" w:eastAsia="zh-CN"/>
          </w:rPr>
          <w:footnoteReference w:id="22"/>
        </w:r>
      </w:ins>
      <w:ins w:id="232" w:author="游刃鲤鱼" w:date="2025-08-30T20:26:30Z">
        <w:r>
          <w:rPr>
            <w:rFonts w:hint="eastAsia" w:ascii="Times New Roman" w:hAnsi="Times New Roman" w:cs="Times New Roman"/>
            <w:color w:val="auto"/>
            <w:sz w:val="21"/>
            <w:szCs w:val="21"/>
            <w:lang w:val="en-US" w:eastAsia="zh-CN"/>
          </w:rPr>
          <w:t>若</w:t>
        </w:r>
      </w:ins>
      <w:del w:id="233" w:author="游刃鲤鱼" w:date="2025-08-30T20:25:50Z">
        <w:r>
          <w:rPr>
            <w:rFonts w:hint="eastAsia" w:ascii="Times New Roman" w:hAnsi="Times New Roman" w:cs="Times New Roman"/>
            <w:color w:val="auto"/>
            <w:sz w:val="21"/>
            <w:szCs w:val="21"/>
            <w:lang w:val="en-US" w:eastAsia="zh-CN"/>
          </w:rPr>
          <w:delText>在信息受托人模式下，</w:delText>
        </w:r>
      </w:del>
      <w:r>
        <w:rPr>
          <w:rFonts w:hint="eastAsia" w:ascii="Times New Roman" w:hAnsi="Times New Roman" w:cs="Times New Roman"/>
          <w:color w:val="auto"/>
          <w:sz w:val="21"/>
          <w:szCs w:val="21"/>
          <w:lang w:val="en-US" w:eastAsia="zh-CN"/>
        </w:rPr>
        <w:t>数据处理者同时对股东和个人数据来源者负有</w:t>
      </w:r>
      <w:ins w:id="234" w:author="游刃鲤鱼" w:date="2025-08-30T20:25:22Z">
        <w:r>
          <w:rPr>
            <w:rFonts w:hint="eastAsia" w:ascii="Times New Roman" w:hAnsi="Times New Roman" w:cs="Times New Roman"/>
            <w:color w:val="auto"/>
            <w:sz w:val="21"/>
            <w:szCs w:val="21"/>
            <w:lang w:val="en-US" w:eastAsia="zh-CN"/>
          </w:rPr>
          <w:t>忠实</w:t>
        </w:r>
      </w:ins>
      <w:del w:id="235" w:author="游刃鲤鱼" w:date="2025-08-30T20:25:16Z">
        <w:r>
          <w:rPr>
            <w:rFonts w:hint="eastAsia" w:ascii="Times New Roman" w:hAnsi="Times New Roman" w:cs="Times New Roman"/>
            <w:color w:val="auto"/>
            <w:sz w:val="21"/>
            <w:szCs w:val="21"/>
            <w:lang w:val="en-US" w:eastAsia="zh-CN"/>
          </w:rPr>
          <w:delText>信义</w:delText>
        </w:r>
      </w:del>
      <w:r>
        <w:rPr>
          <w:rFonts w:hint="eastAsia" w:ascii="Times New Roman" w:hAnsi="Times New Roman" w:cs="Times New Roman"/>
          <w:color w:val="auto"/>
          <w:sz w:val="21"/>
          <w:szCs w:val="21"/>
          <w:lang w:val="en-US" w:eastAsia="zh-CN"/>
        </w:rPr>
        <w:t>义务，尽管可</w:t>
      </w:r>
      <w:ins w:id="236" w:author="游刃鲤鱼" w:date="2025-08-29T20:00:46Z">
        <w:r>
          <w:rPr>
            <w:rFonts w:hint="eastAsia" w:ascii="Times New Roman" w:hAnsi="Times New Roman" w:cs="Times New Roman"/>
            <w:color w:val="auto"/>
            <w:sz w:val="21"/>
            <w:szCs w:val="21"/>
            <w:lang w:val="en-US" w:eastAsia="zh-CN"/>
          </w:rPr>
          <w:t>通过</w:t>
        </w:r>
      </w:ins>
      <w:del w:id="237" w:author="游刃鲤鱼" w:date="2025-08-29T20:00:45Z">
        <w:r>
          <w:rPr>
            <w:rFonts w:hint="eastAsia" w:ascii="Times New Roman" w:hAnsi="Times New Roman" w:cs="Times New Roman"/>
            <w:color w:val="auto"/>
            <w:sz w:val="21"/>
            <w:szCs w:val="21"/>
            <w:lang w:val="en-US" w:eastAsia="zh-CN"/>
          </w:rPr>
          <w:delText>以</w:delText>
        </w:r>
      </w:del>
      <w:r>
        <w:rPr>
          <w:rFonts w:hint="eastAsia" w:ascii="Times New Roman" w:hAnsi="Times New Roman" w:cs="Times New Roman"/>
          <w:color w:val="auto"/>
          <w:sz w:val="21"/>
          <w:szCs w:val="21"/>
          <w:lang w:val="en-US" w:eastAsia="zh-CN"/>
        </w:rPr>
        <w:t>法律适用冲突规则消解正面利益冲突，</w:t>
      </w:r>
      <w:r>
        <w:rPr>
          <w:rStyle w:val="8"/>
          <w:rFonts w:hint="eastAsia" w:ascii="Times New Roman" w:hAnsi="Times New Roman" w:cs="Times New Roman"/>
          <w:color w:val="auto"/>
          <w:sz w:val="21"/>
          <w:szCs w:val="21"/>
          <w:lang w:val="en-US" w:eastAsia="zh-CN"/>
        </w:rPr>
        <w:footnoteReference w:id="23"/>
      </w:r>
      <w:r>
        <w:rPr>
          <w:rFonts w:hint="eastAsia" w:ascii="Times New Roman" w:hAnsi="Times New Roman" w:cs="Times New Roman"/>
          <w:color w:val="auto"/>
          <w:sz w:val="21"/>
          <w:szCs w:val="21"/>
          <w:lang w:val="en-US" w:eastAsia="zh-CN"/>
        </w:rPr>
        <w:t>但难以苛求数据处理者将个人利益置于首位，否则便与其营利性质和商业逻辑相违背。更何况，信息受托人模式下的信义义务并非积极主动地维护个人权益，而是不得损害其利益，这种不作为义务与一般信托中将受益人利益置于优先地位的积极义务相去甚远，可为诚实信用原则及其衍生规则所替代，不必要单独引入信息受托人的概念。</w:t>
      </w:r>
      <w:r>
        <w:rPr>
          <w:rStyle w:val="8"/>
          <w:rFonts w:hint="eastAsia" w:ascii="Times New Roman" w:hAnsi="Times New Roman" w:cs="Times New Roman"/>
          <w:color w:val="auto"/>
          <w:sz w:val="21"/>
          <w:szCs w:val="21"/>
          <w:lang w:val="en-US" w:eastAsia="zh-CN"/>
        </w:rPr>
        <w:footnoteReference w:id="24"/>
      </w:r>
    </w:p>
    <w:p w14:paraId="14A1EE5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238" w:author="游刃鲤鱼" w:date="2025-08-28T20:17:38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第二，主体泛化风险。信息受托人的认定标准有三：一是为获取公众信任而自称为尊重隐私的组织，二是让人有理由相信其不会泄露或滥用个人信息，三是这种信任应当基于合理的客观因素。</w:t>
      </w:r>
      <w:r>
        <w:rPr>
          <w:rStyle w:val="8"/>
          <w:rFonts w:hint="eastAsia" w:ascii="Times New Roman" w:hAnsi="Times New Roman" w:cs="Times New Roman"/>
          <w:color w:val="auto"/>
          <w:sz w:val="21"/>
          <w:szCs w:val="21"/>
          <w:lang w:val="en-US" w:eastAsia="zh-CN"/>
        </w:rPr>
        <w:footnoteReference w:id="25"/>
      </w:r>
      <w:r>
        <w:rPr>
          <w:rFonts w:hint="eastAsia" w:ascii="Times New Roman" w:hAnsi="Times New Roman" w:cs="Times New Roman"/>
          <w:color w:val="auto"/>
          <w:sz w:val="21"/>
          <w:szCs w:val="21"/>
          <w:lang w:val="en-US" w:eastAsia="zh-CN"/>
        </w:rPr>
        <w:t>但这些标准过于笼统，</w:t>
      </w:r>
      <w:del w:id="239" w:author="游刃鲤鱼" w:date="2025-08-29T20:01:22Z">
        <w:r>
          <w:rPr>
            <w:rFonts w:hint="eastAsia" w:ascii="Times New Roman" w:hAnsi="Times New Roman" w:cs="Times New Roman"/>
            <w:color w:val="auto"/>
            <w:sz w:val="21"/>
            <w:szCs w:val="21"/>
            <w:lang w:val="en-US" w:eastAsia="zh-CN"/>
          </w:rPr>
          <w:delText>更贴近数据合规要求，</w:delText>
        </w:r>
      </w:del>
      <w:r>
        <w:rPr>
          <w:rFonts w:hint="eastAsia" w:ascii="Times New Roman" w:hAnsi="Times New Roman" w:cs="Times New Roman"/>
          <w:color w:val="auto"/>
          <w:sz w:val="21"/>
          <w:szCs w:val="21"/>
          <w:lang w:val="en-US" w:eastAsia="zh-CN"/>
        </w:rPr>
        <w:t>几乎能将现实中不计其数的数据处理者全部认定为信息受托人。进一步说，</w:t>
      </w:r>
      <w:ins w:id="240" w:author="游刃鲤鱼" w:date="2025-08-29T20:02:05Z">
        <w:r>
          <w:rPr>
            <w:rFonts w:hint="eastAsia" w:ascii="Times New Roman" w:hAnsi="Times New Roman" w:cs="Times New Roman"/>
            <w:color w:val="auto"/>
            <w:sz w:val="21"/>
            <w:szCs w:val="21"/>
            <w:lang w:val="en-US" w:eastAsia="zh-CN"/>
          </w:rPr>
          <w:t>该模式</w:t>
        </w:r>
      </w:ins>
      <w:ins w:id="241" w:author="游刃鲤鱼" w:date="2025-08-29T20:02:07Z">
        <w:r>
          <w:rPr>
            <w:rFonts w:hint="eastAsia" w:ascii="Times New Roman" w:hAnsi="Times New Roman" w:cs="Times New Roman"/>
            <w:color w:val="auto"/>
            <w:sz w:val="21"/>
            <w:szCs w:val="21"/>
            <w:lang w:val="en-US" w:eastAsia="zh-CN"/>
          </w:rPr>
          <w:t>将</w:t>
        </w:r>
      </w:ins>
      <w:ins w:id="242" w:author="游刃鲤鱼" w:date="2025-08-29T20:02:08Z">
        <w:r>
          <w:rPr>
            <w:rFonts w:hint="eastAsia" w:ascii="Times New Roman" w:hAnsi="Times New Roman" w:cs="Times New Roman"/>
            <w:color w:val="auto"/>
            <w:sz w:val="21"/>
            <w:szCs w:val="21"/>
            <w:lang w:val="en-US" w:eastAsia="zh-CN"/>
          </w:rPr>
          <w:t>个人</w:t>
        </w:r>
      </w:ins>
      <w:ins w:id="243" w:author="游刃鲤鱼" w:date="2025-08-29T20:02:11Z">
        <w:r>
          <w:rPr>
            <w:rFonts w:hint="eastAsia" w:ascii="Times New Roman" w:hAnsi="Times New Roman" w:cs="Times New Roman"/>
            <w:color w:val="auto"/>
            <w:sz w:val="21"/>
            <w:szCs w:val="21"/>
            <w:lang w:val="en-US" w:eastAsia="zh-CN"/>
          </w:rPr>
          <w:t>与</w:t>
        </w:r>
      </w:ins>
      <w:ins w:id="244" w:author="游刃鲤鱼" w:date="2025-08-29T20:02:14Z">
        <w:r>
          <w:rPr>
            <w:rFonts w:hint="eastAsia" w:ascii="Times New Roman" w:hAnsi="Times New Roman" w:cs="Times New Roman"/>
            <w:color w:val="auto"/>
            <w:sz w:val="21"/>
            <w:szCs w:val="21"/>
            <w:lang w:val="en-US" w:eastAsia="zh-CN"/>
          </w:rPr>
          <w:t>数据处理者</w:t>
        </w:r>
      </w:ins>
      <w:ins w:id="245" w:author="游刃鲤鱼" w:date="2025-08-29T20:02:15Z">
        <w:r>
          <w:rPr>
            <w:rFonts w:hint="eastAsia" w:ascii="Times New Roman" w:hAnsi="Times New Roman" w:cs="Times New Roman"/>
            <w:color w:val="auto"/>
            <w:sz w:val="21"/>
            <w:szCs w:val="21"/>
            <w:lang w:val="en-US" w:eastAsia="zh-CN"/>
          </w:rPr>
          <w:t>之间</w:t>
        </w:r>
      </w:ins>
      <w:ins w:id="246" w:author="游刃鲤鱼" w:date="2025-08-29T20:02:16Z">
        <w:r>
          <w:rPr>
            <w:rFonts w:hint="eastAsia" w:ascii="Times New Roman" w:hAnsi="Times New Roman" w:cs="Times New Roman"/>
            <w:color w:val="auto"/>
            <w:sz w:val="21"/>
            <w:szCs w:val="21"/>
            <w:lang w:val="en-US" w:eastAsia="zh-CN"/>
          </w:rPr>
          <w:t>的关系</w:t>
        </w:r>
      </w:ins>
      <w:ins w:id="247" w:author="游刃鲤鱼" w:date="2025-08-29T20:02:17Z">
        <w:r>
          <w:rPr>
            <w:rFonts w:hint="eastAsia" w:ascii="Times New Roman" w:hAnsi="Times New Roman" w:cs="Times New Roman"/>
            <w:color w:val="auto"/>
            <w:sz w:val="21"/>
            <w:szCs w:val="21"/>
            <w:lang w:val="en-US" w:eastAsia="zh-CN"/>
          </w:rPr>
          <w:t>与</w:t>
        </w:r>
      </w:ins>
      <w:ins w:id="248" w:author="游刃鲤鱼" w:date="2025-08-29T20:02:19Z">
        <w:r>
          <w:rPr>
            <w:rFonts w:hint="eastAsia" w:ascii="Times New Roman" w:hAnsi="Times New Roman" w:cs="Times New Roman"/>
            <w:color w:val="auto"/>
            <w:sz w:val="21"/>
            <w:szCs w:val="21"/>
            <w:lang w:val="en-US" w:eastAsia="zh-CN"/>
          </w:rPr>
          <w:t>医患关系</w:t>
        </w:r>
      </w:ins>
      <w:ins w:id="249" w:author="游刃鲤鱼" w:date="2025-08-29T20:02:21Z">
        <w:r>
          <w:rPr>
            <w:rFonts w:hint="eastAsia" w:ascii="Times New Roman" w:hAnsi="Times New Roman" w:cs="Times New Roman"/>
            <w:color w:val="auto"/>
            <w:sz w:val="21"/>
            <w:szCs w:val="21"/>
            <w:lang w:val="en-US" w:eastAsia="zh-CN"/>
          </w:rPr>
          <w:t>相类比，</w:t>
        </w:r>
      </w:ins>
      <w:r>
        <w:rPr>
          <w:rFonts w:hint="eastAsia" w:ascii="Times New Roman" w:hAnsi="Times New Roman" w:cs="Times New Roman"/>
          <w:color w:val="auto"/>
          <w:sz w:val="21"/>
          <w:szCs w:val="21"/>
          <w:lang w:val="en-US" w:eastAsia="zh-CN"/>
        </w:rPr>
        <w:t>医生与病人之间</w:t>
      </w:r>
      <w:del w:id="250" w:author="游刃鲤鱼" w:date="2025-08-29T20:02:27Z">
        <w:r>
          <w:rPr>
            <w:rFonts w:hint="eastAsia" w:ascii="Times New Roman" w:hAnsi="Times New Roman" w:cs="Times New Roman"/>
            <w:color w:val="auto"/>
            <w:sz w:val="21"/>
            <w:szCs w:val="21"/>
            <w:lang w:val="en-US" w:eastAsia="zh-CN"/>
          </w:rPr>
          <w:delText>往往</w:delText>
        </w:r>
      </w:del>
      <w:r>
        <w:rPr>
          <w:rFonts w:hint="eastAsia" w:ascii="Times New Roman" w:hAnsi="Times New Roman" w:cs="Times New Roman"/>
          <w:color w:val="auto"/>
          <w:sz w:val="21"/>
          <w:szCs w:val="21"/>
          <w:lang w:val="en-US" w:eastAsia="zh-CN"/>
        </w:rPr>
        <w:t>形成</w:t>
      </w:r>
      <w:ins w:id="251" w:author="游刃鲤鱼" w:date="2025-08-29T20:02:31Z">
        <w:r>
          <w:rPr>
            <w:rFonts w:hint="eastAsia" w:ascii="Times New Roman" w:hAnsi="Times New Roman" w:cs="Times New Roman"/>
            <w:color w:val="auto"/>
            <w:sz w:val="21"/>
            <w:szCs w:val="21"/>
            <w:lang w:val="en-US" w:eastAsia="zh-CN"/>
          </w:rPr>
          <w:t>的</w:t>
        </w:r>
      </w:ins>
      <w:ins w:id="252" w:author="游刃鲤鱼" w:date="2025-08-29T20:02:33Z">
        <w:r>
          <w:rPr>
            <w:rFonts w:hint="eastAsia" w:ascii="Times New Roman" w:hAnsi="Times New Roman" w:cs="Times New Roman"/>
            <w:color w:val="auto"/>
            <w:sz w:val="21"/>
            <w:szCs w:val="21"/>
            <w:lang w:val="en-US" w:eastAsia="zh-CN"/>
          </w:rPr>
          <w:t>往往是</w:t>
        </w:r>
      </w:ins>
      <w:r>
        <w:rPr>
          <w:rFonts w:hint="eastAsia" w:ascii="Times New Roman" w:hAnsi="Times New Roman" w:cs="Times New Roman"/>
          <w:color w:val="auto"/>
          <w:sz w:val="21"/>
          <w:szCs w:val="21"/>
          <w:lang w:val="en-US" w:eastAsia="zh-CN"/>
        </w:rPr>
        <w:t>一对一的信赖关系，但个人</w:t>
      </w:r>
      <w:del w:id="253" w:author="游刃鲤鱼" w:date="2025-08-29T20:02:49Z">
        <w:r>
          <w:rPr>
            <w:rFonts w:hint="eastAsia" w:ascii="Times New Roman" w:hAnsi="Times New Roman" w:cs="Times New Roman"/>
            <w:color w:val="auto"/>
            <w:sz w:val="21"/>
            <w:szCs w:val="21"/>
            <w:lang w:val="en-US" w:eastAsia="zh-CN"/>
          </w:rPr>
          <w:delText>数据来源者</w:delText>
        </w:r>
      </w:del>
      <w:r>
        <w:rPr>
          <w:rFonts w:hint="eastAsia" w:ascii="Times New Roman" w:hAnsi="Times New Roman" w:cs="Times New Roman"/>
          <w:color w:val="auto"/>
          <w:sz w:val="21"/>
          <w:szCs w:val="21"/>
          <w:lang w:val="en-US" w:eastAsia="zh-CN"/>
        </w:rPr>
        <w:t>可能与众多数据处理者产生联结，每一数据处理者之后还会存在其他主体，这一链条可以不断延伸，造成信义义务泛化，甚至对《个人信息保护法》关于二者间关系的基本规定形成冲击。</w:t>
      </w:r>
      <w:r>
        <w:rPr>
          <w:rStyle w:val="8"/>
          <w:rFonts w:hint="eastAsia" w:ascii="Times New Roman" w:hAnsi="Times New Roman" w:cs="Times New Roman"/>
          <w:color w:val="auto"/>
          <w:sz w:val="21"/>
          <w:szCs w:val="21"/>
          <w:lang w:val="en-US" w:eastAsia="zh-CN"/>
        </w:rPr>
        <w:footnoteReference w:id="26"/>
      </w:r>
    </w:p>
    <w:p w14:paraId="16C2BF6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254" w:author="游刃鲤鱼" w:date="2025-08-29T20:03:40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第三，授权同意困境。信息受托人模式</w:t>
      </w:r>
      <w:del w:id="255" w:author="游刃鲤鱼" w:date="2025-08-29T20:03:08Z">
        <w:r>
          <w:rPr>
            <w:rFonts w:hint="eastAsia" w:ascii="Times New Roman" w:hAnsi="Times New Roman" w:cs="Times New Roman"/>
            <w:color w:val="auto"/>
            <w:sz w:val="21"/>
            <w:szCs w:val="21"/>
            <w:lang w:val="en-US" w:eastAsia="zh-CN"/>
          </w:rPr>
          <w:delText>仍依赖隐私政策或用户协议来维系，</w:delText>
        </w:r>
      </w:del>
      <w:r>
        <w:rPr>
          <w:rFonts w:hint="eastAsia" w:ascii="Times New Roman" w:hAnsi="Times New Roman" w:cs="Times New Roman"/>
          <w:color w:val="auto"/>
          <w:sz w:val="21"/>
          <w:szCs w:val="21"/>
          <w:lang w:val="en-US" w:eastAsia="zh-CN"/>
        </w:rPr>
        <w:t>未能改变当前数据流通利用中不平衡的权利义务关系，仍依赖隐私政策或用户协议来维系。</w:t>
      </w:r>
      <w:ins w:id="256" w:author="游刃鲤鱼" w:date="2025-08-29T20:03:16Z">
        <w:r>
          <w:rPr>
            <w:rFonts w:hint="eastAsia" w:ascii="Times New Roman" w:hAnsi="Times New Roman" w:cs="Times New Roman"/>
            <w:color w:val="auto"/>
            <w:sz w:val="21"/>
            <w:szCs w:val="21"/>
            <w:lang w:val="en-US" w:eastAsia="zh-CN"/>
          </w:rPr>
          <w:t>然而，</w:t>
        </w:r>
      </w:ins>
      <w:del w:id="257" w:author="游刃鲤鱼" w:date="2025-08-29T20:03:15Z">
        <w:r>
          <w:rPr>
            <w:rFonts w:hint="eastAsia" w:ascii="Times New Roman" w:hAnsi="Times New Roman" w:cs="Times New Roman"/>
            <w:color w:val="auto"/>
            <w:sz w:val="21"/>
            <w:szCs w:val="21"/>
            <w:lang w:val="en-US" w:eastAsia="zh-CN"/>
          </w:rPr>
          <w:delText>但</w:delText>
        </w:r>
      </w:del>
      <w:r>
        <w:rPr>
          <w:rFonts w:hint="eastAsia" w:ascii="Times New Roman" w:hAnsi="Times New Roman" w:cs="Times New Roman"/>
          <w:color w:val="auto"/>
          <w:sz w:val="21"/>
          <w:szCs w:val="21"/>
          <w:lang w:val="en-US" w:eastAsia="zh-CN"/>
        </w:rPr>
        <w:t>隐私政策仅仅是“具备合规要求的属性，而非传统合同或格式合同”</w:t>
      </w:r>
      <w:r>
        <w:rPr>
          <w:rStyle w:val="8"/>
          <w:rFonts w:hint="eastAsia" w:ascii="Times New Roman" w:hAnsi="Times New Roman" w:cs="Times New Roman"/>
          <w:color w:val="auto"/>
          <w:sz w:val="21"/>
          <w:szCs w:val="21"/>
          <w:lang w:val="en-US" w:eastAsia="zh-CN"/>
        </w:rPr>
        <w:footnoteReference w:id="27"/>
      </w:r>
      <w:r>
        <w:rPr>
          <w:rFonts w:hint="eastAsia" w:ascii="Times New Roman" w:hAnsi="Times New Roman" w:cs="Times New Roman"/>
          <w:color w:val="auto"/>
          <w:sz w:val="21"/>
          <w:szCs w:val="21"/>
          <w:lang w:val="en-US" w:eastAsia="zh-CN"/>
        </w:rPr>
        <w:t>，知情同意的法律效果也仅仅是排除个人数据处理活动的非法性。据此，难以认为个人作出了委托数据处理者管理、利用其数据的意思表示，也难以将隐私政策解释为设立信托的文件，否则便丧失了信赖关系的基础。</w:t>
      </w:r>
    </w:p>
    <w:p w14:paraId="30A6A44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del w:id="258" w:author="游刃鲤鱼" w:date="2025-08-30T20:26:44Z"/>
          <w:rFonts w:hint="eastAsia" w:ascii="Times New Roman" w:hAnsi="Times New Roman" w:cs="Times New Roman"/>
          <w:color w:val="auto"/>
          <w:sz w:val="21"/>
          <w:szCs w:val="21"/>
          <w:highlight w:val="yellow"/>
          <w:lang w:val="en-US" w:eastAsia="zh-CN"/>
          <w:rPrChange w:id="259" w:author="游刃鲤鱼" w:date="2025-08-29T20:03:45Z">
            <w:rPr>
              <w:del w:id="260" w:author="游刃鲤鱼" w:date="2025-08-30T20:26:44Z"/>
              <w:rFonts w:hint="eastAsia" w:ascii="Times New Roman" w:hAnsi="Times New Roman" w:cs="Times New Roman"/>
              <w:color w:val="auto"/>
              <w:sz w:val="21"/>
              <w:szCs w:val="21"/>
              <w:lang w:val="en-US" w:eastAsia="zh-CN"/>
            </w:rPr>
          </w:rPrChange>
        </w:rPr>
      </w:pPr>
    </w:p>
    <w:p w14:paraId="63E3D2D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2"/>
        <w:rPr>
          <w:rFonts w:hint="default" w:ascii="Times New Roman" w:hAnsi="Times New Roman" w:cs="Times New Roman" w:eastAsiaTheme="majorEastAsia"/>
          <w:b w:val="0"/>
          <w:bCs w:val="0"/>
          <w:sz w:val="21"/>
          <w:szCs w:val="21"/>
          <w:lang w:val="en-US" w:eastAsia="zh-CN"/>
        </w:rPr>
      </w:pPr>
      <w:r>
        <w:rPr>
          <w:rFonts w:hint="eastAsia" w:ascii="Times New Roman" w:hAnsi="Times New Roman" w:cs="Times New Roman" w:eastAsiaTheme="majorEastAsia"/>
          <w:b w:val="0"/>
          <w:bCs w:val="0"/>
          <w:sz w:val="21"/>
          <w:szCs w:val="21"/>
          <w:lang w:val="en-US" w:eastAsia="zh-CN"/>
        </w:rPr>
        <w:t>2. 英国式第三方数据信托模式</w:t>
      </w:r>
    </w:p>
    <w:p w14:paraId="276BE95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vertAlign w:val="baseline"/>
          <w:lang w:val="en-US" w:eastAsia="zh-CN"/>
        </w:rPr>
      </w:pPr>
      <w:ins w:id="261" w:author="游刃鲤鱼" w:date="2025-08-30T20:04:14Z">
        <w:r>
          <w:rPr>
            <w:rFonts w:hint="eastAsia" w:ascii="Times New Roman" w:hAnsi="Times New Roman" w:cs="Times New Roman"/>
            <w:color w:val="auto"/>
            <w:sz w:val="21"/>
            <w:szCs w:val="21"/>
            <w:lang w:val="en-US" w:eastAsia="zh-CN"/>
          </w:rPr>
          <w:t>数据信托</w:t>
        </w:r>
      </w:ins>
      <w:ins w:id="262" w:author="游刃鲤鱼" w:date="2025-08-30T20:11:24Z">
        <w:r>
          <w:rPr>
            <w:rFonts w:hint="eastAsia" w:ascii="Times New Roman" w:hAnsi="Times New Roman" w:cs="Times New Roman"/>
            <w:color w:val="auto"/>
            <w:sz w:val="21"/>
            <w:szCs w:val="21"/>
            <w:lang w:val="en-US" w:eastAsia="zh-CN"/>
          </w:rPr>
          <w:t>采</w:t>
        </w:r>
      </w:ins>
      <w:ins w:id="263" w:author="游刃鲤鱼" w:date="2025-08-30T20:04:16Z">
        <w:r>
          <w:rPr>
            <w:rFonts w:hint="eastAsia" w:ascii="Times New Roman" w:hAnsi="Times New Roman" w:cs="Times New Roman"/>
            <w:color w:val="auto"/>
            <w:sz w:val="21"/>
            <w:szCs w:val="21"/>
            <w:lang w:val="en-US" w:eastAsia="zh-CN"/>
          </w:rPr>
          <w:t>用了</w:t>
        </w:r>
      </w:ins>
      <w:ins w:id="264" w:author="游刃鲤鱼" w:date="2025-08-30T20:04:21Z">
        <w:r>
          <w:rPr>
            <w:rFonts w:hint="eastAsia" w:ascii="Times New Roman" w:hAnsi="Times New Roman" w:cs="Times New Roman"/>
            <w:color w:val="auto"/>
            <w:sz w:val="21"/>
            <w:szCs w:val="21"/>
            <w:lang w:val="en-US" w:eastAsia="zh-CN"/>
          </w:rPr>
          <w:t>法律</w:t>
        </w:r>
      </w:ins>
      <w:ins w:id="265" w:author="游刃鲤鱼" w:date="2025-08-30T20:04:17Z">
        <w:r>
          <w:rPr>
            <w:rFonts w:hint="eastAsia" w:ascii="Times New Roman" w:hAnsi="Times New Roman" w:cs="Times New Roman"/>
            <w:color w:val="auto"/>
            <w:sz w:val="21"/>
            <w:szCs w:val="21"/>
            <w:lang w:val="en-US" w:eastAsia="zh-CN"/>
          </w:rPr>
          <w:t>信托的</w:t>
        </w:r>
      </w:ins>
      <w:ins w:id="266" w:author="游刃鲤鱼" w:date="2025-08-30T20:04:27Z">
        <w:r>
          <w:rPr>
            <w:rFonts w:hint="eastAsia" w:ascii="Times New Roman" w:hAnsi="Times New Roman" w:cs="Times New Roman"/>
            <w:color w:val="auto"/>
            <w:sz w:val="21"/>
            <w:szCs w:val="21"/>
            <w:lang w:val="en-US" w:eastAsia="zh-CN"/>
          </w:rPr>
          <w:t>概念</w:t>
        </w:r>
      </w:ins>
      <w:ins w:id="267" w:author="游刃鲤鱼" w:date="2025-08-30T20:04:28Z">
        <w:r>
          <w:rPr>
            <w:rFonts w:hint="eastAsia" w:ascii="Times New Roman" w:hAnsi="Times New Roman" w:cs="Times New Roman"/>
            <w:color w:val="auto"/>
            <w:sz w:val="21"/>
            <w:szCs w:val="21"/>
            <w:lang w:val="en-US" w:eastAsia="zh-CN"/>
          </w:rPr>
          <w:t>并</w:t>
        </w:r>
      </w:ins>
      <w:ins w:id="268" w:author="游刃鲤鱼" w:date="2025-08-30T20:04:29Z">
        <w:r>
          <w:rPr>
            <w:rFonts w:hint="eastAsia" w:ascii="Times New Roman" w:hAnsi="Times New Roman" w:cs="Times New Roman"/>
            <w:color w:val="auto"/>
            <w:sz w:val="21"/>
            <w:szCs w:val="21"/>
            <w:lang w:val="en-US" w:eastAsia="zh-CN"/>
          </w:rPr>
          <w:t>将其</w:t>
        </w:r>
      </w:ins>
      <w:ins w:id="269" w:author="游刃鲤鱼" w:date="2025-08-30T20:04:30Z">
        <w:r>
          <w:rPr>
            <w:rFonts w:hint="eastAsia" w:ascii="Times New Roman" w:hAnsi="Times New Roman" w:cs="Times New Roman"/>
            <w:color w:val="auto"/>
            <w:sz w:val="21"/>
            <w:szCs w:val="21"/>
            <w:lang w:val="en-US" w:eastAsia="zh-CN"/>
          </w:rPr>
          <w:t>用于</w:t>
        </w:r>
      </w:ins>
      <w:ins w:id="270" w:author="游刃鲤鱼" w:date="2025-08-30T20:04:31Z">
        <w:r>
          <w:rPr>
            <w:rFonts w:hint="eastAsia" w:ascii="Times New Roman" w:hAnsi="Times New Roman" w:cs="Times New Roman"/>
            <w:color w:val="auto"/>
            <w:sz w:val="21"/>
            <w:szCs w:val="21"/>
            <w:lang w:val="en-US" w:eastAsia="zh-CN"/>
          </w:rPr>
          <w:t>数据</w:t>
        </w:r>
      </w:ins>
      <w:ins w:id="271" w:author="游刃鲤鱼" w:date="2025-08-30T20:04:32Z">
        <w:r>
          <w:rPr>
            <w:rFonts w:hint="eastAsia" w:ascii="Times New Roman" w:hAnsi="Times New Roman" w:cs="Times New Roman"/>
            <w:color w:val="auto"/>
            <w:sz w:val="21"/>
            <w:szCs w:val="21"/>
            <w:lang w:val="en-US" w:eastAsia="zh-CN"/>
          </w:rPr>
          <w:t>，</w:t>
        </w:r>
      </w:ins>
      <w:ins w:id="272" w:author="游刃鲤鱼" w:date="2025-08-30T20:05:05Z">
        <w:r>
          <w:rPr>
            <w:rFonts w:hint="eastAsia" w:ascii="Times New Roman" w:hAnsi="Times New Roman" w:cs="Times New Roman"/>
            <w:color w:val="auto"/>
            <w:sz w:val="21"/>
            <w:szCs w:val="21"/>
            <w:lang w:val="en-US" w:eastAsia="zh-CN"/>
          </w:rPr>
          <w:t>为一组组织或个人的利益提供对某些数据的独立管理</w:t>
        </w:r>
      </w:ins>
      <w:ins w:id="273" w:author="游刃鲤鱼" w:date="2025-08-30T20:05:08Z">
        <w:r>
          <w:rPr>
            <w:rFonts w:hint="eastAsia" w:ascii="Times New Roman" w:hAnsi="Times New Roman" w:cs="Times New Roman"/>
            <w:color w:val="auto"/>
            <w:sz w:val="21"/>
            <w:szCs w:val="21"/>
            <w:lang w:val="en-US" w:eastAsia="zh-CN"/>
          </w:rPr>
          <w:t>，</w:t>
        </w:r>
      </w:ins>
      <w:ins w:id="274" w:author="游刃鲤鱼" w:date="2025-08-30T20:05:20Z">
        <w:r>
          <w:rPr>
            <w:rFonts w:hint="eastAsia" w:ascii="Times New Roman" w:hAnsi="Times New Roman" w:cs="Times New Roman"/>
            <w:color w:val="auto"/>
            <w:sz w:val="21"/>
            <w:szCs w:val="21"/>
            <w:lang w:val="en-US" w:eastAsia="zh-CN"/>
          </w:rPr>
          <w:t>受托人承担具有法律约束力的义务，以受益人的最佳利益为出发点，对数据做出决定。</w:t>
        </w:r>
      </w:ins>
      <w:ins w:id="275" w:author="游刃鲤鱼" w:date="2025-08-30T20:05:24Z">
        <w:r>
          <w:rPr>
            <w:rStyle w:val="8"/>
            <w:rFonts w:hint="eastAsia" w:ascii="Times New Roman" w:hAnsi="Times New Roman" w:cs="Times New Roman"/>
            <w:color w:val="auto"/>
            <w:sz w:val="21"/>
            <w:szCs w:val="21"/>
            <w:lang w:val="en-US" w:eastAsia="zh-CN"/>
          </w:rPr>
          <w:footnoteReference w:id="28"/>
        </w:r>
      </w:ins>
      <w:ins w:id="276" w:author="游刃鲤鱼" w:date="2025-08-30T20:11:26Z">
        <w:r>
          <w:rPr>
            <w:rFonts w:hint="eastAsia" w:ascii="Times New Roman" w:hAnsi="Times New Roman" w:cs="Times New Roman"/>
            <w:color w:val="auto"/>
            <w:sz w:val="21"/>
            <w:szCs w:val="21"/>
            <w:lang w:val="en-US" w:eastAsia="zh-CN"/>
          </w:rPr>
          <w:t>关于</w:t>
        </w:r>
      </w:ins>
      <w:ins w:id="277" w:author="游刃鲤鱼" w:date="2025-08-30T20:11:27Z">
        <w:r>
          <w:rPr>
            <w:rFonts w:hint="eastAsia" w:ascii="Times New Roman" w:hAnsi="Times New Roman" w:cs="Times New Roman"/>
            <w:color w:val="auto"/>
            <w:sz w:val="21"/>
            <w:szCs w:val="21"/>
            <w:lang w:val="en-US" w:eastAsia="zh-CN"/>
          </w:rPr>
          <w:t>其</w:t>
        </w:r>
      </w:ins>
      <w:ins w:id="278" w:author="游刃鲤鱼" w:date="2025-08-30T20:11:28Z">
        <w:r>
          <w:rPr>
            <w:rFonts w:hint="eastAsia" w:ascii="Times New Roman" w:hAnsi="Times New Roman" w:cs="Times New Roman"/>
            <w:color w:val="auto"/>
            <w:sz w:val="21"/>
            <w:szCs w:val="21"/>
            <w:lang w:val="en-US" w:eastAsia="zh-CN"/>
          </w:rPr>
          <w:t>具体</w:t>
        </w:r>
      </w:ins>
      <w:ins w:id="279" w:author="游刃鲤鱼" w:date="2025-08-30T20:11:31Z">
        <w:r>
          <w:rPr>
            <w:rFonts w:hint="eastAsia" w:ascii="Times New Roman" w:hAnsi="Times New Roman" w:cs="Times New Roman"/>
            <w:color w:val="auto"/>
            <w:sz w:val="21"/>
            <w:szCs w:val="21"/>
            <w:lang w:val="en-US" w:eastAsia="zh-CN"/>
          </w:rPr>
          <w:t>定义，</w:t>
        </w:r>
      </w:ins>
      <w:ins w:id="280" w:author="游刃鲤鱼" w:date="2025-08-30T20:11:32Z">
        <w:r>
          <w:rPr>
            <w:rFonts w:hint="eastAsia" w:ascii="Times New Roman" w:hAnsi="Times New Roman" w:cs="Times New Roman"/>
            <w:color w:val="auto"/>
            <w:sz w:val="21"/>
            <w:szCs w:val="21"/>
            <w:lang w:val="en-US" w:eastAsia="zh-CN"/>
          </w:rPr>
          <w:t>有学者</w:t>
        </w:r>
      </w:ins>
      <w:ins w:id="281" w:author="游刃鲤鱼" w:date="2025-08-30T20:11:33Z">
        <w:r>
          <w:rPr>
            <w:rFonts w:hint="eastAsia" w:ascii="Times New Roman" w:hAnsi="Times New Roman" w:cs="Times New Roman"/>
            <w:color w:val="auto"/>
            <w:sz w:val="21"/>
            <w:szCs w:val="21"/>
            <w:lang w:val="en-US" w:eastAsia="zh-CN"/>
          </w:rPr>
          <w:t>认为</w:t>
        </w:r>
      </w:ins>
      <w:r>
        <w:rPr>
          <w:rFonts w:hint="eastAsia" w:ascii="Times New Roman" w:hAnsi="Times New Roman" w:cs="Times New Roman"/>
          <w:color w:val="auto"/>
          <w:sz w:val="21"/>
          <w:szCs w:val="21"/>
          <w:lang w:val="en-US" w:eastAsia="zh-CN"/>
        </w:rPr>
        <w:t>第三方数据信托是一种自下而上的机制，具有情景化特征，“数据主体据此选择在信托的法律框架内汇集他们对其个人数据拥有的权利”，“数据主体往往既是委托人也是受益人；受托人必须根据信托条款管理主体的数据，对数据主体负有信托责任。”</w:t>
      </w:r>
      <w:r>
        <w:rPr>
          <w:rStyle w:val="8"/>
          <w:rFonts w:hint="eastAsia" w:ascii="Times New Roman" w:hAnsi="Times New Roman" w:cs="Times New Roman"/>
          <w:color w:val="auto"/>
          <w:sz w:val="21"/>
          <w:szCs w:val="21"/>
          <w:lang w:val="en-US" w:eastAsia="zh-CN"/>
        </w:rPr>
        <w:footnoteReference w:id="29"/>
      </w:r>
      <w:ins w:id="282" w:author="游刃鲤鱼" w:date="2025-08-30T20:12:39Z">
        <w:r>
          <w:rPr>
            <w:rFonts w:hint="eastAsia" w:ascii="Times New Roman" w:hAnsi="Times New Roman" w:cs="Times New Roman"/>
            <w:color w:val="auto"/>
            <w:sz w:val="21"/>
            <w:szCs w:val="21"/>
            <w:lang w:val="en-US" w:eastAsia="zh-CN"/>
          </w:rPr>
          <w:t>也有学者</w:t>
        </w:r>
      </w:ins>
      <w:ins w:id="283" w:author="游刃鲤鱼" w:date="2025-08-30T20:13:46Z">
        <w:r>
          <w:rPr>
            <w:rFonts w:hint="eastAsia" w:ascii="Times New Roman" w:hAnsi="Times New Roman" w:cs="Times New Roman"/>
            <w:color w:val="auto"/>
            <w:sz w:val="21"/>
            <w:szCs w:val="21"/>
            <w:lang w:val="en-US" w:eastAsia="zh-CN"/>
          </w:rPr>
          <w:t>将其</w:t>
        </w:r>
      </w:ins>
      <w:ins w:id="284" w:author="游刃鲤鱼" w:date="2025-08-30T20:13:48Z">
        <w:r>
          <w:rPr>
            <w:rFonts w:hint="eastAsia" w:ascii="Times New Roman" w:hAnsi="Times New Roman" w:cs="Times New Roman"/>
            <w:color w:val="auto"/>
            <w:sz w:val="21"/>
            <w:szCs w:val="21"/>
            <w:lang w:val="en-US" w:eastAsia="zh-CN"/>
          </w:rPr>
          <w:t>描述为</w:t>
        </w:r>
      </w:ins>
      <w:ins w:id="285" w:author="游刃鲤鱼" w:date="2025-08-30T20:13:49Z">
        <w:r>
          <w:rPr>
            <w:rFonts w:hint="eastAsia" w:ascii="Times New Roman" w:hAnsi="Times New Roman" w:cs="Times New Roman"/>
            <w:color w:val="auto"/>
            <w:sz w:val="21"/>
            <w:szCs w:val="21"/>
            <w:lang w:val="en-US" w:eastAsia="zh-CN"/>
          </w:rPr>
          <w:t>一种</w:t>
        </w:r>
      </w:ins>
      <w:ins w:id="286" w:author="游刃鲤鱼" w:date="2025-08-30T20:13:58Z">
        <w:r>
          <w:rPr>
            <w:rFonts w:hint="eastAsia" w:ascii="Times New Roman" w:hAnsi="Times New Roman" w:cs="Times New Roman"/>
            <w:color w:val="auto"/>
            <w:sz w:val="21"/>
            <w:szCs w:val="21"/>
            <w:lang w:val="en-US" w:eastAsia="zh-CN"/>
          </w:rPr>
          <w:t>“</w:t>
        </w:r>
      </w:ins>
      <w:ins w:id="287" w:author="游刃鲤鱼" w:date="2025-08-30T20:13:59Z">
        <w:r>
          <w:rPr>
            <w:rFonts w:hint="eastAsia" w:ascii="Times New Roman" w:hAnsi="Times New Roman" w:cs="Times New Roman"/>
            <w:color w:val="auto"/>
            <w:sz w:val="21"/>
            <w:szCs w:val="21"/>
            <w:lang w:val="en-US" w:eastAsia="zh-CN"/>
          </w:rPr>
          <w:t>门户</w:t>
        </w:r>
      </w:ins>
      <w:ins w:id="288" w:author="游刃鲤鱼" w:date="2025-08-30T20:13:58Z">
        <w:r>
          <w:rPr>
            <w:rFonts w:hint="eastAsia" w:ascii="Times New Roman" w:hAnsi="Times New Roman" w:cs="Times New Roman"/>
            <w:color w:val="auto"/>
            <w:sz w:val="21"/>
            <w:szCs w:val="21"/>
            <w:lang w:val="en-US" w:eastAsia="zh-CN"/>
          </w:rPr>
          <w:t>”</w:t>
        </w:r>
      </w:ins>
      <w:ins w:id="289" w:author="游刃鲤鱼" w:date="2025-08-30T20:14:00Z">
        <w:r>
          <w:rPr>
            <w:rFonts w:hint="eastAsia" w:ascii="Times New Roman" w:hAnsi="Times New Roman" w:cs="Times New Roman"/>
            <w:color w:val="auto"/>
            <w:sz w:val="21"/>
            <w:szCs w:val="21"/>
            <w:lang w:val="en-US" w:eastAsia="zh-CN"/>
          </w:rPr>
          <w:t>或</w:t>
        </w:r>
      </w:ins>
      <w:ins w:id="290" w:author="游刃鲤鱼" w:date="2025-08-30T20:14:02Z">
        <w:r>
          <w:rPr>
            <w:rFonts w:hint="eastAsia" w:ascii="Times New Roman" w:hAnsi="Times New Roman" w:cs="Times New Roman"/>
            <w:color w:val="auto"/>
            <w:sz w:val="21"/>
            <w:szCs w:val="21"/>
            <w:lang w:val="en-US" w:eastAsia="zh-CN"/>
          </w:rPr>
          <w:t>平台，</w:t>
        </w:r>
      </w:ins>
      <w:ins w:id="291" w:author="游刃鲤鱼" w:date="2025-08-30T20:15:03Z">
        <w:r>
          <w:rPr>
            <w:rFonts w:hint="eastAsia" w:ascii="Times New Roman" w:hAnsi="Times New Roman" w:cs="Times New Roman"/>
            <w:color w:val="auto"/>
            <w:sz w:val="21"/>
            <w:szCs w:val="21"/>
            <w:lang w:val="en-US" w:eastAsia="zh-CN"/>
          </w:rPr>
          <w:t>数据提供者</w:t>
        </w:r>
      </w:ins>
      <w:ins w:id="292" w:author="游刃鲤鱼" w:date="2025-08-30T20:15:10Z">
        <w:r>
          <w:rPr>
            <w:rFonts w:hint="eastAsia" w:ascii="Times New Roman" w:hAnsi="Times New Roman" w:cs="Times New Roman"/>
            <w:color w:val="auto"/>
            <w:sz w:val="21"/>
            <w:szCs w:val="21"/>
            <w:lang w:val="en-US" w:eastAsia="zh-CN"/>
          </w:rPr>
          <w:t>可以</w:t>
        </w:r>
      </w:ins>
      <w:ins w:id="293" w:author="游刃鲤鱼" w:date="2025-08-30T20:15:11Z">
        <w:r>
          <w:rPr>
            <w:rFonts w:hint="eastAsia" w:ascii="Times New Roman" w:hAnsi="Times New Roman" w:cs="Times New Roman"/>
            <w:color w:val="auto"/>
            <w:sz w:val="21"/>
            <w:szCs w:val="21"/>
            <w:lang w:val="en-US" w:eastAsia="zh-CN"/>
          </w:rPr>
          <w:t>通过</w:t>
        </w:r>
      </w:ins>
      <w:ins w:id="294" w:author="游刃鲤鱼" w:date="2025-08-30T20:15:12Z">
        <w:r>
          <w:rPr>
            <w:rFonts w:hint="eastAsia" w:ascii="Times New Roman" w:hAnsi="Times New Roman" w:cs="Times New Roman"/>
            <w:color w:val="auto"/>
            <w:sz w:val="21"/>
            <w:szCs w:val="21"/>
            <w:lang w:val="en-US" w:eastAsia="zh-CN"/>
          </w:rPr>
          <w:t>平台</w:t>
        </w:r>
      </w:ins>
      <w:ins w:id="295" w:author="游刃鲤鱼" w:date="2025-08-30T20:15:13Z">
        <w:r>
          <w:rPr>
            <w:rFonts w:hint="eastAsia" w:ascii="Times New Roman" w:hAnsi="Times New Roman" w:cs="Times New Roman"/>
            <w:color w:val="auto"/>
            <w:sz w:val="21"/>
            <w:szCs w:val="21"/>
            <w:lang w:val="en-US" w:eastAsia="zh-CN"/>
          </w:rPr>
          <w:t>管理</w:t>
        </w:r>
      </w:ins>
      <w:ins w:id="296" w:author="游刃鲤鱼" w:date="2025-08-30T20:15:17Z">
        <w:r>
          <w:rPr>
            <w:rFonts w:hint="eastAsia" w:ascii="Times New Roman" w:hAnsi="Times New Roman" w:cs="Times New Roman"/>
            <w:color w:val="auto"/>
            <w:sz w:val="21"/>
            <w:szCs w:val="21"/>
            <w:lang w:val="en-US" w:eastAsia="zh-CN"/>
          </w:rPr>
          <w:t>数据</w:t>
        </w:r>
      </w:ins>
      <w:ins w:id="297" w:author="游刃鲤鱼" w:date="2025-08-30T20:15:18Z">
        <w:r>
          <w:rPr>
            <w:rFonts w:hint="eastAsia" w:ascii="Times New Roman" w:hAnsi="Times New Roman" w:cs="Times New Roman"/>
            <w:color w:val="auto"/>
            <w:sz w:val="21"/>
            <w:szCs w:val="21"/>
            <w:lang w:val="en-US" w:eastAsia="zh-CN"/>
          </w:rPr>
          <w:t>，</w:t>
        </w:r>
      </w:ins>
      <w:ins w:id="298" w:author="游刃鲤鱼" w:date="2025-08-30T20:15:33Z">
        <w:r>
          <w:rPr>
            <w:rFonts w:hint="eastAsia" w:ascii="Times New Roman" w:hAnsi="Times New Roman" w:cs="Times New Roman"/>
            <w:color w:val="auto"/>
            <w:sz w:val="21"/>
            <w:szCs w:val="21"/>
            <w:lang w:val="en-US" w:eastAsia="zh-CN"/>
          </w:rPr>
          <w:t>以及</w:t>
        </w:r>
      </w:ins>
      <w:ins w:id="299" w:author="游刃鲤鱼" w:date="2025-08-30T20:15:34Z">
        <w:r>
          <w:rPr>
            <w:rFonts w:hint="eastAsia" w:ascii="Times New Roman" w:hAnsi="Times New Roman" w:cs="Times New Roman"/>
            <w:color w:val="auto"/>
            <w:sz w:val="21"/>
            <w:szCs w:val="21"/>
            <w:lang w:val="en-US" w:eastAsia="zh-CN"/>
          </w:rPr>
          <w:t>向</w:t>
        </w:r>
      </w:ins>
      <w:ins w:id="300" w:author="游刃鲤鱼" w:date="2025-08-30T20:14:45Z">
        <w:r>
          <w:rPr>
            <w:rFonts w:hint="eastAsia" w:ascii="Times New Roman" w:hAnsi="Times New Roman" w:cs="Times New Roman"/>
            <w:color w:val="auto"/>
            <w:sz w:val="21"/>
            <w:szCs w:val="21"/>
            <w:lang w:val="en-US" w:eastAsia="zh-CN"/>
          </w:rPr>
          <w:t>数据</w:t>
        </w:r>
      </w:ins>
      <w:ins w:id="301" w:author="游刃鲤鱼" w:date="2025-08-30T20:14:48Z">
        <w:r>
          <w:rPr>
            <w:rFonts w:hint="eastAsia" w:ascii="Times New Roman" w:hAnsi="Times New Roman" w:cs="Times New Roman"/>
            <w:color w:val="auto"/>
            <w:sz w:val="21"/>
            <w:szCs w:val="21"/>
            <w:lang w:val="en-US" w:eastAsia="zh-CN"/>
          </w:rPr>
          <w:t>使用者</w:t>
        </w:r>
      </w:ins>
      <w:ins w:id="302" w:author="游刃鲤鱼" w:date="2025-08-30T20:15:40Z">
        <w:r>
          <w:rPr>
            <w:rFonts w:hint="eastAsia" w:ascii="Times New Roman" w:hAnsi="Times New Roman" w:cs="Times New Roman"/>
            <w:color w:val="auto"/>
            <w:sz w:val="21"/>
            <w:szCs w:val="21"/>
            <w:lang w:val="en-US" w:eastAsia="zh-CN"/>
          </w:rPr>
          <w:t>分</w:t>
        </w:r>
      </w:ins>
      <w:ins w:id="303" w:author="游刃鲤鱼" w:date="2025-08-30T20:14:54Z">
        <w:r>
          <w:rPr>
            <w:rFonts w:hint="eastAsia" w:ascii="Times New Roman" w:hAnsi="Times New Roman" w:cs="Times New Roman"/>
            <w:color w:val="auto"/>
            <w:sz w:val="21"/>
            <w:szCs w:val="21"/>
            <w:lang w:val="en-US" w:eastAsia="zh-CN"/>
          </w:rPr>
          <w:t>享数据</w:t>
        </w:r>
      </w:ins>
      <w:ins w:id="304" w:author="游刃鲤鱼" w:date="2025-08-30T20:15:42Z">
        <w:r>
          <w:rPr>
            <w:rFonts w:hint="eastAsia" w:ascii="Times New Roman" w:hAnsi="Times New Roman" w:cs="Times New Roman"/>
            <w:color w:val="auto"/>
            <w:sz w:val="21"/>
            <w:szCs w:val="21"/>
            <w:lang w:val="en-US" w:eastAsia="zh-CN"/>
          </w:rPr>
          <w:t>。</w:t>
        </w:r>
      </w:ins>
      <w:ins w:id="305" w:author="游刃鲤鱼" w:date="2025-08-30T20:17:33Z">
        <w:r>
          <w:rPr>
            <w:rStyle w:val="8"/>
            <w:rFonts w:hint="eastAsia" w:ascii="Times New Roman" w:hAnsi="Times New Roman" w:cs="Times New Roman"/>
            <w:color w:val="auto"/>
            <w:sz w:val="21"/>
            <w:szCs w:val="21"/>
            <w:lang w:val="en-US" w:eastAsia="zh-CN"/>
          </w:rPr>
          <w:footnoteReference w:id="30"/>
        </w:r>
      </w:ins>
      <w:ins w:id="306" w:author="游刃鲤鱼" w:date="2025-08-30T20:12:15Z">
        <w:r>
          <w:rPr>
            <w:rFonts w:hint="eastAsia" w:ascii="Times New Roman" w:hAnsi="Times New Roman" w:cs="Times New Roman"/>
            <w:color w:val="auto"/>
            <w:sz w:val="21"/>
            <w:szCs w:val="21"/>
            <w:lang w:val="en-US" w:eastAsia="zh-CN"/>
          </w:rPr>
          <w:t>上述</w:t>
        </w:r>
      </w:ins>
      <w:ins w:id="307" w:author="游刃鲤鱼" w:date="2025-08-30T20:12:20Z">
        <w:r>
          <w:rPr>
            <w:rFonts w:hint="eastAsia" w:ascii="Times New Roman" w:hAnsi="Times New Roman" w:cs="Times New Roman"/>
            <w:color w:val="auto"/>
            <w:sz w:val="21"/>
            <w:szCs w:val="21"/>
            <w:lang w:val="en-US" w:eastAsia="zh-CN"/>
          </w:rPr>
          <w:t>观点的</w:t>
        </w:r>
      </w:ins>
      <w:ins w:id="308" w:author="游刃鲤鱼" w:date="2025-08-30T20:12:21Z">
        <w:r>
          <w:rPr>
            <w:rFonts w:hint="eastAsia" w:ascii="Times New Roman" w:hAnsi="Times New Roman" w:cs="Times New Roman"/>
            <w:color w:val="auto"/>
            <w:sz w:val="21"/>
            <w:szCs w:val="21"/>
            <w:lang w:val="en-US" w:eastAsia="zh-CN"/>
          </w:rPr>
          <w:t>共识</w:t>
        </w:r>
      </w:ins>
      <w:ins w:id="309" w:author="游刃鲤鱼" w:date="2025-08-30T20:12:30Z">
        <w:r>
          <w:rPr>
            <w:rFonts w:hint="eastAsia" w:ascii="Times New Roman" w:hAnsi="Times New Roman" w:cs="Times New Roman"/>
            <w:color w:val="auto"/>
            <w:sz w:val="21"/>
            <w:szCs w:val="21"/>
            <w:lang w:val="en-US" w:eastAsia="zh-CN"/>
          </w:rPr>
          <w:t>在于，</w:t>
        </w:r>
      </w:ins>
      <w:r>
        <w:rPr>
          <w:rFonts w:hint="eastAsia" w:ascii="Times New Roman" w:hAnsi="Times New Roman" w:cs="Times New Roman"/>
          <w:color w:val="auto"/>
          <w:sz w:val="21"/>
          <w:szCs w:val="21"/>
          <w:lang w:val="en-US" w:eastAsia="zh-CN"/>
        </w:rPr>
        <w:t>该模式在个人数据来源者与数据处理者之间引入了独立的数据受托者，这是其区别于信息受托人模式的核心特征，</w:t>
      </w:r>
      <w:r>
        <w:rPr>
          <w:rFonts w:hint="eastAsia" w:ascii="Times New Roman" w:hAnsi="Times New Roman" w:cs="Times New Roman"/>
          <w:color w:val="auto"/>
          <w:sz w:val="21"/>
          <w:szCs w:val="21"/>
          <w:vertAlign w:val="baseline"/>
          <w:lang w:val="en-US" w:eastAsia="zh-CN"/>
        </w:rPr>
        <w:t>《数据二十条》也提出要培育数据托管等第三方专业服务机构，提升数据流通和交易全流程服务能力，与之异曲同工。</w:t>
      </w:r>
    </w:p>
    <w:p w14:paraId="4FF1414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相较于信息受托人模式，第三方数据信托的优势在于：第一，避免双重受托悖论。第三方数据受托者仅代表个人利益行事，经济动因来源于约定报酬，在数据管理与运营中能够以委托人利益为最高优先级，从根源</w:t>
      </w:r>
      <w:ins w:id="310" w:author="游刃鲤鱼" w:date="2025-08-29T20:04:53Z">
        <w:r>
          <w:rPr>
            <w:rFonts w:hint="eastAsia" w:ascii="Times New Roman" w:hAnsi="Times New Roman" w:cs="Times New Roman"/>
            <w:color w:val="auto"/>
            <w:sz w:val="21"/>
            <w:szCs w:val="21"/>
            <w:lang w:val="en-US" w:eastAsia="zh-CN"/>
          </w:rPr>
          <w:t>尚</w:t>
        </w:r>
      </w:ins>
      <w:r>
        <w:rPr>
          <w:rFonts w:hint="eastAsia" w:ascii="Times New Roman" w:hAnsi="Times New Roman" w:cs="Times New Roman"/>
          <w:color w:val="auto"/>
          <w:sz w:val="21"/>
          <w:szCs w:val="21"/>
          <w:lang w:val="en-US" w:eastAsia="zh-CN"/>
        </w:rPr>
        <w:t>规避了信息受托人模式下的利益冲突。有学者认为众多委托人之间也可能存在利益冲突。</w:t>
      </w:r>
      <w:r>
        <w:rPr>
          <w:rStyle w:val="8"/>
          <w:rFonts w:hint="eastAsia" w:ascii="Times New Roman" w:hAnsi="Times New Roman" w:cs="Times New Roman"/>
          <w:color w:val="auto"/>
          <w:sz w:val="21"/>
          <w:szCs w:val="21"/>
          <w:lang w:val="en-US" w:eastAsia="zh-CN"/>
        </w:rPr>
        <w:footnoteReference w:id="31"/>
      </w:r>
      <w:r>
        <w:rPr>
          <w:rFonts w:hint="eastAsia" w:ascii="Times New Roman" w:hAnsi="Times New Roman" w:cs="Times New Roman"/>
          <w:color w:val="auto"/>
          <w:sz w:val="21"/>
          <w:szCs w:val="21"/>
          <w:lang w:val="en-US" w:eastAsia="zh-CN"/>
        </w:rPr>
        <w:t>对此，可针对具体应用场景分设不同数据受托业务类型，降低发生</w:t>
      </w:r>
      <w:del w:id="311" w:author="游刃鲤鱼" w:date="2025-08-29T20:05:09Z">
        <w:r>
          <w:rPr>
            <w:rFonts w:hint="eastAsia" w:ascii="Times New Roman" w:hAnsi="Times New Roman" w:cs="Times New Roman"/>
            <w:color w:val="auto"/>
            <w:sz w:val="21"/>
            <w:szCs w:val="21"/>
            <w:lang w:val="en-US" w:eastAsia="zh-CN"/>
          </w:rPr>
          <w:delText>此种</w:delText>
        </w:r>
      </w:del>
      <w:r>
        <w:rPr>
          <w:rFonts w:hint="eastAsia" w:ascii="Times New Roman" w:hAnsi="Times New Roman" w:cs="Times New Roman"/>
          <w:color w:val="auto"/>
          <w:sz w:val="21"/>
          <w:szCs w:val="21"/>
          <w:lang w:val="en-US" w:eastAsia="zh-CN"/>
        </w:rPr>
        <w:t>冲突的可能性</w:t>
      </w:r>
      <w:del w:id="312" w:author="游刃鲤鱼" w:date="2025-08-29T20:05:21Z">
        <w:r>
          <w:rPr>
            <w:rFonts w:hint="eastAsia" w:ascii="Times New Roman" w:hAnsi="Times New Roman" w:cs="Times New Roman"/>
            <w:color w:val="auto"/>
            <w:sz w:val="21"/>
            <w:szCs w:val="21"/>
            <w:lang w:val="en-US" w:eastAsia="zh-CN"/>
          </w:rPr>
          <w:delText>。且可以肯定的是</w:delText>
        </w:r>
      </w:del>
      <w:ins w:id="313" w:author="游刃鲤鱼" w:date="2025-08-29T20:05:27Z">
        <w:r>
          <w:rPr>
            <w:rFonts w:hint="eastAsia" w:ascii="Times New Roman" w:hAnsi="Times New Roman" w:cs="Times New Roman"/>
            <w:color w:val="auto"/>
            <w:sz w:val="21"/>
            <w:szCs w:val="21"/>
            <w:lang w:val="en-US" w:eastAsia="zh-CN"/>
          </w:rPr>
          <w:t>；</w:t>
        </w:r>
      </w:ins>
      <w:del w:id="314" w:author="游刃鲤鱼" w:date="2025-08-29T20:05:25Z">
        <w:r>
          <w:rPr>
            <w:rFonts w:hint="eastAsia" w:ascii="Times New Roman" w:hAnsi="Times New Roman" w:cs="Times New Roman"/>
            <w:color w:val="auto"/>
            <w:sz w:val="21"/>
            <w:szCs w:val="21"/>
            <w:lang w:val="en-US" w:eastAsia="zh-CN"/>
          </w:rPr>
          <w:delText>，</w:delText>
        </w:r>
      </w:del>
      <w:ins w:id="315" w:author="游刃鲤鱼" w:date="2025-08-29T20:05:23Z">
        <w:r>
          <w:rPr>
            <w:rFonts w:hint="eastAsia" w:ascii="Times New Roman" w:hAnsi="Times New Roman" w:cs="Times New Roman"/>
            <w:color w:val="auto"/>
            <w:sz w:val="21"/>
            <w:szCs w:val="21"/>
            <w:lang w:val="en-US" w:eastAsia="zh-CN"/>
          </w:rPr>
          <w:t>况且，</w:t>
        </w:r>
      </w:ins>
      <w:del w:id="316" w:author="游刃鲤鱼" w:date="2025-08-29T20:05:58Z">
        <w:r>
          <w:rPr>
            <w:rFonts w:hint="default" w:ascii="Times New Roman" w:hAnsi="Times New Roman" w:cs="Times New Roman"/>
            <w:color w:val="auto"/>
            <w:sz w:val="21"/>
            <w:szCs w:val="21"/>
            <w:lang w:val="en-US" w:eastAsia="zh-CN"/>
          </w:rPr>
          <w:delText>广大个人数据来源者在</w:delText>
        </w:r>
      </w:del>
      <w:ins w:id="317" w:author="游刃鲤鱼" w:date="2025-08-29T20:05:58Z">
        <w:r>
          <w:rPr>
            <w:rFonts w:hint="eastAsia" w:ascii="Times New Roman" w:hAnsi="Times New Roman" w:cs="Times New Roman"/>
            <w:color w:val="auto"/>
            <w:sz w:val="21"/>
            <w:szCs w:val="21"/>
            <w:lang w:val="en-US" w:eastAsia="zh-CN"/>
          </w:rPr>
          <w:t>基于</w:t>
        </w:r>
      </w:ins>
      <w:r>
        <w:rPr>
          <w:rFonts w:hint="eastAsia" w:ascii="Times New Roman" w:hAnsi="Times New Roman" w:cs="Times New Roman"/>
          <w:color w:val="auto"/>
          <w:sz w:val="21"/>
          <w:szCs w:val="21"/>
          <w:lang w:val="en-US" w:eastAsia="zh-CN"/>
        </w:rPr>
        <w:t>“依靠数据受托者维护数据权益”</w:t>
      </w:r>
      <w:del w:id="318" w:author="游刃鲤鱼" w:date="2025-08-29T20:06:03Z">
        <w:r>
          <w:rPr>
            <w:rFonts w:hint="default" w:ascii="Times New Roman" w:hAnsi="Times New Roman" w:cs="Times New Roman"/>
            <w:color w:val="auto"/>
            <w:sz w:val="21"/>
            <w:szCs w:val="21"/>
            <w:lang w:val="en-US" w:eastAsia="zh-CN"/>
          </w:rPr>
          <w:delText>这一目标上达成共识</w:delText>
        </w:r>
      </w:del>
      <w:ins w:id="319" w:author="游刃鲤鱼" w:date="2025-08-29T20:06:03Z">
        <w:r>
          <w:rPr>
            <w:rFonts w:hint="eastAsia" w:ascii="Times New Roman" w:hAnsi="Times New Roman" w:cs="Times New Roman"/>
            <w:color w:val="auto"/>
            <w:sz w:val="21"/>
            <w:szCs w:val="21"/>
            <w:lang w:val="en-US" w:eastAsia="zh-CN"/>
          </w:rPr>
          <w:t>的</w:t>
        </w:r>
      </w:ins>
      <w:ins w:id="320" w:author="游刃鲤鱼" w:date="2025-08-29T20:06:06Z">
        <w:r>
          <w:rPr>
            <w:rFonts w:hint="eastAsia" w:ascii="Times New Roman" w:hAnsi="Times New Roman" w:cs="Times New Roman"/>
            <w:color w:val="auto"/>
            <w:sz w:val="21"/>
            <w:szCs w:val="21"/>
            <w:lang w:val="en-US" w:eastAsia="zh-CN"/>
          </w:rPr>
          <w:t>前提</w:t>
        </w:r>
      </w:ins>
      <w:r>
        <w:rPr>
          <w:rFonts w:hint="eastAsia" w:ascii="Times New Roman" w:hAnsi="Times New Roman" w:cs="Times New Roman"/>
          <w:color w:val="auto"/>
          <w:sz w:val="21"/>
          <w:szCs w:val="21"/>
          <w:lang w:val="en-US" w:eastAsia="zh-CN"/>
        </w:rPr>
        <w:t>，委托者的广泛性并不足以妨碍个人数据受托目的的实现，反而是整合形成高价值数据资源的前提。第二，化解受托者泛化风险。该模式强调数据受托者的独立性和专业性，准入要求较高。例如，“英国建立了以《数据保护法》和《英国通用数据保护条例》为核心的数据信托法律体系，由信息专员办公室对第三方受托机构实施全程监管，要求其满足独立性、专业性和透明度标准，并配套严格的合规审查与处罚措施。”</w:t>
      </w:r>
      <w:r>
        <w:rPr>
          <w:rStyle w:val="8"/>
          <w:rFonts w:hint="eastAsia" w:ascii="Times New Roman" w:hAnsi="Times New Roman" w:cs="Times New Roman"/>
          <w:color w:val="auto"/>
          <w:sz w:val="21"/>
          <w:szCs w:val="21"/>
          <w:lang w:val="en-US" w:eastAsia="zh-CN"/>
        </w:rPr>
        <w:footnoteReference w:id="32"/>
      </w:r>
      <w:r>
        <w:rPr>
          <w:rFonts w:hint="eastAsia" w:ascii="Times New Roman" w:hAnsi="Times New Roman" w:cs="Times New Roman"/>
          <w:color w:val="auto"/>
          <w:sz w:val="21"/>
          <w:szCs w:val="21"/>
          <w:lang w:val="en-US" w:eastAsia="zh-CN"/>
        </w:rPr>
        <w:t>第三，缓和知情同意困境。“数据信托作为一种适应大数据时代的数据法律工具，其本质是一种经过验证且被数据主体所广泛接受的专业框架协议。”</w:t>
      </w:r>
      <w:r>
        <w:rPr>
          <w:rStyle w:val="8"/>
          <w:rFonts w:hint="eastAsia" w:ascii="Times New Roman" w:hAnsi="Times New Roman" w:cs="Times New Roman"/>
          <w:color w:val="auto"/>
          <w:sz w:val="21"/>
          <w:szCs w:val="21"/>
          <w:lang w:val="en-US" w:eastAsia="zh-CN"/>
        </w:rPr>
        <w:footnoteReference w:id="33"/>
      </w:r>
      <w:r>
        <w:rPr>
          <w:rFonts w:hint="eastAsia" w:ascii="Times New Roman" w:hAnsi="Times New Roman" w:cs="Times New Roman"/>
          <w:color w:val="auto"/>
          <w:sz w:val="21"/>
          <w:szCs w:val="21"/>
          <w:lang w:val="en-US" w:eastAsia="zh-CN"/>
        </w:rPr>
        <w:t>在此框架下，数据受托者代表个人利益，精准对接数据处理者和其他需求方，在授权范围内作出符合个人数据来源者整体需求和最大利益的决策，</w:t>
      </w:r>
      <w:del w:id="321" w:author="游刃鲤鱼" w:date="2025-08-29T20:06:54Z">
        <w:r>
          <w:rPr>
            <w:rFonts w:hint="eastAsia" w:ascii="Times New Roman" w:hAnsi="Times New Roman" w:cs="Times New Roman"/>
            <w:color w:val="auto"/>
            <w:sz w:val="21"/>
            <w:szCs w:val="21"/>
            <w:lang w:val="en-US" w:eastAsia="zh-CN"/>
          </w:rPr>
          <w:delText>个人则始终保有数据控制权。这种模式</w:delText>
        </w:r>
      </w:del>
      <w:r>
        <w:rPr>
          <w:rFonts w:hint="eastAsia" w:ascii="Times New Roman" w:hAnsi="Times New Roman" w:cs="Times New Roman"/>
          <w:color w:val="auto"/>
          <w:sz w:val="21"/>
          <w:szCs w:val="21"/>
          <w:lang w:val="en-US" w:eastAsia="zh-CN"/>
        </w:rPr>
        <w:t>既能降低个人决策所带来的安全与法律风险，也为实现个人数据来源者权提供了有效路径，进而推动数据流通利用效益提升。总之，第三方数据信托模式有利于调整个人数据来源者与数据处理者之间失衡的二元关系，也有利于解决数据权利保护与流通利用需求之间的矛盾。</w:t>
      </w:r>
    </w:p>
    <w:p w14:paraId="7B0E19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322" w:author="游刃鲤鱼" w:date="2025-08-29T15:03:57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然而，也有学者指出，该模式对数据处理者的监督力度有限，在收益分配上还存在贡献确算难题。</w:t>
      </w:r>
      <w:r>
        <w:rPr>
          <w:rStyle w:val="8"/>
          <w:rFonts w:hint="eastAsia" w:ascii="Times New Roman" w:hAnsi="Times New Roman" w:cs="Times New Roman"/>
          <w:color w:val="auto"/>
          <w:sz w:val="21"/>
          <w:szCs w:val="21"/>
          <w:lang w:val="en-US" w:eastAsia="zh-CN"/>
        </w:rPr>
        <w:footnoteReference w:id="34"/>
      </w:r>
      <w:r>
        <w:rPr>
          <w:rFonts w:hint="eastAsia" w:ascii="Times New Roman" w:hAnsi="Times New Roman" w:cs="Times New Roman"/>
          <w:color w:val="auto"/>
          <w:sz w:val="21"/>
          <w:szCs w:val="21"/>
          <w:lang w:val="en-US" w:eastAsia="zh-CN"/>
        </w:rPr>
        <w:t>实践中，</w:t>
      </w:r>
      <w:r>
        <w:rPr>
          <w:rFonts w:hint="default" w:ascii="Times New Roman" w:hAnsi="Times New Roman" w:cs="Times New Roman"/>
          <w:color w:val="auto"/>
          <w:sz w:val="21"/>
          <w:szCs w:val="21"/>
          <w:lang w:val="en-US" w:eastAsia="zh-CN"/>
        </w:rPr>
        <w:t>私人机构</w:t>
      </w:r>
      <w:r>
        <w:rPr>
          <w:rFonts w:hint="eastAsia" w:ascii="Times New Roman" w:hAnsi="Times New Roman" w:cs="Times New Roman"/>
          <w:color w:val="auto"/>
          <w:sz w:val="21"/>
          <w:szCs w:val="21"/>
          <w:lang w:val="en-US" w:eastAsia="zh-CN"/>
        </w:rPr>
        <w:t>“人行道实验室”曾发起“公民信托计划”，但由于缺乏可信数据流通环境，以及无法确保问责机制和政府监督的落实，引发了公众对于数据安全的担忧，以失败告终。</w:t>
      </w:r>
      <w:r>
        <w:rPr>
          <w:rStyle w:val="8"/>
          <w:rFonts w:hint="eastAsia" w:ascii="Times New Roman" w:hAnsi="Times New Roman" w:cs="Times New Roman"/>
          <w:color w:val="auto"/>
          <w:sz w:val="21"/>
          <w:szCs w:val="21"/>
          <w:lang w:val="en-US" w:eastAsia="zh-CN"/>
        </w:rPr>
        <w:footnoteReference w:id="35"/>
      </w:r>
      <w:ins w:id="323" w:author="游刃鲤鱼" w:date="2025-08-29T14:46:07Z">
        <w:r>
          <w:rPr>
            <w:rFonts w:hint="eastAsia" w:ascii="Times New Roman" w:hAnsi="Times New Roman" w:cs="Times New Roman"/>
            <w:color w:val="auto"/>
            <w:sz w:val="21"/>
            <w:szCs w:val="21"/>
            <w:lang w:val="en-US" w:eastAsia="zh-CN"/>
          </w:rPr>
          <w:t>诚然，</w:t>
        </w:r>
      </w:ins>
      <w:ins w:id="324" w:author="游刃鲤鱼" w:date="2025-08-29T14:46:10Z">
        <w:r>
          <w:rPr>
            <w:rFonts w:hint="eastAsia" w:ascii="Times New Roman" w:hAnsi="Times New Roman" w:cs="Times New Roman"/>
            <w:color w:val="auto"/>
            <w:sz w:val="21"/>
            <w:szCs w:val="21"/>
            <w:lang w:val="en-US" w:eastAsia="zh-CN"/>
          </w:rPr>
          <w:t>引入</w:t>
        </w:r>
      </w:ins>
      <w:ins w:id="325" w:author="游刃鲤鱼" w:date="2025-08-29T14:46:11Z">
        <w:r>
          <w:rPr>
            <w:rFonts w:hint="eastAsia" w:ascii="Times New Roman" w:hAnsi="Times New Roman" w:cs="Times New Roman"/>
            <w:color w:val="auto"/>
            <w:sz w:val="21"/>
            <w:szCs w:val="21"/>
            <w:lang w:val="en-US" w:eastAsia="zh-CN"/>
          </w:rPr>
          <w:t>独立</w:t>
        </w:r>
      </w:ins>
      <w:ins w:id="326" w:author="游刃鲤鱼" w:date="2025-08-29T14:46:14Z">
        <w:r>
          <w:rPr>
            <w:rFonts w:hint="eastAsia" w:ascii="Times New Roman" w:hAnsi="Times New Roman" w:cs="Times New Roman"/>
            <w:color w:val="auto"/>
            <w:sz w:val="21"/>
            <w:szCs w:val="21"/>
            <w:lang w:val="en-US" w:eastAsia="zh-CN"/>
          </w:rPr>
          <w:t>数据受托者</w:t>
        </w:r>
      </w:ins>
      <w:ins w:id="327" w:author="游刃鲤鱼" w:date="2025-08-29T14:47:41Z">
        <w:r>
          <w:rPr>
            <w:rFonts w:hint="eastAsia" w:ascii="Times New Roman" w:hAnsi="Times New Roman" w:cs="Times New Roman"/>
            <w:color w:val="auto"/>
            <w:sz w:val="21"/>
            <w:szCs w:val="21"/>
            <w:lang w:val="en-US" w:eastAsia="zh-CN"/>
          </w:rPr>
          <w:t>不能</w:t>
        </w:r>
      </w:ins>
      <w:ins w:id="328" w:author="游刃鲤鱼" w:date="2025-08-29T14:49:06Z">
        <w:r>
          <w:rPr>
            <w:rFonts w:hint="eastAsia" w:ascii="Times New Roman" w:hAnsi="Times New Roman" w:cs="Times New Roman"/>
            <w:color w:val="auto"/>
            <w:sz w:val="21"/>
            <w:szCs w:val="21"/>
            <w:lang w:val="en-US" w:eastAsia="zh-CN"/>
          </w:rPr>
          <w:t>直接</w:t>
        </w:r>
      </w:ins>
      <w:ins w:id="329" w:author="游刃鲤鱼" w:date="2025-08-29T14:47:42Z">
        <w:r>
          <w:rPr>
            <w:rFonts w:hint="eastAsia" w:ascii="Times New Roman" w:hAnsi="Times New Roman" w:cs="Times New Roman"/>
            <w:color w:val="auto"/>
            <w:sz w:val="21"/>
            <w:szCs w:val="21"/>
            <w:lang w:val="en-US" w:eastAsia="zh-CN"/>
          </w:rPr>
          <w:t>改变</w:t>
        </w:r>
      </w:ins>
      <w:ins w:id="330" w:author="游刃鲤鱼" w:date="2025-08-29T14:47:43Z">
        <w:r>
          <w:rPr>
            <w:rFonts w:hint="eastAsia" w:ascii="Times New Roman" w:hAnsi="Times New Roman" w:cs="Times New Roman"/>
            <w:color w:val="auto"/>
            <w:sz w:val="21"/>
            <w:szCs w:val="21"/>
            <w:lang w:val="en-US" w:eastAsia="zh-CN"/>
          </w:rPr>
          <w:t>个人</w:t>
        </w:r>
      </w:ins>
      <w:ins w:id="331" w:author="游刃鲤鱼" w:date="2025-08-29T14:47:44Z">
        <w:r>
          <w:rPr>
            <w:rFonts w:hint="eastAsia" w:ascii="Times New Roman" w:hAnsi="Times New Roman" w:cs="Times New Roman"/>
            <w:color w:val="auto"/>
            <w:sz w:val="21"/>
            <w:szCs w:val="21"/>
            <w:lang w:val="en-US" w:eastAsia="zh-CN"/>
          </w:rPr>
          <w:t>在</w:t>
        </w:r>
      </w:ins>
      <w:ins w:id="332" w:author="游刃鲤鱼" w:date="2025-08-29T14:47:46Z">
        <w:r>
          <w:rPr>
            <w:rFonts w:hint="eastAsia" w:ascii="Times New Roman" w:hAnsi="Times New Roman" w:cs="Times New Roman"/>
            <w:color w:val="auto"/>
            <w:sz w:val="21"/>
            <w:szCs w:val="21"/>
            <w:lang w:val="en-US" w:eastAsia="zh-CN"/>
          </w:rPr>
          <w:t>整个数据</w:t>
        </w:r>
      </w:ins>
      <w:ins w:id="333" w:author="游刃鲤鱼" w:date="2025-08-29T14:47:47Z">
        <w:r>
          <w:rPr>
            <w:rFonts w:hint="eastAsia" w:ascii="Times New Roman" w:hAnsi="Times New Roman" w:cs="Times New Roman"/>
            <w:color w:val="auto"/>
            <w:sz w:val="21"/>
            <w:szCs w:val="21"/>
            <w:lang w:val="en-US" w:eastAsia="zh-CN"/>
          </w:rPr>
          <w:t>价值</w:t>
        </w:r>
      </w:ins>
      <w:ins w:id="334" w:author="游刃鲤鱼" w:date="2025-08-29T14:47:48Z">
        <w:r>
          <w:rPr>
            <w:rFonts w:hint="eastAsia" w:ascii="Times New Roman" w:hAnsi="Times New Roman" w:cs="Times New Roman"/>
            <w:color w:val="auto"/>
            <w:sz w:val="21"/>
            <w:szCs w:val="21"/>
            <w:lang w:val="en-US" w:eastAsia="zh-CN"/>
          </w:rPr>
          <w:t>链条</w:t>
        </w:r>
      </w:ins>
      <w:ins w:id="335" w:author="游刃鲤鱼" w:date="2025-08-29T14:47:49Z">
        <w:r>
          <w:rPr>
            <w:rFonts w:hint="eastAsia" w:ascii="Times New Roman" w:hAnsi="Times New Roman" w:cs="Times New Roman"/>
            <w:color w:val="auto"/>
            <w:sz w:val="21"/>
            <w:szCs w:val="21"/>
            <w:lang w:val="en-US" w:eastAsia="zh-CN"/>
          </w:rPr>
          <w:t>中</w:t>
        </w:r>
      </w:ins>
      <w:ins w:id="336" w:author="游刃鲤鱼" w:date="2025-08-29T14:47:50Z">
        <w:r>
          <w:rPr>
            <w:rFonts w:hint="eastAsia" w:ascii="Times New Roman" w:hAnsi="Times New Roman" w:cs="Times New Roman"/>
            <w:color w:val="auto"/>
            <w:sz w:val="21"/>
            <w:szCs w:val="21"/>
            <w:lang w:val="en-US" w:eastAsia="zh-CN"/>
          </w:rPr>
          <w:t>处于</w:t>
        </w:r>
      </w:ins>
      <w:ins w:id="337" w:author="游刃鲤鱼" w:date="2025-08-29T14:47:53Z">
        <w:r>
          <w:rPr>
            <w:rFonts w:hint="eastAsia" w:ascii="Times New Roman" w:hAnsi="Times New Roman" w:cs="Times New Roman"/>
            <w:color w:val="auto"/>
            <w:sz w:val="21"/>
            <w:szCs w:val="21"/>
            <w:lang w:val="en-US" w:eastAsia="zh-CN"/>
          </w:rPr>
          <w:t>弱势</w:t>
        </w:r>
      </w:ins>
      <w:ins w:id="338" w:author="游刃鲤鱼" w:date="2025-08-29T14:47:54Z">
        <w:r>
          <w:rPr>
            <w:rFonts w:hint="eastAsia" w:ascii="Times New Roman" w:hAnsi="Times New Roman" w:cs="Times New Roman"/>
            <w:color w:val="auto"/>
            <w:sz w:val="21"/>
            <w:szCs w:val="21"/>
            <w:lang w:val="en-US" w:eastAsia="zh-CN"/>
          </w:rPr>
          <w:t>地位的</w:t>
        </w:r>
      </w:ins>
      <w:ins w:id="339" w:author="游刃鲤鱼" w:date="2025-08-29T14:47:58Z">
        <w:r>
          <w:rPr>
            <w:rFonts w:hint="eastAsia" w:ascii="Times New Roman" w:hAnsi="Times New Roman" w:cs="Times New Roman"/>
            <w:color w:val="auto"/>
            <w:sz w:val="21"/>
            <w:szCs w:val="21"/>
            <w:lang w:val="en-US" w:eastAsia="zh-CN"/>
          </w:rPr>
          <w:t>事实，</w:t>
        </w:r>
      </w:ins>
      <w:ins w:id="340" w:author="游刃鲤鱼" w:date="2025-08-29T14:48:41Z">
        <w:r>
          <w:rPr>
            <w:rFonts w:hint="eastAsia" w:ascii="Times New Roman" w:hAnsi="Times New Roman" w:cs="Times New Roman"/>
            <w:color w:val="auto"/>
            <w:sz w:val="21"/>
            <w:szCs w:val="21"/>
            <w:lang w:val="en-US" w:eastAsia="zh-CN"/>
          </w:rPr>
          <w:t>不能</w:t>
        </w:r>
      </w:ins>
      <w:ins w:id="341" w:author="游刃鲤鱼" w:date="2025-08-29T14:49:09Z">
        <w:r>
          <w:rPr>
            <w:rFonts w:hint="eastAsia" w:ascii="Times New Roman" w:hAnsi="Times New Roman" w:cs="Times New Roman"/>
            <w:color w:val="auto"/>
            <w:sz w:val="21"/>
            <w:szCs w:val="21"/>
            <w:lang w:val="en-US" w:eastAsia="zh-CN"/>
          </w:rPr>
          <w:t>从</w:t>
        </w:r>
      </w:ins>
      <w:ins w:id="342" w:author="游刃鲤鱼" w:date="2025-08-29T14:49:03Z">
        <w:r>
          <w:rPr>
            <w:rFonts w:hint="eastAsia" w:ascii="Times New Roman" w:hAnsi="Times New Roman" w:cs="Times New Roman"/>
            <w:color w:val="auto"/>
            <w:sz w:val="21"/>
            <w:szCs w:val="21"/>
            <w:lang w:val="en-US" w:eastAsia="zh-CN"/>
          </w:rPr>
          <w:t>根本</w:t>
        </w:r>
      </w:ins>
      <w:ins w:id="343" w:author="游刃鲤鱼" w:date="2025-08-29T14:49:10Z">
        <w:r>
          <w:rPr>
            <w:rFonts w:hint="eastAsia" w:ascii="Times New Roman" w:hAnsi="Times New Roman" w:cs="Times New Roman"/>
            <w:color w:val="auto"/>
            <w:sz w:val="21"/>
            <w:szCs w:val="21"/>
            <w:lang w:val="en-US" w:eastAsia="zh-CN"/>
          </w:rPr>
          <w:t>上</w:t>
        </w:r>
      </w:ins>
      <w:ins w:id="344" w:author="游刃鲤鱼" w:date="2025-08-29T14:49:32Z">
        <w:r>
          <w:rPr>
            <w:rFonts w:hint="eastAsia" w:ascii="Times New Roman" w:hAnsi="Times New Roman" w:cs="Times New Roman"/>
            <w:color w:val="auto"/>
            <w:sz w:val="21"/>
            <w:szCs w:val="21"/>
            <w:lang w:val="en-US" w:eastAsia="zh-CN"/>
          </w:rPr>
          <w:t>解决</w:t>
        </w:r>
      </w:ins>
      <w:ins w:id="345" w:author="游刃鲤鱼" w:date="2025-08-29T14:48:49Z">
        <w:r>
          <w:rPr>
            <w:rFonts w:hint="eastAsia" w:ascii="Times New Roman" w:hAnsi="Times New Roman" w:cs="Times New Roman"/>
            <w:color w:val="auto"/>
            <w:sz w:val="21"/>
            <w:szCs w:val="21"/>
            <w:lang w:val="en-US" w:eastAsia="zh-CN"/>
          </w:rPr>
          <w:t>个人在</w:t>
        </w:r>
      </w:ins>
      <w:ins w:id="346" w:author="游刃鲤鱼" w:date="2025-08-29T14:48:59Z">
        <w:r>
          <w:rPr>
            <w:rFonts w:hint="eastAsia" w:ascii="Times New Roman" w:hAnsi="Times New Roman" w:cs="Times New Roman"/>
            <w:color w:val="auto"/>
            <w:sz w:val="21"/>
            <w:szCs w:val="21"/>
            <w:lang w:val="en-US" w:eastAsia="zh-CN"/>
          </w:rPr>
          <w:t>数据授权</w:t>
        </w:r>
      </w:ins>
      <w:ins w:id="347" w:author="游刃鲤鱼" w:date="2025-08-29T14:49:14Z">
        <w:r>
          <w:rPr>
            <w:rFonts w:hint="eastAsia" w:ascii="Times New Roman" w:hAnsi="Times New Roman" w:cs="Times New Roman"/>
            <w:color w:val="auto"/>
            <w:sz w:val="21"/>
            <w:szCs w:val="21"/>
            <w:lang w:val="en-US" w:eastAsia="zh-CN"/>
          </w:rPr>
          <w:t>环节</w:t>
        </w:r>
      </w:ins>
      <w:ins w:id="348" w:author="游刃鲤鱼" w:date="2025-08-29T14:49:15Z">
        <w:r>
          <w:rPr>
            <w:rFonts w:hint="eastAsia" w:ascii="Times New Roman" w:hAnsi="Times New Roman" w:cs="Times New Roman"/>
            <w:color w:val="auto"/>
            <w:sz w:val="21"/>
            <w:szCs w:val="21"/>
            <w:lang w:val="en-US" w:eastAsia="zh-CN"/>
          </w:rPr>
          <w:t>的</w:t>
        </w:r>
      </w:ins>
      <w:ins w:id="349" w:author="游刃鲤鱼" w:date="2025-08-29T14:49:16Z">
        <w:r>
          <w:rPr>
            <w:rFonts w:hint="eastAsia" w:ascii="Times New Roman" w:hAnsi="Times New Roman" w:cs="Times New Roman"/>
            <w:color w:val="auto"/>
            <w:sz w:val="21"/>
            <w:szCs w:val="21"/>
            <w:lang w:val="en-US" w:eastAsia="zh-CN"/>
          </w:rPr>
          <w:t>议价</w:t>
        </w:r>
      </w:ins>
      <w:ins w:id="350" w:author="游刃鲤鱼" w:date="2025-08-29T14:49:36Z">
        <w:r>
          <w:rPr>
            <w:rFonts w:hint="eastAsia" w:ascii="Times New Roman" w:hAnsi="Times New Roman" w:cs="Times New Roman"/>
            <w:color w:val="auto"/>
            <w:sz w:val="21"/>
            <w:szCs w:val="21"/>
            <w:lang w:val="en-US" w:eastAsia="zh-CN"/>
          </w:rPr>
          <w:t>弱势</w:t>
        </w:r>
      </w:ins>
      <w:ins w:id="351" w:author="游刃鲤鱼" w:date="2025-08-29T14:49:37Z">
        <w:r>
          <w:rPr>
            <w:rFonts w:hint="eastAsia" w:ascii="Times New Roman" w:hAnsi="Times New Roman" w:cs="Times New Roman"/>
            <w:color w:val="auto"/>
            <w:sz w:val="21"/>
            <w:szCs w:val="21"/>
            <w:lang w:val="en-US" w:eastAsia="zh-CN"/>
          </w:rPr>
          <w:t>和</w:t>
        </w:r>
      </w:ins>
      <w:ins w:id="352" w:author="游刃鲤鱼" w:date="2025-08-29T14:49:38Z">
        <w:r>
          <w:rPr>
            <w:rFonts w:hint="eastAsia" w:ascii="Times New Roman" w:hAnsi="Times New Roman" w:cs="Times New Roman"/>
            <w:color w:val="auto"/>
            <w:sz w:val="21"/>
            <w:szCs w:val="21"/>
            <w:lang w:val="en-US" w:eastAsia="zh-CN"/>
          </w:rPr>
          <w:t>知情</w:t>
        </w:r>
      </w:ins>
      <w:ins w:id="353" w:author="游刃鲤鱼" w:date="2025-08-29T14:49:39Z">
        <w:r>
          <w:rPr>
            <w:rFonts w:hint="eastAsia" w:ascii="Times New Roman" w:hAnsi="Times New Roman" w:cs="Times New Roman"/>
            <w:color w:val="auto"/>
            <w:sz w:val="21"/>
            <w:szCs w:val="21"/>
            <w:lang w:val="en-US" w:eastAsia="zh-CN"/>
          </w:rPr>
          <w:t>困境，</w:t>
        </w:r>
      </w:ins>
      <w:ins w:id="354" w:author="游刃鲤鱼" w:date="2025-08-29T14:49:47Z">
        <w:r>
          <w:rPr>
            <w:rFonts w:hint="eastAsia" w:ascii="Times New Roman" w:hAnsi="Times New Roman" w:cs="Times New Roman"/>
            <w:color w:val="auto"/>
            <w:sz w:val="21"/>
            <w:szCs w:val="21"/>
            <w:lang w:val="en-US" w:eastAsia="zh-CN"/>
          </w:rPr>
          <w:t>这</w:t>
        </w:r>
      </w:ins>
      <w:ins w:id="355" w:author="游刃鲤鱼" w:date="2025-08-29T14:49:49Z">
        <w:r>
          <w:rPr>
            <w:rFonts w:hint="eastAsia" w:ascii="Times New Roman" w:hAnsi="Times New Roman" w:cs="Times New Roman"/>
            <w:color w:val="auto"/>
            <w:sz w:val="21"/>
            <w:szCs w:val="21"/>
            <w:lang w:val="en-US" w:eastAsia="zh-CN"/>
          </w:rPr>
          <w:t>本质</w:t>
        </w:r>
      </w:ins>
      <w:ins w:id="356" w:author="游刃鲤鱼" w:date="2025-08-29T14:49:54Z">
        <w:r>
          <w:rPr>
            <w:rFonts w:hint="eastAsia" w:ascii="Times New Roman" w:hAnsi="Times New Roman" w:cs="Times New Roman"/>
            <w:color w:val="auto"/>
            <w:sz w:val="21"/>
            <w:szCs w:val="21"/>
            <w:lang w:val="en-US" w:eastAsia="zh-CN"/>
          </w:rPr>
          <w:t>上</w:t>
        </w:r>
      </w:ins>
      <w:ins w:id="357" w:author="游刃鲤鱼" w:date="2025-08-29T14:49:55Z">
        <w:r>
          <w:rPr>
            <w:rFonts w:hint="eastAsia" w:ascii="Times New Roman" w:hAnsi="Times New Roman" w:cs="Times New Roman"/>
            <w:color w:val="auto"/>
            <w:sz w:val="21"/>
            <w:szCs w:val="21"/>
            <w:lang w:val="en-US" w:eastAsia="zh-CN"/>
          </w:rPr>
          <w:t>是</w:t>
        </w:r>
      </w:ins>
      <w:ins w:id="358" w:author="游刃鲤鱼" w:date="2025-08-29T14:49:57Z">
        <w:r>
          <w:rPr>
            <w:rFonts w:hint="eastAsia" w:ascii="Times New Roman" w:hAnsi="Times New Roman" w:cs="Times New Roman"/>
            <w:color w:val="auto"/>
            <w:sz w:val="21"/>
            <w:szCs w:val="21"/>
            <w:lang w:val="en-US" w:eastAsia="zh-CN"/>
          </w:rPr>
          <w:t>数字时代</w:t>
        </w:r>
      </w:ins>
      <w:ins w:id="359" w:author="游刃鲤鱼" w:date="2025-08-29T14:50:32Z">
        <w:r>
          <w:rPr>
            <w:rFonts w:hint="eastAsia" w:ascii="Times New Roman" w:hAnsi="Times New Roman" w:cs="Times New Roman"/>
            <w:color w:val="auto"/>
            <w:sz w:val="21"/>
            <w:szCs w:val="21"/>
            <w:lang w:val="en-US" w:eastAsia="zh-CN"/>
          </w:rPr>
          <w:t>不同</w:t>
        </w:r>
      </w:ins>
      <w:ins w:id="360" w:author="游刃鲤鱼" w:date="2025-08-29T14:50:34Z">
        <w:r>
          <w:rPr>
            <w:rFonts w:hint="eastAsia" w:ascii="Times New Roman" w:hAnsi="Times New Roman" w:cs="Times New Roman"/>
            <w:color w:val="auto"/>
            <w:sz w:val="21"/>
            <w:szCs w:val="21"/>
            <w:lang w:val="en-US" w:eastAsia="zh-CN"/>
          </w:rPr>
          <w:t>主体间</w:t>
        </w:r>
      </w:ins>
      <w:ins w:id="361" w:author="游刃鲤鱼" w:date="2025-08-29T14:50:40Z">
        <w:r>
          <w:rPr>
            <w:rFonts w:hint="eastAsia" w:ascii="Times New Roman" w:hAnsi="Times New Roman" w:cs="Times New Roman"/>
            <w:color w:val="auto"/>
            <w:sz w:val="21"/>
            <w:szCs w:val="21"/>
            <w:lang w:val="en-US" w:eastAsia="zh-CN"/>
          </w:rPr>
          <w:t>能力</w:t>
        </w:r>
      </w:ins>
      <w:ins w:id="362" w:author="游刃鲤鱼" w:date="2025-08-29T14:50:42Z">
        <w:r>
          <w:rPr>
            <w:rFonts w:hint="eastAsia" w:ascii="Times New Roman" w:hAnsi="Times New Roman" w:cs="Times New Roman"/>
            <w:color w:val="auto"/>
            <w:sz w:val="21"/>
            <w:szCs w:val="21"/>
            <w:lang w:val="en-US" w:eastAsia="zh-CN"/>
          </w:rPr>
          <w:t>鸿沟</w:t>
        </w:r>
      </w:ins>
      <w:ins w:id="363" w:author="游刃鲤鱼" w:date="2025-08-29T14:50:43Z">
        <w:r>
          <w:rPr>
            <w:rFonts w:hint="eastAsia" w:ascii="Times New Roman" w:hAnsi="Times New Roman" w:cs="Times New Roman"/>
            <w:color w:val="auto"/>
            <w:sz w:val="21"/>
            <w:szCs w:val="21"/>
            <w:lang w:val="en-US" w:eastAsia="zh-CN"/>
          </w:rPr>
          <w:t>的</w:t>
        </w:r>
      </w:ins>
      <w:ins w:id="364" w:author="游刃鲤鱼" w:date="2025-08-29T14:50:44Z">
        <w:r>
          <w:rPr>
            <w:rFonts w:hint="eastAsia" w:ascii="Times New Roman" w:hAnsi="Times New Roman" w:cs="Times New Roman"/>
            <w:color w:val="auto"/>
            <w:sz w:val="21"/>
            <w:szCs w:val="21"/>
            <w:lang w:val="en-US" w:eastAsia="zh-CN"/>
          </w:rPr>
          <w:t>延续。</w:t>
        </w:r>
      </w:ins>
      <w:ins w:id="365" w:author="游刃鲤鱼" w:date="2025-08-29T14:55:01Z">
        <w:r>
          <w:rPr>
            <w:rFonts w:hint="eastAsia" w:ascii="Times New Roman" w:hAnsi="Times New Roman" w:cs="Times New Roman"/>
            <w:color w:val="auto"/>
            <w:sz w:val="21"/>
            <w:szCs w:val="21"/>
            <w:lang w:val="en-US" w:eastAsia="zh-CN"/>
          </w:rPr>
          <w:t>但</w:t>
        </w:r>
      </w:ins>
      <w:ins w:id="366" w:author="游刃鲤鱼" w:date="2025-08-29T15:17:03Z">
        <w:r>
          <w:rPr>
            <w:rFonts w:hint="eastAsia" w:ascii="Times New Roman" w:hAnsi="Times New Roman" w:cs="Times New Roman"/>
            <w:color w:val="auto"/>
            <w:sz w:val="21"/>
            <w:szCs w:val="21"/>
            <w:lang w:val="en-US" w:eastAsia="zh-CN"/>
          </w:rPr>
          <w:t>该模式</w:t>
        </w:r>
      </w:ins>
      <w:ins w:id="367" w:author="游刃鲤鱼" w:date="2025-08-29T15:17:04Z">
        <w:r>
          <w:rPr>
            <w:rFonts w:hint="eastAsia" w:ascii="Times New Roman" w:hAnsi="Times New Roman" w:cs="Times New Roman"/>
            <w:color w:val="auto"/>
            <w:sz w:val="21"/>
            <w:szCs w:val="21"/>
            <w:lang w:val="en-US" w:eastAsia="zh-CN"/>
          </w:rPr>
          <w:t>的</w:t>
        </w:r>
      </w:ins>
      <w:ins w:id="368" w:author="游刃鲤鱼" w:date="2025-08-29T15:17:05Z">
        <w:r>
          <w:rPr>
            <w:rFonts w:hint="eastAsia" w:ascii="Times New Roman" w:hAnsi="Times New Roman" w:cs="Times New Roman"/>
            <w:color w:val="auto"/>
            <w:sz w:val="21"/>
            <w:szCs w:val="21"/>
            <w:lang w:val="en-US" w:eastAsia="zh-CN"/>
          </w:rPr>
          <w:t>作用</w:t>
        </w:r>
      </w:ins>
      <w:ins w:id="369" w:author="游刃鲤鱼" w:date="2025-08-29T15:16:55Z">
        <w:r>
          <w:rPr>
            <w:rFonts w:hint="eastAsia" w:ascii="Times New Roman" w:hAnsi="Times New Roman" w:cs="Times New Roman"/>
            <w:color w:val="auto"/>
            <w:sz w:val="21"/>
            <w:szCs w:val="21"/>
            <w:lang w:val="en-US" w:eastAsia="zh-CN"/>
          </w:rPr>
          <w:t>不是“解决所有问题”，而是“让问题变得可解决”</w:t>
        </w:r>
      </w:ins>
      <w:ins w:id="370" w:author="游刃鲤鱼" w:date="2025-08-29T15:17:12Z">
        <w:r>
          <w:rPr>
            <w:rFonts w:hint="eastAsia" w:ascii="Times New Roman" w:hAnsi="Times New Roman" w:cs="Times New Roman"/>
            <w:color w:val="auto"/>
            <w:sz w:val="21"/>
            <w:szCs w:val="21"/>
            <w:lang w:val="en-US" w:eastAsia="zh-CN"/>
          </w:rPr>
          <w:t>，</w:t>
        </w:r>
      </w:ins>
      <w:ins w:id="371" w:author="游刃鲤鱼" w:date="2025-08-29T14:52:52Z">
        <w:r>
          <w:rPr>
            <w:rFonts w:hint="eastAsia" w:ascii="Times New Roman" w:hAnsi="Times New Roman" w:cs="Times New Roman"/>
            <w:color w:val="auto"/>
            <w:sz w:val="21"/>
            <w:szCs w:val="21"/>
            <w:lang w:val="en-US" w:eastAsia="zh-CN"/>
          </w:rPr>
          <w:t>数据受托</w:t>
        </w:r>
      </w:ins>
      <w:ins w:id="372" w:author="游刃鲤鱼" w:date="2025-08-29T15:00:18Z">
        <w:r>
          <w:rPr>
            <w:rFonts w:hint="eastAsia" w:ascii="Times New Roman" w:hAnsi="Times New Roman" w:cs="Times New Roman"/>
            <w:color w:val="auto"/>
            <w:sz w:val="21"/>
            <w:szCs w:val="21"/>
            <w:lang w:val="en-US" w:eastAsia="zh-CN"/>
          </w:rPr>
          <w:t>者</w:t>
        </w:r>
      </w:ins>
      <w:ins w:id="373" w:author="游刃鲤鱼" w:date="2025-08-29T14:54:52Z">
        <w:r>
          <w:rPr>
            <w:rFonts w:hint="eastAsia" w:ascii="Times New Roman" w:hAnsi="Times New Roman" w:cs="Times New Roman"/>
            <w:color w:val="auto"/>
            <w:sz w:val="21"/>
            <w:szCs w:val="21"/>
            <w:lang w:val="en-US" w:eastAsia="zh-CN"/>
          </w:rPr>
          <w:t>的</w:t>
        </w:r>
      </w:ins>
      <w:ins w:id="374" w:author="游刃鲤鱼" w:date="2025-08-29T14:54:53Z">
        <w:r>
          <w:rPr>
            <w:rFonts w:hint="eastAsia" w:ascii="Times New Roman" w:hAnsi="Times New Roman" w:cs="Times New Roman"/>
            <w:color w:val="auto"/>
            <w:sz w:val="21"/>
            <w:szCs w:val="21"/>
            <w:lang w:val="en-US" w:eastAsia="zh-CN"/>
          </w:rPr>
          <w:t>核心</w:t>
        </w:r>
      </w:ins>
      <w:ins w:id="375" w:author="游刃鲤鱼" w:date="2025-08-29T14:54:54Z">
        <w:r>
          <w:rPr>
            <w:rFonts w:hint="eastAsia" w:ascii="Times New Roman" w:hAnsi="Times New Roman" w:cs="Times New Roman"/>
            <w:color w:val="auto"/>
            <w:sz w:val="21"/>
            <w:szCs w:val="21"/>
            <w:lang w:val="en-US" w:eastAsia="zh-CN"/>
          </w:rPr>
          <w:t>价值</w:t>
        </w:r>
      </w:ins>
      <w:ins w:id="376" w:author="游刃鲤鱼" w:date="2025-08-29T14:55:10Z">
        <w:r>
          <w:rPr>
            <w:rFonts w:hint="eastAsia" w:ascii="Times New Roman" w:hAnsi="Times New Roman" w:cs="Times New Roman"/>
            <w:color w:val="auto"/>
            <w:sz w:val="21"/>
            <w:szCs w:val="21"/>
            <w:lang w:val="en-US" w:eastAsia="zh-CN"/>
          </w:rPr>
          <w:t>在于</w:t>
        </w:r>
      </w:ins>
      <w:ins w:id="377" w:author="游刃鲤鱼" w:date="2025-08-29T14:55:14Z">
        <w:r>
          <w:rPr>
            <w:rFonts w:hint="eastAsia" w:ascii="Times New Roman" w:hAnsi="Times New Roman" w:cs="Times New Roman"/>
            <w:color w:val="auto"/>
            <w:sz w:val="21"/>
            <w:szCs w:val="21"/>
            <w:lang w:val="en-US" w:eastAsia="zh-CN"/>
          </w:rPr>
          <w:t>缓解</w:t>
        </w:r>
      </w:ins>
      <w:ins w:id="378" w:author="游刃鲤鱼" w:date="2025-08-29T14:56:11Z">
        <w:r>
          <w:rPr>
            <w:rFonts w:hint="eastAsia" w:ascii="Times New Roman" w:hAnsi="Times New Roman" w:cs="Times New Roman"/>
            <w:color w:val="auto"/>
            <w:sz w:val="21"/>
            <w:szCs w:val="21"/>
            <w:lang w:val="en-US" w:eastAsia="zh-CN"/>
          </w:rPr>
          <w:t>而非</w:t>
        </w:r>
      </w:ins>
      <w:ins w:id="379" w:author="游刃鲤鱼" w:date="2025-08-29T14:56:12Z">
        <w:r>
          <w:rPr>
            <w:rFonts w:hint="eastAsia" w:ascii="Times New Roman" w:hAnsi="Times New Roman" w:cs="Times New Roman"/>
            <w:color w:val="auto"/>
            <w:sz w:val="21"/>
            <w:szCs w:val="21"/>
            <w:lang w:val="en-US" w:eastAsia="zh-CN"/>
          </w:rPr>
          <w:t>根除</w:t>
        </w:r>
      </w:ins>
      <w:ins w:id="380" w:author="游刃鲤鱼" w:date="2025-08-29T14:55:25Z">
        <w:r>
          <w:rPr>
            <w:rFonts w:hint="eastAsia" w:ascii="Times New Roman" w:hAnsi="Times New Roman" w:cs="Times New Roman"/>
            <w:color w:val="auto"/>
            <w:sz w:val="21"/>
            <w:szCs w:val="21"/>
            <w:lang w:val="en-US" w:eastAsia="zh-CN"/>
          </w:rPr>
          <w:t>信息不</w:t>
        </w:r>
      </w:ins>
      <w:ins w:id="381" w:author="游刃鲤鱼" w:date="2025-08-29T14:55:29Z">
        <w:r>
          <w:rPr>
            <w:rFonts w:hint="eastAsia" w:ascii="Times New Roman" w:hAnsi="Times New Roman" w:cs="Times New Roman"/>
            <w:color w:val="auto"/>
            <w:sz w:val="21"/>
            <w:szCs w:val="21"/>
            <w:lang w:val="en-US" w:eastAsia="zh-CN"/>
          </w:rPr>
          <w:t>对称</w:t>
        </w:r>
      </w:ins>
      <w:ins w:id="382" w:author="游刃鲤鱼" w:date="2025-08-29T14:59:05Z">
        <w:r>
          <w:rPr>
            <w:rFonts w:hint="eastAsia" w:ascii="Times New Roman" w:hAnsi="Times New Roman" w:cs="Times New Roman"/>
            <w:color w:val="auto"/>
            <w:sz w:val="21"/>
            <w:szCs w:val="21"/>
            <w:lang w:val="en-US" w:eastAsia="zh-CN"/>
          </w:rPr>
          <w:t>，</w:t>
        </w:r>
      </w:ins>
      <w:ins w:id="383" w:author="游刃鲤鱼" w:date="2025-08-29T15:01:24Z">
        <w:r>
          <w:rPr>
            <w:rFonts w:hint="eastAsia" w:ascii="Times New Roman" w:hAnsi="Times New Roman" w:cs="Times New Roman"/>
            <w:color w:val="auto"/>
            <w:sz w:val="21"/>
            <w:szCs w:val="21"/>
            <w:lang w:val="en-US" w:eastAsia="zh-CN"/>
          </w:rPr>
          <w:t>其</w:t>
        </w:r>
      </w:ins>
      <w:ins w:id="384" w:author="游刃鲤鱼" w:date="2025-08-29T15:01:25Z">
        <w:r>
          <w:rPr>
            <w:rFonts w:hint="eastAsia" w:ascii="Times New Roman" w:hAnsi="Times New Roman" w:cs="Times New Roman"/>
            <w:color w:val="auto"/>
            <w:sz w:val="21"/>
            <w:szCs w:val="21"/>
            <w:lang w:val="en-US" w:eastAsia="zh-CN"/>
          </w:rPr>
          <w:t>对</w:t>
        </w:r>
      </w:ins>
      <w:ins w:id="385" w:author="游刃鲤鱼" w:date="2025-08-29T15:01:33Z">
        <w:r>
          <w:rPr>
            <w:rFonts w:hint="eastAsia" w:ascii="Times New Roman" w:hAnsi="Times New Roman" w:cs="Times New Roman"/>
            <w:color w:val="auto"/>
            <w:sz w:val="21"/>
            <w:szCs w:val="21"/>
            <w:lang w:val="en-US" w:eastAsia="zh-CN"/>
          </w:rPr>
          <w:t>个人</w:t>
        </w:r>
      </w:ins>
      <w:ins w:id="386" w:author="游刃鲤鱼" w:date="2025-08-29T15:01:56Z">
        <w:r>
          <w:rPr>
            <w:rFonts w:hint="eastAsia" w:ascii="Times New Roman" w:hAnsi="Times New Roman" w:cs="Times New Roman"/>
            <w:color w:val="auto"/>
            <w:sz w:val="21"/>
            <w:szCs w:val="21"/>
            <w:lang w:val="en-US" w:eastAsia="zh-CN"/>
          </w:rPr>
          <w:t>数据</w:t>
        </w:r>
      </w:ins>
      <w:ins w:id="387" w:author="游刃鲤鱼" w:date="2025-08-29T15:01:57Z">
        <w:r>
          <w:rPr>
            <w:rFonts w:hint="eastAsia" w:ascii="Times New Roman" w:hAnsi="Times New Roman" w:cs="Times New Roman"/>
            <w:color w:val="auto"/>
            <w:sz w:val="21"/>
            <w:szCs w:val="21"/>
            <w:lang w:val="en-US" w:eastAsia="zh-CN"/>
          </w:rPr>
          <w:t>来源者</w:t>
        </w:r>
      </w:ins>
      <w:ins w:id="388" w:author="游刃鲤鱼" w:date="2025-08-29T15:02:02Z">
        <w:r>
          <w:rPr>
            <w:rFonts w:hint="eastAsia" w:ascii="Times New Roman" w:hAnsi="Times New Roman" w:cs="Times New Roman"/>
            <w:color w:val="auto"/>
            <w:sz w:val="21"/>
            <w:szCs w:val="21"/>
            <w:lang w:val="en-US" w:eastAsia="zh-CN"/>
          </w:rPr>
          <w:t>权利</w:t>
        </w:r>
      </w:ins>
      <w:ins w:id="389" w:author="游刃鲤鱼" w:date="2025-08-29T15:02:03Z">
        <w:r>
          <w:rPr>
            <w:rFonts w:hint="eastAsia" w:ascii="Times New Roman" w:hAnsi="Times New Roman" w:cs="Times New Roman"/>
            <w:color w:val="auto"/>
            <w:sz w:val="21"/>
            <w:szCs w:val="21"/>
            <w:lang w:val="en-US" w:eastAsia="zh-CN"/>
          </w:rPr>
          <w:t>状况</w:t>
        </w:r>
      </w:ins>
      <w:ins w:id="390" w:author="游刃鲤鱼" w:date="2025-08-29T15:02:05Z">
        <w:r>
          <w:rPr>
            <w:rFonts w:hint="eastAsia" w:ascii="Times New Roman" w:hAnsi="Times New Roman" w:cs="Times New Roman"/>
            <w:color w:val="auto"/>
            <w:sz w:val="21"/>
            <w:szCs w:val="21"/>
            <w:lang w:val="en-US" w:eastAsia="zh-CN"/>
          </w:rPr>
          <w:t>的</w:t>
        </w:r>
      </w:ins>
      <w:ins w:id="391" w:author="游刃鲤鱼" w:date="2025-08-29T15:02:06Z">
        <w:r>
          <w:rPr>
            <w:rFonts w:hint="eastAsia" w:ascii="Times New Roman" w:hAnsi="Times New Roman" w:cs="Times New Roman"/>
            <w:color w:val="auto"/>
            <w:sz w:val="21"/>
            <w:szCs w:val="21"/>
            <w:lang w:val="en-US" w:eastAsia="zh-CN"/>
          </w:rPr>
          <w:t>改善</w:t>
        </w:r>
      </w:ins>
      <w:ins w:id="392" w:author="游刃鲤鱼" w:date="2025-08-29T15:04:08Z">
        <w:r>
          <w:rPr>
            <w:rFonts w:hint="eastAsia" w:ascii="Times New Roman" w:hAnsi="Times New Roman" w:cs="Times New Roman"/>
            <w:color w:val="auto"/>
            <w:sz w:val="21"/>
            <w:szCs w:val="21"/>
            <w:lang w:val="en-US" w:eastAsia="zh-CN"/>
          </w:rPr>
          <w:t>已</w:t>
        </w:r>
      </w:ins>
      <w:ins w:id="393" w:author="游刃鲤鱼" w:date="2025-08-29T15:02:09Z">
        <w:r>
          <w:rPr>
            <w:rFonts w:hint="eastAsia" w:ascii="Times New Roman" w:hAnsi="Times New Roman" w:cs="Times New Roman"/>
            <w:color w:val="auto"/>
            <w:sz w:val="21"/>
            <w:szCs w:val="21"/>
            <w:lang w:val="en-US" w:eastAsia="zh-CN"/>
          </w:rPr>
          <w:t>远超</w:t>
        </w:r>
      </w:ins>
      <w:ins w:id="394" w:author="游刃鲤鱼" w:date="2025-08-29T15:02:14Z">
        <w:r>
          <w:rPr>
            <w:rFonts w:hint="eastAsia" w:ascii="Times New Roman" w:hAnsi="Times New Roman" w:cs="Times New Roman"/>
            <w:color w:val="auto"/>
            <w:sz w:val="21"/>
            <w:szCs w:val="21"/>
            <w:lang w:val="en-US" w:eastAsia="zh-CN"/>
          </w:rPr>
          <w:t>信息受托人</w:t>
        </w:r>
      </w:ins>
      <w:ins w:id="395" w:author="游刃鲤鱼" w:date="2025-08-29T15:02:16Z">
        <w:r>
          <w:rPr>
            <w:rFonts w:hint="eastAsia" w:ascii="Times New Roman" w:hAnsi="Times New Roman" w:cs="Times New Roman"/>
            <w:color w:val="auto"/>
            <w:sz w:val="21"/>
            <w:szCs w:val="21"/>
            <w:lang w:val="en-US" w:eastAsia="zh-CN"/>
          </w:rPr>
          <w:t>，</w:t>
        </w:r>
      </w:ins>
      <w:ins w:id="396" w:author="游刃鲤鱼" w:date="2025-08-29T15:17:19Z">
        <w:r>
          <w:rPr>
            <w:rFonts w:hint="eastAsia" w:ascii="Times New Roman" w:hAnsi="Times New Roman" w:cs="Times New Roman"/>
            <w:color w:val="auto"/>
            <w:sz w:val="21"/>
            <w:szCs w:val="21"/>
            <w:lang w:val="en-US" w:eastAsia="zh-CN"/>
          </w:rPr>
          <w:t>也</w:t>
        </w:r>
      </w:ins>
      <w:del w:id="397" w:author="游刃鲤鱼" w:date="2025-08-29T15:03:49Z">
        <w:r>
          <w:rPr>
            <w:rFonts w:hint="default" w:ascii="Times New Roman" w:hAnsi="Times New Roman" w:cs="Times New Roman"/>
            <w:color w:val="auto"/>
            <w:sz w:val="21"/>
            <w:szCs w:val="21"/>
            <w:lang w:val="en-US" w:eastAsia="zh-CN"/>
          </w:rPr>
          <w:delText>但结合我国实际，仍应认为，我国个人数据受托以借鉴第三方数据信托模式为宜。</w:delText>
        </w:r>
      </w:del>
      <w:ins w:id="398" w:author="游刃鲤鱼" w:date="2025-08-29T14:51:40Z">
        <w:r>
          <w:rPr>
            <w:rFonts w:hint="eastAsia" w:ascii="Times New Roman" w:hAnsi="Times New Roman" w:cs="Times New Roman"/>
            <w:color w:val="auto"/>
            <w:sz w:val="21"/>
            <w:szCs w:val="21"/>
            <w:lang w:val="en-US" w:eastAsia="zh-CN"/>
          </w:rPr>
          <w:t>与</w:t>
        </w:r>
      </w:ins>
      <w:ins w:id="399" w:author="游刃鲤鱼" w:date="2025-08-29T20:07:35Z">
        <w:r>
          <w:rPr>
            <w:rFonts w:hint="eastAsia" w:ascii="Times New Roman" w:hAnsi="Times New Roman" w:cs="Times New Roman"/>
            <w:color w:val="auto"/>
            <w:sz w:val="21"/>
            <w:szCs w:val="21"/>
            <w:lang w:val="en-US" w:eastAsia="zh-CN"/>
          </w:rPr>
          <w:t>我国</w:t>
        </w:r>
      </w:ins>
      <w:ins w:id="400" w:author="游刃鲤鱼" w:date="2025-08-29T15:04:25Z">
        <w:r>
          <w:rPr>
            <w:rFonts w:hint="eastAsia" w:ascii="Times New Roman" w:hAnsi="Times New Roman" w:cs="Times New Roman"/>
            <w:color w:val="auto"/>
            <w:sz w:val="21"/>
            <w:szCs w:val="21"/>
            <w:lang w:val="en-US" w:eastAsia="zh-CN"/>
          </w:rPr>
          <w:t>现实需求</w:t>
        </w:r>
      </w:ins>
      <w:ins w:id="401" w:author="游刃鲤鱼" w:date="2025-08-29T14:51:45Z">
        <w:r>
          <w:rPr>
            <w:rFonts w:hint="eastAsia" w:ascii="Times New Roman" w:hAnsi="Times New Roman" w:cs="Times New Roman"/>
            <w:color w:val="auto"/>
            <w:sz w:val="21"/>
            <w:szCs w:val="21"/>
            <w:lang w:val="en-US" w:eastAsia="zh-CN"/>
          </w:rPr>
          <w:t>更相契合</w:t>
        </w:r>
      </w:ins>
      <w:ins w:id="402" w:author="游刃鲤鱼" w:date="2025-08-29T15:03:54Z">
        <w:r>
          <w:rPr>
            <w:rFonts w:hint="eastAsia" w:ascii="Times New Roman" w:hAnsi="Times New Roman" w:cs="Times New Roman"/>
            <w:color w:val="auto"/>
            <w:sz w:val="21"/>
            <w:szCs w:val="21"/>
            <w:lang w:val="en-US" w:eastAsia="zh-CN"/>
          </w:rPr>
          <w:t>。</w:t>
        </w:r>
      </w:ins>
    </w:p>
    <w:p w14:paraId="5F129F8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del w:id="403" w:author="游刃鲤鱼" w:date="2025-08-28T20:18:28Z"/>
          <w:rFonts w:hint="default" w:ascii="Times New Roman" w:hAnsi="Times New Roman" w:cs="Times New Roman"/>
          <w:color w:val="auto"/>
          <w:sz w:val="21"/>
          <w:szCs w:val="21"/>
          <w:lang w:val="en-US" w:eastAsia="zh-CN"/>
        </w:rPr>
      </w:pPr>
      <w:ins w:id="404" w:author="游刃鲤鱼" w:date="2025-08-29T15:17:24Z">
        <w:r>
          <w:rPr>
            <w:rFonts w:hint="eastAsia" w:ascii="Times New Roman" w:hAnsi="Times New Roman" w:cs="Times New Roman"/>
            <w:color w:val="auto"/>
            <w:sz w:val="21"/>
            <w:szCs w:val="21"/>
            <w:lang w:val="en-US" w:eastAsia="zh-CN"/>
          </w:rPr>
          <w:t>具体而言，</w:t>
        </w:r>
      </w:ins>
      <w:ins w:id="405" w:author="游刃鲤鱼" w:date="2025-08-29T14:51:50Z">
        <w:r>
          <w:rPr>
            <w:rFonts w:hint="eastAsia" w:ascii="Times New Roman" w:hAnsi="Times New Roman" w:cs="Times New Roman"/>
            <w:color w:val="auto"/>
            <w:sz w:val="21"/>
            <w:szCs w:val="21"/>
            <w:lang w:val="en-US" w:eastAsia="zh-CN"/>
          </w:rPr>
          <w:t>首先</w:t>
        </w:r>
      </w:ins>
    </w:p>
    <w:p w14:paraId="6D4BC7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Change w:id="406" w:author="游刃鲤鱼" w:date="2025-08-29T14:52:08Z">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pPrChange>
      </w:pPr>
      <w:del w:id="407" w:author="游刃鲤鱼" w:date="2025-08-29T14:51:51Z">
        <w:r>
          <w:rPr>
            <w:rFonts w:hint="eastAsia" w:ascii="Times New Roman" w:hAnsi="Times New Roman" w:cs="Times New Roman"/>
            <w:color w:val="auto"/>
            <w:sz w:val="21"/>
            <w:szCs w:val="21"/>
            <w:lang w:val="en-US" w:eastAsia="zh-CN"/>
          </w:rPr>
          <w:delText>理由在于：</w:delText>
        </w:r>
      </w:del>
      <w:del w:id="408" w:author="游刃鲤鱼" w:date="2025-08-29T14:51:52Z">
        <w:r>
          <w:rPr>
            <w:rFonts w:hint="eastAsia" w:ascii="Times New Roman" w:hAnsi="Times New Roman" w:cs="Times New Roman"/>
            <w:color w:val="auto"/>
            <w:sz w:val="21"/>
            <w:szCs w:val="21"/>
            <w:lang w:val="en-US" w:eastAsia="zh-CN"/>
          </w:rPr>
          <w:delText>第一</w:delText>
        </w:r>
      </w:del>
      <w:r>
        <w:rPr>
          <w:rFonts w:hint="eastAsia" w:ascii="Times New Roman" w:hAnsi="Times New Roman" w:cs="Times New Roman"/>
          <w:color w:val="auto"/>
          <w:sz w:val="21"/>
          <w:szCs w:val="21"/>
          <w:lang w:val="en-US" w:eastAsia="zh-CN"/>
        </w:rPr>
        <w:t>，我国信托领域素来存在强监管倾向，准入标准严格。例如，《湖北省数据要素市场建设实施方案》提出，“探索‘数据信托’等个人数据受托新模式，遴选适宜主体开展个人数据受托试点”，既以遴选作为择定数据受托者的方式，则应结合基础保障能力、经营与信誉状况、数据管理制度等条件对申请主体进行综合评审，并通过定期报告、质量管理、信息披露、信用档案等方式进行日常监督，确保数据受托者切实履行受托义务，从而避免出现人行道实验室所遭遇的窘境。</w:t>
      </w:r>
      <w:del w:id="409" w:author="游刃鲤鱼" w:date="2025-08-29T14:51:59Z">
        <w:r>
          <w:rPr>
            <w:rFonts w:hint="eastAsia" w:ascii="Times New Roman" w:hAnsi="Times New Roman" w:cs="Times New Roman"/>
            <w:color w:val="auto"/>
            <w:sz w:val="21"/>
            <w:szCs w:val="21"/>
            <w:lang w:val="en-US" w:eastAsia="zh-CN"/>
          </w:rPr>
          <w:delText>第二</w:delText>
        </w:r>
      </w:del>
      <w:ins w:id="410" w:author="游刃鲤鱼" w:date="2025-08-29T14:52:01Z">
        <w:r>
          <w:rPr>
            <w:rFonts w:hint="eastAsia" w:ascii="Times New Roman" w:hAnsi="Times New Roman" w:cs="Times New Roman"/>
            <w:color w:val="auto"/>
            <w:sz w:val="21"/>
            <w:szCs w:val="21"/>
            <w:lang w:val="en-US" w:eastAsia="zh-CN"/>
          </w:rPr>
          <w:t>其次</w:t>
        </w:r>
      </w:ins>
      <w:r>
        <w:rPr>
          <w:rFonts w:hint="eastAsia" w:ascii="Times New Roman" w:hAnsi="Times New Roman" w:cs="Times New Roman"/>
          <w:color w:val="auto"/>
          <w:sz w:val="21"/>
          <w:szCs w:val="21"/>
          <w:lang w:val="en-US" w:eastAsia="zh-CN"/>
        </w:rPr>
        <w:t>，该模式有利于优化数据开发利用模式，发挥场景牵引功能。仍以北数所数据授权平台为例，北数所有权将</w:t>
      </w:r>
      <w:del w:id="411" w:author="游刃鲤鱼" w:date="2025-08-29T20:08:02Z">
        <w:r>
          <w:rPr>
            <w:rFonts w:hint="eastAsia" w:ascii="Times New Roman" w:hAnsi="Times New Roman" w:cs="Times New Roman"/>
            <w:color w:val="auto"/>
            <w:sz w:val="21"/>
            <w:szCs w:val="21"/>
            <w:lang w:val="en-US" w:eastAsia="zh-CN"/>
          </w:rPr>
          <w:delText>经</w:delText>
        </w:r>
      </w:del>
      <w:r>
        <w:rPr>
          <w:rFonts w:hint="eastAsia" w:ascii="Times New Roman" w:hAnsi="Times New Roman" w:cs="Times New Roman"/>
          <w:color w:val="auto"/>
          <w:sz w:val="21"/>
          <w:szCs w:val="21"/>
          <w:lang w:val="en-US" w:eastAsia="zh-CN"/>
        </w:rPr>
        <w:t>授权数据汇聚至该平台，形成类型列表，</w:t>
      </w:r>
      <w:ins w:id="412" w:author="游刃鲤鱼" w:date="2025-08-29T20:08:23Z">
        <w:r>
          <w:rPr>
            <w:rFonts w:hint="eastAsia" w:ascii="Times New Roman" w:hAnsi="Times New Roman" w:cs="Times New Roman"/>
            <w:color w:val="auto"/>
            <w:sz w:val="21"/>
            <w:szCs w:val="21"/>
            <w:lang w:val="en-US" w:eastAsia="zh-CN"/>
          </w:rPr>
          <w:t>据此，</w:t>
        </w:r>
      </w:ins>
      <w:r>
        <w:rPr>
          <w:rFonts w:hint="eastAsia" w:ascii="Times New Roman" w:hAnsi="Times New Roman" w:cs="Times New Roman"/>
          <w:color w:val="auto"/>
          <w:sz w:val="21"/>
          <w:szCs w:val="21"/>
          <w:lang w:val="en-US" w:eastAsia="zh-CN"/>
        </w:rPr>
        <w:t>数据使用方可</w:t>
      </w:r>
      <w:del w:id="413" w:author="游刃鲤鱼" w:date="2025-08-29T20:08:23Z">
        <w:r>
          <w:rPr>
            <w:rFonts w:hint="eastAsia" w:ascii="Times New Roman" w:hAnsi="Times New Roman" w:cs="Times New Roman"/>
            <w:color w:val="auto"/>
            <w:sz w:val="21"/>
            <w:szCs w:val="21"/>
            <w:lang w:val="en-US" w:eastAsia="zh-CN"/>
          </w:rPr>
          <w:delText>据此</w:delText>
        </w:r>
      </w:del>
      <w:ins w:id="414" w:author="游刃鲤鱼" w:date="2025-08-29T20:08:15Z">
        <w:r>
          <w:rPr>
            <w:rFonts w:hint="eastAsia" w:ascii="Times New Roman" w:hAnsi="Times New Roman" w:cs="Times New Roman"/>
            <w:color w:val="auto"/>
            <w:sz w:val="21"/>
            <w:szCs w:val="21"/>
            <w:lang w:val="en-US" w:eastAsia="zh-CN"/>
          </w:rPr>
          <w:t>向</w:t>
        </w:r>
      </w:ins>
      <w:del w:id="415" w:author="游刃鲤鱼" w:date="2025-08-29T20:08:12Z">
        <w:r>
          <w:rPr>
            <w:rFonts w:hint="eastAsia" w:ascii="Times New Roman" w:hAnsi="Times New Roman" w:cs="Times New Roman"/>
            <w:color w:val="auto"/>
            <w:sz w:val="21"/>
            <w:szCs w:val="21"/>
            <w:lang w:val="en-US" w:eastAsia="zh-CN"/>
          </w:rPr>
          <w:delText>通过</w:delText>
        </w:r>
      </w:del>
      <w:r>
        <w:rPr>
          <w:rFonts w:hint="eastAsia" w:ascii="Times New Roman" w:hAnsi="Times New Roman" w:cs="Times New Roman"/>
          <w:color w:val="auto"/>
          <w:sz w:val="21"/>
          <w:szCs w:val="21"/>
          <w:lang w:val="en-US" w:eastAsia="zh-CN"/>
        </w:rPr>
        <w:t>平台提交详细的数据授权申请信息，包括但不限于拟使用数据类型、最终使用者、使用目的与使用场景，再由平台向个人发送授权请求，</w:t>
      </w:r>
      <w:ins w:id="416" w:author="游刃鲤鱼" w:date="2025-08-29T20:08:58Z">
        <w:r>
          <w:rPr>
            <w:rFonts w:hint="eastAsia" w:ascii="Times New Roman" w:hAnsi="Times New Roman" w:cs="Times New Roman"/>
            <w:color w:val="auto"/>
            <w:sz w:val="21"/>
            <w:szCs w:val="21"/>
            <w:lang w:val="en-US" w:eastAsia="zh-CN"/>
          </w:rPr>
          <w:t>若个人</w:t>
        </w:r>
      </w:ins>
      <w:r>
        <w:rPr>
          <w:rFonts w:hint="eastAsia" w:ascii="Times New Roman" w:hAnsi="Times New Roman" w:cs="Times New Roman"/>
          <w:color w:val="auto"/>
          <w:sz w:val="21"/>
          <w:szCs w:val="21"/>
          <w:lang w:val="en-US" w:eastAsia="zh-CN"/>
        </w:rPr>
        <w:t>同意授权</w:t>
      </w:r>
      <w:ins w:id="417" w:author="游刃鲤鱼" w:date="2025-08-29T20:09:00Z">
        <w:r>
          <w:rPr>
            <w:rFonts w:hint="eastAsia" w:ascii="Times New Roman" w:hAnsi="Times New Roman" w:cs="Times New Roman"/>
            <w:color w:val="auto"/>
            <w:sz w:val="21"/>
            <w:szCs w:val="21"/>
            <w:lang w:val="en-US" w:eastAsia="zh-CN"/>
          </w:rPr>
          <w:t>，</w:t>
        </w:r>
      </w:ins>
      <w:r>
        <w:rPr>
          <w:rFonts w:hint="eastAsia" w:ascii="Times New Roman" w:hAnsi="Times New Roman" w:cs="Times New Roman"/>
          <w:color w:val="auto"/>
          <w:sz w:val="21"/>
          <w:szCs w:val="21"/>
          <w:lang w:val="en-US" w:eastAsia="zh-CN"/>
        </w:rPr>
        <w:t>则可通过平台签署电子授权书，明确授权内容、授权期限等内容。</w:t>
      </w:r>
      <w:r>
        <w:rPr>
          <w:rStyle w:val="8"/>
          <w:rFonts w:hint="eastAsia" w:ascii="Times New Roman" w:hAnsi="Times New Roman" w:cs="Times New Roman"/>
          <w:color w:val="auto"/>
          <w:sz w:val="21"/>
          <w:szCs w:val="21"/>
          <w:lang w:val="en-US" w:eastAsia="zh-CN"/>
        </w:rPr>
        <w:footnoteReference w:id="36"/>
      </w:r>
      <w:r>
        <w:rPr>
          <w:rFonts w:hint="eastAsia" w:ascii="Times New Roman" w:hAnsi="Times New Roman" w:cs="Times New Roman"/>
          <w:color w:val="auto"/>
          <w:sz w:val="21"/>
          <w:szCs w:val="21"/>
          <w:lang w:val="en-US" w:eastAsia="zh-CN"/>
        </w:rPr>
        <w:t>其优势在于，既能</w:t>
      </w:r>
      <w:del w:id="418" w:author="游刃鲤鱼" w:date="2025-08-29T20:09:31Z">
        <w:r>
          <w:rPr>
            <w:rFonts w:hint="eastAsia" w:ascii="Times New Roman" w:hAnsi="Times New Roman" w:cs="Times New Roman"/>
            <w:color w:val="auto"/>
            <w:sz w:val="21"/>
            <w:szCs w:val="21"/>
            <w:lang w:val="en-US" w:eastAsia="zh-CN"/>
          </w:rPr>
          <w:delText>通过前期汇聚</w:delText>
        </w:r>
      </w:del>
      <w:del w:id="419" w:author="游刃鲤鱼" w:date="2025-08-29T20:09:18Z">
        <w:r>
          <w:rPr>
            <w:rFonts w:hint="eastAsia" w:ascii="Times New Roman" w:hAnsi="Times New Roman" w:cs="Times New Roman"/>
            <w:color w:val="auto"/>
            <w:sz w:val="21"/>
            <w:szCs w:val="21"/>
            <w:lang w:val="en-US" w:eastAsia="zh-CN"/>
          </w:rPr>
          <w:delText>与</w:delText>
        </w:r>
      </w:del>
      <w:r>
        <w:rPr>
          <w:rFonts w:hint="eastAsia" w:ascii="Times New Roman" w:hAnsi="Times New Roman" w:cs="Times New Roman"/>
          <w:color w:val="auto"/>
          <w:sz w:val="21"/>
          <w:szCs w:val="21"/>
          <w:lang w:val="en-US" w:eastAsia="zh-CN"/>
        </w:rPr>
        <w:t>整合形成数据清单，发挥需求导向功能，鼓励数据使用方结合</w:t>
      </w:r>
      <w:del w:id="420" w:author="游刃鲤鱼" w:date="2025-08-29T20:09:44Z">
        <w:r>
          <w:rPr>
            <w:rFonts w:hint="eastAsia" w:ascii="Times New Roman" w:hAnsi="Times New Roman" w:cs="Times New Roman"/>
            <w:color w:val="auto"/>
            <w:sz w:val="21"/>
            <w:szCs w:val="21"/>
            <w:lang w:val="en-US" w:eastAsia="zh-CN"/>
          </w:rPr>
          <w:delText>按照</w:delText>
        </w:r>
      </w:del>
      <w:r>
        <w:rPr>
          <w:rFonts w:hint="eastAsia" w:ascii="Times New Roman" w:hAnsi="Times New Roman" w:cs="Times New Roman"/>
          <w:color w:val="auto"/>
          <w:sz w:val="21"/>
          <w:szCs w:val="21"/>
          <w:lang w:val="en-US" w:eastAsia="zh-CN"/>
        </w:rPr>
        <w:t>应用场景，开发数据产品与服务，促进“数尽其用”，又能根据各类需求确定对数据使用方的实际授权范围，借助数据授权平台实现风险隔离。</w:t>
      </w:r>
      <w:ins w:id="421" w:author="游刃鲤鱼" w:date="2025-08-29T14:52:07Z">
        <w:r>
          <w:rPr>
            <w:rFonts w:hint="eastAsia" w:ascii="Times New Roman" w:hAnsi="Times New Roman" w:cs="Times New Roman"/>
            <w:color w:val="auto"/>
            <w:sz w:val="21"/>
            <w:szCs w:val="21"/>
            <w:lang w:val="en-US" w:eastAsia="zh-CN"/>
          </w:rPr>
          <w:t>最后</w:t>
        </w:r>
      </w:ins>
      <w:del w:id="422" w:author="游刃鲤鱼" w:date="2025-08-29T14:52:03Z">
        <w:r>
          <w:rPr>
            <w:rFonts w:hint="eastAsia" w:ascii="Times New Roman" w:hAnsi="Times New Roman" w:cs="Times New Roman"/>
            <w:color w:val="auto"/>
            <w:sz w:val="21"/>
            <w:szCs w:val="21"/>
            <w:lang w:val="en-US" w:eastAsia="zh-CN"/>
          </w:rPr>
          <w:delText>第三</w:delText>
        </w:r>
      </w:del>
      <w:r>
        <w:rPr>
          <w:rFonts w:hint="eastAsia" w:ascii="Times New Roman" w:hAnsi="Times New Roman" w:cs="Times New Roman"/>
          <w:color w:val="auto"/>
          <w:sz w:val="21"/>
          <w:szCs w:val="21"/>
          <w:lang w:val="en-US" w:eastAsia="zh-CN"/>
        </w:rPr>
        <w:t>，实践中已有试行第三方数据信托模式的实例。例如，贵阳大数据交易所已完成国内首例个人数据合规流转交易</w:t>
      </w:r>
      <w:del w:id="423" w:author="游刃鲤鱼" w:date="2025-08-29T20:10:18Z">
        <w:r>
          <w:rPr>
            <w:rFonts w:hint="eastAsia" w:ascii="Times New Roman" w:hAnsi="Times New Roman" w:cs="Times New Roman"/>
            <w:color w:val="auto"/>
            <w:sz w:val="21"/>
            <w:szCs w:val="21"/>
            <w:lang w:val="en-US" w:eastAsia="zh-CN"/>
          </w:rPr>
          <w:delText>，具体而言，</w:delText>
        </w:r>
      </w:del>
      <w:ins w:id="424" w:author="游刃鲤鱼" w:date="2025-08-29T20:10:30Z">
        <w:r>
          <w:rPr>
            <w:rFonts w:hint="eastAsia" w:ascii="Times New Roman" w:hAnsi="Times New Roman" w:cs="Times New Roman"/>
            <w:color w:val="auto"/>
            <w:sz w:val="21"/>
            <w:szCs w:val="21"/>
            <w:lang w:val="en-US" w:eastAsia="zh-CN"/>
          </w:rPr>
          <w:t>，</w:t>
        </w:r>
      </w:ins>
      <w:r>
        <w:rPr>
          <w:rFonts w:hint="eastAsia" w:ascii="Times New Roman" w:hAnsi="Times New Roman" w:cs="Times New Roman"/>
          <w:color w:val="auto"/>
          <w:sz w:val="21"/>
          <w:szCs w:val="21"/>
          <w:lang w:val="en-US" w:eastAsia="zh-CN"/>
        </w:rPr>
        <w:t>个人以信托方式将其简历数据委托给贵阳大数据交易所，由后者授权好活（贵州）网络科技有限公司（以下简称“贵州好活公司”）进行运营，形成数据产品后便在贵阳大数据交易所上架交易，用人单位可按需购买，个人也可从中获得利润分成。</w:t>
      </w:r>
      <w:r>
        <w:rPr>
          <w:rStyle w:val="8"/>
          <w:rFonts w:hint="eastAsia" w:ascii="Times New Roman" w:hAnsi="Times New Roman" w:cs="Times New Roman"/>
          <w:color w:val="auto"/>
          <w:sz w:val="21"/>
          <w:szCs w:val="21"/>
          <w:lang w:val="en-US" w:eastAsia="zh-CN"/>
        </w:rPr>
        <w:footnoteReference w:id="37"/>
      </w:r>
      <w:r>
        <w:rPr>
          <w:rFonts w:hint="eastAsia" w:ascii="Times New Roman" w:hAnsi="Times New Roman" w:cs="Times New Roman"/>
          <w:color w:val="auto"/>
          <w:sz w:val="21"/>
          <w:szCs w:val="21"/>
          <w:lang w:val="en-US" w:eastAsia="zh-CN"/>
        </w:rPr>
        <w:t>其中，贵阳大数据交易所即为数据受托者，由其代表个人利益，授权数据处理者贵州好活公司进行产品开发，并对接存在应用需求的用人单位，为数据交易提供平台。</w:t>
      </w:r>
    </w:p>
    <w:p w14:paraId="4B037FF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425" w:author="游刃鲤鱼" w:date="2025-08-29T15:04:43Z"/>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综合来看，</w:t>
      </w:r>
      <w:r>
        <w:rPr>
          <w:rFonts w:hint="default" w:ascii="Times New Roman" w:hAnsi="Times New Roman" w:cs="Times New Roman"/>
          <w:color w:val="auto"/>
          <w:sz w:val="21"/>
          <w:szCs w:val="21"/>
          <w:lang w:val="en-US" w:eastAsia="zh-CN"/>
        </w:rPr>
        <w:t>第三方数据信托模式</w:t>
      </w:r>
      <w:r>
        <w:rPr>
          <w:rFonts w:hint="eastAsia" w:ascii="Times New Roman" w:hAnsi="Times New Roman" w:cs="Times New Roman"/>
          <w:color w:val="auto"/>
          <w:sz w:val="21"/>
          <w:szCs w:val="21"/>
          <w:lang w:val="en-US" w:eastAsia="zh-CN"/>
        </w:rPr>
        <w:t>借鉴了传统信托制度中的某些概念、原则与规则，兼备信托机理与多元共治的特色</w:t>
      </w:r>
      <w:del w:id="426" w:author="游刃鲤鱼" w:date="2025-08-29T15:16:34Z">
        <w:r>
          <w:rPr>
            <w:rFonts w:hint="eastAsia" w:ascii="Times New Roman" w:hAnsi="Times New Roman" w:cs="Times New Roman"/>
            <w:color w:val="auto"/>
            <w:sz w:val="21"/>
            <w:szCs w:val="21"/>
            <w:lang w:val="en-US" w:eastAsia="zh-CN"/>
          </w:rPr>
          <w:delText>，</w:delText>
        </w:r>
      </w:del>
      <w:del w:id="427" w:author="游刃鲤鱼" w:date="2025-08-29T15:16:34Z">
        <w:r>
          <w:rPr>
            <w:rFonts w:hint="default" w:ascii="Times New Roman" w:hAnsi="Times New Roman" w:cs="Times New Roman"/>
            <w:color w:val="auto"/>
            <w:sz w:val="21"/>
            <w:szCs w:val="21"/>
            <w:lang w:val="en-US" w:eastAsia="zh-CN"/>
          </w:rPr>
          <w:delText>对调整失衡的二元关系意义显著</w:delText>
        </w:r>
      </w:del>
      <w:r>
        <w:rPr>
          <w:rFonts w:hint="eastAsia" w:ascii="Times New Roman" w:hAnsi="Times New Roman" w:cs="Times New Roman"/>
          <w:color w:val="auto"/>
          <w:sz w:val="21"/>
          <w:szCs w:val="21"/>
          <w:lang w:val="en-US" w:eastAsia="zh-CN"/>
        </w:rPr>
        <w:t>。</w:t>
      </w:r>
      <w:ins w:id="428" w:author="游刃鲤鱼" w:date="2025-08-29T15:05:01Z">
        <w:r>
          <w:rPr>
            <w:rFonts w:hint="eastAsia" w:ascii="Times New Roman" w:hAnsi="Times New Roman" w:cs="Times New Roman"/>
            <w:color w:val="auto"/>
            <w:sz w:val="21"/>
            <w:szCs w:val="21"/>
            <w:lang w:val="en-US" w:eastAsia="zh-CN"/>
          </w:rPr>
          <w:t>该模式</w:t>
        </w:r>
      </w:ins>
      <w:ins w:id="429" w:author="游刃鲤鱼" w:date="2025-08-29T15:06:02Z">
        <w:r>
          <w:rPr>
            <w:rFonts w:hint="eastAsia" w:ascii="Times New Roman" w:hAnsi="Times New Roman" w:cs="Times New Roman"/>
            <w:color w:val="auto"/>
            <w:sz w:val="21"/>
            <w:szCs w:val="21"/>
            <w:lang w:val="en-US" w:eastAsia="zh-CN"/>
          </w:rPr>
          <w:t>虽</w:t>
        </w:r>
      </w:ins>
      <w:ins w:id="430" w:author="游刃鲤鱼" w:date="2025-08-29T15:05:07Z">
        <w:r>
          <w:rPr>
            <w:rFonts w:hint="eastAsia" w:ascii="Times New Roman" w:hAnsi="Times New Roman" w:cs="Times New Roman"/>
            <w:color w:val="auto"/>
            <w:sz w:val="21"/>
            <w:szCs w:val="21"/>
            <w:lang w:val="en-US" w:eastAsia="zh-CN"/>
          </w:rPr>
          <w:t>非</w:t>
        </w:r>
      </w:ins>
      <w:ins w:id="431" w:author="游刃鲤鱼" w:date="2025-08-29T15:09:48Z">
        <w:r>
          <w:rPr>
            <w:rFonts w:hint="eastAsia" w:ascii="Times New Roman" w:hAnsi="Times New Roman" w:cs="Times New Roman"/>
            <w:color w:val="auto"/>
            <w:sz w:val="21"/>
            <w:szCs w:val="21"/>
            <w:lang w:val="en-US" w:eastAsia="zh-CN"/>
          </w:rPr>
          <w:t>保障</w:t>
        </w:r>
      </w:ins>
      <w:ins w:id="432" w:author="游刃鲤鱼" w:date="2025-08-29T15:05:17Z">
        <w:r>
          <w:rPr>
            <w:rFonts w:hint="eastAsia" w:ascii="Times New Roman" w:hAnsi="Times New Roman" w:cs="Times New Roman"/>
            <w:color w:val="auto"/>
            <w:sz w:val="21"/>
            <w:szCs w:val="21"/>
            <w:lang w:val="en-US" w:eastAsia="zh-CN"/>
          </w:rPr>
          <w:t>个人</w:t>
        </w:r>
      </w:ins>
      <w:ins w:id="433" w:author="游刃鲤鱼" w:date="2025-08-29T15:05:20Z">
        <w:r>
          <w:rPr>
            <w:rFonts w:hint="eastAsia" w:ascii="Times New Roman" w:hAnsi="Times New Roman" w:cs="Times New Roman"/>
            <w:color w:val="auto"/>
            <w:sz w:val="21"/>
            <w:szCs w:val="21"/>
            <w:lang w:val="en-US" w:eastAsia="zh-CN"/>
          </w:rPr>
          <w:t>数据来源者</w:t>
        </w:r>
      </w:ins>
      <w:ins w:id="434" w:author="游刃鲤鱼" w:date="2025-08-29T15:05:48Z">
        <w:r>
          <w:rPr>
            <w:rFonts w:hint="eastAsia" w:ascii="Times New Roman" w:hAnsi="Times New Roman" w:cs="Times New Roman"/>
            <w:color w:val="auto"/>
            <w:sz w:val="21"/>
            <w:szCs w:val="21"/>
            <w:lang w:val="en-US" w:eastAsia="zh-CN"/>
          </w:rPr>
          <w:t>权利</w:t>
        </w:r>
      </w:ins>
      <w:ins w:id="435" w:author="游刃鲤鱼" w:date="2025-08-29T15:05:50Z">
        <w:r>
          <w:rPr>
            <w:rFonts w:hint="eastAsia" w:ascii="Times New Roman" w:hAnsi="Times New Roman" w:cs="Times New Roman"/>
            <w:color w:val="auto"/>
            <w:sz w:val="21"/>
            <w:szCs w:val="21"/>
            <w:lang w:val="en-US" w:eastAsia="zh-CN"/>
          </w:rPr>
          <w:t>的</w:t>
        </w:r>
      </w:ins>
      <w:ins w:id="436" w:author="游刃鲤鱼" w:date="2025-08-29T15:05:52Z">
        <w:r>
          <w:rPr>
            <w:rFonts w:hint="eastAsia" w:ascii="Times New Roman" w:hAnsi="Times New Roman" w:cs="Times New Roman"/>
            <w:color w:val="auto"/>
            <w:sz w:val="21"/>
            <w:szCs w:val="21"/>
            <w:lang w:val="en-US" w:eastAsia="zh-CN"/>
          </w:rPr>
          <w:t>完美</w:t>
        </w:r>
      </w:ins>
      <w:ins w:id="437" w:author="游刃鲤鱼" w:date="2025-08-29T15:05:56Z">
        <w:r>
          <w:rPr>
            <w:rFonts w:hint="eastAsia" w:ascii="Times New Roman" w:hAnsi="Times New Roman" w:cs="Times New Roman"/>
            <w:color w:val="auto"/>
            <w:sz w:val="21"/>
            <w:szCs w:val="21"/>
            <w:lang w:val="en-US" w:eastAsia="zh-CN"/>
          </w:rPr>
          <w:t>提案，</w:t>
        </w:r>
      </w:ins>
      <w:ins w:id="438" w:author="游刃鲤鱼" w:date="2025-08-29T15:06:26Z">
        <w:r>
          <w:rPr>
            <w:rFonts w:hint="eastAsia" w:ascii="Times New Roman" w:hAnsi="Times New Roman" w:cs="Times New Roman"/>
            <w:color w:val="auto"/>
            <w:sz w:val="21"/>
            <w:szCs w:val="21"/>
            <w:lang w:val="en-US" w:eastAsia="zh-CN"/>
          </w:rPr>
          <w:t>不能</w:t>
        </w:r>
      </w:ins>
      <w:ins w:id="439" w:author="游刃鲤鱼" w:date="2025-08-29T15:06:30Z">
        <w:r>
          <w:rPr>
            <w:rFonts w:hint="eastAsia" w:ascii="Times New Roman" w:hAnsi="Times New Roman" w:cs="Times New Roman"/>
            <w:color w:val="auto"/>
            <w:sz w:val="21"/>
            <w:szCs w:val="21"/>
            <w:lang w:val="en-US" w:eastAsia="zh-CN"/>
          </w:rPr>
          <w:t>一劳永逸</w:t>
        </w:r>
      </w:ins>
      <w:ins w:id="440" w:author="游刃鲤鱼" w:date="2025-08-29T15:06:31Z">
        <w:r>
          <w:rPr>
            <w:rFonts w:hint="eastAsia" w:ascii="Times New Roman" w:hAnsi="Times New Roman" w:cs="Times New Roman"/>
            <w:color w:val="auto"/>
            <w:sz w:val="21"/>
            <w:szCs w:val="21"/>
            <w:lang w:val="en-US" w:eastAsia="zh-CN"/>
          </w:rPr>
          <w:t>地</w:t>
        </w:r>
      </w:ins>
      <w:ins w:id="441" w:author="游刃鲤鱼" w:date="2025-08-29T15:06:32Z">
        <w:r>
          <w:rPr>
            <w:rFonts w:hint="eastAsia" w:ascii="Times New Roman" w:hAnsi="Times New Roman" w:cs="Times New Roman"/>
            <w:color w:val="auto"/>
            <w:sz w:val="21"/>
            <w:szCs w:val="21"/>
            <w:lang w:val="en-US" w:eastAsia="zh-CN"/>
          </w:rPr>
          <w:t>解决</w:t>
        </w:r>
      </w:ins>
      <w:ins w:id="442" w:author="游刃鲤鱼" w:date="2025-08-29T15:06:43Z">
        <w:r>
          <w:rPr>
            <w:rFonts w:hint="eastAsia" w:ascii="Times New Roman" w:hAnsi="Times New Roman" w:cs="Times New Roman"/>
            <w:color w:val="auto"/>
            <w:sz w:val="21"/>
            <w:szCs w:val="21"/>
            <w:lang w:val="en-US" w:eastAsia="zh-CN"/>
          </w:rPr>
          <w:t>数字经济</w:t>
        </w:r>
      </w:ins>
      <w:ins w:id="443" w:author="游刃鲤鱼" w:date="2025-08-29T15:06:45Z">
        <w:r>
          <w:rPr>
            <w:rFonts w:hint="eastAsia" w:ascii="Times New Roman" w:hAnsi="Times New Roman" w:cs="Times New Roman"/>
            <w:color w:val="auto"/>
            <w:sz w:val="21"/>
            <w:szCs w:val="21"/>
            <w:lang w:val="en-US" w:eastAsia="zh-CN"/>
          </w:rPr>
          <w:t>中</w:t>
        </w:r>
      </w:ins>
      <w:ins w:id="444" w:author="游刃鲤鱼" w:date="2025-08-29T15:06:37Z">
        <w:r>
          <w:rPr>
            <w:rFonts w:hint="eastAsia" w:ascii="Times New Roman" w:hAnsi="Times New Roman" w:cs="Times New Roman"/>
            <w:color w:val="auto"/>
            <w:sz w:val="21"/>
            <w:szCs w:val="21"/>
            <w:lang w:val="en-US" w:eastAsia="zh-CN"/>
          </w:rPr>
          <w:t>个体</w:t>
        </w:r>
      </w:ins>
      <w:ins w:id="445" w:author="游刃鲤鱼" w:date="2025-08-29T15:06:39Z">
        <w:r>
          <w:rPr>
            <w:rFonts w:hint="eastAsia" w:ascii="Times New Roman" w:hAnsi="Times New Roman" w:cs="Times New Roman"/>
            <w:color w:val="auto"/>
            <w:sz w:val="21"/>
            <w:szCs w:val="21"/>
            <w:lang w:val="en-US" w:eastAsia="zh-CN"/>
          </w:rPr>
          <w:t>能力</w:t>
        </w:r>
      </w:ins>
      <w:ins w:id="446" w:author="游刃鲤鱼" w:date="2025-08-29T15:06:40Z">
        <w:r>
          <w:rPr>
            <w:rFonts w:hint="eastAsia" w:ascii="Times New Roman" w:hAnsi="Times New Roman" w:cs="Times New Roman"/>
            <w:color w:val="auto"/>
            <w:sz w:val="21"/>
            <w:szCs w:val="21"/>
            <w:lang w:val="en-US" w:eastAsia="zh-CN"/>
          </w:rPr>
          <w:t>有限性</w:t>
        </w:r>
      </w:ins>
      <w:ins w:id="447" w:author="游刃鲤鱼" w:date="2025-08-29T15:06:47Z">
        <w:r>
          <w:rPr>
            <w:rFonts w:hint="eastAsia" w:ascii="Times New Roman" w:hAnsi="Times New Roman" w:cs="Times New Roman"/>
            <w:color w:val="auto"/>
            <w:sz w:val="21"/>
            <w:szCs w:val="21"/>
            <w:lang w:val="en-US" w:eastAsia="zh-CN"/>
          </w:rPr>
          <w:t>与</w:t>
        </w:r>
      </w:ins>
      <w:ins w:id="448" w:author="游刃鲤鱼" w:date="2025-08-29T15:06:48Z">
        <w:r>
          <w:rPr>
            <w:rFonts w:hint="eastAsia" w:ascii="Times New Roman" w:hAnsi="Times New Roman" w:cs="Times New Roman"/>
            <w:color w:val="auto"/>
            <w:sz w:val="21"/>
            <w:szCs w:val="21"/>
            <w:lang w:val="en-US" w:eastAsia="zh-CN"/>
          </w:rPr>
          <w:t>数据利用</w:t>
        </w:r>
      </w:ins>
      <w:ins w:id="449" w:author="游刃鲤鱼" w:date="2025-08-29T15:06:50Z">
        <w:r>
          <w:rPr>
            <w:rFonts w:hint="eastAsia" w:ascii="Times New Roman" w:hAnsi="Times New Roman" w:cs="Times New Roman"/>
            <w:color w:val="auto"/>
            <w:sz w:val="21"/>
            <w:szCs w:val="21"/>
            <w:lang w:val="en-US" w:eastAsia="zh-CN"/>
          </w:rPr>
          <w:t>专业性</w:t>
        </w:r>
      </w:ins>
      <w:ins w:id="450" w:author="游刃鲤鱼" w:date="2025-08-29T15:06:51Z">
        <w:r>
          <w:rPr>
            <w:rFonts w:hint="eastAsia" w:ascii="Times New Roman" w:hAnsi="Times New Roman" w:cs="Times New Roman"/>
            <w:color w:val="auto"/>
            <w:sz w:val="21"/>
            <w:szCs w:val="21"/>
            <w:lang w:val="en-US" w:eastAsia="zh-CN"/>
          </w:rPr>
          <w:t>之间地</w:t>
        </w:r>
      </w:ins>
      <w:ins w:id="451" w:author="游刃鲤鱼" w:date="2025-08-29T15:06:52Z">
        <w:r>
          <w:rPr>
            <w:rFonts w:hint="eastAsia" w:ascii="Times New Roman" w:hAnsi="Times New Roman" w:cs="Times New Roman"/>
            <w:color w:val="auto"/>
            <w:sz w:val="21"/>
            <w:szCs w:val="21"/>
            <w:lang w:val="en-US" w:eastAsia="zh-CN"/>
          </w:rPr>
          <w:t>矛盾，</w:t>
        </w:r>
      </w:ins>
      <w:ins w:id="452" w:author="游刃鲤鱼" w:date="2025-08-29T15:06:54Z">
        <w:r>
          <w:rPr>
            <w:rFonts w:hint="eastAsia" w:ascii="Times New Roman" w:hAnsi="Times New Roman" w:cs="Times New Roman"/>
            <w:color w:val="auto"/>
            <w:sz w:val="21"/>
            <w:szCs w:val="21"/>
            <w:lang w:val="en-US" w:eastAsia="zh-CN"/>
          </w:rPr>
          <w:t>但</w:t>
        </w:r>
      </w:ins>
      <w:ins w:id="453" w:author="游刃鲤鱼" w:date="2025-08-29T15:14:52Z">
        <w:r>
          <w:rPr>
            <w:rFonts w:hint="eastAsia" w:ascii="Times New Roman" w:hAnsi="Times New Roman" w:cs="Times New Roman"/>
            <w:color w:val="auto"/>
            <w:sz w:val="21"/>
            <w:szCs w:val="21"/>
            <w:lang w:val="en-US" w:eastAsia="zh-CN"/>
          </w:rPr>
          <w:t>却</w:t>
        </w:r>
      </w:ins>
      <w:ins w:id="454" w:author="游刃鲤鱼" w:date="2025-08-29T15:08:53Z">
        <w:r>
          <w:rPr>
            <w:rFonts w:hint="eastAsia" w:ascii="Times New Roman" w:hAnsi="Times New Roman" w:cs="Times New Roman"/>
            <w:color w:val="auto"/>
            <w:sz w:val="21"/>
            <w:szCs w:val="21"/>
            <w:lang w:val="en-US" w:eastAsia="zh-CN"/>
          </w:rPr>
          <w:t>能</w:t>
        </w:r>
      </w:ins>
      <w:ins w:id="455" w:author="游刃鲤鱼" w:date="2025-08-29T15:08:54Z">
        <w:r>
          <w:rPr>
            <w:rFonts w:hint="eastAsia" w:ascii="Times New Roman" w:hAnsi="Times New Roman" w:cs="Times New Roman"/>
            <w:color w:val="auto"/>
            <w:sz w:val="21"/>
            <w:szCs w:val="21"/>
            <w:lang w:val="en-US" w:eastAsia="zh-CN"/>
          </w:rPr>
          <w:t>通过</w:t>
        </w:r>
      </w:ins>
      <w:ins w:id="456" w:author="游刃鲤鱼" w:date="2025-08-29T15:09:13Z">
        <w:r>
          <w:rPr>
            <w:rFonts w:hint="eastAsia" w:ascii="Times New Roman" w:hAnsi="Times New Roman" w:cs="Times New Roman"/>
            <w:color w:val="auto"/>
            <w:sz w:val="21"/>
            <w:szCs w:val="21"/>
            <w:lang w:val="en-US" w:eastAsia="zh-CN"/>
          </w:rPr>
          <w:t>集体</w:t>
        </w:r>
      </w:ins>
      <w:ins w:id="457" w:author="游刃鲤鱼" w:date="2025-08-29T15:09:14Z">
        <w:r>
          <w:rPr>
            <w:rFonts w:hint="eastAsia" w:ascii="Times New Roman" w:hAnsi="Times New Roman" w:cs="Times New Roman"/>
            <w:color w:val="auto"/>
            <w:sz w:val="21"/>
            <w:szCs w:val="21"/>
            <w:lang w:val="en-US" w:eastAsia="zh-CN"/>
          </w:rPr>
          <w:t>治理</w:t>
        </w:r>
      </w:ins>
      <w:ins w:id="458" w:author="游刃鲤鱼" w:date="2025-08-29T15:09:17Z">
        <w:r>
          <w:rPr>
            <w:rFonts w:hint="eastAsia" w:ascii="Times New Roman" w:hAnsi="Times New Roman" w:cs="Times New Roman"/>
            <w:color w:val="auto"/>
            <w:sz w:val="21"/>
            <w:szCs w:val="21"/>
            <w:lang w:val="en-US" w:eastAsia="zh-CN"/>
          </w:rPr>
          <w:t>的</w:t>
        </w:r>
      </w:ins>
      <w:ins w:id="459" w:author="游刃鲤鱼" w:date="2025-08-29T15:09:18Z">
        <w:r>
          <w:rPr>
            <w:rFonts w:hint="eastAsia" w:ascii="Times New Roman" w:hAnsi="Times New Roman" w:cs="Times New Roman"/>
            <w:color w:val="auto"/>
            <w:sz w:val="21"/>
            <w:szCs w:val="21"/>
            <w:lang w:val="en-US" w:eastAsia="zh-CN"/>
          </w:rPr>
          <w:t>方式</w:t>
        </w:r>
      </w:ins>
      <w:ins w:id="460" w:author="游刃鲤鱼" w:date="2025-08-29T15:14:59Z">
        <w:r>
          <w:rPr>
            <w:rFonts w:hint="eastAsia" w:ascii="Times New Roman" w:hAnsi="Times New Roman" w:cs="Times New Roman"/>
            <w:color w:val="auto"/>
            <w:sz w:val="21"/>
            <w:szCs w:val="21"/>
            <w:lang w:val="en-US" w:eastAsia="zh-CN"/>
          </w:rPr>
          <w:t>有效</w:t>
        </w:r>
      </w:ins>
      <w:ins w:id="461" w:author="游刃鲤鱼" w:date="2025-08-29T15:15:00Z">
        <w:r>
          <w:rPr>
            <w:rFonts w:hint="eastAsia" w:ascii="Times New Roman" w:hAnsi="Times New Roman" w:cs="Times New Roman"/>
            <w:color w:val="auto"/>
            <w:sz w:val="21"/>
            <w:szCs w:val="21"/>
            <w:lang w:val="en-US" w:eastAsia="zh-CN"/>
          </w:rPr>
          <w:t>改善</w:t>
        </w:r>
      </w:ins>
      <w:ins w:id="462" w:author="游刃鲤鱼" w:date="2025-08-29T15:10:02Z">
        <w:r>
          <w:rPr>
            <w:rFonts w:hint="eastAsia" w:ascii="Times New Roman" w:hAnsi="Times New Roman" w:cs="Times New Roman"/>
            <w:color w:val="auto"/>
            <w:sz w:val="21"/>
            <w:szCs w:val="21"/>
            <w:lang w:val="en-US" w:eastAsia="zh-CN"/>
          </w:rPr>
          <w:t>个人</w:t>
        </w:r>
      </w:ins>
      <w:ins w:id="463" w:author="游刃鲤鱼" w:date="2025-08-29T15:10:04Z">
        <w:r>
          <w:rPr>
            <w:rFonts w:hint="eastAsia" w:ascii="Times New Roman" w:hAnsi="Times New Roman" w:cs="Times New Roman"/>
            <w:color w:val="auto"/>
            <w:sz w:val="21"/>
            <w:szCs w:val="21"/>
            <w:lang w:val="en-US" w:eastAsia="zh-CN"/>
          </w:rPr>
          <w:t>权利</w:t>
        </w:r>
      </w:ins>
      <w:ins w:id="464" w:author="游刃鲤鱼" w:date="2025-08-29T15:10:05Z">
        <w:r>
          <w:rPr>
            <w:rFonts w:hint="eastAsia" w:ascii="Times New Roman" w:hAnsi="Times New Roman" w:cs="Times New Roman"/>
            <w:color w:val="auto"/>
            <w:sz w:val="21"/>
            <w:szCs w:val="21"/>
            <w:lang w:val="en-US" w:eastAsia="zh-CN"/>
          </w:rPr>
          <w:t>窘境</w:t>
        </w:r>
      </w:ins>
      <w:ins w:id="465" w:author="游刃鲤鱼" w:date="2025-08-29T15:10:06Z">
        <w:r>
          <w:rPr>
            <w:rFonts w:hint="eastAsia" w:ascii="Times New Roman" w:hAnsi="Times New Roman" w:cs="Times New Roman"/>
            <w:color w:val="auto"/>
            <w:sz w:val="21"/>
            <w:szCs w:val="21"/>
            <w:lang w:val="en-US" w:eastAsia="zh-CN"/>
          </w:rPr>
          <w:t>，</w:t>
        </w:r>
      </w:ins>
      <w:ins w:id="466" w:author="游刃鲤鱼" w:date="2025-08-29T19:12:46Z">
        <w:r>
          <w:rPr>
            <w:rFonts w:hint="eastAsia" w:ascii="Times New Roman" w:hAnsi="Times New Roman" w:cs="Times New Roman"/>
            <w:color w:val="auto"/>
            <w:sz w:val="21"/>
            <w:szCs w:val="21"/>
            <w:lang w:val="en-US" w:eastAsia="zh-CN"/>
          </w:rPr>
          <w:t>再</w:t>
        </w:r>
      </w:ins>
      <w:ins w:id="467" w:author="游刃鲤鱼" w:date="2025-08-29T15:15:15Z">
        <w:r>
          <w:rPr>
            <w:rFonts w:hint="eastAsia" w:ascii="Times New Roman" w:hAnsi="Times New Roman" w:cs="Times New Roman"/>
            <w:color w:val="auto"/>
            <w:sz w:val="21"/>
            <w:szCs w:val="21"/>
            <w:lang w:val="en-US" w:eastAsia="zh-CN"/>
          </w:rPr>
          <w:t>结合</w:t>
        </w:r>
      </w:ins>
      <w:ins w:id="468" w:author="游刃鲤鱼" w:date="2025-08-29T15:15:17Z">
        <w:r>
          <w:rPr>
            <w:rFonts w:hint="eastAsia" w:ascii="Times New Roman" w:hAnsi="Times New Roman" w:cs="Times New Roman"/>
            <w:color w:val="auto"/>
            <w:sz w:val="21"/>
            <w:szCs w:val="21"/>
            <w:lang w:val="en-US" w:eastAsia="zh-CN"/>
          </w:rPr>
          <w:t>技术手段与</w:t>
        </w:r>
      </w:ins>
      <w:ins w:id="469" w:author="游刃鲤鱼" w:date="2025-08-29T15:15:19Z">
        <w:r>
          <w:rPr>
            <w:rFonts w:hint="eastAsia" w:ascii="Times New Roman" w:hAnsi="Times New Roman" w:cs="Times New Roman"/>
            <w:color w:val="auto"/>
            <w:sz w:val="21"/>
            <w:szCs w:val="21"/>
            <w:lang w:val="en-US" w:eastAsia="zh-CN"/>
          </w:rPr>
          <w:t>监管机制</w:t>
        </w:r>
      </w:ins>
      <w:ins w:id="470" w:author="游刃鲤鱼" w:date="2025-08-29T15:16:08Z">
        <w:r>
          <w:rPr>
            <w:rFonts w:hint="eastAsia" w:ascii="Times New Roman" w:hAnsi="Times New Roman" w:cs="Times New Roman"/>
            <w:color w:val="auto"/>
            <w:sz w:val="21"/>
            <w:szCs w:val="21"/>
            <w:lang w:val="en-US" w:eastAsia="zh-CN"/>
          </w:rPr>
          <w:t>，</w:t>
        </w:r>
      </w:ins>
      <w:ins w:id="471" w:author="游刃鲤鱼" w:date="2025-08-29T15:15:21Z">
        <w:r>
          <w:rPr>
            <w:rFonts w:hint="eastAsia" w:ascii="Times New Roman" w:hAnsi="Times New Roman" w:cs="Times New Roman"/>
            <w:color w:val="auto"/>
            <w:sz w:val="21"/>
            <w:szCs w:val="21"/>
            <w:lang w:val="en-US" w:eastAsia="zh-CN"/>
          </w:rPr>
          <w:t>逐步</w:t>
        </w:r>
      </w:ins>
      <w:ins w:id="472" w:author="游刃鲤鱼" w:date="2025-08-29T15:16:11Z">
        <w:r>
          <w:rPr>
            <w:rFonts w:hint="eastAsia" w:ascii="Times New Roman" w:hAnsi="Times New Roman" w:cs="Times New Roman"/>
            <w:color w:val="auto"/>
            <w:sz w:val="21"/>
            <w:szCs w:val="21"/>
            <w:lang w:val="en-US" w:eastAsia="zh-CN"/>
          </w:rPr>
          <w:t>调整</w:t>
        </w:r>
      </w:ins>
      <w:ins w:id="473" w:author="游刃鲤鱼" w:date="2025-08-29T15:16:17Z">
        <w:r>
          <w:rPr>
            <w:rFonts w:hint="eastAsia" w:ascii="Times New Roman" w:hAnsi="Times New Roman" w:cs="Times New Roman"/>
            <w:color w:val="auto"/>
            <w:sz w:val="21"/>
            <w:szCs w:val="21"/>
            <w:lang w:val="en-US" w:eastAsia="zh-CN"/>
          </w:rPr>
          <w:t>数据</w:t>
        </w:r>
      </w:ins>
      <w:ins w:id="474" w:author="游刃鲤鱼" w:date="2025-08-29T15:16:18Z">
        <w:r>
          <w:rPr>
            <w:rFonts w:hint="eastAsia" w:ascii="Times New Roman" w:hAnsi="Times New Roman" w:cs="Times New Roman"/>
            <w:color w:val="auto"/>
            <w:sz w:val="21"/>
            <w:szCs w:val="21"/>
            <w:lang w:val="en-US" w:eastAsia="zh-CN"/>
          </w:rPr>
          <w:t>处理者</w:t>
        </w:r>
      </w:ins>
      <w:ins w:id="475" w:author="游刃鲤鱼" w:date="2025-08-29T15:16:19Z">
        <w:r>
          <w:rPr>
            <w:rFonts w:hint="eastAsia" w:ascii="Times New Roman" w:hAnsi="Times New Roman" w:cs="Times New Roman"/>
            <w:color w:val="auto"/>
            <w:sz w:val="21"/>
            <w:szCs w:val="21"/>
            <w:lang w:val="en-US" w:eastAsia="zh-CN"/>
          </w:rPr>
          <w:t>与</w:t>
        </w:r>
      </w:ins>
      <w:ins w:id="476" w:author="游刃鲤鱼" w:date="2025-08-29T15:16:21Z">
        <w:r>
          <w:rPr>
            <w:rFonts w:hint="eastAsia" w:ascii="Times New Roman" w:hAnsi="Times New Roman" w:cs="Times New Roman"/>
            <w:color w:val="auto"/>
            <w:sz w:val="21"/>
            <w:szCs w:val="21"/>
            <w:lang w:val="en-US" w:eastAsia="zh-CN"/>
          </w:rPr>
          <w:t>个人</w:t>
        </w:r>
      </w:ins>
      <w:ins w:id="477" w:author="游刃鲤鱼" w:date="2025-08-29T15:16:22Z">
        <w:r>
          <w:rPr>
            <w:rFonts w:hint="eastAsia" w:ascii="Times New Roman" w:hAnsi="Times New Roman" w:cs="Times New Roman"/>
            <w:color w:val="auto"/>
            <w:sz w:val="21"/>
            <w:szCs w:val="21"/>
            <w:lang w:val="en-US" w:eastAsia="zh-CN"/>
          </w:rPr>
          <w:t>之间</w:t>
        </w:r>
      </w:ins>
      <w:ins w:id="478" w:author="游刃鲤鱼" w:date="2025-08-29T15:16:23Z">
        <w:r>
          <w:rPr>
            <w:rFonts w:hint="eastAsia" w:ascii="Times New Roman" w:hAnsi="Times New Roman" w:cs="Times New Roman"/>
            <w:color w:val="auto"/>
            <w:sz w:val="21"/>
            <w:szCs w:val="21"/>
            <w:lang w:val="en-US" w:eastAsia="zh-CN"/>
          </w:rPr>
          <w:t>失衡</w:t>
        </w:r>
      </w:ins>
      <w:ins w:id="479" w:author="游刃鲤鱼" w:date="2025-08-29T15:16:24Z">
        <w:r>
          <w:rPr>
            <w:rFonts w:hint="eastAsia" w:ascii="Times New Roman" w:hAnsi="Times New Roman" w:cs="Times New Roman"/>
            <w:color w:val="auto"/>
            <w:sz w:val="21"/>
            <w:szCs w:val="21"/>
            <w:lang w:val="en-US" w:eastAsia="zh-CN"/>
          </w:rPr>
          <w:t>的</w:t>
        </w:r>
      </w:ins>
      <w:ins w:id="480" w:author="游刃鲤鱼" w:date="2025-08-29T15:16:26Z">
        <w:r>
          <w:rPr>
            <w:rFonts w:hint="eastAsia" w:ascii="Times New Roman" w:hAnsi="Times New Roman" w:cs="Times New Roman"/>
            <w:color w:val="auto"/>
            <w:sz w:val="21"/>
            <w:szCs w:val="21"/>
            <w:lang w:val="en-US" w:eastAsia="zh-CN"/>
          </w:rPr>
          <w:t>二元关系，</w:t>
        </w:r>
      </w:ins>
      <w:ins w:id="481" w:author="游刃鲤鱼" w:date="2025-08-29T15:10:18Z">
        <w:r>
          <w:rPr>
            <w:rFonts w:hint="eastAsia" w:ascii="Times New Roman" w:hAnsi="Times New Roman" w:cs="Times New Roman"/>
            <w:color w:val="auto"/>
            <w:sz w:val="21"/>
            <w:szCs w:val="21"/>
            <w:lang w:val="en-US" w:eastAsia="zh-CN"/>
          </w:rPr>
          <w:t>实现</w:t>
        </w:r>
      </w:ins>
      <w:ins w:id="482" w:author="游刃鲤鱼" w:date="2025-08-29T15:10:21Z">
        <w:r>
          <w:rPr>
            <w:rFonts w:hint="eastAsia" w:ascii="Times New Roman" w:hAnsi="Times New Roman" w:cs="Times New Roman"/>
            <w:color w:val="auto"/>
            <w:sz w:val="21"/>
            <w:szCs w:val="21"/>
            <w:lang w:val="en-US" w:eastAsia="zh-CN"/>
          </w:rPr>
          <w:t>数据利用</w:t>
        </w:r>
      </w:ins>
      <w:ins w:id="483" w:author="游刃鲤鱼" w:date="2025-08-29T15:10:27Z">
        <w:r>
          <w:rPr>
            <w:rFonts w:hint="eastAsia" w:ascii="Times New Roman" w:hAnsi="Times New Roman" w:cs="Times New Roman"/>
            <w:color w:val="auto"/>
            <w:sz w:val="21"/>
            <w:szCs w:val="21"/>
            <w:lang w:val="en-US" w:eastAsia="zh-CN"/>
          </w:rPr>
          <w:t>与</w:t>
        </w:r>
      </w:ins>
      <w:ins w:id="484" w:author="游刃鲤鱼" w:date="2025-08-29T15:10:28Z">
        <w:r>
          <w:rPr>
            <w:rFonts w:hint="eastAsia" w:ascii="Times New Roman" w:hAnsi="Times New Roman" w:cs="Times New Roman"/>
            <w:color w:val="auto"/>
            <w:sz w:val="21"/>
            <w:szCs w:val="21"/>
            <w:lang w:val="en-US" w:eastAsia="zh-CN"/>
          </w:rPr>
          <w:t>权益</w:t>
        </w:r>
      </w:ins>
      <w:ins w:id="485" w:author="游刃鲤鱼" w:date="2025-08-29T15:10:29Z">
        <w:r>
          <w:rPr>
            <w:rFonts w:hint="eastAsia" w:ascii="Times New Roman" w:hAnsi="Times New Roman" w:cs="Times New Roman"/>
            <w:color w:val="auto"/>
            <w:sz w:val="21"/>
            <w:szCs w:val="21"/>
            <w:lang w:val="en-US" w:eastAsia="zh-CN"/>
          </w:rPr>
          <w:t>保护的</w:t>
        </w:r>
      </w:ins>
      <w:ins w:id="486" w:author="游刃鲤鱼" w:date="2025-08-29T15:10:32Z">
        <w:r>
          <w:rPr>
            <w:rFonts w:hint="eastAsia" w:ascii="Times New Roman" w:hAnsi="Times New Roman" w:cs="Times New Roman"/>
            <w:color w:val="auto"/>
            <w:sz w:val="21"/>
            <w:szCs w:val="21"/>
            <w:lang w:val="en-US" w:eastAsia="zh-CN"/>
          </w:rPr>
          <w:t>平衡，</w:t>
        </w:r>
      </w:ins>
      <w:ins w:id="487" w:author="游刃鲤鱼" w:date="2025-08-29T15:08:46Z">
        <w:r>
          <w:rPr>
            <w:rFonts w:hint="eastAsia" w:ascii="Times New Roman" w:hAnsi="Times New Roman" w:cs="Times New Roman"/>
            <w:color w:val="auto"/>
            <w:sz w:val="21"/>
            <w:szCs w:val="21"/>
            <w:lang w:val="en-US" w:eastAsia="zh-CN"/>
          </w:rPr>
          <w:t>因而</w:t>
        </w:r>
      </w:ins>
      <w:ins w:id="488" w:author="游刃鲤鱼" w:date="2025-08-29T15:06:59Z">
        <w:r>
          <w:rPr>
            <w:rFonts w:hint="eastAsia" w:ascii="Times New Roman" w:hAnsi="Times New Roman" w:cs="Times New Roman"/>
            <w:color w:val="auto"/>
            <w:sz w:val="21"/>
            <w:szCs w:val="21"/>
            <w:lang w:val="en-US" w:eastAsia="zh-CN"/>
          </w:rPr>
          <w:t>是</w:t>
        </w:r>
      </w:ins>
      <w:ins w:id="489" w:author="游刃鲤鱼" w:date="2025-08-29T15:07:01Z">
        <w:r>
          <w:rPr>
            <w:rFonts w:hint="eastAsia" w:ascii="Times New Roman" w:hAnsi="Times New Roman" w:cs="Times New Roman"/>
            <w:color w:val="auto"/>
            <w:sz w:val="21"/>
            <w:szCs w:val="21"/>
            <w:lang w:val="en-US" w:eastAsia="zh-CN"/>
          </w:rPr>
          <w:t>现行</w:t>
        </w:r>
      </w:ins>
      <w:ins w:id="490" w:author="游刃鲤鱼" w:date="2025-08-29T15:07:02Z">
        <w:r>
          <w:rPr>
            <w:rFonts w:hint="eastAsia" w:ascii="Times New Roman" w:hAnsi="Times New Roman" w:cs="Times New Roman"/>
            <w:color w:val="auto"/>
            <w:sz w:val="21"/>
            <w:szCs w:val="21"/>
            <w:lang w:val="en-US" w:eastAsia="zh-CN"/>
          </w:rPr>
          <w:t>制度</w:t>
        </w:r>
      </w:ins>
      <w:ins w:id="491" w:author="游刃鲤鱼" w:date="2025-08-29T15:07:04Z">
        <w:r>
          <w:rPr>
            <w:rFonts w:hint="eastAsia" w:ascii="Times New Roman" w:hAnsi="Times New Roman" w:cs="Times New Roman"/>
            <w:color w:val="auto"/>
            <w:sz w:val="21"/>
            <w:szCs w:val="21"/>
            <w:lang w:val="en-US" w:eastAsia="zh-CN"/>
          </w:rPr>
          <w:t>框架下</w:t>
        </w:r>
      </w:ins>
      <w:ins w:id="492" w:author="游刃鲤鱼" w:date="2025-08-29T15:07:08Z">
        <w:r>
          <w:rPr>
            <w:rFonts w:hint="eastAsia" w:ascii="Times New Roman" w:hAnsi="Times New Roman" w:cs="Times New Roman"/>
            <w:color w:val="auto"/>
            <w:sz w:val="21"/>
            <w:szCs w:val="21"/>
            <w:lang w:val="en-US" w:eastAsia="zh-CN"/>
          </w:rPr>
          <w:t>的</w:t>
        </w:r>
      </w:ins>
      <w:ins w:id="493" w:author="游刃鲤鱼" w:date="2025-08-29T15:07:10Z">
        <w:r>
          <w:rPr>
            <w:rFonts w:hint="eastAsia" w:ascii="Times New Roman" w:hAnsi="Times New Roman" w:cs="Times New Roman"/>
            <w:color w:val="auto"/>
            <w:sz w:val="21"/>
            <w:szCs w:val="21"/>
            <w:lang w:val="en-US" w:eastAsia="zh-CN"/>
          </w:rPr>
          <w:t>最优</w:t>
        </w:r>
      </w:ins>
      <w:ins w:id="494" w:author="游刃鲤鱼" w:date="2025-08-29T15:07:11Z">
        <w:r>
          <w:rPr>
            <w:rFonts w:hint="eastAsia" w:ascii="Times New Roman" w:hAnsi="Times New Roman" w:cs="Times New Roman"/>
            <w:color w:val="auto"/>
            <w:sz w:val="21"/>
            <w:szCs w:val="21"/>
            <w:lang w:val="en-US" w:eastAsia="zh-CN"/>
          </w:rPr>
          <w:t>选择</w:t>
        </w:r>
      </w:ins>
      <w:ins w:id="495" w:author="游刃鲤鱼" w:date="2025-08-29T15:15:44Z">
        <w:r>
          <w:rPr>
            <w:rFonts w:hint="eastAsia" w:ascii="Times New Roman" w:hAnsi="Times New Roman" w:cs="Times New Roman"/>
            <w:color w:val="auto"/>
            <w:sz w:val="21"/>
            <w:szCs w:val="21"/>
            <w:lang w:val="en-US" w:eastAsia="zh-CN"/>
          </w:rPr>
          <w:t>。</w:t>
        </w:r>
      </w:ins>
    </w:p>
    <w:p w14:paraId="665EEF6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del w:id="496" w:author="游刃鲤鱼" w:date="2025-08-28T20:25:28Z"/>
          <w:rFonts w:hint="eastAsia" w:ascii="Times New Roman" w:hAnsi="Times New Roman" w:cs="Times New Roman"/>
          <w:color w:val="auto"/>
          <w:sz w:val="21"/>
          <w:szCs w:val="21"/>
          <w:lang w:val="en-US" w:eastAsia="zh-CN"/>
        </w:rPr>
      </w:pPr>
      <w:del w:id="497" w:author="游刃鲤鱼" w:date="2025-08-29T15:17:31Z">
        <w:r>
          <w:rPr>
            <w:rFonts w:hint="eastAsia" w:ascii="Times New Roman" w:hAnsi="Times New Roman" w:cs="Times New Roman"/>
            <w:color w:val="auto"/>
            <w:sz w:val="21"/>
            <w:szCs w:val="21"/>
            <w:lang w:val="en-US" w:eastAsia="zh-CN"/>
          </w:rPr>
          <w:delText>对此可予以借鉴和调整，以期改善个人数据来源者的失权现状，拓展个人数据管理和使用的新渠道。</w:delText>
        </w:r>
      </w:del>
    </w:p>
    <w:p w14:paraId="4B5EBD6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p>
    <w:p w14:paraId="28E62CE3">
      <w:pPr>
        <w:outlineLvl w:val="0"/>
        <w:rPr>
          <w:rFonts w:hint="default" w:ascii="黑体" w:hAnsi="黑体" w:eastAsia="黑体" w:cs="Times New Roman"/>
          <w:sz w:val="28"/>
          <w:szCs w:val="28"/>
          <w:lang w:val="en-US" w:eastAsia="zh-CN"/>
        </w:rPr>
      </w:pPr>
      <w:r>
        <w:rPr>
          <w:rFonts w:hint="eastAsia" w:ascii="黑体" w:hAnsi="黑体" w:eastAsia="黑体" w:cs="Times New Roman"/>
          <w:sz w:val="28"/>
          <w:szCs w:val="28"/>
          <w:lang w:val="en-US" w:eastAsia="zh-CN"/>
        </w:rPr>
        <w:t>三、个人数据受托的制度构建</w:t>
      </w:r>
    </w:p>
    <w:p w14:paraId="66AEF183">
      <w:pPr>
        <w:ind w:firstLine="420" w:firstLineChars="200"/>
        <w:outlineLvl w:val="9"/>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如前所述，个人数据来源者可将其来源者权委托给信赖的数据受托者进行管理与运营，数据受托者可以据此开发数据产品与服务，提供给数据需求方，也可授权其他数据处理者进行数据加工与利用，数据受托者的信义义务贯穿数据流通利用始终，如此，来源者、受托者、处理者等主体均可分享数据流通利用产生的收益。这就要求在初始阶段确定数据受托行业的准入标准，在运行阶段明确个人数据来源者与数据受托者之间的权利义务关系，在数据价值创造的各周期保障个人数据来源者的分配权益，最终促进个人数据可信流通。</w:t>
      </w:r>
    </w:p>
    <w:p w14:paraId="2AE2DC4E">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（一）准入规则：数据受托者的资质要求</w:t>
      </w:r>
    </w:p>
    <w:p w14:paraId="702A1F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498" w:author="游刃鲤鱼" w:date="2025-08-29T15:21:42Z"/>
          <w:rFonts w:hint="eastAsia" w:ascii="Times New Roman" w:hAnsi="Times New Roman" w:cs="Times New Roman"/>
          <w:color w:val="auto"/>
          <w:sz w:val="21"/>
          <w:szCs w:val="21"/>
          <w:lang w:val="en-US" w:eastAsia="zh-CN"/>
        </w:rPr>
      </w:pPr>
      <w:ins w:id="499" w:author="游刃鲤鱼" w:date="2025-08-29T15:30:12Z">
        <w:r>
          <w:rPr>
            <w:rFonts w:hint="eastAsia" w:ascii="Times New Roman" w:hAnsi="Times New Roman" w:cs="Times New Roman"/>
            <w:color w:val="auto"/>
            <w:sz w:val="21"/>
            <w:szCs w:val="21"/>
            <w:lang w:val="en-US" w:eastAsia="zh-CN"/>
          </w:rPr>
          <w:t>数据受托者上承个人数据来源者、下接数据处理者与其他数据需求方，是个人数据受托的中枢节点，</w:t>
        </w:r>
      </w:ins>
      <w:ins w:id="500" w:author="游刃鲤鱼" w:date="2025-08-29T15:28:01Z">
        <w:r>
          <w:rPr>
            <w:rFonts w:hint="eastAsia" w:ascii="Times New Roman" w:hAnsi="Times New Roman" w:cs="Times New Roman"/>
            <w:color w:val="auto"/>
            <w:sz w:val="21"/>
            <w:szCs w:val="21"/>
            <w:lang w:val="en-US" w:eastAsia="zh-CN"/>
          </w:rPr>
          <w:t>引入这一独立主体，是为解决数据流通利用过程中信任缺失、权益失衡、监督不足等问题，这就要求明确数据受托者的主体资质，</w:t>
        </w:r>
      </w:ins>
      <w:ins w:id="501" w:author="游刃鲤鱼" w:date="2025-08-29T15:30:54Z">
        <w:r>
          <w:rPr>
            <w:rFonts w:hint="eastAsia" w:ascii="Times New Roman" w:hAnsi="Times New Roman" w:cs="Times New Roman"/>
            <w:color w:val="auto"/>
            <w:sz w:val="21"/>
            <w:szCs w:val="21"/>
            <w:lang w:val="en-US" w:eastAsia="zh-CN"/>
          </w:rPr>
          <w:t>将其</w:t>
        </w:r>
      </w:ins>
      <w:ins w:id="502" w:author="游刃鲤鱼" w:date="2025-08-29T15:28:01Z">
        <w:r>
          <w:rPr>
            <w:rFonts w:hint="eastAsia" w:ascii="Times New Roman" w:hAnsi="Times New Roman" w:cs="Times New Roman"/>
            <w:color w:val="auto"/>
            <w:sz w:val="21"/>
            <w:szCs w:val="21"/>
            <w:lang w:val="en-US" w:eastAsia="zh-CN"/>
          </w:rPr>
          <w:t>与</w:t>
        </w:r>
      </w:ins>
      <w:ins w:id="503" w:author="游刃鲤鱼" w:date="2025-08-29T19:13:59Z">
        <w:r>
          <w:rPr>
            <w:rFonts w:hint="eastAsia" w:ascii="Times New Roman" w:hAnsi="Times New Roman" w:cs="Times New Roman"/>
            <w:color w:val="auto"/>
            <w:sz w:val="21"/>
            <w:szCs w:val="21"/>
            <w:lang w:val="en-US" w:eastAsia="zh-CN"/>
          </w:rPr>
          <w:t>既有</w:t>
        </w:r>
      </w:ins>
      <w:ins w:id="504" w:author="游刃鲤鱼" w:date="2025-08-29T15:28:01Z">
        <w:r>
          <w:rPr>
            <w:rFonts w:hint="eastAsia" w:ascii="Times New Roman" w:hAnsi="Times New Roman" w:cs="Times New Roman"/>
            <w:color w:val="auto"/>
            <w:sz w:val="21"/>
            <w:szCs w:val="21"/>
            <w:lang w:val="en-US" w:eastAsia="zh-CN"/>
          </w:rPr>
          <w:t>数据处理者相区别</w:t>
        </w:r>
      </w:ins>
      <w:ins w:id="505" w:author="游刃鲤鱼" w:date="2025-08-29T15:30:31Z">
        <w:r>
          <w:rPr>
            <w:rFonts w:hint="eastAsia" w:ascii="Times New Roman" w:hAnsi="Times New Roman" w:cs="Times New Roman"/>
            <w:color w:val="auto"/>
            <w:sz w:val="21"/>
            <w:szCs w:val="21"/>
            <w:lang w:val="en-US" w:eastAsia="zh-CN"/>
          </w:rPr>
          <w:t>，</w:t>
        </w:r>
      </w:ins>
      <w:ins w:id="506" w:author="游刃鲤鱼" w:date="2025-08-29T15:30:32Z">
        <w:r>
          <w:rPr>
            <w:rFonts w:hint="eastAsia" w:ascii="Times New Roman" w:hAnsi="Times New Roman" w:cs="Times New Roman"/>
            <w:color w:val="auto"/>
            <w:sz w:val="21"/>
            <w:szCs w:val="21"/>
            <w:lang w:val="en-US" w:eastAsia="zh-CN"/>
          </w:rPr>
          <w:t>至少</w:t>
        </w:r>
      </w:ins>
      <w:ins w:id="507" w:author="游刃鲤鱼" w:date="2025-08-29T15:30:33Z">
        <w:r>
          <w:rPr>
            <w:rFonts w:hint="eastAsia" w:ascii="Times New Roman" w:hAnsi="Times New Roman" w:cs="Times New Roman"/>
            <w:color w:val="auto"/>
            <w:sz w:val="21"/>
            <w:szCs w:val="21"/>
            <w:lang w:val="en-US" w:eastAsia="zh-CN"/>
          </w:rPr>
          <w:t>涉及</w:t>
        </w:r>
      </w:ins>
      <w:ins w:id="508" w:author="游刃鲤鱼" w:date="2025-08-29T15:30:39Z">
        <w:r>
          <w:rPr>
            <w:rFonts w:hint="eastAsia" w:ascii="Times New Roman" w:hAnsi="Times New Roman" w:cs="Times New Roman"/>
            <w:color w:val="auto"/>
            <w:sz w:val="21"/>
            <w:szCs w:val="21"/>
            <w:lang w:val="en-US" w:eastAsia="zh-CN"/>
          </w:rPr>
          <w:t>以下方面</w:t>
        </w:r>
      </w:ins>
      <w:ins w:id="509" w:author="游刃鲤鱼" w:date="2025-08-29T15:30:40Z">
        <w:r>
          <w:rPr>
            <w:rFonts w:hint="eastAsia" w:ascii="Times New Roman" w:hAnsi="Times New Roman" w:cs="Times New Roman"/>
            <w:color w:val="auto"/>
            <w:sz w:val="21"/>
            <w:szCs w:val="21"/>
            <w:lang w:val="en-US" w:eastAsia="zh-CN"/>
          </w:rPr>
          <w:t>。</w:t>
        </w:r>
      </w:ins>
      <w:del w:id="510" w:author="游刃鲤鱼" w:date="2025-08-29T15:30:21Z">
        <w:r>
          <w:rPr>
            <w:rFonts w:hint="default" w:ascii="Times New Roman" w:hAnsi="Times New Roman" w:cs="Times New Roman"/>
            <w:color w:val="auto"/>
            <w:sz w:val="21"/>
            <w:szCs w:val="21"/>
            <w:lang w:val="en-US" w:eastAsia="zh-CN"/>
          </w:rPr>
          <w:delText>个人数据受托以保障个人数据来源者权为首要目标，以促进数据合规流通利用为次要目标，是兼顾私人利益与公共利益的复合体。</w:delText>
        </w:r>
      </w:del>
      <w:del w:id="511" w:author="游刃鲤鱼" w:date="2025-08-29T15:30:21Z">
        <w:r>
          <w:rPr>
            <w:rFonts w:hint="eastAsia" w:ascii="Times New Roman" w:hAnsi="Times New Roman" w:cs="Times New Roman"/>
            <w:color w:val="auto"/>
            <w:sz w:val="21"/>
            <w:szCs w:val="21"/>
            <w:lang w:val="en-US" w:eastAsia="zh-CN"/>
          </w:rPr>
          <w:delText>数据受托者上承个人数据来源者、下接数据处理者与其他数据需求方，是个人数据受托的中枢节点，应至少满足以下三项资质要求。</w:delText>
        </w:r>
      </w:del>
    </w:p>
    <w:p w14:paraId="79CF319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del w:id="512" w:author="游刃鲤鱼" w:date="2025-08-29T15:28:05Z"/>
          <w:rFonts w:hint="default" w:ascii="Times New Roman" w:hAnsi="Times New Roman" w:cs="Times New Roman"/>
          <w:color w:val="auto"/>
          <w:sz w:val="21"/>
          <w:szCs w:val="21"/>
          <w:lang w:val="en-US" w:eastAsia="zh-CN"/>
        </w:rPr>
      </w:pPr>
    </w:p>
    <w:p w14:paraId="236BE5F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第一，独立性。</w:t>
      </w:r>
      <w:r>
        <w:rPr>
          <w:rFonts w:hint="eastAsia" w:ascii="Times New Roman" w:hAnsi="Times New Roman" w:cs="Times New Roman"/>
          <w:color w:val="auto"/>
          <w:sz w:val="21"/>
          <w:szCs w:val="21"/>
          <w:lang w:val="en-US" w:eastAsia="zh-CN"/>
        </w:rPr>
        <w:t>根据</w:t>
      </w:r>
      <w:r>
        <w:rPr>
          <w:rFonts w:hint="default" w:ascii="Times New Roman" w:hAnsi="Times New Roman" w:cs="Times New Roman"/>
          <w:color w:val="auto"/>
          <w:sz w:val="21"/>
          <w:szCs w:val="21"/>
          <w:lang w:val="en-US" w:eastAsia="zh-CN"/>
        </w:rPr>
        <w:t>《信托法》第24条，</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受托人应当是具有完全民事行为能力的自然人、法人。</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鉴于</w:t>
      </w:r>
      <w:r>
        <w:rPr>
          <w:rFonts w:hint="eastAsia" w:ascii="Times New Roman" w:hAnsi="Times New Roman" w:cs="Times New Roman"/>
          <w:color w:val="auto"/>
          <w:sz w:val="21"/>
          <w:szCs w:val="21"/>
          <w:lang w:val="en-US" w:eastAsia="zh-CN"/>
        </w:rPr>
        <w:t>个人数据受托尚处于探索初期，且涉及数据运营管理，</w:t>
      </w:r>
      <w:r>
        <w:rPr>
          <w:rFonts w:hint="default" w:ascii="Times New Roman" w:hAnsi="Times New Roman" w:cs="Times New Roman"/>
          <w:color w:val="auto"/>
          <w:sz w:val="21"/>
          <w:szCs w:val="21"/>
          <w:lang w:val="en-US" w:eastAsia="zh-CN"/>
        </w:rPr>
        <w:t>可</w:t>
      </w:r>
      <w:r>
        <w:rPr>
          <w:rFonts w:hint="eastAsia" w:ascii="Times New Roman" w:hAnsi="Times New Roman" w:cs="Times New Roman"/>
          <w:color w:val="auto"/>
          <w:sz w:val="21"/>
          <w:szCs w:val="21"/>
          <w:lang w:val="en-US" w:eastAsia="zh-CN"/>
        </w:rPr>
        <w:t>暂时</w:t>
      </w:r>
      <w:r>
        <w:rPr>
          <w:rFonts w:hint="default" w:ascii="Times New Roman" w:hAnsi="Times New Roman" w:cs="Times New Roman"/>
          <w:color w:val="auto"/>
          <w:sz w:val="21"/>
          <w:szCs w:val="21"/>
          <w:lang w:val="en-US" w:eastAsia="zh-CN"/>
        </w:rPr>
        <w:t>排除自然人的受托人资格，即数据受托者仅</w:t>
      </w:r>
      <w:r>
        <w:rPr>
          <w:rFonts w:hint="eastAsia" w:ascii="Times New Roman" w:hAnsi="Times New Roman" w:cs="Times New Roman"/>
          <w:color w:val="auto"/>
          <w:sz w:val="21"/>
          <w:szCs w:val="21"/>
          <w:lang w:val="en-US" w:eastAsia="zh-CN"/>
        </w:rPr>
        <w:t>限于法人</w:t>
      </w:r>
      <w:r>
        <w:rPr>
          <w:rFonts w:hint="default" w:ascii="Times New Roman" w:hAnsi="Times New Roman" w:cs="Times New Roman"/>
          <w:color w:val="auto"/>
          <w:sz w:val="21"/>
          <w:szCs w:val="21"/>
          <w:lang w:val="en-US" w:eastAsia="zh-CN"/>
        </w:rPr>
        <w:t>。数据受托者</w:t>
      </w:r>
      <w:r>
        <w:rPr>
          <w:rFonts w:hint="eastAsia" w:ascii="Times New Roman" w:hAnsi="Times New Roman" w:cs="Times New Roman"/>
          <w:color w:val="auto"/>
          <w:sz w:val="21"/>
          <w:szCs w:val="21"/>
          <w:lang w:val="en-US" w:eastAsia="zh-CN"/>
        </w:rPr>
        <w:t>不仅</w:t>
      </w:r>
      <w:r>
        <w:rPr>
          <w:rFonts w:hint="default" w:ascii="Times New Roman" w:hAnsi="Times New Roman" w:cs="Times New Roman"/>
          <w:color w:val="auto"/>
          <w:sz w:val="21"/>
          <w:szCs w:val="21"/>
          <w:lang w:val="en-US" w:eastAsia="zh-CN"/>
        </w:rPr>
        <w:t>独立于数据处理者，</w:t>
      </w:r>
      <w:r>
        <w:rPr>
          <w:rFonts w:hint="eastAsia" w:ascii="Times New Roman" w:hAnsi="Times New Roman" w:cs="Times New Roman"/>
          <w:color w:val="auto"/>
          <w:sz w:val="21"/>
          <w:szCs w:val="21"/>
          <w:lang w:val="en-US" w:eastAsia="zh-CN"/>
        </w:rPr>
        <w:t>还应</w:t>
      </w:r>
      <w:r>
        <w:rPr>
          <w:rFonts w:hint="default" w:ascii="Times New Roman" w:hAnsi="Times New Roman" w:cs="Times New Roman"/>
          <w:color w:val="auto"/>
          <w:sz w:val="21"/>
          <w:szCs w:val="21"/>
          <w:lang w:val="en-US" w:eastAsia="zh-CN"/>
        </w:rPr>
        <w:t>与政府</w:t>
      </w:r>
      <w:r>
        <w:rPr>
          <w:rFonts w:hint="eastAsia" w:ascii="Times New Roman" w:hAnsi="Times New Roman" w:cs="Times New Roman"/>
          <w:color w:val="auto"/>
          <w:sz w:val="21"/>
          <w:szCs w:val="21"/>
          <w:lang w:val="en-US" w:eastAsia="zh-CN"/>
        </w:rPr>
        <w:t>部门</w:t>
      </w:r>
      <w:r>
        <w:rPr>
          <w:rFonts w:hint="default" w:ascii="Times New Roman" w:hAnsi="Times New Roman" w:cs="Times New Roman"/>
          <w:color w:val="auto"/>
          <w:sz w:val="21"/>
          <w:szCs w:val="21"/>
          <w:lang w:val="en-US" w:eastAsia="zh-CN"/>
        </w:rPr>
        <w:t>相独立</w:t>
      </w:r>
      <w:r>
        <w:rPr>
          <w:rFonts w:hint="eastAsia" w:ascii="Times New Roman" w:hAnsi="Times New Roman" w:cs="Times New Roman"/>
          <w:color w:val="auto"/>
          <w:sz w:val="21"/>
          <w:szCs w:val="21"/>
          <w:lang w:val="en-US" w:eastAsia="zh-CN"/>
        </w:rPr>
        <w:t>，以</w:t>
      </w:r>
      <w:r>
        <w:rPr>
          <w:rFonts w:hint="default" w:ascii="Times New Roman" w:hAnsi="Times New Roman" w:cs="Times New Roman"/>
          <w:color w:val="auto"/>
          <w:sz w:val="21"/>
          <w:szCs w:val="21"/>
          <w:lang w:val="en-US" w:eastAsia="zh-CN"/>
        </w:rPr>
        <w:t>充分发挥市场的自我调节作用，</w:t>
      </w:r>
      <w:r>
        <w:rPr>
          <w:rFonts w:hint="eastAsia" w:ascii="Times New Roman" w:hAnsi="Times New Roman" w:cs="Times New Roman"/>
          <w:color w:val="auto"/>
          <w:sz w:val="21"/>
          <w:szCs w:val="21"/>
          <w:lang w:val="en-US" w:eastAsia="zh-CN"/>
        </w:rPr>
        <w:t>节制</w:t>
      </w:r>
      <w:r>
        <w:rPr>
          <w:rFonts w:hint="default" w:ascii="Times New Roman" w:hAnsi="Times New Roman" w:cs="Times New Roman"/>
          <w:color w:val="auto"/>
          <w:sz w:val="21"/>
          <w:szCs w:val="21"/>
          <w:lang w:val="en-US" w:eastAsia="zh-CN"/>
        </w:rPr>
        <w:t>行政权对市场的干预限度，</w:t>
      </w:r>
      <w:r>
        <w:rPr>
          <w:rFonts w:hint="eastAsia" w:ascii="Times New Roman" w:hAnsi="Times New Roman" w:cs="Times New Roman"/>
          <w:color w:val="auto"/>
          <w:sz w:val="21"/>
          <w:szCs w:val="21"/>
          <w:lang w:val="en-US" w:eastAsia="zh-CN"/>
        </w:rPr>
        <w:t>从而</w:t>
      </w:r>
      <w:r>
        <w:rPr>
          <w:rFonts w:hint="default" w:ascii="Times New Roman" w:hAnsi="Times New Roman" w:cs="Times New Roman"/>
          <w:color w:val="auto"/>
          <w:sz w:val="21"/>
          <w:szCs w:val="21"/>
          <w:lang w:val="en-US" w:eastAsia="zh-CN"/>
        </w:rPr>
        <w:t>避免权力寻租</w:t>
      </w:r>
      <w:del w:id="513" w:author="游刃鲤鱼" w:date="2025-08-29T20:11:29Z">
        <w:r>
          <w:rPr>
            <w:rFonts w:hint="default" w:ascii="Times New Roman" w:hAnsi="Times New Roman" w:cs="Times New Roman"/>
            <w:color w:val="auto"/>
            <w:sz w:val="21"/>
            <w:szCs w:val="21"/>
            <w:lang w:val="en-US" w:eastAsia="zh-CN"/>
          </w:rPr>
          <w:delText>现象</w:delText>
        </w:r>
      </w:del>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确保</w:t>
      </w:r>
      <w:del w:id="514" w:author="游刃鲤鱼" w:date="2025-08-29T20:11:33Z">
        <w:r>
          <w:rPr>
            <w:rFonts w:hint="eastAsia" w:ascii="Times New Roman" w:hAnsi="Times New Roman" w:cs="Times New Roman"/>
            <w:color w:val="auto"/>
            <w:sz w:val="21"/>
            <w:szCs w:val="21"/>
            <w:lang w:val="en-US" w:eastAsia="zh-CN"/>
          </w:rPr>
          <w:delText>公力</w:delText>
        </w:r>
      </w:del>
      <w:r>
        <w:rPr>
          <w:rFonts w:hint="eastAsia" w:ascii="Times New Roman" w:hAnsi="Times New Roman" w:cs="Times New Roman"/>
          <w:color w:val="auto"/>
          <w:sz w:val="21"/>
          <w:szCs w:val="21"/>
          <w:lang w:val="en-US" w:eastAsia="zh-CN"/>
        </w:rPr>
        <w:t>监督实效</w:t>
      </w:r>
      <w:r>
        <w:rPr>
          <w:rFonts w:hint="default" w:ascii="Times New Roman" w:hAnsi="Times New Roman" w:cs="Times New Roman"/>
          <w:color w:val="auto"/>
          <w:sz w:val="21"/>
          <w:szCs w:val="21"/>
          <w:lang w:val="en-US" w:eastAsia="zh-CN"/>
        </w:rPr>
        <w:t>。值得注意的是，考虑到风险控制需求，政府对新兴业务模式往往采取相对审慎的监管策略，先行培育具有一定市场主导地位的主体，以降低试错成本</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稳定市场秩序。正如实践中各地普遍组建数据集团，</w:t>
      </w:r>
      <w:r>
        <w:rPr>
          <w:rFonts w:hint="eastAsia" w:ascii="Times New Roman" w:hAnsi="Times New Roman" w:cs="Times New Roman"/>
          <w:color w:val="auto"/>
          <w:sz w:val="21"/>
          <w:szCs w:val="21"/>
          <w:lang w:val="en-US" w:eastAsia="zh-CN"/>
        </w:rPr>
        <w:t>负责</w:t>
      </w:r>
      <w:r>
        <w:rPr>
          <w:rFonts w:hint="default" w:ascii="Times New Roman" w:hAnsi="Times New Roman" w:cs="Times New Roman"/>
          <w:color w:val="auto"/>
          <w:sz w:val="21"/>
          <w:szCs w:val="21"/>
          <w:lang w:val="en-US" w:eastAsia="zh-CN"/>
        </w:rPr>
        <w:t>公共数据授权运营的具体实施工作</w:t>
      </w:r>
      <w:r>
        <w:rPr>
          <w:rFonts w:hint="eastAsia" w:ascii="Times New Roman" w:hAnsi="Times New Roman" w:cs="Times New Roman"/>
          <w:color w:val="auto"/>
          <w:sz w:val="21"/>
          <w:szCs w:val="21"/>
          <w:lang w:val="en-US" w:eastAsia="zh-CN"/>
        </w:rPr>
        <w:t>，</w:t>
      </w:r>
      <w:del w:id="515" w:author="游刃鲤鱼" w:date="2025-08-29T20:11:53Z">
        <w:r>
          <w:rPr>
            <w:rFonts w:hint="default" w:ascii="Times New Roman" w:hAnsi="Times New Roman" w:cs="Times New Roman"/>
            <w:color w:val="auto"/>
            <w:sz w:val="21"/>
            <w:szCs w:val="21"/>
            <w:lang w:val="en-US" w:eastAsia="zh-CN"/>
          </w:rPr>
          <w:delText>连接数据</w:delText>
        </w:r>
      </w:del>
      <w:del w:id="516" w:author="游刃鲤鱼" w:date="2025-08-29T20:11:53Z">
        <w:r>
          <w:rPr>
            <w:rFonts w:hint="eastAsia" w:ascii="Times New Roman" w:hAnsi="Times New Roman" w:cs="Times New Roman"/>
            <w:color w:val="auto"/>
            <w:sz w:val="21"/>
            <w:szCs w:val="21"/>
            <w:lang w:val="en-US" w:eastAsia="zh-CN"/>
          </w:rPr>
          <w:delText>提供单位</w:delText>
        </w:r>
      </w:del>
      <w:del w:id="517" w:author="游刃鲤鱼" w:date="2025-08-29T20:11:53Z">
        <w:r>
          <w:rPr>
            <w:rFonts w:hint="default" w:ascii="Times New Roman" w:hAnsi="Times New Roman" w:cs="Times New Roman"/>
            <w:color w:val="auto"/>
            <w:sz w:val="21"/>
            <w:szCs w:val="21"/>
            <w:lang w:val="en-US" w:eastAsia="zh-CN"/>
          </w:rPr>
          <w:delText>与</w:delText>
        </w:r>
      </w:del>
      <w:del w:id="518" w:author="游刃鲤鱼" w:date="2025-08-29T20:11:53Z">
        <w:r>
          <w:rPr>
            <w:rFonts w:hint="eastAsia" w:ascii="Times New Roman" w:hAnsi="Times New Roman" w:cs="Times New Roman"/>
            <w:color w:val="auto"/>
            <w:sz w:val="21"/>
            <w:szCs w:val="21"/>
            <w:lang w:val="en-US" w:eastAsia="zh-CN"/>
          </w:rPr>
          <w:delText>市场应用</w:delText>
        </w:r>
      </w:del>
      <w:del w:id="519" w:author="游刃鲤鱼" w:date="2025-08-29T20:11:53Z">
        <w:r>
          <w:rPr>
            <w:rFonts w:hint="default" w:ascii="Times New Roman" w:hAnsi="Times New Roman" w:cs="Times New Roman"/>
            <w:color w:val="auto"/>
            <w:sz w:val="21"/>
            <w:szCs w:val="21"/>
            <w:lang w:val="en-US" w:eastAsia="zh-CN"/>
          </w:rPr>
          <w:delText>主体</w:delText>
        </w:r>
      </w:del>
      <w:del w:id="520" w:author="游刃鲤鱼" w:date="2025-08-29T20:11:53Z">
        <w:r>
          <w:rPr>
            <w:rFonts w:hint="eastAsia" w:ascii="Times New Roman" w:hAnsi="Times New Roman" w:cs="Times New Roman"/>
            <w:color w:val="auto"/>
            <w:sz w:val="21"/>
            <w:szCs w:val="21"/>
            <w:lang w:val="en-US" w:eastAsia="zh-CN"/>
          </w:rPr>
          <w:delText>；</w:delText>
        </w:r>
      </w:del>
      <w:r>
        <w:rPr>
          <w:rFonts w:hint="default" w:ascii="Times New Roman" w:hAnsi="Times New Roman" w:cs="Times New Roman"/>
          <w:color w:val="auto"/>
          <w:sz w:val="21"/>
          <w:szCs w:val="21"/>
          <w:lang w:val="en-US" w:eastAsia="zh-CN"/>
        </w:rPr>
        <w:t>当前数据要素市场仍处于发展初期，</w:t>
      </w:r>
      <w:r>
        <w:rPr>
          <w:rFonts w:hint="eastAsia" w:ascii="Times New Roman" w:hAnsi="Times New Roman" w:cs="Times New Roman"/>
          <w:color w:val="auto"/>
          <w:sz w:val="21"/>
          <w:szCs w:val="21"/>
          <w:lang w:val="en-US" w:eastAsia="zh-CN"/>
        </w:rPr>
        <w:t>尚不存在具有</w:t>
      </w:r>
      <w:r>
        <w:rPr>
          <w:rFonts w:hint="default" w:ascii="Times New Roman" w:hAnsi="Times New Roman" w:cs="Times New Roman"/>
          <w:color w:val="auto"/>
          <w:sz w:val="21"/>
          <w:szCs w:val="21"/>
          <w:lang w:val="en-US" w:eastAsia="zh-CN"/>
        </w:rPr>
        <w:t>广泛</w:t>
      </w:r>
      <w:del w:id="521" w:author="游刃鲤鱼" w:date="2025-08-29T20:12:05Z">
        <w:r>
          <w:rPr>
            <w:rFonts w:hint="default" w:ascii="Times New Roman" w:hAnsi="Times New Roman" w:cs="Times New Roman"/>
            <w:color w:val="auto"/>
            <w:sz w:val="21"/>
            <w:szCs w:val="21"/>
            <w:lang w:val="en-US" w:eastAsia="zh-CN"/>
          </w:rPr>
          <w:delText>的</w:delText>
        </w:r>
      </w:del>
      <w:r>
        <w:rPr>
          <w:rFonts w:hint="default" w:ascii="Times New Roman" w:hAnsi="Times New Roman" w:cs="Times New Roman"/>
          <w:color w:val="auto"/>
          <w:sz w:val="21"/>
          <w:szCs w:val="21"/>
          <w:lang w:val="en-US" w:eastAsia="zh-CN"/>
        </w:rPr>
        <w:t>代表性</w:t>
      </w:r>
      <w:r>
        <w:rPr>
          <w:rFonts w:hint="eastAsia" w:ascii="Times New Roman" w:hAnsi="Times New Roman" w:cs="Times New Roman"/>
          <w:color w:val="auto"/>
          <w:sz w:val="21"/>
          <w:szCs w:val="21"/>
          <w:lang w:val="en-US" w:eastAsia="zh-CN"/>
        </w:rPr>
        <w:t>的数据受托者</w:t>
      </w:r>
      <w:r>
        <w:rPr>
          <w:rFonts w:hint="default" w:ascii="Times New Roman" w:hAnsi="Times New Roman" w:cs="Times New Roman"/>
          <w:color w:val="auto"/>
          <w:sz w:val="21"/>
          <w:szCs w:val="21"/>
          <w:lang w:val="en-US" w:eastAsia="zh-CN"/>
        </w:rPr>
        <w:t>，一定程度的市场集中度是个人数据受托有效运作所必需的</w:t>
      </w:r>
      <w:r>
        <w:rPr>
          <w:rFonts w:hint="eastAsia" w:ascii="Times New Roman" w:hAnsi="Times New Roman" w:cs="Times New Roman"/>
          <w:color w:val="auto"/>
          <w:sz w:val="21"/>
          <w:szCs w:val="21"/>
          <w:lang w:val="en-US" w:eastAsia="zh-CN"/>
        </w:rPr>
        <w:t>（如以各地数据交易所为数据受托者）</w:t>
      </w:r>
      <w:r>
        <w:rPr>
          <w:rFonts w:hint="default" w:ascii="Times New Roman" w:hAnsi="Times New Roman" w:cs="Times New Roman"/>
          <w:color w:val="auto"/>
          <w:sz w:val="21"/>
          <w:szCs w:val="21"/>
          <w:lang w:val="en-US" w:eastAsia="zh-CN"/>
        </w:rPr>
        <w:t>，其核心</w:t>
      </w:r>
      <w:r>
        <w:rPr>
          <w:rFonts w:hint="eastAsia" w:ascii="Times New Roman" w:hAnsi="Times New Roman" w:cs="Times New Roman"/>
          <w:color w:val="auto"/>
          <w:sz w:val="21"/>
          <w:szCs w:val="21"/>
          <w:lang w:val="en-US" w:eastAsia="zh-CN"/>
        </w:rPr>
        <w:t>目的</w:t>
      </w:r>
      <w:r>
        <w:rPr>
          <w:rFonts w:hint="default" w:ascii="Times New Roman" w:hAnsi="Times New Roman" w:cs="Times New Roman"/>
          <w:color w:val="auto"/>
          <w:sz w:val="21"/>
          <w:szCs w:val="21"/>
          <w:lang w:val="en-US" w:eastAsia="zh-CN"/>
        </w:rPr>
        <w:t>在于规范数据受托业务，</w:t>
      </w:r>
      <w:r>
        <w:rPr>
          <w:rFonts w:hint="eastAsia" w:ascii="Times New Roman" w:hAnsi="Times New Roman" w:cs="Times New Roman"/>
          <w:color w:val="auto"/>
          <w:sz w:val="21"/>
          <w:szCs w:val="21"/>
          <w:lang w:val="en-US" w:eastAsia="zh-CN"/>
        </w:rPr>
        <w:t>这</w:t>
      </w:r>
      <w:r>
        <w:rPr>
          <w:rFonts w:hint="default" w:ascii="Times New Roman" w:hAnsi="Times New Roman" w:cs="Times New Roman"/>
          <w:color w:val="auto"/>
          <w:sz w:val="21"/>
          <w:szCs w:val="21"/>
          <w:lang w:val="en-US" w:eastAsia="zh-CN"/>
        </w:rPr>
        <w:t>与数据受托者本身的独立性并不冲突。</w:t>
      </w:r>
    </w:p>
    <w:p w14:paraId="5696F4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第二，专业性。数据受托者必须具备能够</w:t>
      </w:r>
      <w:r>
        <w:rPr>
          <w:rFonts w:hint="eastAsia" w:ascii="Times New Roman" w:hAnsi="Times New Roman" w:cs="Times New Roman"/>
          <w:color w:val="auto"/>
          <w:sz w:val="21"/>
          <w:szCs w:val="21"/>
          <w:lang w:val="en-US" w:eastAsia="zh-CN"/>
        </w:rPr>
        <w:t>妥善</w:t>
      </w:r>
      <w:r>
        <w:rPr>
          <w:rFonts w:hint="default" w:ascii="Times New Roman" w:hAnsi="Times New Roman" w:cs="Times New Roman"/>
          <w:color w:val="auto"/>
          <w:sz w:val="21"/>
          <w:szCs w:val="21"/>
          <w:lang w:val="en-US" w:eastAsia="zh-CN"/>
        </w:rPr>
        <w:t>履行受托职责的主客观条件，并</w:t>
      </w:r>
      <w:r>
        <w:rPr>
          <w:rFonts w:hint="eastAsia" w:ascii="Times New Roman" w:hAnsi="Times New Roman" w:cs="Times New Roman"/>
          <w:color w:val="auto"/>
          <w:sz w:val="21"/>
          <w:szCs w:val="21"/>
          <w:lang w:val="en-US" w:eastAsia="zh-CN"/>
        </w:rPr>
        <w:t>在</w:t>
      </w:r>
      <w:r>
        <w:rPr>
          <w:rFonts w:hint="default" w:ascii="Times New Roman" w:hAnsi="Times New Roman" w:cs="Times New Roman"/>
          <w:color w:val="auto"/>
          <w:sz w:val="21"/>
          <w:szCs w:val="21"/>
          <w:lang w:val="en-US" w:eastAsia="zh-CN"/>
        </w:rPr>
        <w:t>章程及数据受托协议中载明相关资质信息，以备审查监督。</w:t>
      </w:r>
      <w:r>
        <w:rPr>
          <w:rFonts w:hint="eastAsia" w:ascii="Times New Roman" w:hAnsi="Times New Roman" w:cs="Times New Roman"/>
          <w:color w:val="auto"/>
          <w:sz w:val="21"/>
          <w:szCs w:val="21"/>
          <w:highlight w:val="none"/>
          <w:lang w:val="en-US" w:eastAsia="zh-CN"/>
        </w:rPr>
        <w:t>具体条件包括但不限于以下方面：一是经营状况及信誉良好，无重大违法失信记录；二是具备</w:t>
      </w:r>
      <w:ins w:id="522" w:author="游刃鲤鱼" w:date="2025-08-29T20:12:46Z">
        <w:r>
          <w:rPr>
            <w:rFonts w:hint="eastAsia" w:ascii="Times New Roman" w:hAnsi="Times New Roman" w:cs="Times New Roman"/>
            <w:color w:val="auto"/>
            <w:sz w:val="21"/>
            <w:szCs w:val="21"/>
            <w:highlight w:val="none"/>
            <w:lang w:val="en-US" w:eastAsia="zh-CN"/>
          </w:rPr>
          <w:t>相应</w:t>
        </w:r>
      </w:ins>
      <w:del w:id="523" w:author="游刃鲤鱼" w:date="2025-08-29T20:12:46Z">
        <w:r>
          <w:rPr>
            <w:rFonts w:hint="eastAsia" w:ascii="Times New Roman" w:hAnsi="Times New Roman" w:cs="Times New Roman"/>
            <w:color w:val="auto"/>
            <w:sz w:val="21"/>
            <w:szCs w:val="21"/>
            <w:highlight w:val="none"/>
            <w:lang w:val="en-US" w:eastAsia="zh-CN"/>
          </w:rPr>
          <w:delText>适配</w:delText>
        </w:r>
      </w:del>
      <w:r>
        <w:rPr>
          <w:rFonts w:hint="eastAsia" w:ascii="Times New Roman" w:hAnsi="Times New Roman" w:cs="Times New Roman"/>
          <w:color w:val="auto"/>
          <w:sz w:val="21"/>
          <w:szCs w:val="21"/>
          <w:highlight w:val="none"/>
          <w:lang w:val="en-US" w:eastAsia="zh-CN"/>
        </w:rPr>
        <w:t>办公条件、专业人员队伍和技术支撑能力，能够高效整合、分析处理和开发应用数据资源；三是具备建设、运营、维护数据受托管理平台的经验或能力，确保“原始数据不出域，数据可用不可见”；四是符合相应网络安全等级保护标准和商用密码应用安全性评估要求，建立健全数据安全管理制度，明确数据安全负责人。需要说明的是，现有</w:t>
      </w:r>
      <w:r>
        <w:rPr>
          <w:rFonts w:hint="default" w:ascii="Times New Roman" w:hAnsi="Times New Roman" w:cs="Times New Roman"/>
          <w:color w:val="auto"/>
          <w:sz w:val="21"/>
          <w:szCs w:val="21"/>
          <w:lang w:val="en-US" w:eastAsia="zh-CN"/>
        </w:rPr>
        <w:t>信托公司未必能够满足数据结构化处理的专业需求，</w:t>
      </w:r>
      <w:r>
        <w:rPr>
          <w:rFonts w:hint="eastAsia" w:ascii="Times New Roman" w:hAnsi="Times New Roman" w:cs="Times New Roman"/>
          <w:color w:val="auto"/>
          <w:sz w:val="21"/>
          <w:szCs w:val="21"/>
          <w:lang w:val="en-US" w:eastAsia="zh-CN"/>
        </w:rPr>
        <w:t>因而</w:t>
      </w:r>
      <w:r>
        <w:rPr>
          <w:rFonts w:hint="default" w:ascii="Times New Roman" w:hAnsi="Times New Roman" w:cs="Times New Roman"/>
          <w:color w:val="auto"/>
          <w:sz w:val="21"/>
          <w:szCs w:val="21"/>
          <w:lang w:val="en-US" w:eastAsia="zh-CN"/>
        </w:rPr>
        <w:t>数据受托者并不必然是信托公司</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也可以是</w:t>
      </w:r>
      <w:r>
        <w:rPr>
          <w:rFonts w:hint="eastAsia" w:ascii="Times New Roman" w:hAnsi="Times New Roman" w:cs="Times New Roman"/>
          <w:color w:val="auto"/>
          <w:sz w:val="21"/>
          <w:szCs w:val="21"/>
          <w:lang w:val="en-US" w:eastAsia="zh-CN"/>
        </w:rPr>
        <w:t>符合上述条件的其他主体，例如各地数据交易所、数据集团或者其他数据科技公司</w:t>
      </w:r>
      <w:r>
        <w:rPr>
          <w:rFonts w:hint="default" w:ascii="Times New Roman" w:hAnsi="Times New Roman" w:cs="Times New Roman"/>
          <w:color w:val="auto"/>
          <w:sz w:val="21"/>
          <w:szCs w:val="21"/>
          <w:lang w:val="en-US" w:eastAsia="zh-CN"/>
        </w:rPr>
        <w:t>。</w:t>
      </w:r>
    </w:p>
    <w:p w14:paraId="7585B56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524" w:author="游刃鲤鱼" w:date="2025-08-29T15:18:09Z"/>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第三，可信性。个人数据来源者长期受制于数据处理者，面对</w:t>
      </w:r>
      <w:r>
        <w:rPr>
          <w:rFonts w:hint="eastAsia" w:ascii="Times New Roman" w:hAnsi="Times New Roman" w:cs="Times New Roman"/>
          <w:color w:val="auto"/>
          <w:sz w:val="21"/>
          <w:szCs w:val="21"/>
          <w:lang w:val="en-US" w:eastAsia="zh-CN"/>
        </w:rPr>
        <w:t>数据受托</w:t>
      </w:r>
      <w:r>
        <w:rPr>
          <w:rFonts w:hint="default" w:ascii="Times New Roman" w:hAnsi="Times New Roman" w:cs="Times New Roman"/>
          <w:color w:val="auto"/>
          <w:sz w:val="21"/>
          <w:szCs w:val="21"/>
          <w:lang w:val="en-US" w:eastAsia="zh-CN"/>
        </w:rPr>
        <w:t>这一</w:t>
      </w:r>
      <w:r>
        <w:rPr>
          <w:rFonts w:hint="eastAsia" w:ascii="Times New Roman" w:hAnsi="Times New Roman" w:cs="Times New Roman"/>
          <w:color w:val="auto"/>
          <w:sz w:val="21"/>
          <w:szCs w:val="21"/>
          <w:lang w:val="en-US" w:eastAsia="zh-CN"/>
        </w:rPr>
        <w:t>新兴业务</w:t>
      </w:r>
      <w:r>
        <w:rPr>
          <w:rFonts w:hint="default" w:ascii="Times New Roman" w:hAnsi="Times New Roman" w:cs="Times New Roman"/>
          <w:color w:val="auto"/>
          <w:sz w:val="21"/>
          <w:szCs w:val="21"/>
          <w:lang w:val="en-US" w:eastAsia="zh-CN"/>
        </w:rPr>
        <w:t>可能表现出踌躇与犹疑，这就要求受托人</w:t>
      </w:r>
      <w:r>
        <w:rPr>
          <w:rFonts w:hint="eastAsia" w:ascii="Times New Roman" w:hAnsi="Times New Roman" w:cs="Times New Roman"/>
          <w:color w:val="auto"/>
          <w:sz w:val="21"/>
          <w:szCs w:val="21"/>
          <w:lang w:val="en-US" w:eastAsia="zh-CN"/>
        </w:rPr>
        <w:t>具备</w:t>
      </w:r>
      <w:r>
        <w:rPr>
          <w:rFonts w:hint="default" w:ascii="Times New Roman" w:hAnsi="Times New Roman" w:cs="Times New Roman"/>
          <w:color w:val="auto"/>
          <w:sz w:val="21"/>
          <w:szCs w:val="21"/>
          <w:lang w:val="en-US" w:eastAsia="zh-CN"/>
        </w:rPr>
        <w:t>足以使</w:t>
      </w:r>
      <w:del w:id="525" w:author="游刃鲤鱼" w:date="2025-08-29T15:29:01Z">
        <w:r>
          <w:rPr>
            <w:rFonts w:hint="default" w:ascii="Times New Roman" w:hAnsi="Times New Roman" w:cs="Times New Roman"/>
            <w:color w:val="auto"/>
            <w:sz w:val="21"/>
            <w:szCs w:val="21"/>
            <w:lang w:val="en-US" w:eastAsia="zh-CN"/>
          </w:rPr>
          <w:delText>委托</w:delText>
        </w:r>
      </w:del>
      <w:r>
        <w:rPr>
          <w:rFonts w:hint="default" w:ascii="Times New Roman" w:hAnsi="Times New Roman" w:cs="Times New Roman"/>
          <w:color w:val="auto"/>
          <w:sz w:val="21"/>
          <w:szCs w:val="21"/>
          <w:lang w:val="en-US" w:eastAsia="zh-CN"/>
        </w:rPr>
        <w:t>人信赖的</w:t>
      </w:r>
      <w:r>
        <w:rPr>
          <w:rFonts w:hint="eastAsia" w:ascii="Times New Roman" w:hAnsi="Times New Roman" w:cs="Times New Roman"/>
          <w:color w:val="auto"/>
          <w:sz w:val="21"/>
          <w:szCs w:val="21"/>
          <w:lang w:val="en-US" w:eastAsia="zh-CN"/>
        </w:rPr>
        <w:t>资质</w:t>
      </w:r>
      <w:r>
        <w:rPr>
          <w:rFonts w:hint="default" w:ascii="Times New Roman" w:hAnsi="Times New Roman" w:cs="Times New Roman"/>
          <w:color w:val="auto"/>
          <w:sz w:val="21"/>
          <w:szCs w:val="21"/>
          <w:lang w:val="en-US" w:eastAsia="zh-CN"/>
        </w:rPr>
        <w:t>外观。</w:t>
      </w:r>
      <w:r>
        <w:rPr>
          <w:rFonts w:hint="eastAsia" w:ascii="Times New Roman" w:hAnsi="Times New Roman" w:cs="Times New Roman"/>
          <w:color w:val="auto"/>
          <w:sz w:val="21"/>
          <w:szCs w:val="21"/>
          <w:lang w:val="en-US" w:eastAsia="zh-CN"/>
        </w:rPr>
        <w:t>例如，</w:t>
      </w:r>
      <w:r>
        <w:rPr>
          <w:rFonts w:hint="default" w:ascii="Times New Roman" w:hAnsi="Times New Roman" w:cs="Times New Roman"/>
          <w:color w:val="auto"/>
          <w:sz w:val="21"/>
          <w:szCs w:val="21"/>
          <w:lang w:val="en-US" w:eastAsia="zh-CN"/>
        </w:rPr>
        <w:t>日本</w:t>
      </w:r>
      <w:r>
        <w:rPr>
          <w:rFonts w:hint="eastAsia" w:ascii="Times New Roman" w:hAnsi="Times New Roman" w:cs="Times New Roman"/>
          <w:color w:val="auto"/>
          <w:sz w:val="21"/>
          <w:szCs w:val="21"/>
          <w:lang w:val="en-US" w:eastAsia="zh-CN"/>
        </w:rPr>
        <w:t>尝试</w:t>
      </w:r>
      <w:r>
        <w:rPr>
          <w:rFonts w:hint="default" w:ascii="Times New Roman" w:hAnsi="Times New Roman" w:cs="Times New Roman"/>
          <w:color w:val="auto"/>
          <w:sz w:val="21"/>
          <w:szCs w:val="21"/>
          <w:lang w:val="en-US" w:eastAsia="zh-CN"/>
        </w:rPr>
        <w:t>通过信息银行</w:t>
      </w:r>
      <w:r>
        <w:rPr>
          <w:rFonts w:hint="eastAsia" w:ascii="Times New Roman" w:hAnsi="Times New Roman" w:cs="Times New Roman"/>
          <w:color w:val="auto"/>
          <w:sz w:val="21"/>
          <w:szCs w:val="21"/>
          <w:lang w:val="en-US" w:eastAsia="zh-CN"/>
        </w:rPr>
        <w:t>构建</w:t>
      </w:r>
      <w:r>
        <w:rPr>
          <w:rFonts w:hint="default" w:ascii="Times New Roman" w:hAnsi="Times New Roman" w:cs="Times New Roman"/>
          <w:color w:val="auto"/>
          <w:sz w:val="21"/>
          <w:szCs w:val="21"/>
          <w:lang w:val="en-US" w:eastAsia="zh-CN"/>
        </w:rPr>
        <w:t>以个人为起点的数据流通体系，</w:t>
      </w:r>
      <w:r>
        <w:rPr>
          <w:rFonts w:hint="eastAsia" w:ascii="Times New Roman" w:hAnsi="Times New Roman" w:cs="Times New Roman"/>
          <w:color w:val="auto"/>
          <w:sz w:val="21"/>
          <w:szCs w:val="21"/>
          <w:lang w:val="en-US" w:eastAsia="zh-CN"/>
        </w:rPr>
        <w:t>其</w:t>
      </w:r>
      <w:r>
        <w:rPr>
          <w:rFonts w:hint="default" w:ascii="Times New Roman" w:hAnsi="Times New Roman" w:cs="Times New Roman"/>
          <w:color w:val="auto"/>
          <w:sz w:val="21"/>
          <w:szCs w:val="21"/>
          <w:lang w:val="en-US" w:eastAsia="zh-CN"/>
        </w:rPr>
        <w:t>以总务省颁布的《关于数据信托功能认定的指针》为依据，从经营适格性、信息安全原则与详细标准审核、治理体制机制、经营内容等方面对</w:t>
      </w:r>
      <w:r>
        <w:rPr>
          <w:rFonts w:hint="eastAsia" w:ascii="Times New Roman" w:hAnsi="Times New Roman" w:cs="Times New Roman"/>
          <w:color w:val="auto"/>
          <w:sz w:val="21"/>
          <w:szCs w:val="21"/>
          <w:lang w:val="en-US" w:eastAsia="zh-CN"/>
        </w:rPr>
        <w:t>个人</w:t>
      </w:r>
      <w:r>
        <w:rPr>
          <w:rFonts w:hint="default" w:ascii="Times New Roman" w:hAnsi="Times New Roman" w:cs="Times New Roman"/>
          <w:color w:val="auto"/>
          <w:sz w:val="21"/>
          <w:szCs w:val="21"/>
          <w:lang w:val="en-US" w:eastAsia="zh-CN"/>
        </w:rPr>
        <w:t>信息银行进行资质认定</w:t>
      </w:r>
      <w:r>
        <w:rPr>
          <w:rFonts w:hint="eastAsia" w:ascii="Times New Roman" w:hAnsi="Times New Roman" w:cs="Times New Roman"/>
          <w:color w:val="auto"/>
          <w:sz w:val="21"/>
          <w:szCs w:val="21"/>
          <w:lang w:val="en-US" w:eastAsia="zh-CN"/>
        </w:rPr>
        <w:t>，只有通过认定才能提供数据理财、金融风险评估、个人信用评分等类型化服务。</w:t>
      </w:r>
      <w:r>
        <w:rPr>
          <w:rStyle w:val="8"/>
          <w:rFonts w:hint="eastAsia" w:ascii="Times New Roman" w:hAnsi="Times New Roman" w:cs="Times New Roman"/>
          <w:color w:val="auto"/>
          <w:sz w:val="21"/>
          <w:szCs w:val="21"/>
          <w:lang w:val="en-US" w:eastAsia="zh-CN"/>
        </w:rPr>
        <w:footnoteReference w:id="38"/>
      </w:r>
      <w:r>
        <w:rPr>
          <w:rFonts w:hint="eastAsia" w:ascii="Times New Roman" w:hAnsi="Times New Roman" w:cs="Times New Roman"/>
          <w:color w:val="auto"/>
          <w:sz w:val="21"/>
          <w:szCs w:val="21"/>
          <w:lang w:val="en-US" w:eastAsia="zh-CN"/>
        </w:rPr>
        <w:t>类似地，《广东省数据要素市场实施意见》提出，“探索构建完善个人和组织专属数字空间，以自愿为前提集中汇聚数据，并提供授权第三方使用数据途径”，</w:t>
      </w:r>
      <w:ins w:id="526" w:author="游刃鲤鱼" w:date="2025-08-29T20:13:34Z">
        <w:r>
          <w:rPr>
            <w:rFonts w:hint="eastAsia" w:ascii="Times New Roman" w:hAnsi="Times New Roman" w:cs="Times New Roman"/>
            <w:color w:val="auto"/>
            <w:sz w:val="21"/>
            <w:szCs w:val="21"/>
            <w:lang w:val="en-US" w:eastAsia="zh-CN"/>
          </w:rPr>
          <w:t>所谓</w:t>
        </w:r>
      </w:ins>
      <w:r>
        <w:rPr>
          <w:rFonts w:hint="eastAsia" w:ascii="Times New Roman" w:hAnsi="Times New Roman" w:cs="Times New Roman"/>
          <w:color w:val="auto"/>
          <w:sz w:val="21"/>
          <w:szCs w:val="21"/>
          <w:lang w:val="en-US" w:eastAsia="zh-CN"/>
        </w:rPr>
        <w:t>“专属数字空间”正与之不谋而合。</w:t>
      </w:r>
      <w:r>
        <w:rPr>
          <w:rFonts w:hint="default" w:ascii="Times New Roman" w:hAnsi="Times New Roman" w:cs="Times New Roman"/>
          <w:color w:val="auto"/>
          <w:sz w:val="21"/>
          <w:szCs w:val="21"/>
          <w:lang w:val="en-US" w:eastAsia="zh-CN"/>
        </w:rPr>
        <w:t>对此</w:t>
      </w:r>
      <w:r>
        <w:rPr>
          <w:rFonts w:hint="eastAsia" w:ascii="Times New Roman" w:hAnsi="Times New Roman" w:cs="Times New Roman"/>
          <w:color w:val="auto"/>
          <w:sz w:val="21"/>
          <w:szCs w:val="21"/>
          <w:lang w:val="en-US" w:eastAsia="zh-CN"/>
        </w:rPr>
        <w:t>，可</w:t>
      </w:r>
      <w:r>
        <w:rPr>
          <w:rFonts w:hint="default" w:ascii="Times New Roman" w:hAnsi="Times New Roman" w:cs="Times New Roman"/>
          <w:color w:val="auto"/>
          <w:sz w:val="21"/>
          <w:szCs w:val="21"/>
          <w:lang w:val="en-US" w:eastAsia="zh-CN"/>
        </w:rPr>
        <w:t>由各级数据主管部门牵头</w:t>
      </w:r>
      <w:ins w:id="527" w:author="游刃鲤鱼" w:date="2025-08-29T20:13:49Z">
        <w:r>
          <w:rPr>
            <w:rFonts w:hint="eastAsia" w:ascii="Times New Roman" w:hAnsi="Times New Roman" w:cs="Times New Roman"/>
            <w:color w:val="auto"/>
            <w:sz w:val="21"/>
            <w:szCs w:val="21"/>
            <w:lang w:val="en-US" w:eastAsia="zh-CN"/>
          </w:rPr>
          <w:t>建立</w:t>
        </w:r>
      </w:ins>
      <w:del w:id="528" w:author="游刃鲤鱼" w:date="2025-08-29T20:13:48Z">
        <w:r>
          <w:rPr>
            <w:rFonts w:hint="eastAsia" w:ascii="Times New Roman" w:hAnsi="Times New Roman" w:cs="Times New Roman"/>
            <w:color w:val="auto"/>
            <w:sz w:val="21"/>
            <w:szCs w:val="21"/>
            <w:lang w:val="en-US" w:eastAsia="zh-CN"/>
          </w:rPr>
          <w:delText>构建</w:delText>
        </w:r>
      </w:del>
      <w:r>
        <w:rPr>
          <w:rFonts w:hint="eastAsia" w:ascii="Times New Roman" w:hAnsi="Times New Roman" w:cs="Times New Roman"/>
          <w:color w:val="auto"/>
          <w:sz w:val="21"/>
          <w:szCs w:val="21"/>
          <w:lang w:val="en-US" w:eastAsia="zh-CN"/>
        </w:rPr>
        <w:t>数据受托</w:t>
      </w:r>
      <w:r>
        <w:rPr>
          <w:rFonts w:hint="default" w:ascii="Times New Roman" w:hAnsi="Times New Roman" w:cs="Times New Roman"/>
          <w:color w:val="auto"/>
          <w:sz w:val="21"/>
          <w:szCs w:val="21"/>
          <w:lang w:val="en-US" w:eastAsia="zh-CN"/>
        </w:rPr>
        <w:t>认证系统，以遴选方式公开征集数据受托者，经审核确定后公告结果，</w:t>
      </w:r>
      <w:del w:id="529" w:author="游刃鲤鱼" w:date="2025-08-29T20:14:15Z">
        <w:r>
          <w:rPr>
            <w:rFonts w:hint="default" w:ascii="Times New Roman" w:hAnsi="Times New Roman" w:cs="Times New Roman"/>
            <w:color w:val="auto"/>
            <w:sz w:val="21"/>
            <w:szCs w:val="21"/>
            <w:lang w:val="en-US" w:eastAsia="zh-CN"/>
          </w:rPr>
          <w:delText>并</w:delText>
        </w:r>
      </w:del>
      <w:r>
        <w:rPr>
          <w:rFonts w:hint="default" w:ascii="Times New Roman" w:hAnsi="Times New Roman" w:cs="Times New Roman"/>
          <w:color w:val="auto"/>
          <w:sz w:val="21"/>
          <w:szCs w:val="21"/>
          <w:lang w:val="en-US" w:eastAsia="zh-CN"/>
        </w:rPr>
        <w:t>将其纳入受托者目录</w:t>
      </w:r>
      <w:ins w:id="530" w:author="游刃鲤鱼" w:date="2025-08-29T20:14:03Z">
        <w:r>
          <w:rPr>
            <w:rFonts w:hint="eastAsia" w:ascii="Times New Roman" w:hAnsi="Times New Roman" w:cs="Times New Roman"/>
            <w:color w:val="auto"/>
            <w:sz w:val="21"/>
            <w:szCs w:val="21"/>
            <w:lang w:val="en-US" w:eastAsia="zh-CN"/>
          </w:rPr>
          <w:t>，</w:t>
        </w:r>
      </w:ins>
      <w:ins w:id="531" w:author="游刃鲤鱼" w:date="2025-08-29T20:14:17Z">
        <w:r>
          <w:rPr>
            <w:rFonts w:hint="eastAsia" w:ascii="Times New Roman" w:hAnsi="Times New Roman" w:cs="Times New Roman"/>
            <w:color w:val="auto"/>
            <w:sz w:val="21"/>
            <w:szCs w:val="21"/>
            <w:lang w:val="en-US" w:eastAsia="zh-CN"/>
          </w:rPr>
          <w:t>并</w:t>
        </w:r>
      </w:ins>
      <w:ins w:id="532" w:author="游刃鲤鱼" w:date="2025-08-29T20:14:18Z">
        <w:r>
          <w:rPr>
            <w:rFonts w:hint="eastAsia" w:ascii="Times New Roman" w:hAnsi="Times New Roman" w:cs="Times New Roman"/>
            <w:color w:val="auto"/>
            <w:sz w:val="21"/>
            <w:szCs w:val="21"/>
            <w:lang w:val="en-US" w:eastAsia="zh-CN"/>
          </w:rPr>
          <w:t>定期</w:t>
        </w:r>
      </w:ins>
      <w:ins w:id="533" w:author="游刃鲤鱼" w:date="2025-08-29T20:14:23Z">
        <w:r>
          <w:rPr>
            <w:rFonts w:hint="eastAsia" w:ascii="Times New Roman" w:hAnsi="Times New Roman" w:cs="Times New Roman"/>
            <w:color w:val="auto"/>
            <w:sz w:val="21"/>
            <w:szCs w:val="21"/>
            <w:lang w:val="en-US" w:eastAsia="zh-CN"/>
          </w:rPr>
          <w:t>考核评级，</w:t>
        </w:r>
      </w:ins>
      <w:ins w:id="534" w:author="游刃鲤鱼" w:date="2025-08-29T20:14:25Z">
        <w:r>
          <w:rPr>
            <w:rFonts w:hint="eastAsia" w:ascii="Times New Roman" w:hAnsi="Times New Roman" w:cs="Times New Roman"/>
            <w:color w:val="auto"/>
            <w:sz w:val="21"/>
            <w:szCs w:val="21"/>
            <w:lang w:val="en-US" w:eastAsia="zh-CN"/>
          </w:rPr>
          <w:t>淘汰</w:t>
        </w:r>
      </w:ins>
      <w:ins w:id="535" w:author="游刃鲤鱼" w:date="2025-08-29T20:14:30Z">
        <w:r>
          <w:rPr>
            <w:rFonts w:hint="eastAsia" w:ascii="Times New Roman" w:hAnsi="Times New Roman" w:cs="Times New Roman"/>
            <w:color w:val="auto"/>
            <w:sz w:val="21"/>
            <w:szCs w:val="21"/>
            <w:lang w:val="en-US" w:eastAsia="zh-CN"/>
          </w:rPr>
          <w:t>不</w:t>
        </w:r>
      </w:ins>
      <w:ins w:id="536" w:author="游刃鲤鱼" w:date="2025-08-29T20:14:31Z">
        <w:r>
          <w:rPr>
            <w:rFonts w:hint="eastAsia" w:ascii="Times New Roman" w:hAnsi="Times New Roman" w:cs="Times New Roman"/>
            <w:color w:val="auto"/>
            <w:sz w:val="21"/>
            <w:szCs w:val="21"/>
            <w:lang w:val="en-US" w:eastAsia="zh-CN"/>
          </w:rPr>
          <w:t>适格</w:t>
        </w:r>
      </w:ins>
      <w:ins w:id="537" w:author="游刃鲤鱼" w:date="2025-08-29T20:14:32Z">
        <w:r>
          <w:rPr>
            <w:rFonts w:hint="eastAsia" w:ascii="Times New Roman" w:hAnsi="Times New Roman" w:cs="Times New Roman"/>
            <w:color w:val="auto"/>
            <w:sz w:val="21"/>
            <w:szCs w:val="21"/>
            <w:lang w:val="en-US" w:eastAsia="zh-CN"/>
          </w:rPr>
          <w:t>的</w:t>
        </w:r>
      </w:ins>
      <w:ins w:id="538" w:author="游刃鲤鱼" w:date="2025-08-29T20:14:34Z">
        <w:r>
          <w:rPr>
            <w:rFonts w:hint="eastAsia" w:ascii="Times New Roman" w:hAnsi="Times New Roman" w:cs="Times New Roman"/>
            <w:color w:val="auto"/>
            <w:sz w:val="21"/>
            <w:szCs w:val="21"/>
            <w:lang w:val="en-US" w:eastAsia="zh-CN"/>
          </w:rPr>
          <w:t>数据</w:t>
        </w:r>
      </w:ins>
      <w:ins w:id="539" w:author="游刃鲤鱼" w:date="2025-08-29T20:14:35Z">
        <w:r>
          <w:rPr>
            <w:rFonts w:hint="eastAsia" w:ascii="Times New Roman" w:hAnsi="Times New Roman" w:cs="Times New Roman"/>
            <w:color w:val="auto"/>
            <w:sz w:val="21"/>
            <w:szCs w:val="21"/>
            <w:lang w:val="en-US" w:eastAsia="zh-CN"/>
          </w:rPr>
          <w:t>受托者。</w:t>
        </w:r>
      </w:ins>
      <w:del w:id="540" w:author="游刃鲤鱼" w:date="2025-08-29T20:14:03Z">
        <w:r>
          <w:rPr>
            <w:rFonts w:hint="default" w:ascii="Times New Roman" w:hAnsi="Times New Roman" w:cs="Times New Roman"/>
            <w:color w:val="auto"/>
            <w:sz w:val="21"/>
            <w:szCs w:val="21"/>
            <w:lang w:val="en-US" w:eastAsia="zh-CN"/>
          </w:rPr>
          <w:delText>。</w:delText>
        </w:r>
      </w:del>
      <w:r>
        <w:rPr>
          <w:rFonts w:hint="default" w:ascii="Times New Roman" w:hAnsi="Times New Roman" w:cs="Times New Roman"/>
          <w:color w:val="auto"/>
          <w:sz w:val="21"/>
          <w:szCs w:val="21"/>
          <w:lang w:val="en-US" w:eastAsia="zh-CN"/>
        </w:rPr>
        <w:t>经政府保障与背书，个人参与数据受托的积极性将会显著增强。</w:t>
      </w:r>
    </w:p>
    <w:p w14:paraId="2FCC28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del w:id="541" w:author="游刃鲤鱼" w:date="2025-08-29T15:28:27Z"/>
          <w:rFonts w:hint="default" w:ascii="Times New Roman" w:hAnsi="Times New Roman" w:cs="Times New Roman"/>
          <w:color w:val="auto"/>
          <w:sz w:val="21"/>
          <w:szCs w:val="21"/>
          <w:lang w:val="en-US" w:eastAsia="zh-CN"/>
        </w:rPr>
      </w:pPr>
    </w:p>
    <w:p w14:paraId="766C44F4">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（二）权属规则：数据来源者权的形态变换</w:t>
      </w:r>
    </w:p>
    <w:p w14:paraId="2E74C7B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个人数据来源者权是一项独立的权利，符合信托财产的基本特征，可以作为个人数据受托的客体。具体来说：第一，该项权利具有价值性。其本质在于肯定来源者对数据流通利用与价值释放作出的基础性贡献，并保障其在数据处理活动中对数据安全性与真实性的控制与保护，</w:t>
      </w:r>
      <w:r>
        <w:rPr>
          <w:rStyle w:val="8"/>
          <w:rFonts w:hint="eastAsia" w:ascii="Times New Roman" w:hAnsi="Times New Roman" w:cs="Times New Roman"/>
          <w:color w:val="auto"/>
          <w:sz w:val="21"/>
          <w:szCs w:val="21"/>
          <w:lang w:val="en-US" w:eastAsia="zh-CN"/>
        </w:rPr>
        <w:footnoteReference w:id="39"/>
      </w:r>
      <w:r>
        <w:rPr>
          <w:rFonts w:hint="eastAsia" w:ascii="Times New Roman" w:hAnsi="Times New Roman" w:cs="Times New Roman"/>
          <w:color w:val="auto"/>
          <w:sz w:val="21"/>
          <w:szCs w:val="21"/>
          <w:lang w:val="en-US" w:eastAsia="zh-CN"/>
        </w:rPr>
        <w:t>属于非显性的财产性权利。第二，该项权利具有积极性。其具体内容包括但不限于知情权、使用权、收益权，这是个人在数据处理活动中保持相对自主性的前提。第三，该项权利具有可处分性。匿名化、隐私计算等技术的应用，使得数据能够脱离来源者进入流通市场，实现“数据可用不可见”；个人数据来源者自可让渡部分权利，这在理论与实践上均不存在障碍。第四，该项权利具有确定性。尽管个人总在源源不断地产生新数据，但附着于其上的数据来源者权在内容和形式上都是可以确定的，属于既得权而非期待权。</w:t>
      </w:r>
    </w:p>
    <w:p w14:paraId="55BB714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del w:id="542" w:author="游刃鲤鱼" w:date="2025-08-29T15:31:31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问题在于来源者权在数据受托过程中的形态变换。在权属配置</w:t>
      </w:r>
      <w:r>
        <w:rPr>
          <w:rFonts w:hint="default" w:ascii="Times New Roman" w:hAnsi="Times New Roman" w:cs="Times New Roman"/>
          <w:color w:val="auto"/>
          <w:sz w:val="21"/>
          <w:szCs w:val="21"/>
          <w:lang w:val="en-US" w:eastAsia="zh-CN"/>
        </w:rPr>
        <w:t>上，英美法系对信托财产的归属采双层</w:t>
      </w:r>
      <w:r>
        <w:rPr>
          <w:rFonts w:hint="eastAsia" w:ascii="Times New Roman" w:hAnsi="Times New Roman" w:cs="Times New Roman"/>
          <w:color w:val="auto"/>
          <w:sz w:val="21"/>
          <w:szCs w:val="21"/>
          <w:lang w:val="en-US" w:eastAsia="zh-CN"/>
        </w:rPr>
        <w:t>所有权</w:t>
      </w:r>
      <w:r>
        <w:rPr>
          <w:rFonts w:hint="default" w:ascii="Times New Roman" w:hAnsi="Times New Roman" w:cs="Times New Roman"/>
          <w:color w:val="auto"/>
          <w:sz w:val="21"/>
          <w:szCs w:val="21"/>
          <w:lang w:val="en-US" w:eastAsia="zh-CN"/>
        </w:rPr>
        <w:t>架构，受托人享有</w:t>
      </w:r>
      <w:r>
        <w:rPr>
          <w:rFonts w:hint="eastAsia" w:ascii="Times New Roman" w:hAnsi="Times New Roman" w:cs="Times New Roman"/>
          <w:color w:val="auto"/>
          <w:sz w:val="21"/>
          <w:szCs w:val="21"/>
          <w:lang w:val="en-US" w:eastAsia="zh-CN"/>
        </w:rPr>
        <w:t>普通法上的</w:t>
      </w:r>
      <w:r>
        <w:rPr>
          <w:rFonts w:hint="default" w:ascii="Times New Roman" w:hAnsi="Times New Roman" w:cs="Times New Roman"/>
          <w:color w:val="auto"/>
          <w:sz w:val="21"/>
          <w:szCs w:val="21"/>
          <w:lang w:val="en-US" w:eastAsia="zh-CN"/>
        </w:rPr>
        <w:t>所有权，委托人享有衡平法</w:t>
      </w:r>
      <w:r>
        <w:rPr>
          <w:rFonts w:hint="eastAsia" w:ascii="Times New Roman" w:hAnsi="Times New Roman" w:cs="Times New Roman"/>
          <w:color w:val="auto"/>
          <w:sz w:val="21"/>
          <w:szCs w:val="21"/>
          <w:lang w:val="en-US" w:eastAsia="zh-CN"/>
        </w:rPr>
        <w:t>上的</w:t>
      </w:r>
      <w:r>
        <w:rPr>
          <w:rFonts w:hint="default" w:ascii="Times New Roman" w:hAnsi="Times New Roman" w:cs="Times New Roman"/>
          <w:color w:val="auto"/>
          <w:sz w:val="21"/>
          <w:szCs w:val="21"/>
          <w:lang w:val="en-US" w:eastAsia="zh-CN"/>
        </w:rPr>
        <w:t>所有权。但大陆法系</w:t>
      </w:r>
      <w:r>
        <w:rPr>
          <w:rFonts w:hint="eastAsia" w:ascii="Times New Roman" w:hAnsi="Times New Roman" w:cs="Times New Roman"/>
          <w:color w:val="auto"/>
          <w:sz w:val="21"/>
          <w:szCs w:val="21"/>
          <w:lang w:val="en-US" w:eastAsia="zh-CN"/>
        </w:rPr>
        <w:t>恪守一物一权原则，不承认双重所有权，</w:t>
      </w:r>
      <w:r>
        <w:rPr>
          <w:rFonts w:hint="default" w:ascii="Times New Roman" w:hAnsi="Times New Roman" w:cs="Times New Roman"/>
          <w:color w:val="auto"/>
          <w:sz w:val="21"/>
          <w:szCs w:val="21"/>
          <w:lang w:val="en-US" w:eastAsia="zh-CN"/>
        </w:rPr>
        <w:t>信托财产独立性理论由此创设，</w:t>
      </w:r>
      <w:r>
        <w:rPr>
          <w:rFonts w:hint="eastAsia" w:ascii="Times New Roman" w:hAnsi="Times New Roman" w:cs="Times New Roman"/>
          <w:color w:val="auto"/>
          <w:sz w:val="21"/>
          <w:szCs w:val="21"/>
          <w:lang w:val="en-US" w:eastAsia="zh-CN"/>
        </w:rPr>
        <w:t>也即，</w:t>
      </w:r>
      <w:r>
        <w:rPr>
          <w:rFonts w:hint="default" w:ascii="Times New Roman" w:hAnsi="Times New Roman" w:cs="Times New Roman"/>
          <w:color w:val="auto"/>
          <w:sz w:val="21"/>
          <w:szCs w:val="21"/>
          <w:lang w:val="en-US" w:eastAsia="zh-CN"/>
        </w:rPr>
        <w:t>信托财产为实现信托目的而存在，独立于委托人与受托人的固有财产，</w:t>
      </w:r>
      <w:r>
        <w:rPr>
          <w:rFonts w:hint="eastAsia" w:ascii="Times New Roman" w:hAnsi="Times New Roman" w:cs="Times New Roman"/>
          <w:color w:val="auto"/>
          <w:sz w:val="21"/>
          <w:szCs w:val="21"/>
          <w:lang w:val="en-US" w:eastAsia="zh-CN"/>
        </w:rPr>
        <w:t>形成“</w:t>
      </w:r>
      <w:r>
        <w:rPr>
          <w:rFonts w:hint="default" w:ascii="Times New Roman" w:hAnsi="Times New Roman" w:cs="Times New Roman"/>
          <w:color w:val="auto"/>
          <w:sz w:val="21"/>
          <w:szCs w:val="21"/>
          <w:lang w:val="en-US" w:eastAsia="zh-CN"/>
        </w:rPr>
        <w:t>闭锁效应</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w:t>
      </w:r>
      <w:r>
        <w:rPr>
          <w:rStyle w:val="8"/>
          <w:rFonts w:hint="default" w:ascii="Times New Roman" w:hAnsi="Times New Roman" w:cs="Times New Roman"/>
          <w:color w:val="auto"/>
          <w:sz w:val="21"/>
          <w:szCs w:val="21"/>
          <w:lang w:val="en-US" w:eastAsia="zh-CN"/>
        </w:rPr>
        <w:footnoteReference w:id="40"/>
      </w:r>
      <w:r>
        <w:rPr>
          <w:rFonts w:hint="eastAsia" w:ascii="Times New Roman" w:hAnsi="Times New Roman" w:cs="Times New Roman"/>
          <w:color w:val="auto"/>
          <w:sz w:val="21"/>
          <w:szCs w:val="21"/>
          <w:lang w:val="en-US" w:eastAsia="zh-CN"/>
        </w:rPr>
        <w:t>类似地，</w:t>
      </w:r>
      <w:r>
        <w:rPr>
          <w:rFonts w:hint="default" w:ascii="Times New Roman" w:hAnsi="Times New Roman" w:cs="Times New Roman"/>
          <w:color w:val="auto"/>
          <w:sz w:val="21"/>
          <w:szCs w:val="21"/>
          <w:lang w:val="en-US" w:eastAsia="zh-CN"/>
        </w:rPr>
        <w:t>我国《信托法》也对信托财产</w:t>
      </w:r>
      <w:r>
        <w:rPr>
          <w:rFonts w:hint="eastAsia" w:ascii="Times New Roman" w:hAnsi="Times New Roman" w:cs="Times New Roman"/>
          <w:color w:val="auto"/>
          <w:sz w:val="21"/>
          <w:szCs w:val="21"/>
          <w:lang w:val="en-US" w:eastAsia="zh-CN"/>
        </w:rPr>
        <w:t>的权利归属</w:t>
      </w:r>
      <w:r>
        <w:rPr>
          <w:rFonts w:hint="default" w:ascii="Times New Roman" w:hAnsi="Times New Roman" w:cs="Times New Roman"/>
          <w:color w:val="auto"/>
          <w:sz w:val="21"/>
          <w:szCs w:val="21"/>
          <w:lang w:val="en-US" w:eastAsia="zh-CN"/>
        </w:rPr>
        <w:t>作模糊处理，</w:t>
      </w:r>
      <w:r>
        <w:rPr>
          <w:rFonts w:hint="eastAsia" w:ascii="Times New Roman" w:hAnsi="Times New Roman" w:cs="Times New Roman"/>
          <w:color w:val="auto"/>
          <w:sz w:val="21"/>
          <w:szCs w:val="21"/>
          <w:lang w:val="en-US" w:eastAsia="zh-CN"/>
        </w:rPr>
        <w:t>转而</w:t>
      </w:r>
      <w:r>
        <w:rPr>
          <w:rFonts w:hint="default" w:ascii="Times New Roman" w:hAnsi="Times New Roman" w:cs="Times New Roman"/>
          <w:color w:val="auto"/>
          <w:sz w:val="21"/>
          <w:szCs w:val="21"/>
          <w:lang w:val="en-US" w:eastAsia="zh-CN"/>
        </w:rPr>
        <w:t>单独强调信托财产的独立性</w:t>
      </w:r>
      <w:r>
        <w:rPr>
          <w:rFonts w:hint="eastAsia" w:ascii="Times New Roman" w:hAnsi="Times New Roman" w:cs="Times New Roman"/>
          <w:color w:val="auto"/>
          <w:sz w:val="21"/>
          <w:szCs w:val="21"/>
          <w:lang w:val="en-US" w:eastAsia="zh-CN"/>
        </w:rPr>
        <w:t>，“信托财产与属于受托人所有的财产相区别，不得归入受托人的固有财产或者成为固有财产的一部分。”</w:t>
      </w:r>
    </w:p>
    <w:p w14:paraId="244FB57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ns w:id="543" w:author="游刃鲤鱼" w:date="2025-08-29T15:31:34Z"/>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为解决这一冲突，一种可行的思路是采取</w:t>
      </w:r>
      <w:r>
        <w:rPr>
          <w:rFonts w:hint="default" w:ascii="Times New Roman" w:hAnsi="Times New Roman" w:cs="Times New Roman"/>
          <w:color w:val="auto"/>
          <w:sz w:val="21"/>
          <w:szCs w:val="21"/>
          <w:lang w:val="en-US" w:eastAsia="zh-CN"/>
        </w:rPr>
        <w:t>名义与实质的二分法，</w:t>
      </w:r>
      <w:r>
        <w:rPr>
          <w:rFonts w:hint="eastAsia" w:ascii="Times New Roman" w:hAnsi="Times New Roman" w:cs="Times New Roman"/>
          <w:color w:val="auto"/>
          <w:sz w:val="21"/>
          <w:szCs w:val="21"/>
          <w:lang w:val="en-US" w:eastAsia="zh-CN"/>
        </w:rPr>
        <w:t>委托人享有对信托财产的名义所有权，实质所有权则归于受托人。</w:t>
      </w:r>
      <w:r>
        <w:rPr>
          <w:rStyle w:val="8"/>
          <w:rFonts w:hint="eastAsia" w:ascii="Times New Roman" w:hAnsi="Times New Roman" w:cs="Times New Roman"/>
          <w:color w:val="auto"/>
          <w:sz w:val="21"/>
          <w:szCs w:val="21"/>
          <w:lang w:val="en-US" w:eastAsia="zh-CN"/>
        </w:rPr>
        <w:footnoteReference w:id="41"/>
      </w:r>
      <w:r>
        <w:rPr>
          <w:rFonts w:hint="eastAsia" w:ascii="Times New Roman" w:hAnsi="Times New Roman" w:cs="Times New Roman"/>
          <w:color w:val="auto"/>
          <w:sz w:val="21"/>
          <w:szCs w:val="21"/>
          <w:lang w:val="en-US" w:eastAsia="zh-CN"/>
        </w:rPr>
        <w:t>从实用主义角度看，“</w:t>
      </w:r>
      <w:r>
        <w:rPr>
          <w:rFonts w:hint="default" w:ascii="Times New Roman" w:hAnsi="Times New Roman" w:cs="Times New Roman"/>
          <w:color w:val="auto"/>
          <w:sz w:val="21"/>
          <w:szCs w:val="21"/>
          <w:lang w:val="en-US" w:eastAsia="zh-CN"/>
        </w:rPr>
        <w:t>所有权分割</w:t>
      </w:r>
      <w:r>
        <w:rPr>
          <w:rFonts w:hint="eastAsia" w:ascii="Times New Roman" w:hAnsi="Times New Roman" w:cs="Times New Roman"/>
          <w:color w:val="auto"/>
          <w:sz w:val="21"/>
          <w:szCs w:val="21"/>
          <w:lang w:val="en-US" w:eastAsia="zh-CN"/>
        </w:rPr>
        <w:t>”表面上</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一物一权</w:t>
      </w:r>
      <w:r>
        <w:rPr>
          <w:rFonts w:hint="default" w:ascii="Times New Roman" w:hAnsi="Times New Roman" w:cs="Times New Roman"/>
          <w:color w:val="auto"/>
          <w:sz w:val="21"/>
          <w:szCs w:val="21"/>
          <w:lang w:val="en-US" w:eastAsia="zh-CN"/>
        </w:rPr>
        <w:t>原则的忤逆和破坏，实际</w:t>
      </w:r>
      <w:r>
        <w:rPr>
          <w:rFonts w:hint="eastAsia" w:ascii="Times New Roman" w:hAnsi="Times New Roman" w:cs="Times New Roman"/>
          <w:color w:val="auto"/>
          <w:sz w:val="21"/>
          <w:szCs w:val="21"/>
          <w:lang w:val="en-US" w:eastAsia="zh-CN"/>
        </w:rPr>
        <w:t>却</w:t>
      </w:r>
      <w:r>
        <w:rPr>
          <w:rFonts w:hint="default" w:ascii="Times New Roman" w:hAnsi="Times New Roman" w:cs="Times New Roman"/>
          <w:color w:val="auto"/>
          <w:sz w:val="21"/>
          <w:szCs w:val="21"/>
          <w:lang w:val="en-US" w:eastAsia="zh-CN"/>
        </w:rPr>
        <w:t>是对</w:t>
      </w:r>
      <w:r>
        <w:rPr>
          <w:rFonts w:hint="eastAsia" w:ascii="Times New Roman" w:hAnsi="Times New Roman" w:cs="Times New Roman"/>
          <w:color w:val="auto"/>
          <w:sz w:val="21"/>
          <w:szCs w:val="21"/>
          <w:lang w:val="en-US" w:eastAsia="zh-CN"/>
        </w:rPr>
        <w:t>物权法定主义下</w:t>
      </w:r>
      <w:r>
        <w:rPr>
          <w:rFonts w:hint="default" w:ascii="Times New Roman" w:hAnsi="Times New Roman" w:cs="Times New Roman"/>
          <w:color w:val="auto"/>
          <w:sz w:val="21"/>
          <w:szCs w:val="21"/>
          <w:lang w:val="en-US" w:eastAsia="zh-CN"/>
        </w:rPr>
        <w:t>物上权利灵活性不足的补强。</w:t>
      </w:r>
      <w:r>
        <w:rPr>
          <w:rStyle w:val="8"/>
          <w:rFonts w:hint="default" w:ascii="Times New Roman" w:hAnsi="Times New Roman" w:cs="Times New Roman"/>
          <w:color w:val="auto"/>
          <w:sz w:val="21"/>
          <w:szCs w:val="21"/>
          <w:lang w:val="en-US" w:eastAsia="zh-CN"/>
        </w:rPr>
        <w:footnoteReference w:id="42"/>
      </w:r>
      <w:r>
        <w:rPr>
          <w:rFonts w:hint="default" w:ascii="Times New Roman" w:hAnsi="Times New Roman" w:cs="Times New Roman"/>
          <w:color w:val="auto"/>
          <w:sz w:val="21"/>
          <w:szCs w:val="21"/>
          <w:lang w:val="en-US" w:eastAsia="zh-CN"/>
        </w:rPr>
        <w:t>之于个人数据受托，</w:t>
      </w:r>
      <w:r>
        <w:rPr>
          <w:rFonts w:hint="eastAsia" w:ascii="Times New Roman" w:hAnsi="Times New Roman" w:cs="Times New Roman"/>
          <w:color w:val="auto"/>
          <w:sz w:val="21"/>
          <w:szCs w:val="21"/>
          <w:lang w:val="en-US" w:eastAsia="zh-CN"/>
        </w:rPr>
        <w:t>这与当下数据产权制度中“淡化所有权，强调使用权”的倾向不谋而合，“</w:t>
      </w:r>
      <w:r>
        <w:rPr>
          <w:rFonts w:hint="default" w:ascii="Times New Roman" w:hAnsi="Times New Roman" w:cs="Times New Roman"/>
          <w:color w:val="auto"/>
          <w:sz w:val="21"/>
          <w:szCs w:val="21"/>
          <w:lang w:val="en-US" w:eastAsia="zh-CN"/>
        </w:rPr>
        <w:t>所有</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与</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控制</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的分离</w:t>
      </w:r>
      <w:r>
        <w:rPr>
          <w:rFonts w:hint="eastAsia" w:ascii="Times New Roman" w:hAnsi="Times New Roman" w:cs="Times New Roman"/>
          <w:color w:val="auto"/>
          <w:sz w:val="21"/>
          <w:szCs w:val="21"/>
          <w:lang w:val="en-US" w:eastAsia="zh-CN"/>
        </w:rPr>
        <w:t>状态契合</w:t>
      </w:r>
      <w:r>
        <w:rPr>
          <w:rFonts w:hint="default" w:ascii="Times New Roman" w:hAnsi="Times New Roman" w:cs="Times New Roman"/>
          <w:color w:val="auto"/>
          <w:sz w:val="21"/>
          <w:szCs w:val="21"/>
          <w:lang w:val="en-US" w:eastAsia="zh-CN"/>
        </w:rPr>
        <w:t>数据领域</w:t>
      </w:r>
      <w:r>
        <w:rPr>
          <w:rFonts w:hint="eastAsia" w:ascii="Times New Roman" w:hAnsi="Times New Roman" w:cs="Times New Roman"/>
          <w:color w:val="auto"/>
          <w:sz w:val="21"/>
          <w:szCs w:val="21"/>
          <w:lang w:val="en-US" w:eastAsia="zh-CN"/>
        </w:rPr>
        <w:t>常态</w:t>
      </w:r>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数据主体可通过合意实现权能的分割与配置，以达成特定目的。</w:t>
      </w:r>
    </w:p>
    <w:p w14:paraId="77C61A1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lang w:val="en-US" w:eastAsia="zh-CN"/>
        </w:rPr>
        <w:pPrChange w:id="544" w:author="游刃鲤鱼" w:date="2025-08-29T15:48:53Z">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pPrChange>
      </w:pPr>
      <w:r>
        <w:rPr>
          <w:rFonts w:hint="eastAsia" w:ascii="Times New Roman" w:hAnsi="Times New Roman" w:cs="Times New Roman"/>
          <w:color w:val="auto"/>
          <w:sz w:val="21"/>
          <w:szCs w:val="21"/>
          <w:lang w:val="en-US" w:eastAsia="zh-CN"/>
        </w:rPr>
        <w:t>具体而言，</w:t>
      </w:r>
      <w:r>
        <w:rPr>
          <w:rFonts w:hint="default" w:ascii="Times New Roman" w:hAnsi="Times New Roman" w:cs="Times New Roman"/>
          <w:color w:val="auto"/>
          <w:sz w:val="21"/>
          <w:szCs w:val="21"/>
          <w:lang w:val="en-US" w:eastAsia="zh-CN"/>
        </w:rPr>
        <w:t>个人以其数据来源者权为信托财产，意味着将来源者中的部分权能进行分割，允许数据受托者控制、运营、管理个人数据</w:t>
      </w:r>
      <w:r>
        <w:rPr>
          <w:rFonts w:hint="eastAsia" w:ascii="Times New Roman" w:hAnsi="Times New Roman" w:cs="Times New Roman"/>
          <w:color w:val="auto"/>
          <w:sz w:val="21"/>
          <w:szCs w:val="21"/>
          <w:lang w:val="en-US" w:eastAsia="zh-CN"/>
        </w:rPr>
        <w:t>，</w:t>
      </w:r>
      <w:r>
        <w:rPr>
          <w:rFonts w:hint="default" w:ascii="Times New Roman" w:hAnsi="Times New Roman" w:cs="Times New Roman"/>
          <w:color w:val="auto"/>
          <w:sz w:val="21"/>
          <w:szCs w:val="21"/>
          <w:lang w:val="en-US" w:eastAsia="zh-CN"/>
        </w:rPr>
        <w:t>数据受托者据此</w:t>
      </w:r>
      <w:r>
        <w:rPr>
          <w:rFonts w:hint="eastAsia" w:ascii="Times New Roman" w:hAnsi="Times New Roman" w:cs="Times New Roman"/>
          <w:color w:val="auto"/>
          <w:sz w:val="21"/>
          <w:szCs w:val="21"/>
          <w:lang w:val="en-US" w:eastAsia="zh-CN"/>
        </w:rPr>
        <w:t>取得</w:t>
      </w:r>
      <w:r>
        <w:rPr>
          <w:rFonts w:hint="default" w:ascii="Times New Roman" w:hAnsi="Times New Roman" w:cs="Times New Roman"/>
          <w:color w:val="auto"/>
          <w:sz w:val="21"/>
          <w:szCs w:val="21"/>
          <w:lang w:val="en-US" w:eastAsia="zh-CN"/>
        </w:rPr>
        <w:t>数据持有权，并延伸出持有者利用权</w:t>
      </w:r>
      <w:r>
        <w:rPr>
          <w:rFonts w:hint="eastAsia" w:ascii="Times New Roman" w:hAnsi="Times New Roman" w:cs="Times New Roman"/>
          <w:color w:val="auto"/>
          <w:sz w:val="21"/>
          <w:szCs w:val="21"/>
          <w:lang w:val="en-US" w:eastAsia="zh-CN"/>
        </w:rPr>
        <w:t>（包括加工使用权和产品经营权）</w:t>
      </w:r>
      <w:del w:id="545" w:author="游刃鲤鱼" w:date="2025-08-29T15:46:25Z">
        <w:r>
          <w:rPr>
            <w:rFonts w:hint="eastAsia" w:ascii="Times New Roman" w:hAnsi="Times New Roman" w:cs="Times New Roman"/>
            <w:color w:val="auto"/>
            <w:sz w:val="21"/>
            <w:szCs w:val="21"/>
            <w:lang w:val="en-US" w:eastAsia="zh-CN"/>
          </w:rPr>
          <w:delText>，个人则始终保有数据来源者权</w:delText>
        </w:r>
      </w:del>
      <w:r>
        <w:rPr>
          <w:rFonts w:hint="default" w:ascii="Times New Roman" w:hAnsi="Times New Roman" w:cs="Times New Roman"/>
          <w:color w:val="auto"/>
          <w:sz w:val="21"/>
          <w:szCs w:val="21"/>
          <w:lang w:val="en-US" w:eastAsia="zh-CN"/>
        </w:rPr>
        <w:t>。</w:t>
      </w:r>
      <w:r>
        <w:rPr>
          <w:rFonts w:hint="eastAsia" w:ascii="Times New Roman" w:hAnsi="Times New Roman" w:cs="Times New Roman"/>
          <w:color w:val="auto"/>
          <w:sz w:val="21"/>
          <w:szCs w:val="21"/>
          <w:lang w:val="en-US" w:eastAsia="zh-CN"/>
        </w:rPr>
        <w:t>尽管数据受托者须为了个人数据来源者利益行事，但其实际权限早已超出了传统物权理论中“所有权的使用权能”范畴，实质上具有类似所有权的性质，也就是说，个人与数据受托者之间形成了与“名义所有权—实际所有权”关系相类似的“来源者权—持有权与（持有者）利用权”关系，由此与信托财产的权利结构相契合。</w:t>
      </w:r>
      <w:ins w:id="546" w:author="游刃鲤鱼" w:date="2025-08-29T20:16:20Z">
        <w:r>
          <w:rPr>
            <w:rFonts w:hint="eastAsia" w:ascii="Times New Roman" w:hAnsi="Times New Roman" w:cs="Times New Roman"/>
            <w:color w:val="auto"/>
            <w:sz w:val="21"/>
            <w:szCs w:val="21"/>
            <w:lang w:val="en-US" w:eastAsia="zh-CN"/>
          </w:rPr>
          <w:t>同时</w:t>
        </w:r>
      </w:ins>
      <w:ins w:id="547" w:author="游刃鲤鱼" w:date="2025-08-29T20:16:21Z">
        <w:r>
          <w:rPr>
            <w:rFonts w:hint="eastAsia" w:ascii="Times New Roman" w:hAnsi="Times New Roman" w:cs="Times New Roman"/>
            <w:color w:val="auto"/>
            <w:sz w:val="21"/>
            <w:szCs w:val="21"/>
            <w:lang w:val="en-US" w:eastAsia="zh-CN"/>
          </w:rPr>
          <w:t>，</w:t>
        </w:r>
      </w:ins>
      <w:ins w:id="548" w:author="游刃鲤鱼" w:date="2025-08-29T15:45:19Z">
        <w:r>
          <w:rPr>
            <w:rFonts w:hint="eastAsia" w:ascii="Times New Roman" w:hAnsi="Times New Roman" w:cs="Times New Roman"/>
            <w:color w:val="auto"/>
            <w:sz w:val="21"/>
            <w:szCs w:val="21"/>
            <w:lang w:val="en-US" w:eastAsia="zh-CN"/>
          </w:rPr>
          <w:t>个人</w:t>
        </w:r>
      </w:ins>
      <w:ins w:id="549" w:author="游刃鲤鱼" w:date="2025-08-29T15:45:21Z">
        <w:r>
          <w:rPr>
            <w:rFonts w:hint="eastAsia" w:ascii="Times New Roman" w:hAnsi="Times New Roman" w:cs="Times New Roman"/>
            <w:color w:val="auto"/>
            <w:sz w:val="21"/>
            <w:szCs w:val="21"/>
            <w:lang w:val="en-US" w:eastAsia="zh-CN"/>
          </w:rPr>
          <w:t>始终</w:t>
        </w:r>
      </w:ins>
      <w:ins w:id="550" w:author="游刃鲤鱼" w:date="2025-08-29T15:45:22Z">
        <w:r>
          <w:rPr>
            <w:rFonts w:hint="eastAsia" w:ascii="Times New Roman" w:hAnsi="Times New Roman" w:cs="Times New Roman"/>
            <w:color w:val="auto"/>
            <w:sz w:val="21"/>
            <w:szCs w:val="21"/>
            <w:lang w:val="en-US" w:eastAsia="zh-CN"/>
          </w:rPr>
          <w:t>保有</w:t>
        </w:r>
      </w:ins>
      <w:ins w:id="551" w:author="游刃鲤鱼" w:date="2025-08-29T15:45:24Z">
        <w:r>
          <w:rPr>
            <w:rFonts w:hint="eastAsia" w:ascii="Times New Roman" w:hAnsi="Times New Roman" w:cs="Times New Roman"/>
            <w:color w:val="auto"/>
            <w:sz w:val="21"/>
            <w:szCs w:val="21"/>
            <w:lang w:val="en-US" w:eastAsia="zh-CN"/>
          </w:rPr>
          <w:t>数据来源者</w:t>
        </w:r>
      </w:ins>
      <w:ins w:id="552" w:author="游刃鲤鱼" w:date="2025-08-29T15:45:25Z">
        <w:r>
          <w:rPr>
            <w:rFonts w:hint="eastAsia" w:ascii="Times New Roman" w:hAnsi="Times New Roman" w:cs="Times New Roman"/>
            <w:color w:val="auto"/>
            <w:sz w:val="21"/>
            <w:szCs w:val="21"/>
            <w:lang w:val="en-US" w:eastAsia="zh-CN"/>
          </w:rPr>
          <w:t>权，</w:t>
        </w:r>
      </w:ins>
      <w:ins w:id="553" w:author="游刃鲤鱼" w:date="2025-08-29T15:45:27Z">
        <w:r>
          <w:rPr>
            <w:rFonts w:hint="eastAsia" w:ascii="Times New Roman" w:hAnsi="Times New Roman" w:cs="Times New Roman"/>
            <w:color w:val="auto"/>
            <w:sz w:val="21"/>
            <w:szCs w:val="21"/>
            <w:lang w:val="en-US" w:eastAsia="zh-CN"/>
          </w:rPr>
          <w:t>这</w:t>
        </w:r>
      </w:ins>
      <w:ins w:id="554" w:author="游刃鲤鱼" w:date="2025-08-29T15:45:32Z">
        <w:r>
          <w:rPr>
            <w:rFonts w:hint="eastAsia" w:ascii="Times New Roman" w:hAnsi="Times New Roman" w:cs="Times New Roman"/>
            <w:color w:val="auto"/>
            <w:sz w:val="21"/>
            <w:szCs w:val="21"/>
            <w:lang w:val="en-US" w:eastAsia="zh-CN"/>
          </w:rPr>
          <w:t>就要求</w:t>
        </w:r>
      </w:ins>
      <w:ins w:id="555" w:author="游刃鲤鱼" w:date="2025-08-29T15:45:33Z">
        <w:r>
          <w:rPr>
            <w:rFonts w:hint="eastAsia" w:ascii="Times New Roman" w:hAnsi="Times New Roman" w:cs="Times New Roman"/>
            <w:color w:val="auto"/>
            <w:sz w:val="21"/>
            <w:szCs w:val="21"/>
            <w:lang w:val="en-US" w:eastAsia="zh-CN"/>
          </w:rPr>
          <w:t>明确</w:t>
        </w:r>
      </w:ins>
      <w:ins w:id="556" w:author="游刃鲤鱼" w:date="2025-08-29T15:45:49Z">
        <w:r>
          <w:rPr>
            <w:rFonts w:hint="eastAsia" w:ascii="Times New Roman" w:hAnsi="Times New Roman" w:cs="Times New Roman"/>
            <w:color w:val="auto"/>
            <w:sz w:val="21"/>
            <w:szCs w:val="21"/>
            <w:lang w:val="en-US" w:eastAsia="zh-CN"/>
          </w:rPr>
          <w:t>个人</w:t>
        </w:r>
      </w:ins>
      <w:ins w:id="557" w:author="游刃鲤鱼" w:date="2025-08-29T15:46:13Z">
        <w:r>
          <w:rPr>
            <w:rFonts w:hint="eastAsia" w:ascii="Times New Roman" w:hAnsi="Times New Roman" w:cs="Times New Roman"/>
            <w:color w:val="auto"/>
            <w:sz w:val="21"/>
            <w:szCs w:val="21"/>
            <w:lang w:val="en-US" w:eastAsia="zh-CN"/>
          </w:rPr>
          <w:t>享有</w:t>
        </w:r>
      </w:ins>
      <w:ins w:id="558" w:author="游刃鲤鱼" w:date="2025-08-29T15:45:52Z">
        <w:r>
          <w:rPr>
            <w:rFonts w:hint="eastAsia" w:ascii="Times New Roman" w:hAnsi="Times New Roman" w:cs="Times New Roman"/>
            <w:color w:val="auto"/>
            <w:sz w:val="21"/>
            <w:szCs w:val="21"/>
            <w:lang w:val="en-US" w:eastAsia="zh-CN"/>
          </w:rPr>
          <w:t>不可</w:t>
        </w:r>
      </w:ins>
      <w:ins w:id="559" w:author="游刃鲤鱼" w:date="2025-08-29T15:45:53Z">
        <w:r>
          <w:rPr>
            <w:rFonts w:hint="eastAsia" w:ascii="Times New Roman" w:hAnsi="Times New Roman" w:cs="Times New Roman"/>
            <w:color w:val="auto"/>
            <w:sz w:val="21"/>
            <w:szCs w:val="21"/>
            <w:lang w:val="en-US" w:eastAsia="zh-CN"/>
          </w:rPr>
          <w:t>让渡</w:t>
        </w:r>
      </w:ins>
      <w:ins w:id="560" w:author="游刃鲤鱼" w:date="2025-08-29T15:45:54Z">
        <w:r>
          <w:rPr>
            <w:rFonts w:hint="eastAsia" w:ascii="Times New Roman" w:hAnsi="Times New Roman" w:cs="Times New Roman"/>
            <w:color w:val="auto"/>
            <w:sz w:val="21"/>
            <w:szCs w:val="21"/>
            <w:lang w:val="en-US" w:eastAsia="zh-CN"/>
          </w:rPr>
          <w:t>的</w:t>
        </w:r>
      </w:ins>
      <w:ins w:id="561" w:author="游刃鲤鱼" w:date="2025-08-29T15:45:55Z">
        <w:r>
          <w:rPr>
            <w:rFonts w:hint="eastAsia" w:ascii="Times New Roman" w:hAnsi="Times New Roman" w:cs="Times New Roman"/>
            <w:color w:val="auto"/>
            <w:sz w:val="21"/>
            <w:szCs w:val="21"/>
            <w:lang w:val="en-US" w:eastAsia="zh-CN"/>
          </w:rPr>
          <w:t>核心</w:t>
        </w:r>
      </w:ins>
      <w:ins w:id="562" w:author="游刃鲤鱼" w:date="2025-08-29T15:45:56Z">
        <w:r>
          <w:rPr>
            <w:rFonts w:hint="eastAsia" w:ascii="Times New Roman" w:hAnsi="Times New Roman" w:cs="Times New Roman"/>
            <w:color w:val="auto"/>
            <w:sz w:val="21"/>
            <w:szCs w:val="21"/>
            <w:lang w:val="en-US" w:eastAsia="zh-CN"/>
          </w:rPr>
          <w:t>权利，</w:t>
        </w:r>
      </w:ins>
      <w:ins w:id="563" w:author="游刃鲤鱼" w:date="2025-08-29T15:46:16Z">
        <w:r>
          <w:rPr>
            <w:rFonts w:hint="eastAsia" w:ascii="Times New Roman" w:hAnsi="Times New Roman" w:cs="Times New Roman"/>
            <w:color w:val="auto"/>
            <w:sz w:val="21"/>
            <w:szCs w:val="21"/>
            <w:lang w:val="en-US" w:eastAsia="zh-CN"/>
          </w:rPr>
          <w:t>诸如</w:t>
        </w:r>
      </w:ins>
      <w:ins w:id="564" w:author="游刃鲤鱼" w:date="2025-08-29T15:53:28Z">
        <w:r>
          <w:rPr>
            <w:rFonts w:hint="eastAsia" w:ascii="Times New Roman" w:hAnsi="Times New Roman" w:cs="Times New Roman"/>
            <w:color w:val="auto"/>
            <w:sz w:val="21"/>
            <w:szCs w:val="21"/>
            <w:lang w:val="en-US" w:eastAsia="zh-CN"/>
          </w:rPr>
          <w:t>最终</w:t>
        </w:r>
      </w:ins>
      <w:ins w:id="565" w:author="游刃鲤鱼" w:date="2025-08-29T15:53:26Z">
        <w:r>
          <w:rPr>
            <w:rFonts w:hint="eastAsia" w:ascii="Times New Roman" w:hAnsi="Times New Roman" w:cs="Times New Roman"/>
            <w:color w:val="auto"/>
            <w:sz w:val="21"/>
            <w:szCs w:val="21"/>
            <w:lang w:val="en-US" w:eastAsia="zh-CN"/>
          </w:rPr>
          <w:t>决定</w:t>
        </w:r>
      </w:ins>
      <w:ins w:id="566" w:author="游刃鲤鱼" w:date="2025-08-29T15:53:31Z">
        <w:r>
          <w:rPr>
            <w:rFonts w:hint="eastAsia" w:ascii="Times New Roman" w:hAnsi="Times New Roman" w:cs="Times New Roman"/>
            <w:color w:val="auto"/>
            <w:sz w:val="21"/>
            <w:szCs w:val="21"/>
            <w:lang w:val="en-US" w:eastAsia="zh-CN"/>
          </w:rPr>
          <w:t>是否</w:t>
        </w:r>
      </w:ins>
      <w:ins w:id="567" w:author="游刃鲤鱼" w:date="2025-08-29T15:53:33Z">
        <w:r>
          <w:rPr>
            <w:rFonts w:hint="eastAsia" w:ascii="Times New Roman" w:hAnsi="Times New Roman" w:cs="Times New Roman"/>
            <w:color w:val="auto"/>
            <w:sz w:val="21"/>
            <w:szCs w:val="21"/>
            <w:lang w:val="en-US" w:eastAsia="zh-CN"/>
          </w:rPr>
          <w:t>将</w:t>
        </w:r>
      </w:ins>
      <w:ins w:id="568" w:author="游刃鲤鱼" w:date="2025-08-29T15:53:37Z">
        <w:r>
          <w:rPr>
            <w:rFonts w:hint="eastAsia" w:ascii="Times New Roman" w:hAnsi="Times New Roman" w:cs="Times New Roman"/>
            <w:color w:val="auto"/>
            <w:sz w:val="21"/>
            <w:szCs w:val="21"/>
            <w:lang w:val="en-US" w:eastAsia="zh-CN"/>
          </w:rPr>
          <w:t>敏感</w:t>
        </w:r>
      </w:ins>
      <w:ins w:id="569" w:author="游刃鲤鱼" w:date="2025-08-29T15:53:38Z">
        <w:r>
          <w:rPr>
            <w:rFonts w:hint="eastAsia" w:ascii="Times New Roman" w:hAnsi="Times New Roman" w:cs="Times New Roman"/>
            <w:color w:val="auto"/>
            <w:sz w:val="21"/>
            <w:szCs w:val="21"/>
            <w:lang w:val="en-US" w:eastAsia="zh-CN"/>
          </w:rPr>
          <w:t>数据</w:t>
        </w:r>
      </w:ins>
      <w:ins w:id="570" w:author="游刃鲤鱼" w:date="2025-08-29T15:46:44Z">
        <w:r>
          <w:rPr>
            <w:rFonts w:hint="eastAsia" w:ascii="Times New Roman" w:hAnsi="Times New Roman" w:cs="Times New Roman"/>
            <w:color w:val="auto"/>
            <w:sz w:val="21"/>
            <w:szCs w:val="21"/>
            <w:lang w:val="en-US" w:eastAsia="zh-CN"/>
          </w:rPr>
          <w:t>应用于</w:t>
        </w:r>
      </w:ins>
      <w:ins w:id="571" w:author="游刃鲤鱼" w:date="2025-08-29T15:46:45Z">
        <w:r>
          <w:rPr>
            <w:rFonts w:hint="eastAsia" w:ascii="Times New Roman" w:hAnsi="Times New Roman" w:cs="Times New Roman"/>
            <w:color w:val="auto"/>
            <w:sz w:val="21"/>
            <w:szCs w:val="21"/>
            <w:lang w:val="en-US" w:eastAsia="zh-CN"/>
          </w:rPr>
          <w:t>特定</w:t>
        </w:r>
      </w:ins>
      <w:ins w:id="572" w:author="游刃鲤鱼" w:date="2025-08-29T15:46:46Z">
        <w:r>
          <w:rPr>
            <w:rFonts w:hint="eastAsia" w:ascii="Times New Roman" w:hAnsi="Times New Roman" w:cs="Times New Roman"/>
            <w:color w:val="auto"/>
            <w:sz w:val="21"/>
            <w:szCs w:val="21"/>
            <w:lang w:val="en-US" w:eastAsia="zh-CN"/>
          </w:rPr>
          <w:t>场景</w:t>
        </w:r>
      </w:ins>
      <w:ins w:id="573" w:author="游刃鲤鱼" w:date="2025-08-29T15:46:47Z">
        <w:r>
          <w:rPr>
            <w:rFonts w:hint="eastAsia" w:ascii="Times New Roman" w:hAnsi="Times New Roman" w:cs="Times New Roman"/>
            <w:color w:val="auto"/>
            <w:sz w:val="21"/>
            <w:szCs w:val="21"/>
            <w:lang w:val="en-US" w:eastAsia="zh-CN"/>
          </w:rPr>
          <w:t>的</w:t>
        </w:r>
      </w:ins>
      <w:ins w:id="574" w:author="游刃鲤鱼" w:date="2025-08-29T15:53:41Z">
        <w:r>
          <w:rPr>
            <w:rFonts w:hint="eastAsia" w:ascii="Times New Roman" w:hAnsi="Times New Roman" w:cs="Times New Roman"/>
            <w:color w:val="auto"/>
            <w:sz w:val="21"/>
            <w:szCs w:val="21"/>
            <w:lang w:val="en-US" w:eastAsia="zh-CN"/>
          </w:rPr>
          <w:t>权利</w:t>
        </w:r>
      </w:ins>
      <w:ins w:id="575" w:author="游刃鲤鱼" w:date="2025-08-29T15:46:49Z">
        <w:r>
          <w:rPr>
            <w:rFonts w:hint="eastAsia" w:ascii="Times New Roman" w:hAnsi="Times New Roman" w:cs="Times New Roman"/>
            <w:color w:val="auto"/>
            <w:sz w:val="21"/>
            <w:szCs w:val="21"/>
            <w:lang w:val="en-US" w:eastAsia="zh-CN"/>
          </w:rPr>
          <w:t>、</w:t>
        </w:r>
      </w:ins>
      <w:ins w:id="576" w:author="游刃鲤鱼" w:date="2025-08-29T15:47:09Z">
        <w:r>
          <w:rPr>
            <w:rFonts w:hint="eastAsia" w:ascii="Times New Roman" w:hAnsi="Times New Roman" w:cs="Times New Roman"/>
            <w:color w:val="auto"/>
            <w:sz w:val="21"/>
            <w:szCs w:val="21"/>
            <w:lang w:val="en-US" w:eastAsia="zh-CN"/>
          </w:rPr>
          <w:t>随时</w:t>
        </w:r>
      </w:ins>
      <w:ins w:id="577" w:author="游刃鲤鱼" w:date="2025-08-29T15:47:12Z">
        <w:r>
          <w:rPr>
            <w:rFonts w:hint="eastAsia" w:ascii="Times New Roman" w:hAnsi="Times New Roman" w:cs="Times New Roman"/>
            <w:color w:val="auto"/>
            <w:sz w:val="21"/>
            <w:szCs w:val="21"/>
            <w:lang w:val="en-US" w:eastAsia="zh-CN"/>
          </w:rPr>
          <w:t>通过</w:t>
        </w:r>
      </w:ins>
      <w:ins w:id="578" w:author="游刃鲤鱼" w:date="2025-08-29T15:47:14Z">
        <w:r>
          <w:rPr>
            <w:rFonts w:hint="eastAsia" w:ascii="Times New Roman" w:hAnsi="Times New Roman" w:cs="Times New Roman"/>
            <w:color w:val="auto"/>
            <w:sz w:val="21"/>
            <w:szCs w:val="21"/>
            <w:lang w:val="en-US" w:eastAsia="zh-CN"/>
          </w:rPr>
          <w:t>平台</w:t>
        </w:r>
      </w:ins>
      <w:ins w:id="579" w:author="游刃鲤鱼" w:date="2025-08-29T15:47:15Z">
        <w:r>
          <w:rPr>
            <w:rFonts w:hint="eastAsia" w:ascii="Times New Roman" w:hAnsi="Times New Roman" w:cs="Times New Roman"/>
            <w:color w:val="auto"/>
            <w:sz w:val="21"/>
            <w:szCs w:val="21"/>
            <w:lang w:val="en-US" w:eastAsia="zh-CN"/>
          </w:rPr>
          <w:t>或</w:t>
        </w:r>
      </w:ins>
      <w:ins w:id="580" w:author="游刃鲤鱼" w:date="2025-08-29T15:47:16Z">
        <w:r>
          <w:rPr>
            <w:rFonts w:hint="eastAsia" w:ascii="Times New Roman" w:hAnsi="Times New Roman" w:cs="Times New Roman"/>
            <w:color w:val="auto"/>
            <w:sz w:val="21"/>
            <w:szCs w:val="21"/>
            <w:lang w:val="en-US" w:eastAsia="zh-CN"/>
          </w:rPr>
          <w:t>其他</w:t>
        </w:r>
      </w:ins>
      <w:ins w:id="581" w:author="游刃鲤鱼" w:date="2025-08-29T15:47:18Z">
        <w:r>
          <w:rPr>
            <w:rFonts w:hint="eastAsia" w:ascii="Times New Roman" w:hAnsi="Times New Roman" w:cs="Times New Roman"/>
            <w:color w:val="auto"/>
            <w:sz w:val="21"/>
            <w:szCs w:val="21"/>
            <w:lang w:val="en-US" w:eastAsia="zh-CN"/>
          </w:rPr>
          <w:t>方式</w:t>
        </w:r>
      </w:ins>
      <w:ins w:id="582" w:author="游刃鲤鱼" w:date="2025-08-29T15:47:20Z">
        <w:r>
          <w:rPr>
            <w:rFonts w:hint="eastAsia" w:ascii="Times New Roman" w:hAnsi="Times New Roman" w:cs="Times New Roman"/>
            <w:color w:val="auto"/>
            <w:sz w:val="21"/>
            <w:szCs w:val="21"/>
            <w:lang w:val="en-US" w:eastAsia="zh-CN"/>
          </w:rPr>
          <w:t>撤回</w:t>
        </w:r>
      </w:ins>
      <w:ins w:id="583" w:author="游刃鲤鱼" w:date="2025-08-29T15:47:22Z">
        <w:r>
          <w:rPr>
            <w:rFonts w:hint="eastAsia" w:ascii="Times New Roman" w:hAnsi="Times New Roman" w:cs="Times New Roman"/>
            <w:color w:val="auto"/>
            <w:sz w:val="21"/>
            <w:szCs w:val="21"/>
            <w:lang w:val="en-US" w:eastAsia="zh-CN"/>
          </w:rPr>
          <w:t>数据授权的</w:t>
        </w:r>
      </w:ins>
      <w:ins w:id="584" w:author="游刃鲤鱼" w:date="2025-08-29T15:47:23Z">
        <w:r>
          <w:rPr>
            <w:rFonts w:hint="eastAsia" w:ascii="Times New Roman" w:hAnsi="Times New Roman" w:cs="Times New Roman"/>
            <w:color w:val="auto"/>
            <w:sz w:val="21"/>
            <w:szCs w:val="21"/>
            <w:lang w:val="en-US" w:eastAsia="zh-CN"/>
          </w:rPr>
          <w:t>权利</w:t>
        </w:r>
      </w:ins>
      <w:ins w:id="585" w:author="游刃鲤鱼" w:date="2025-08-29T15:48:08Z">
        <w:r>
          <w:rPr>
            <w:rFonts w:hint="eastAsia" w:ascii="Times New Roman" w:hAnsi="Times New Roman" w:cs="Times New Roman"/>
            <w:color w:val="auto"/>
            <w:sz w:val="21"/>
            <w:szCs w:val="21"/>
            <w:lang w:val="en-US" w:eastAsia="zh-CN"/>
          </w:rPr>
          <w:t>、</w:t>
        </w:r>
      </w:ins>
      <w:ins w:id="586" w:author="游刃鲤鱼" w:date="2025-08-29T15:48:09Z">
        <w:r>
          <w:rPr>
            <w:rFonts w:hint="eastAsia" w:ascii="Times New Roman" w:hAnsi="Times New Roman" w:cs="Times New Roman"/>
            <w:color w:val="auto"/>
            <w:sz w:val="21"/>
            <w:szCs w:val="21"/>
            <w:lang w:val="en-US" w:eastAsia="zh-CN"/>
          </w:rPr>
          <w:t>参与</w:t>
        </w:r>
      </w:ins>
      <w:ins w:id="587" w:author="游刃鲤鱼" w:date="2025-08-29T15:48:10Z">
        <w:r>
          <w:rPr>
            <w:rFonts w:hint="eastAsia" w:ascii="Times New Roman" w:hAnsi="Times New Roman" w:cs="Times New Roman"/>
            <w:color w:val="auto"/>
            <w:sz w:val="21"/>
            <w:szCs w:val="21"/>
            <w:lang w:val="en-US" w:eastAsia="zh-CN"/>
          </w:rPr>
          <w:t>数据</w:t>
        </w:r>
      </w:ins>
      <w:ins w:id="588" w:author="游刃鲤鱼" w:date="2025-08-29T15:48:14Z">
        <w:r>
          <w:rPr>
            <w:rFonts w:hint="eastAsia" w:ascii="Times New Roman" w:hAnsi="Times New Roman" w:cs="Times New Roman"/>
            <w:color w:val="auto"/>
            <w:sz w:val="21"/>
            <w:szCs w:val="21"/>
            <w:lang w:val="en-US" w:eastAsia="zh-CN"/>
          </w:rPr>
          <w:t>流通利用</w:t>
        </w:r>
      </w:ins>
      <w:ins w:id="589" w:author="游刃鲤鱼" w:date="2025-08-29T15:48:17Z">
        <w:r>
          <w:rPr>
            <w:rFonts w:hint="eastAsia" w:ascii="Times New Roman" w:hAnsi="Times New Roman" w:cs="Times New Roman"/>
            <w:color w:val="auto"/>
            <w:sz w:val="21"/>
            <w:szCs w:val="21"/>
            <w:lang w:val="en-US" w:eastAsia="zh-CN"/>
          </w:rPr>
          <w:t>重大</w:t>
        </w:r>
      </w:ins>
      <w:ins w:id="590" w:author="游刃鲤鱼" w:date="2025-08-29T15:48:19Z">
        <w:r>
          <w:rPr>
            <w:rFonts w:hint="eastAsia" w:ascii="Times New Roman" w:hAnsi="Times New Roman" w:cs="Times New Roman"/>
            <w:color w:val="auto"/>
            <w:sz w:val="21"/>
            <w:szCs w:val="21"/>
            <w:lang w:val="en-US" w:eastAsia="zh-CN"/>
          </w:rPr>
          <w:t>决策</w:t>
        </w:r>
      </w:ins>
      <w:ins w:id="591" w:author="游刃鲤鱼" w:date="2025-08-29T15:48:20Z">
        <w:r>
          <w:rPr>
            <w:rFonts w:hint="eastAsia" w:ascii="Times New Roman" w:hAnsi="Times New Roman" w:cs="Times New Roman"/>
            <w:color w:val="auto"/>
            <w:sz w:val="21"/>
            <w:szCs w:val="21"/>
            <w:lang w:val="en-US" w:eastAsia="zh-CN"/>
          </w:rPr>
          <w:t>的</w:t>
        </w:r>
      </w:ins>
      <w:ins w:id="592" w:author="游刃鲤鱼" w:date="2025-08-29T15:48:22Z">
        <w:r>
          <w:rPr>
            <w:rFonts w:hint="eastAsia" w:ascii="Times New Roman" w:hAnsi="Times New Roman" w:cs="Times New Roman"/>
            <w:color w:val="auto"/>
            <w:sz w:val="21"/>
            <w:szCs w:val="21"/>
            <w:lang w:val="en-US" w:eastAsia="zh-CN"/>
          </w:rPr>
          <w:t>权利</w:t>
        </w:r>
      </w:ins>
      <w:ins w:id="593" w:author="游刃鲤鱼" w:date="2025-08-29T15:48:23Z">
        <w:r>
          <w:rPr>
            <w:rFonts w:hint="eastAsia" w:ascii="Times New Roman" w:hAnsi="Times New Roman" w:cs="Times New Roman"/>
            <w:color w:val="auto"/>
            <w:sz w:val="21"/>
            <w:szCs w:val="21"/>
            <w:lang w:val="en-US" w:eastAsia="zh-CN"/>
          </w:rPr>
          <w:t>等</w:t>
        </w:r>
      </w:ins>
      <w:ins w:id="594" w:author="游刃鲤鱼" w:date="2025-08-29T15:48:24Z">
        <w:r>
          <w:rPr>
            <w:rFonts w:hint="eastAsia" w:ascii="Times New Roman" w:hAnsi="Times New Roman" w:cs="Times New Roman"/>
            <w:color w:val="auto"/>
            <w:sz w:val="21"/>
            <w:szCs w:val="21"/>
            <w:lang w:val="en-US" w:eastAsia="zh-CN"/>
          </w:rPr>
          <w:t>，</w:t>
        </w:r>
      </w:ins>
      <w:ins w:id="595" w:author="游刃鲤鱼" w:date="2025-08-29T15:48:41Z">
        <w:r>
          <w:rPr>
            <w:rFonts w:hint="eastAsia" w:ascii="Times New Roman" w:hAnsi="Times New Roman" w:cs="Times New Roman"/>
            <w:color w:val="auto"/>
            <w:sz w:val="21"/>
            <w:szCs w:val="21"/>
            <w:lang w:val="en-US" w:eastAsia="zh-CN"/>
          </w:rPr>
          <w:t>从而</w:t>
        </w:r>
      </w:ins>
      <w:ins w:id="596" w:author="游刃鲤鱼" w:date="2025-08-29T15:48:42Z">
        <w:r>
          <w:rPr>
            <w:rFonts w:hint="eastAsia" w:ascii="Times New Roman" w:hAnsi="Times New Roman" w:cs="Times New Roman"/>
            <w:color w:val="auto"/>
            <w:sz w:val="21"/>
            <w:szCs w:val="21"/>
            <w:lang w:val="en-US" w:eastAsia="zh-CN"/>
          </w:rPr>
          <w:t>避免走向数据受托者凌驾于个人意志的极端</w:t>
        </w:r>
      </w:ins>
      <w:ins w:id="597" w:author="游刃鲤鱼" w:date="2025-08-29T15:48:43Z">
        <w:r>
          <w:rPr>
            <w:rFonts w:hint="eastAsia" w:ascii="Times New Roman" w:hAnsi="Times New Roman" w:cs="Times New Roman"/>
            <w:color w:val="auto"/>
            <w:sz w:val="21"/>
            <w:szCs w:val="21"/>
            <w:lang w:val="en-US" w:eastAsia="zh-CN"/>
          </w:rPr>
          <w:t>。</w:t>
        </w:r>
      </w:ins>
      <w:r>
        <w:rPr>
          <w:rFonts w:hint="eastAsia" w:ascii="Times New Roman" w:hAnsi="Times New Roman" w:cs="Times New Roman"/>
          <w:color w:val="auto"/>
          <w:sz w:val="21"/>
          <w:szCs w:val="21"/>
          <w:lang w:val="en-US" w:eastAsia="zh-CN"/>
        </w:rPr>
        <w:t>在运行阶段，这一</w:t>
      </w:r>
      <w:ins w:id="598" w:author="游刃鲤鱼" w:date="2025-08-29T15:38:31Z">
        <w:r>
          <w:rPr>
            <w:rFonts w:hint="eastAsia" w:ascii="Times New Roman" w:hAnsi="Times New Roman" w:cs="Times New Roman"/>
            <w:color w:val="auto"/>
            <w:sz w:val="21"/>
            <w:szCs w:val="21"/>
            <w:lang w:val="en-US" w:eastAsia="zh-CN"/>
          </w:rPr>
          <w:t>权利</w:t>
        </w:r>
      </w:ins>
      <w:r>
        <w:rPr>
          <w:rFonts w:hint="eastAsia" w:ascii="Times New Roman" w:hAnsi="Times New Roman" w:cs="Times New Roman"/>
          <w:color w:val="auto"/>
          <w:sz w:val="21"/>
          <w:szCs w:val="21"/>
          <w:lang w:val="en-US" w:eastAsia="zh-CN"/>
        </w:rPr>
        <w:t>链条还可以继续延伸。例如，数据受托者基于授权数据整合形成数据资源，并提供给有数据需求的处理者，后者即可获得加工使用权，对于加工所形成的新的数据资源或产品，处理者享有相应的数据持有权与利用权；数据受托者也可依托数据资源开发形成数据产品，并提供给有产品需求的主体，后者即可获得产品经营权。</w:t>
      </w:r>
      <w:ins w:id="599" w:author="游刃鲤鱼" w:date="2025-08-29T15:33:21Z">
        <w:r>
          <w:rPr>
            <w:rFonts w:hint="eastAsia" w:ascii="Times New Roman" w:hAnsi="Times New Roman" w:cs="Times New Roman"/>
            <w:color w:val="auto"/>
            <w:sz w:val="21"/>
            <w:szCs w:val="21"/>
            <w:lang w:val="en-US" w:eastAsia="zh-CN"/>
          </w:rPr>
          <w:t>从这个</w:t>
        </w:r>
      </w:ins>
      <w:ins w:id="600" w:author="游刃鲤鱼" w:date="2025-08-29T15:33:22Z">
        <w:r>
          <w:rPr>
            <w:rFonts w:hint="eastAsia" w:ascii="Times New Roman" w:hAnsi="Times New Roman" w:cs="Times New Roman"/>
            <w:color w:val="auto"/>
            <w:sz w:val="21"/>
            <w:szCs w:val="21"/>
            <w:lang w:val="en-US" w:eastAsia="zh-CN"/>
          </w:rPr>
          <w:t>角度看</w:t>
        </w:r>
      </w:ins>
      <w:del w:id="601" w:author="游刃鲤鱼" w:date="2025-08-29T15:32:59Z">
        <w:r>
          <w:rPr>
            <w:rFonts w:hint="eastAsia" w:ascii="Times New Roman" w:hAnsi="Times New Roman" w:cs="Times New Roman"/>
            <w:color w:val="auto"/>
            <w:sz w:val="21"/>
            <w:szCs w:val="21"/>
            <w:lang w:val="en-US" w:eastAsia="zh-CN"/>
          </w:rPr>
          <w:delText>也即</w:delText>
        </w:r>
      </w:del>
      <w:r>
        <w:rPr>
          <w:rFonts w:hint="eastAsia" w:ascii="Times New Roman" w:hAnsi="Times New Roman" w:cs="Times New Roman"/>
          <w:color w:val="auto"/>
          <w:sz w:val="21"/>
          <w:szCs w:val="21"/>
          <w:lang w:val="en-US" w:eastAsia="zh-CN"/>
        </w:rPr>
        <w:t>，</w:t>
      </w:r>
      <w:ins w:id="602" w:author="游刃鲤鱼" w:date="2025-08-29T15:33:02Z">
        <w:r>
          <w:rPr>
            <w:rFonts w:hint="eastAsia" w:ascii="Times New Roman" w:hAnsi="Times New Roman" w:cs="Times New Roman"/>
            <w:color w:val="auto"/>
            <w:sz w:val="21"/>
            <w:szCs w:val="21"/>
            <w:lang w:val="en-US" w:eastAsia="zh-CN"/>
          </w:rPr>
          <w:t>个人数据</w:t>
        </w:r>
      </w:ins>
      <w:ins w:id="603" w:author="游刃鲤鱼" w:date="2025-08-29T15:33:03Z">
        <w:r>
          <w:rPr>
            <w:rFonts w:hint="eastAsia" w:ascii="Times New Roman" w:hAnsi="Times New Roman" w:cs="Times New Roman"/>
            <w:color w:val="auto"/>
            <w:sz w:val="21"/>
            <w:szCs w:val="21"/>
            <w:lang w:val="en-US" w:eastAsia="zh-CN"/>
          </w:rPr>
          <w:t>受托</w:t>
        </w:r>
      </w:ins>
      <w:ins w:id="604" w:author="游刃鲤鱼" w:date="2025-08-29T15:33:07Z">
        <w:r>
          <w:rPr>
            <w:rFonts w:hint="eastAsia" w:ascii="Times New Roman" w:hAnsi="Times New Roman" w:cs="Times New Roman"/>
            <w:color w:val="auto"/>
            <w:sz w:val="21"/>
            <w:szCs w:val="21"/>
            <w:lang w:val="en-US" w:eastAsia="zh-CN"/>
          </w:rPr>
          <w:t>的</w:t>
        </w:r>
      </w:ins>
      <w:ins w:id="605" w:author="游刃鲤鱼" w:date="2025-08-29T15:33:08Z">
        <w:r>
          <w:rPr>
            <w:rFonts w:hint="eastAsia" w:ascii="Times New Roman" w:hAnsi="Times New Roman" w:cs="Times New Roman"/>
            <w:color w:val="auto"/>
            <w:sz w:val="21"/>
            <w:szCs w:val="21"/>
            <w:lang w:val="en-US" w:eastAsia="zh-CN"/>
          </w:rPr>
          <w:t>过程</w:t>
        </w:r>
      </w:ins>
      <w:ins w:id="606" w:author="游刃鲤鱼" w:date="2025-08-29T15:33:09Z">
        <w:r>
          <w:rPr>
            <w:rFonts w:hint="eastAsia" w:ascii="Times New Roman" w:hAnsi="Times New Roman" w:cs="Times New Roman"/>
            <w:color w:val="auto"/>
            <w:sz w:val="21"/>
            <w:szCs w:val="21"/>
            <w:lang w:val="en-US" w:eastAsia="zh-CN"/>
          </w:rPr>
          <w:t>就是</w:t>
        </w:r>
      </w:ins>
      <w:r>
        <w:rPr>
          <w:rFonts w:hint="eastAsia" w:ascii="Times New Roman" w:hAnsi="Times New Roman" w:cs="Times New Roman"/>
          <w:color w:val="auto"/>
          <w:sz w:val="21"/>
          <w:szCs w:val="21"/>
          <w:lang w:val="en-US" w:eastAsia="zh-CN"/>
        </w:rPr>
        <w:t>以个人数据来源者权为起始，不断在具体的数据利用关系中进行主体间的权能分配，最终促进数据深度利用。</w:t>
      </w:r>
    </w:p>
    <w:p w14:paraId="15DC6193">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（三）义务规则</w:t>
      </w:r>
      <w:r>
        <w:rPr>
          <w:rFonts w:hint="default" w:ascii="华文楷体" w:hAnsi="华文楷体" w:eastAsia="华文楷体"/>
          <w:sz w:val="24"/>
          <w:szCs w:val="24"/>
          <w:lang w:val="en-US" w:eastAsia="zh-CN"/>
        </w:rPr>
        <w:t>：数据受托者的信义义务</w:t>
      </w:r>
    </w:p>
    <w:p w14:paraId="15C0570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为防止数据受托者异化为新的权力主体，倾轧个人数据来源者权益，有必要明确其核心义务，也即信义义务。信义义务是英美法上对信托受托人所负义务的统称，源自委托人对受托人的信任，其主要内容是忠实义务与谨慎义务。</w:t>
      </w:r>
      <w:r>
        <w:rPr>
          <w:rStyle w:val="8"/>
          <w:rFonts w:hint="eastAsia" w:ascii="Times New Roman" w:hAnsi="Times New Roman" w:cs="Times New Roman"/>
          <w:color w:val="auto"/>
          <w:sz w:val="21"/>
          <w:szCs w:val="21"/>
          <w:highlight w:val="none"/>
          <w:lang w:val="en-US" w:eastAsia="zh-CN"/>
        </w:rPr>
        <w:footnoteReference w:id="43"/>
      </w:r>
    </w:p>
    <w:p w14:paraId="43F6D9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所谓忠实义务，是指受托人在处理信托事务过程中应忠实于受益人的利益，恪尽职守，诚实守信，不得为自己或者其他人牟取利益。</w:t>
      </w:r>
      <w:r>
        <w:rPr>
          <w:rStyle w:val="8"/>
          <w:rFonts w:hint="eastAsia" w:ascii="Times New Roman" w:hAnsi="Times New Roman" w:cs="Times New Roman"/>
          <w:color w:val="auto"/>
          <w:sz w:val="21"/>
          <w:szCs w:val="21"/>
          <w:lang w:val="en-US" w:eastAsia="zh-CN"/>
        </w:rPr>
        <w:footnoteReference w:id="44"/>
      </w:r>
      <w:del w:id="607" w:author="游刃鲤鱼" w:date="2025-08-29T20:17:48Z">
        <w:r>
          <w:rPr>
            <w:rFonts w:hint="default" w:ascii="Times New Roman" w:hAnsi="Times New Roman" w:cs="Times New Roman"/>
            <w:color w:val="auto"/>
            <w:sz w:val="21"/>
            <w:szCs w:val="21"/>
            <w:vertAlign w:val="baseline"/>
            <w:lang w:val="en-US" w:eastAsia="zh-CN"/>
          </w:rPr>
          <w:delText>具体来说</w:delText>
        </w:r>
      </w:del>
      <w:ins w:id="608" w:author="游刃鲤鱼" w:date="2025-08-29T20:17:48Z">
        <w:r>
          <w:rPr>
            <w:rFonts w:hint="eastAsia" w:ascii="Times New Roman" w:hAnsi="Times New Roman" w:cs="Times New Roman"/>
            <w:color w:val="auto"/>
            <w:sz w:val="21"/>
            <w:szCs w:val="21"/>
            <w:vertAlign w:val="baseline"/>
            <w:lang w:val="en-US" w:eastAsia="zh-CN"/>
          </w:rPr>
          <w:t>其</w:t>
        </w:r>
      </w:ins>
      <w:ins w:id="609" w:author="游刃鲤鱼" w:date="2025-08-29T20:17:49Z">
        <w:r>
          <w:rPr>
            <w:rFonts w:hint="eastAsia" w:ascii="Times New Roman" w:hAnsi="Times New Roman" w:cs="Times New Roman"/>
            <w:color w:val="auto"/>
            <w:sz w:val="21"/>
            <w:szCs w:val="21"/>
            <w:vertAlign w:val="baseline"/>
            <w:lang w:val="en-US" w:eastAsia="zh-CN"/>
          </w:rPr>
          <w:t>具体</w:t>
        </w:r>
      </w:ins>
      <w:ins w:id="610" w:author="游刃鲤鱼" w:date="2025-08-29T20:17:50Z">
        <w:r>
          <w:rPr>
            <w:rFonts w:hint="eastAsia" w:ascii="Times New Roman" w:hAnsi="Times New Roman" w:cs="Times New Roman"/>
            <w:color w:val="auto"/>
            <w:sz w:val="21"/>
            <w:szCs w:val="21"/>
            <w:vertAlign w:val="baseline"/>
            <w:lang w:val="en-US" w:eastAsia="zh-CN"/>
          </w:rPr>
          <w:t>要求为</w:t>
        </w:r>
      </w:ins>
      <w:del w:id="611" w:author="游刃鲤鱼" w:date="2025-08-29T20:17:51Z">
        <w:r>
          <w:rPr>
            <w:rFonts w:hint="eastAsia" w:ascii="Times New Roman" w:hAnsi="Times New Roman" w:cs="Times New Roman"/>
            <w:color w:val="auto"/>
            <w:sz w:val="21"/>
            <w:szCs w:val="21"/>
            <w:vertAlign w:val="baseline"/>
            <w:lang w:val="en-US" w:eastAsia="zh-CN"/>
          </w:rPr>
          <w:delText>，</w:delText>
        </w:r>
      </w:del>
      <w:ins w:id="612" w:author="游刃鲤鱼" w:date="2025-08-29T20:17:52Z">
        <w:r>
          <w:rPr>
            <w:rFonts w:hint="eastAsia" w:ascii="Times New Roman" w:hAnsi="Times New Roman" w:cs="Times New Roman"/>
            <w:color w:val="auto"/>
            <w:sz w:val="21"/>
            <w:szCs w:val="21"/>
            <w:vertAlign w:val="baseline"/>
            <w:lang w:val="en-US" w:eastAsia="zh-CN"/>
          </w:rPr>
          <w:t>：</w:t>
        </w:r>
      </w:ins>
      <w:r>
        <w:rPr>
          <w:rFonts w:hint="eastAsia" w:ascii="Times New Roman" w:hAnsi="Times New Roman" w:cs="Times New Roman"/>
          <w:color w:val="auto"/>
          <w:sz w:val="21"/>
          <w:szCs w:val="21"/>
          <w:lang w:val="en-US" w:eastAsia="zh-CN"/>
        </w:rPr>
        <w:t>第一，禁止利益冲突。数据受托者应当严格依照数据受托协议约定，在授权范围内妥善管理、利用特定数据，定期披露数据流通利用情况，包括但不限于业务合作关系、数据存储技术与设施配置、数据应用预期与实际成效等；同时，需强化独立决策与运营的管理机制，在人员管理与财务制度上将数据受托业务与其他业务相隔离，以免产生潜在利益冲突。第二，</w:t>
      </w:r>
      <w:r>
        <w:rPr>
          <w:rFonts w:hint="eastAsia" w:ascii="Times New Roman" w:hAnsi="Times New Roman" w:cs="Times New Roman"/>
          <w:color w:val="auto"/>
          <w:sz w:val="21"/>
          <w:szCs w:val="21"/>
          <w:highlight w:val="none"/>
          <w:lang w:val="en-US" w:eastAsia="zh-CN"/>
        </w:rPr>
        <w:t>禁止利益取得。若数据受托协议有明确约定</w:t>
      </w:r>
      <w:r>
        <w:rPr>
          <w:rFonts w:hint="default" w:ascii="Times New Roman" w:hAnsi="Times New Roman" w:cs="Times New Roman"/>
          <w:color w:val="auto"/>
          <w:sz w:val="21"/>
          <w:szCs w:val="21"/>
          <w:highlight w:val="none"/>
          <w:lang w:val="en-US" w:eastAsia="zh-CN"/>
        </w:rPr>
        <w:t>，数据受托者</w:t>
      </w:r>
      <w:r>
        <w:rPr>
          <w:rFonts w:hint="eastAsia" w:ascii="Times New Roman" w:hAnsi="Times New Roman" w:cs="Times New Roman"/>
          <w:color w:val="auto"/>
          <w:sz w:val="21"/>
          <w:szCs w:val="21"/>
          <w:highlight w:val="none"/>
          <w:lang w:val="en-US" w:eastAsia="zh-CN"/>
        </w:rPr>
        <w:t>可以</w:t>
      </w:r>
      <w:r>
        <w:rPr>
          <w:rFonts w:hint="default" w:ascii="Times New Roman" w:hAnsi="Times New Roman" w:cs="Times New Roman"/>
          <w:color w:val="auto"/>
          <w:sz w:val="21"/>
          <w:szCs w:val="21"/>
          <w:highlight w:val="none"/>
          <w:lang w:val="en-US" w:eastAsia="zh-CN"/>
        </w:rPr>
        <w:t>成为受益人，获得除</w:t>
      </w:r>
      <w:r>
        <w:rPr>
          <w:rFonts w:hint="eastAsia" w:ascii="Times New Roman" w:hAnsi="Times New Roman" w:cs="Times New Roman"/>
          <w:color w:val="auto"/>
          <w:sz w:val="21"/>
          <w:szCs w:val="21"/>
          <w:highlight w:val="none"/>
          <w:lang w:val="en-US" w:eastAsia="zh-CN"/>
        </w:rPr>
        <w:t>约定</w:t>
      </w:r>
      <w:r>
        <w:rPr>
          <w:rFonts w:hint="default" w:ascii="Times New Roman" w:hAnsi="Times New Roman" w:cs="Times New Roman"/>
          <w:color w:val="auto"/>
          <w:sz w:val="21"/>
          <w:szCs w:val="21"/>
          <w:highlight w:val="none"/>
          <w:lang w:val="en-US" w:eastAsia="zh-CN"/>
        </w:rPr>
        <w:t>报酬之外的数据</w:t>
      </w:r>
      <w:r>
        <w:rPr>
          <w:rFonts w:hint="eastAsia" w:ascii="Times New Roman" w:hAnsi="Times New Roman" w:cs="Times New Roman"/>
          <w:color w:val="auto"/>
          <w:sz w:val="21"/>
          <w:szCs w:val="21"/>
          <w:highlight w:val="none"/>
          <w:lang w:val="en-US" w:eastAsia="zh-CN"/>
        </w:rPr>
        <w:t>流通</w:t>
      </w:r>
      <w:r>
        <w:rPr>
          <w:rFonts w:hint="default" w:ascii="Times New Roman" w:hAnsi="Times New Roman" w:cs="Times New Roman"/>
          <w:color w:val="auto"/>
          <w:sz w:val="21"/>
          <w:szCs w:val="21"/>
          <w:highlight w:val="none"/>
          <w:lang w:val="en-US" w:eastAsia="zh-CN"/>
        </w:rPr>
        <w:t>利用收益</w:t>
      </w:r>
      <w:r>
        <w:rPr>
          <w:rFonts w:hint="eastAsia" w:ascii="Times New Roman" w:hAnsi="Times New Roman" w:cs="Times New Roman"/>
          <w:color w:val="auto"/>
          <w:sz w:val="21"/>
          <w:szCs w:val="21"/>
          <w:highlight w:val="none"/>
          <w:lang w:val="en-US" w:eastAsia="zh-CN"/>
        </w:rPr>
        <w:t>，但需受到一定限制：一是数据受托者</w:t>
      </w:r>
      <w:r>
        <w:rPr>
          <w:rFonts w:hint="default" w:ascii="Times New Roman" w:hAnsi="Times New Roman" w:cs="Times New Roman"/>
          <w:color w:val="auto"/>
          <w:sz w:val="21"/>
          <w:szCs w:val="21"/>
          <w:highlight w:val="none"/>
          <w:lang w:val="en-US" w:eastAsia="zh-CN"/>
        </w:rPr>
        <w:t>不</w:t>
      </w:r>
      <w:r>
        <w:rPr>
          <w:rFonts w:hint="eastAsia" w:ascii="Times New Roman" w:hAnsi="Times New Roman" w:cs="Times New Roman"/>
          <w:color w:val="auto"/>
          <w:sz w:val="21"/>
          <w:szCs w:val="21"/>
          <w:highlight w:val="none"/>
          <w:lang w:val="en-US" w:eastAsia="zh-CN"/>
        </w:rPr>
        <w:t>得</w:t>
      </w:r>
      <w:r>
        <w:rPr>
          <w:rFonts w:hint="default" w:ascii="Times New Roman" w:hAnsi="Times New Roman" w:cs="Times New Roman"/>
          <w:color w:val="auto"/>
          <w:sz w:val="21"/>
          <w:szCs w:val="21"/>
          <w:highlight w:val="none"/>
          <w:lang w:val="en-US" w:eastAsia="zh-CN"/>
        </w:rPr>
        <w:t>成为唯一受益人</w:t>
      </w:r>
      <w:r>
        <w:rPr>
          <w:rFonts w:hint="eastAsia" w:ascii="Times New Roman" w:hAnsi="Times New Roman" w:cs="Times New Roman"/>
          <w:color w:val="auto"/>
          <w:sz w:val="21"/>
          <w:szCs w:val="21"/>
          <w:highlight w:val="none"/>
          <w:lang w:val="en-US" w:eastAsia="zh-CN"/>
        </w:rPr>
        <w:t>，只能是共同受益人；二是数据受托者在受益顺位上应列后于个人，确保收益分配始终以来源者利益为优先导向；三是数据受托协议应载明甚至限制数据受托者的收益方式与比例，这也应成为监管部门的重点审查事项。</w:t>
      </w:r>
      <w:r>
        <w:rPr>
          <w:rFonts w:hint="default" w:ascii="Times New Roman" w:hAnsi="Times New Roman" w:cs="Times New Roman"/>
          <w:color w:val="auto"/>
          <w:sz w:val="21"/>
          <w:szCs w:val="21"/>
          <w:highlight w:val="none"/>
          <w:lang w:val="en-US" w:eastAsia="zh-CN"/>
        </w:rPr>
        <w:t>第三，</w:t>
      </w:r>
      <w:r>
        <w:rPr>
          <w:rFonts w:hint="eastAsia" w:ascii="Times New Roman" w:hAnsi="Times New Roman" w:cs="Times New Roman"/>
          <w:color w:val="auto"/>
          <w:sz w:val="21"/>
          <w:szCs w:val="21"/>
          <w:highlight w:val="none"/>
          <w:lang w:val="en-US" w:eastAsia="zh-CN"/>
        </w:rPr>
        <w:t>完善监督机制</w:t>
      </w:r>
      <w:r>
        <w:rPr>
          <w:rFonts w:hint="default" w:ascii="Times New Roman" w:hAnsi="Times New Roman" w:cs="Times New Roman"/>
          <w:color w:val="auto"/>
          <w:sz w:val="21"/>
          <w:szCs w:val="21"/>
          <w:highlight w:val="none"/>
          <w:lang w:val="en-US" w:eastAsia="zh-CN"/>
        </w:rPr>
        <w:t>。数据受托者既要建立内部合规与外部审计机制，定期评估和审核数据收集利用全流程，确保其持续符合法律法规要求；</w:t>
      </w:r>
      <w:r>
        <w:rPr>
          <w:rFonts w:hint="eastAsia" w:ascii="Times New Roman" w:hAnsi="Times New Roman" w:cs="Times New Roman"/>
          <w:color w:val="auto"/>
          <w:sz w:val="21"/>
          <w:szCs w:val="21"/>
          <w:highlight w:val="none"/>
          <w:lang w:val="en-US" w:eastAsia="zh-CN"/>
        </w:rPr>
        <w:t>也要注意防范</w:t>
      </w:r>
      <w:r>
        <w:rPr>
          <w:rFonts w:hint="default" w:ascii="Times New Roman" w:hAnsi="Times New Roman" w:cs="Times New Roman"/>
          <w:color w:val="auto"/>
          <w:sz w:val="21"/>
          <w:szCs w:val="21"/>
          <w:highlight w:val="none"/>
          <w:lang w:val="en-US" w:eastAsia="zh-CN"/>
        </w:rPr>
        <w:t>价格歧视、经营垄断等不正当市场行为，</w:t>
      </w:r>
      <w:r>
        <w:rPr>
          <w:rFonts w:hint="eastAsia" w:ascii="Times New Roman" w:hAnsi="Times New Roman" w:cs="Times New Roman"/>
          <w:color w:val="auto"/>
          <w:sz w:val="21"/>
          <w:szCs w:val="21"/>
          <w:highlight w:val="none"/>
          <w:lang w:val="en-US" w:eastAsia="zh-CN"/>
        </w:rPr>
        <w:t>按要求</w:t>
      </w:r>
      <w:r>
        <w:rPr>
          <w:rFonts w:hint="default" w:ascii="Times New Roman" w:hAnsi="Times New Roman" w:cs="Times New Roman"/>
          <w:color w:val="auto"/>
          <w:sz w:val="21"/>
          <w:szCs w:val="21"/>
          <w:highlight w:val="none"/>
          <w:lang w:val="en-US" w:eastAsia="zh-CN"/>
        </w:rPr>
        <w:t>就数据受托合规性评估情况向监管部门提交报告。</w:t>
      </w:r>
      <w:r>
        <w:rPr>
          <w:rStyle w:val="8"/>
          <w:rFonts w:hint="default" w:ascii="Times New Roman" w:hAnsi="Times New Roman" w:cs="Times New Roman"/>
          <w:color w:val="auto"/>
          <w:sz w:val="21"/>
          <w:szCs w:val="21"/>
          <w:highlight w:val="none"/>
          <w:lang w:val="en-US" w:eastAsia="zh-CN"/>
        </w:rPr>
        <w:footnoteReference w:id="45"/>
      </w:r>
      <w:r>
        <w:rPr>
          <w:rFonts w:hint="default" w:ascii="Times New Roman" w:hAnsi="Times New Roman" w:cs="Times New Roman"/>
          <w:color w:val="auto"/>
          <w:sz w:val="21"/>
          <w:szCs w:val="21"/>
          <w:highlight w:val="none"/>
          <w:lang w:val="en-US" w:eastAsia="zh-CN"/>
        </w:rPr>
        <w:t>若数据受托者违反忠实义务，则需承担</w:t>
      </w:r>
      <w:r>
        <w:rPr>
          <w:rFonts w:hint="eastAsia" w:ascii="Times New Roman" w:hAnsi="Times New Roman" w:cs="Times New Roman"/>
          <w:color w:val="auto"/>
          <w:sz w:val="21"/>
          <w:szCs w:val="21"/>
          <w:highlight w:val="none"/>
          <w:lang w:val="en-US" w:eastAsia="zh-CN"/>
        </w:rPr>
        <w:t>相应</w:t>
      </w:r>
      <w:r>
        <w:rPr>
          <w:rFonts w:hint="default" w:ascii="Times New Roman" w:hAnsi="Times New Roman" w:cs="Times New Roman"/>
          <w:color w:val="auto"/>
          <w:sz w:val="21"/>
          <w:szCs w:val="21"/>
          <w:highlight w:val="none"/>
          <w:lang w:val="en-US" w:eastAsia="zh-CN"/>
        </w:rPr>
        <w:t>民事责任，情节严重的可能受到行政甚至刑事处罚。</w:t>
      </w:r>
    </w:p>
    <w:p w14:paraId="48E6B7C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lang w:val="en-US" w:eastAsia="zh-CN"/>
        </w:rPr>
        <w:t>就谨慎义务而言，</w:t>
      </w:r>
      <w:r>
        <w:rPr>
          <w:rFonts w:hint="default" w:ascii="Times New Roman" w:hAnsi="Times New Roman" w:cs="Times New Roman"/>
          <w:color w:val="auto"/>
          <w:sz w:val="21"/>
          <w:szCs w:val="21"/>
          <w:highlight w:val="none"/>
          <w:lang w:val="en-US" w:eastAsia="zh-CN"/>
        </w:rPr>
        <w:t>大陆法系主要适用民法上善良管理人的注意义务，其行为标准通常为</w:t>
      </w:r>
      <w:r>
        <w:rPr>
          <w:rFonts w:hint="eastAsia" w:ascii="Times New Roman" w:hAnsi="Times New Roman" w:cs="Times New Roman"/>
          <w:color w:val="auto"/>
          <w:sz w:val="21"/>
          <w:szCs w:val="21"/>
          <w:highlight w:val="none"/>
          <w:lang w:val="en-US" w:eastAsia="zh-CN"/>
        </w:rPr>
        <w:t>“</w:t>
      </w:r>
      <w:r>
        <w:rPr>
          <w:rFonts w:hint="default" w:ascii="Times New Roman" w:hAnsi="Times New Roman" w:cs="Times New Roman"/>
          <w:color w:val="auto"/>
          <w:sz w:val="21"/>
          <w:szCs w:val="21"/>
          <w:highlight w:val="none"/>
          <w:lang w:val="en-US" w:eastAsia="zh-CN"/>
        </w:rPr>
        <w:t>受托人所从事的职业或他所在的社会阶层一般所要求达到的注意或谨慎程度</w:t>
      </w:r>
      <w:r>
        <w:rPr>
          <w:rFonts w:hint="eastAsia" w:ascii="Times New Roman" w:hAnsi="Times New Roman" w:cs="Times New Roman"/>
          <w:color w:val="auto"/>
          <w:sz w:val="21"/>
          <w:szCs w:val="21"/>
          <w:highlight w:val="none"/>
          <w:lang w:val="en-US" w:eastAsia="zh-CN"/>
        </w:rPr>
        <w:t>”。</w:t>
      </w:r>
      <w:r>
        <w:rPr>
          <w:rStyle w:val="8"/>
          <w:rFonts w:hint="eastAsia" w:ascii="Times New Roman" w:hAnsi="Times New Roman" w:cs="Times New Roman"/>
          <w:color w:val="auto"/>
          <w:sz w:val="21"/>
          <w:szCs w:val="21"/>
          <w:highlight w:val="none"/>
          <w:lang w:val="en-US" w:eastAsia="zh-CN"/>
        </w:rPr>
        <w:footnoteReference w:id="46"/>
      </w:r>
      <w:r>
        <w:rPr>
          <w:rFonts w:hint="eastAsia" w:ascii="Times New Roman" w:hAnsi="Times New Roman" w:cs="Times New Roman"/>
          <w:color w:val="auto"/>
          <w:sz w:val="21"/>
          <w:szCs w:val="21"/>
          <w:highlight w:val="none"/>
          <w:lang w:val="en-US" w:eastAsia="zh-CN"/>
        </w:rPr>
        <w:t>我国《信托法》对谨慎义务的规定相对概括，此处借鉴谨慎投资者人规则，即“受托人应当考虑到信托目的、信托期限、分配要求和信托的其他情况，像一个谨慎投资者那样投资和管理信托财产。”</w:t>
      </w:r>
      <w:r>
        <w:rPr>
          <w:rStyle w:val="8"/>
          <w:rFonts w:hint="eastAsia" w:ascii="Times New Roman" w:hAnsi="Times New Roman" w:cs="Times New Roman"/>
          <w:color w:val="auto"/>
          <w:sz w:val="21"/>
          <w:szCs w:val="21"/>
          <w:highlight w:val="none"/>
          <w:lang w:val="en-US" w:eastAsia="zh-CN"/>
        </w:rPr>
        <w:footnoteReference w:id="47"/>
      </w:r>
      <w:ins w:id="613" w:author="游刃鲤鱼" w:date="2025-08-29T19:22:04Z">
        <w:r>
          <w:rPr>
            <w:rFonts w:hint="eastAsia" w:ascii="Times New Roman" w:hAnsi="Times New Roman" w:cs="Times New Roman"/>
            <w:color w:val="auto"/>
            <w:sz w:val="21"/>
            <w:szCs w:val="21"/>
            <w:highlight w:val="none"/>
            <w:lang w:val="en-US" w:eastAsia="zh-CN"/>
          </w:rPr>
          <w:t>数据受托的客体为无形权利，关乎个人数据安全，这就要求数据受托者突破事后救济的传统思路，履行更高标准的谨慎义务。</w:t>
        </w:r>
      </w:ins>
      <w:del w:id="614" w:author="游刃鲤鱼" w:date="2025-08-29T19:22:10Z">
        <w:r>
          <w:rPr>
            <w:rFonts w:hint="default" w:ascii="Times New Roman" w:hAnsi="Times New Roman" w:cs="Times New Roman"/>
            <w:color w:val="auto"/>
            <w:sz w:val="21"/>
            <w:szCs w:val="21"/>
            <w:highlight w:val="none"/>
            <w:lang w:val="en-US" w:eastAsia="zh-CN"/>
          </w:rPr>
          <w:delText>主要依据以下标准进行判断</w:delText>
        </w:r>
      </w:del>
      <w:ins w:id="615" w:author="游刃鲤鱼" w:date="2025-08-29T19:22:11Z">
        <w:r>
          <w:rPr>
            <w:rFonts w:hint="eastAsia" w:ascii="Times New Roman" w:hAnsi="Times New Roman" w:cs="Times New Roman"/>
            <w:color w:val="auto"/>
            <w:sz w:val="21"/>
            <w:szCs w:val="21"/>
            <w:highlight w:val="none"/>
            <w:lang w:val="en-US" w:eastAsia="zh-CN"/>
          </w:rPr>
          <w:t>具体而言</w:t>
        </w:r>
      </w:ins>
      <w:r>
        <w:rPr>
          <w:rFonts w:hint="eastAsia" w:ascii="Times New Roman" w:hAnsi="Times New Roman" w:cs="Times New Roman"/>
          <w:color w:val="auto"/>
          <w:sz w:val="21"/>
          <w:szCs w:val="21"/>
          <w:highlight w:val="none"/>
          <w:lang w:val="en-US" w:eastAsia="zh-CN"/>
        </w:rPr>
        <w:t>：第一，注意标准。数据受托者应以合理注意，在受托数据进入流通市场前，对作为潜在交易对象的数据处理者展开安全性与收益性调查；必要时需征求监管部门、领域专家、来源者代表等主体的建议。第二，技能标准。数据受托者应建设数据授权运营平台或类似可信空间，借此采集个人数据、开发数据产品与服务、对接数据处理者，并采取必要的技术和管理措施，</w:t>
      </w:r>
      <w:ins w:id="616" w:author="游刃鲤鱼" w:date="2025-08-29T19:41:20Z">
        <w:r>
          <w:rPr>
            <w:rFonts w:hint="eastAsia" w:ascii="Times New Roman" w:hAnsi="Times New Roman" w:cs="Times New Roman"/>
            <w:color w:val="auto"/>
            <w:sz w:val="21"/>
            <w:szCs w:val="21"/>
            <w:highlight w:val="none"/>
            <w:lang w:val="en-US" w:eastAsia="zh-CN"/>
          </w:rPr>
          <w:t>确保只有经授权主体才能访问特定数据集</w:t>
        </w:r>
      </w:ins>
      <w:ins w:id="617" w:author="游刃鲤鱼" w:date="2025-08-29T19:41:22Z">
        <w:r>
          <w:rPr>
            <w:rFonts w:hint="eastAsia" w:ascii="Times New Roman" w:hAnsi="Times New Roman" w:cs="Times New Roman"/>
            <w:color w:val="auto"/>
            <w:sz w:val="21"/>
            <w:szCs w:val="21"/>
            <w:highlight w:val="none"/>
            <w:lang w:val="en-US" w:eastAsia="zh-CN"/>
          </w:rPr>
          <w:t>，</w:t>
        </w:r>
      </w:ins>
      <w:r>
        <w:rPr>
          <w:rFonts w:hint="eastAsia" w:ascii="Times New Roman" w:hAnsi="Times New Roman" w:cs="Times New Roman"/>
          <w:color w:val="auto"/>
          <w:sz w:val="21"/>
          <w:szCs w:val="21"/>
          <w:highlight w:val="none"/>
          <w:lang w:val="en-US" w:eastAsia="zh-CN"/>
        </w:rPr>
        <w:t>预防数据泄露与滥用风险，且应在从业过程中持续保持及提高此种水平。第三，谨慎标准。数据受托者应对重大数据交易开展必要性评估和风险监测，诸如数据类型与授权应用场景是否匹配、告知义务的履行方式是否具体等；确有必要时，还应按照数据受托协议的约定取得单独授权，</w:t>
      </w:r>
      <w:del w:id="618" w:author="游刃鲤鱼" w:date="2025-08-29T19:40:33Z">
        <w:r>
          <w:rPr>
            <w:rFonts w:hint="default" w:ascii="Times New Roman" w:hAnsi="Times New Roman" w:cs="Times New Roman"/>
            <w:color w:val="auto"/>
            <w:sz w:val="21"/>
            <w:szCs w:val="21"/>
            <w:highlight w:val="none"/>
            <w:lang w:val="en-US" w:eastAsia="zh-CN"/>
          </w:rPr>
          <w:delText>不得超越授权范围行事。</w:delText>
        </w:r>
      </w:del>
      <w:ins w:id="619" w:author="游刃鲤鱼" w:date="2025-08-29T19:40:34Z">
        <w:r>
          <w:rPr>
            <w:rFonts w:hint="eastAsia" w:ascii="Times New Roman" w:hAnsi="Times New Roman" w:cs="Times New Roman"/>
            <w:color w:val="auto"/>
            <w:sz w:val="21"/>
            <w:szCs w:val="21"/>
            <w:highlight w:val="none"/>
            <w:lang w:val="en-US" w:eastAsia="zh-CN"/>
          </w:rPr>
          <w:t>保障个人</w:t>
        </w:r>
      </w:ins>
      <w:ins w:id="620" w:author="游刃鲤鱼" w:date="2025-08-29T19:40:37Z">
        <w:r>
          <w:rPr>
            <w:rFonts w:hint="eastAsia" w:ascii="Times New Roman" w:hAnsi="Times New Roman" w:cs="Times New Roman"/>
            <w:color w:val="auto"/>
            <w:sz w:val="21"/>
            <w:szCs w:val="21"/>
            <w:highlight w:val="none"/>
            <w:lang w:val="en-US" w:eastAsia="zh-CN"/>
          </w:rPr>
          <w:t>数据来源者的</w:t>
        </w:r>
      </w:ins>
      <w:ins w:id="621" w:author="游刃鲤鱼" w:date="2025-08-29T19:40:39Z">
        <w:r>
          <w:rPr>
            <w:rFonts w:hint="eastAsia" w:ascii="Times New Roman" w:hAnsi="Times New Roman" w:cs="Times New Roman"/>
            <w:color w:val="auto"/>
            <w:sz w:val="21"/>
            <w:szCs w:val="21"/>
            <w:highlight w:val="none"/>
            <w:lang w:val="en-US" w:eastAsia="zh-CN"/>
          </w:rPr>
          <w:t>决定权</w:t>
        </w:r>
      </w:ins>
      <w:ins w:id="622" w:author="游刃鲤鱼" w:date="2025-08-29T19:40:40Z">
        <w:r>
          <w:rPr>
            <w:rFonts w:hint="eastAsia" w:ascii="Times New Roman" w:hAnsi="Times New Roman" w:cs="Times New Roman"/>
            <w:color w:val="auto"/>
            <w:sz w:val="21"/>
            <w:szCs w:val="21"/>
            <w:highlight w:val="none"/>
            <w:lang w:val="en-US" w:eastAsia="zh-CN"/>
          </w:rPr>
          <w:t>。</w:t>
        </w:r>
      </w:ins>
      <w:r>
        <w:rPr>
          <w:rStyle w:val="8"/>
          <w:rFonts w:hint="eastAsia" w:ascii="Times New Roman" w:hAnsi="Times New Roman" w:cs="Times New Roman"/>
          <w:color w:val="auto"/>
          <w:sz w:val="21"/>
          <w:szCs w:val="21"/>
          <w:highlight w:val="none"/>
          <w:lang w:val="en-US" w:eastAsia="zh-CN"/>
        </w:rPr>
        <w:footnoteReference w:id="48"/>
      </w:r>
    </w:p>
    <w:p w14:paraId="752BE92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除信义义务外，数据受托者还应当履行记录、报告、说明、保密等附随义务。例如，《贵州省数据要素登记服务管理办法（试行）》规定了数据受托者的登记义务。具体而言，数据受托者可依授权申请办理信托登记，按要求提交数据</w:t>
      </w:r>
      <w:r>
        <w:rPr>
          <w:rFonts w:hint="eastAsia" w:ascii="Times New Roman" w:hAnsi="Times New Roman" w:cs="Times New Roman"/>
          <w:color w:val="auto"/>
          <w:sz w:val="21"/>
          <w:szCs w:val="21"/>
          <w:highlight w:val="none"/>
          <w:lang w:val="en-US" w:eastAsia="zh-CN"/>
        </w:rPr>
        <w:t>受托</w:t>
      </w:r>
      <w:r>
        <w:rPr>
          <w:rFonts w:hint="default" w:ascii="Times New Roman" w:hAnsi="Times New Roman" w:cs="Times New Roman"/>
          <w:color w:val="auto"/>
          <w:sz w:val="21"/>
          <w:szCs w:val="21"/>
          <w:highlight w:val="none"/>
          <w:lang w:val="en-US" w:eastAsia="zh-CN"/>
        </w:rPr>
        <w:t>协议等材料，依次经过登记服务机构和第三方专业数据服务机构审核，并完成公示，此后，数据受托者与个人数据来源者</w:t>
      </w:r>
      <w:r>
        <w:rPr>
          <w:rFonts w:hint="eastAsia" w:ascii="Times New Roman" w:hAnsi="Times New Roman" w:cs="Times New Roman"/>
          <w:color w:val="auto"/>
          <w:sz w:val="21"/>
          <w:szCs w:val="21"/>
          <w:highlight w:val="none"/>
          <w:lang w:val="en-US" w:eastAsia="zh-CN"/>
        </w:rPr>
        <w:t>方</w:t>
      </w:r>
      <w:r>
        <w:rPr>
          <w:rFonts w:hint="default" w:ascii="Times New Roman" w:hAnsi="Times New Roman" w:cs="Times New Roman"/>
          <w:color w:val="auto"/>
          <w:sz w:val="21"/>
          <w:szCs w:val="21"/>
          <w:highlight w:val="none"/>
          <w:lang w:val="en-US" w:eastAsia="zh-CN"/>
        </w:rPr>
        <w:t>可获取数据信托登记凭证与数据用益凭证，作为进行数据信托活动的依据。</w:t>
      </w:r>
    </w:p>
    <w:p w14:paraId="11ADBA6A">
      <w:pPr>
        <w:ind w:firstLine="480"/>
        <w:outlineLvl w:val="1"/>
        <w:rPr>
          <w:rFonts w:hint="default" w:ascii="华文楷体" w:hAnsi="华文楷体" w:eastAsia="华文楷体"/>
          <w:sz w:val="24"/>
          <w:szCs w:val="24"/>
          <w:lang w:val="en-US" w:eastAsia="zh-CN"/>
        </w:rPr>
      </w:pPr>
      <w:r>
        <w:rPr>
          <w:rFonts w:hint="eastAsia" w:ascii="华文楷体" w:hAnsi="华文楷体" w:eastAsia="华文楷体"/>
          <w:sz w:val="24"/>
          <w:szCs w:val="24"/>
          <w:lang w:val="en-US" w:eastAsia="zh-CN"/>
        </w:rPr>
        <w:t>（四）收益规则：实现数据来源者分配权益</w:t>
      </w:r>
    </w:p>
    <w:p w14:paraId="29E017C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数据受托为个人数据来源者参与收益分配提供了新的实现思路，为此，应当构建具备动态适应性的收益分配机制，以落实个人数据来源者的收益权。可从以下方面考虑：</w:t>
      </w:r>
    </w:p>
    <w:p w14:paraId="413CA86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第一，量化主体贡献。现阶段，</w:t>
      </w:r>
      <w:r>
        <w:rPr>
          <w:rFonts w:hint="default" w:ascii="Times New Roman" w:hAnsi="Times New Roman" w:cs="Times New Roman"/>
          <w:color w:val="auto"/>
          <w:sz w:val="21"/>
          <w:szCs w:val="21"/>
          <w:highlight w:val="none"/>
          <w:lang w:val="en-US" w:eastAsia="zh-CN"/>
        </w:rPr>
        <w:t>可通过实验性拍卖、收益比例计算、主观成本估算、支付意愿折算等数据估值工具，参考回馈收益的平均值与在先估值，确定不同个人对应来源者权的具体价值</w:t>
      </w:r>
      <w:r>
        <w:rPr>
          <w:rFonts w:hint="eastAsia" w:ascii="Times New Roman" w:hAnsi="Times New Roman" w:cs="Times New Roman"/>
          <w:color w:val="auto"/>
          <w:sz w:val="21"/>
          <w:szCs w:val="21"/>
          <w:highlight w:val="none"/>
          <w:lang w:val="en-US" w:eastAsia="zh-CN"/>
        </w:rPr>
        <w:t>，</w:t>
      </w:r>
      <w:r>
        <w:rPr>
          <w:rStyle w:val="8"/>
          <w:rFonts w:hint="eastAsia" w:ascii="Times New Roman" w:hAnsi="Times New Roman" w:cs="Times New Roman"/>
          <w:color w:val="auto"/>
          <w:sz w:val="21"/>
          <w:szCs w:val="21"/>
          <w:highlight w:val="none"/>
          <w:lang w:val="en-US" w:eastAsia="zh-CN"/>
        </w:rPr>
        <w:footnoteReference w:id="49"/>
      </w:r>
      <w:r>
        <w:rPr>
          <w:rFonts w:hint="default" w:ascii="Times New Roman" w:hAnsi="Times New Roman" w:cs="Times New Roman"/>
          <w:color w:val="auto"/>
          <w:sz w:val="21"/>
          <w:szCs w:val="21"/>
          <w:highlight w:val="none"/>
          <w:lang w:val="en-US" w:eastAsia="zh-CN"/>
        </w:rPr>
        <w:t>也可以通过区块链技术追踪不同数据的流通利用频次与轨迹，实现数据贡献的追根溯源和量化认定，</w:t>
      </w:r>
      <w:r>
        <w:rPr>
          <w:rFonts w:hint="eastAsia" w:ascii="Times New Roman" w:hAnsi="Times New Roman" w:cs="Times New Roman"/>
          <w:color w:val="auto"/>
          <w:sz w:val="21"/>
          <w:szCs w:val="21"/>
          <w:highlight w:val="none"/>
          <w:lang w:val="en-US" w:eastAsia="zh-CN"/>
        </w:rPr>
        <w:t>保障个人持续、稳定地参与收益分配。随着技术的进一步发展，对主体贡献的确算将会更加精确。</w:t>
      </w:r>
    </w:p>
    <w:p w14:paraId="6F64E19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二，明确定价机制。经整合处理后，海量个人数据可形成数据资源乃至数据资产，因此，所谓定价规则并非适用于估算单条数据的经济价值，而是更多适用于对数据资源或资产价值的整体计量。传统的成本法、收益法、市场法均有其适用空间，同时可结合实际应用场景，采取货币与非货币计量单位相结合的方式，核定最终价格；必要时，可以引入第三方评估机构辅助定价，以保障计量结果地可靠性。</w:t>
      </w:r>
    </w:p>
    <w:p w14:paraId="219FED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color w:val="auto"/>
          <w:sz w:val="21"/>
          <w:szCs w:val="21"/>
          <w:highlight w:val="none"/>
          <w:lang w:val="en-US" w:eastAsia="zh-CN"/>
        </w:rPr>
      </w:pPr>
      <w:r>
        <w:rPr>
          <w:rFonts w:hint="eastAsia" w:ascii="Times New Roman" w:hAnsi="Times New Roman" w:cs="Times New Roman"/>
          <w:color w:val="auto"/>
          <w:sz w:val="21"/>
          <w:szCs w:val="21"/>
          <w:highlight w:val="none"/>
          <w:lang w:val="en-US" w:eastAsia="zh-CN"/>
        </w:rPr>
        <w:t>第三，优化执行机制。一是收益动态结算，即根据数据利用频率和价值波动情况确定受益分配周期，避免以“一次性对价”剥夺个人数据来源者的长期收益。二是丰富收益形式，</w:t>
      </w:r>
      <w:ins w:id="623" w:author="游刃鲤鱼" w:date="2025-08-29T16:26:16Z">
        <w:r>
          <w:rPr>
            <w:rFonts w:hint="eastAsia" w:ascii="Times New Roman" w:hAnsi="Times New Roman" w:cs="Times New Roman"/>
            <w:color w:val="auto"/>
            <w:sz w:val="21"/>
            <w:szCs w:val="21"/>
            <w:highlight w:val="none"/>
            <w:lang w:val="en-US" w:eastAsia="zh-CN"/>
          </w:rPr>
          <w:t>以适应不同群体的需求。</w:t>
        </w:r>
      </w:ins>
      <w:r>
        <w:rPr>
          <w:rFonts w:hint="eastAsia" w:ascii="Times New Roman" w:hAnsi="Times New Roman" w:cs="Times New Roman"/>
          <w:color w:val="auto"/>
          <w:sz w:val="21"/>
          <w:szCs w:val="21"/>
          <w:highlight w:val="none"/>
          <w:lang w:val="en-US" w:eastAsia="zh-CN"/>
        </w:rPr>
        <w:t>除现金收益外，还可</w:t>
      </w:r>
      <w:ins w:id="624" w:author="游刃鲤鱼" w:date="2025-08-29T16:27:28Z">
        <w:r>
          <w:rPr>
            <w:rFonts w:hint="eastAsia" w:ascii="Times New Roman" w:hAnsi="Times New Roman" w:cs="Times New Roman"/>
            <w:color w:val="auto"/>
            <w:sz w:val="21"/>
            <w:szCs w:val="21"/>
            <w:highlight w:val="none"/>
            <w:lang w:val="en-US" w:eastAsia="zh-CN"/>
          </w:rPr>
          <w:t>以</w:t>
        </w:r>
      </w:ins>
      <w:r>
        <w:rPr>
          <w:rFonts w:hint="eastAsia" w:ascii="Times New Roman" w:hAnsi="Times New Roman" w:cs="Times New Roman"/>
          <w:color w:val="auto"/>
          <w:sz w:val="21"/>
          <w:szCs w:val="21"/>
          <w:highlight w:val="none"/>
          <w:lang w:val="en-US" w:eastAsia="zh-CN"/>
        </w:rPr>
        <w:t>采用数据服务券、数据资产权益凭证等非货币化分配形式，</w:t>
      </w:r>
      <w:ins w:id="625" w:author="游刃鲤鱼" w:date="2025-08-29T16:26:43Z">
        <w:r>
          <w:rPr>
            <w:rFonts w:hint="eastAsia" w:ascii="Times New Roman" w:hAnsi="Times New Roman" w:cs="Times New Roman"/>
            <w:color w:val="auto"/>
            <w:sz w:val="21"/>
            <w:szCs w:val="21"/>
            <w:highlight w:val="none"/>
            <w:lang w:val="en-US" w:eastAsia="zh-CN"/>
          </w:rPr>
          <w:t>双方</w:t>
        </w:r>
      </w:ins>
      <w:ins w:id="626" w:author="游刃鲤鱼" w:date="2025-08-30T19:44:44Z">
        <w:r>
          <w:rPr>
            <w:rFonts w:hint="eastAsia" w:ascii="Times New Roman" w:hAnsi="Times New Roman" w:cs="Times New Roman"/>
            <w:color w:val="auto"/>
            <w:sz w:val="21"/>
            <w:szCs w:val="21"/>
            <w:highlight w:val="none"/>
            <w:lang w:val="en-US" w:eastAsia="zh-CN"/>
          </w:rPr>
          <w:t>也</w:t>
        </w:r>
      </w:ins>
      <w:ins w:id="627" w:author="游刃鲤鱼" w:date="2025-08-29T16:26:44Z">
        <w:r>
          <w:rPr>
            <w:rFonts w:hint="eastAsia" w:ascii="Times New Roman" w:hAnsi="Times New Roman" w:cs="Times New Roman"/>
            <w:color w:val="auto"/>
            <w:sz w:val="21"/>
            <w:szCs w:val="21"/>
            <w:highlight w:val="none"/>
            <w:lang w:val="en-US" w:eastAsia="zh-CN"/>
          </w:rPr>
          <w:t>可</w:t>
        </w:r>
      </w:ins>
      <w:ins w:id="628" w:author="游刃鲤鱼" w:date="2025-08-29T16:27:35Z">
        <w:r>
          <w:rPr>
            <w:rFonts w:hint="eastAsia" w:ascii="Times New Roman" w:hAnsi="Times New Roman" w:cs="Times New Roman"/>
            <w:color w:val="auto"/>
            <w:sz w:val="21"/>
            <w:szCs w:val="21"/>
            <w:highlight w:val="none"/>
            <w:lang w:val="en-US" w:eastAsia="zh-CN"/>
          </w:rPr>
          <w:t>以</w:t>
        </w:r>
      </w:ins>
      <w:ins w:id="629" w:author="游刃鲤鱼" w:date="2025-08-29T16:26:47Z">
        <w:r>
          <w:rPr>
            <w:rFonts w:hint="eastAsia" w:ascii="Times New Roman" w:hAnsi="Times New Roman" w:cs="Times New Roman"/>
            <w:color w:val="auto"/>
            <w:sz w:val="21"/>
            <w:szCs w:val="21"/>
            <w:highlight w:val="none"/>
            <w:lang w:val="en-US" w:eastAsia="zh-CN"/>
          </w:rPr>
          <w:t>约定，</w:t>
        </w:r>
      </w:ins>
      <w:ins w:id="630" w:author="游刃鲤鱼" w:date="2025-08-29T16:26:48Z">
        <w:r>
          <w:rPr>
            <w:rFonts w:hint="eastAsia" w:ascii="Times New Roman" w:hAnsi="Times New Roman" w:cs="Times New Roman"/>
            <w:color w:val="auto"/>
            <w:sz w:val="21"/>
            <w:szCs w:val="21"/>
            <w:highlight w:val="none"/>
            <w:lang w:val="en-US" w:eastAsia="zh-CN"/>
          </w:rPr>
          <w:t>个人</w:t>
        </w:r>
      </w:ins>
      <w:ins w:id="631" w:author="游刃鲤鱼" w:date="2025-08-29T16:26:49Z">
        <w:r>
          <w:rPr>
            <w:rFonts w:hint="eastAsia" w:ascii="Times New Roman" w:hAnsi="Times New Roman" w:cs="Times New Roman"/>
            <w:color w:val="auto"/>
            <w:sz w:val="21"/>
            <w:szCs w:val="21"/>
            <w:highlight w:val="none"/>
            <w:lang w:val="en-US" w:eastAsia="zh-CN"/>
          </w:rPr>
          <w:t>有权</w:t>
        </w:r>
      </w:ins>
      <w:ins w:id="632" w:author="游刃鲤鱼" w:date="2025-08-29T16:26:52Z">
        <w:r>
          <w:rPr>
            <w:rFonts w:hint="eastAsia" w:ascii="Times New Roman" w:hAnsi="Times New Roman" w:cs="Times New Roman"/>
            <w:color w:val="auto"/>
            <w:sz w:val="21"/>
            <w:szCs w:val="21"/>
            <w:highlight w:val="none"/>
            <w:lang w:val="en-US" w:eastAsia="zh-CN"/>
          </w:rPr>
          <w:t>以</w:t>
        </w:r>
      </w:ins>
      <w:ins w:id="633" w:author="游刃鲤鱼" w:date="2025-08-29T16:26:53Z">
        <w:r>
          <w:rPr>
            <w:rFonts w:hint="eastAsia" w:ascii="Times New Roman" w:hAnsi="Times New Roman" w:cs="Times New Roman"/>
            <w:color w:val="auto"/>
            <w:sz w:val="21"/>
            <w:szCs w:val="21"/>
            <w:highlight w:val="none"/>
            <w:lang w:val="en-US" w:eastAsia="zh-CN"/>
          </w:rPr>
          <w:t>特定</w:t>
        </w:r>
      </w:ins>
      <w:ins w:id="634" w:author="游刃鲤鱼" w:date="2025-08-29T16:26:54Z">
        <w:r>
          <w:rPr>
            <w:rFonts w:hint="eastAsia" w:ascii="Times New Roman" w:hAnsi="Times New Roman" w:cs="Times New Roman"/>
            <w:color w:val="auto"/>
            <w:sz w:val="21"/>
            <w:szCs w:val="21"/>
            <w:highlight w:val="none"/>
            <w:lang w:val="en-US" w:eastAsia="zh-CN"/>
          </w:rPr>
          <w:t>方式</w:t>
        </w:r>
      </w:ins>
      <w:ins w:id="635" w:author="游刃鲤鱼" w:date="2025-08-29T16:26:55Z">
        <w:r>
          <w:rPr>
            <w:rFonts w:hint="eastAsia" w:ascii="Times New Roman" w:hAnsi="Times New Roman" w:cs="Times New Roman"/>
            <w:color w:val="auto"/>
            <w:sz w:val="21"/>
            <w:szCs w:val="21"/>
            <w:highlight w:val="none"/>
            <w:lang w:val="en-US" w:eastAsia="zh-CN"/>
          </w:rPr>
          <w:t>使用</w:t>
        </w:r>
      </w:ins>
      <w:ins w:id="636" w:author="游刃鲤鱼" w:date="2025-08-29T16:27:13Z">
        <w:r>
          <w:rPr>
            <w:rFonts w:hint="eastAsia" w:ascii="Times New Roman" w:hAnsi="Times New Roman" w:cs="Times New Roman"/>
            <w:color w:val="auto"/>
            <w:sz w:val="21"/>
            <w:szCs w:val="21"/>
            <w:highlight w:val="none"/>
            <w:lang w:val="en-US" w:eastAsia="zh-CN"/>
          </w:rPr>
          <w:t>经</w:t>
        </w:r>
      </w:ins>
      <w:ins w:id="637" w:author="游刃鲤鱼" w:date="2025-08-29T16:27:15Z">
        <w:r>
          <w:rPr>
            <w:rFonts w:hint="eastAsia" w:ascii="Times New Roman" w:hAnsi="Times New Roman" w:cs="Times New Roman"/>
            <w:color w:val="auto"/>
            <w:sz w:val="21"/>
            <w:szCs w:val="21"/>
            <w:highlight w:val="none"/>
            <w:lang w:val="en-US" w:eastAsia="zh-CN"/>
          </w:rPr>
          <w:t>加工</w:t>
        </w:r>
      </w:ins>
      <w:ins w:id="638" w:author="游刃鲤鱼" w:date="2025-08-29T16:27:16Z">
        <w:r>
          <w:rPr>
            <w:rFonts w:hint="eastAsia" w:ascii="Times New Roman" w:hAnsi="Times New Roman" w:cs="Times New Roman"/>
            <w:color w:val="auto"/>
            <w:sz w:val="21"/>
            <w:szCs w:val="21"/>
            <w:highlight w:val="none"/>
            <w:lang w:val="en-US" w:eastAsia="zh-CN"/>
          </w:rPr>
          <w:t>形成</w:t>
        </w:r>
      </w:ins>
      <w:ins w:id="639" w:author="游刃鲤鱼" w:date="2025-08-29T16:27:17Z">
        <w:r>
          <w:rPr>
            <w:rFonts w:hint="eastAsia" w:ascii="Times New Roman" w:hAnsi="Times New Roman" w:cs="Times New Roman"/>
            <w:color w:val="auto"/>
            <w:sz w:val="21"/>
            <w:szCs w:val="21"/>
            <w:highlight w:val="none"/>
            <w:lang w:val="en-US" w:eastAsia="zh-CN"/>
          </w:rPr>
          <w:t>的</w:t>
        </w:r>
      </w:ins>
      <w:ins w:id="640" w:author="游刃鲤鱼" w:date="2025-08-29T16:27:18Z">
        <w:r>
          <w:rPr>
            <w:rFonts w:hint="eastAsia" w:ascii="Times New Roman" w:hAnsi="Times New Roman" w:cs="Times New Roman"/>
            <w:color w:val="auto"/>
            <w:sz w:val="21"/>
            <w:szCs w:val="21"/>
            <w:highlight w:val="none"/>
            <w:lang w:val="en-US" w:eastAsia="zh-CN"/>
          </w:rPr>
          <w:t>数据</w:t>
        </w:r>
      </w:ins>
      <w:ins w:id="641" w:author="游刃鲤鱼" w:date="2025-08-29T16:27:19Z">
        <w:r>
          <w:rPr>
            <w:rFonts w:hint="eastAsia" w:ascii="Times New Roman" w:hAnsi="Times New Roman" w:cs="Times New Roman"/>
            <w:color w:val="auto"/>
            <w:sz w:val="21"/>
            <w:szCs w:val="21"/>
            <w:highlight w:val="none"/>
            <w:lang w:val="en-US" w:eastAsia="zh-CN"/>
          </w:rPr>
          <w:t>产品。</w:t>
        </w:r>
      </w:ins>
      <w:ins w:id="642" w:author="游刃鲤鱼" w:date="2025-08-30T19:58:41Z">
        <w:r>
          <w:rPr>
            <w:rStyle w:val="8"/>
            <w:rFonts w:hint="eastAsia" w:ascii="Times New Roman" w:hAnsi="Times New Roman" w:cs="Times New Roman"/>
            <w:color w:val="auto"/>
            <w:sz w:val="21"/>
            <w:szCs w:val="21"/>
            <w:highlight w:val="none"/>
            <w:lang w:val="en-US" w:eastAsia="zh-CN"/>
          </w:rPr>
          <w:footnoteReference w:id="50"/>
        </w:r>
      </w:ins>
      <w:del w:id="643" w:author="游刃鲤鱼" w:date="2025-08-29T16:26:16Z">
        <w:r>
          <w:rPr>
            <w:rFonts w:hint="eastAsia" w:ascii="Times New Roman" w:hAnsi="Times New Roman" w:cs="Times New Roman"/>
            <w:color w:val="auto"/>
            <w:sz w:val="21"/>
            <w:szCs w:val="21"/>
            <w:highlight w:val="none"/>
            <w:lang w:val="en-US" w:eastAsia="zh-CN"/>
          </w:rPr>
          <w:delText>以适应不同群体的需求。</w:delText>
        </w:r>
      </w:del>
      <w:r>
        <w:rPr>
          <w:rFonts w:hint="eastAsia" w:ascii="Times New Roman" w:hAnsi="Times New Roman" w:cs="Times New Roman"/>
          <w:color w:val="auto"/>
          <w:sz w:val="21"/>
          <w:szCs w:val="21"/>
          <w:highlight w:val="none"/>
          <w:lang w:val="en-US" w:eastAsia="zh-CN"/>
        </w:rPr>
        <w:t>三是设立独立账户，确保待分配收益与数据受托者自有资产相隔离，防止潜在利益冲突。实践中，贵州好活公司便针对灵活用工就业服务场景，发布了高校生个人数据资产卡——“光大数卡”，将高校生个人数据流转收益独立存管于光大银行数据资产账户，保障其收益权。</w:t>
      </w:r>
      <w:r>
        <w:rPr>
          <w:rStyle w:val="8"/>
          <w:rFonts w:hint="eastAsia" w:ascii="Times New Roman" w:hAnsi="Times New Roman" w:cs="Times New Roman"/>
          <w:color w:val="auto"/>
          <w:sz w:val="21"/>
          <w:szCs w:val="21"/>
          <w:highlight w:val="none"/>
          <w:lang w:val="en-US" w:eastAsia="zh-CN"/>
        </w:rPr>
        <w:footnoteReference w:id="51"/>
      </w:r>
    </w:p>
    <w:p w14:paraId="0157E87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
    </w:p>
    <w:p w14:paraId="1F3EE089">
      <w:pPr>
        <w:outlineLvl w:val="0"/>
        <w:rPr>
          <w:rFonts w:hint="eastAsia" w:ascii="黑体" w:hAnsi="黑体" w:eastAsia="黑体" w:cs="Times New Roman"/>
          <w:sz w:val="28"/>
          <w:szCs w:val="28"/>
          <w:lang w:val="en-US" w:eastAsia="zh-CN"/>
        </w:rPr>
      </w:pPr>
      <w:r>
        <w:rPr>
          <w:rFonts w:hint="eastAsia" w:ascii="黑体" w:hAnsi="黑体" w:eastAsia="黑体" w:cs="Times New Roman"/>
          <w:sz w:val="28"/>
          <w:szCs w:val="28"/>
          <w:lang w:val="en-US" w:eastAsia="zh-CN"/>
        </w:rPr>
        <w:t>四、结语</w:t>
      </w:r>
    </w:p>
    <w:p w14:paraId="3E9CC53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color w:val="auto"/>
          <w:sz w:val="21"/>
          <w:szCs w:val="21"/>
          <w:highlight w:val="none"/>
          <w:lang w:val="en-US" w:eastAsia="zh-CN"/>
        </w:rPr>
        <w:pPrChange w:id="644" w:author="游刃鲤鱼" w:date="2025-08-29T15:50:09Z">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pPrChange>
      </w:pPr>
      <w:ins w:id="645" w:author="游刃鲤鱼" w:date="2025-08-29T15:49:30Z">
        <w:r>
          <w:rPr>
            <w:rFonts w:hint="default" w:ascii="Times New Roman" w:hAnsi="Times New Roman" w:cs="Times New Roman"/>
            <w:color w:val="auto"/>
            <w:sz w:val="21"/>
            <w:szCs w:val="21"/>
            <w:highlight w:val="none"/>
            <w:lang w:val="en-US" w:eastAsia="zh-CN"/>
          </w:rPr>
          <w:t>数据受托以保障个人数据来源者权为首要目标，以促进数据合规流通利用为次要目标，是兼顾私人利益与公共利益的复合体</w:t>
        </w:r>
      </w:ins>
      <w:ins w:id="646" w:author="游刃鲤鱼" w:date="2025-08-30T19:52:02Z">
        <w:r>
          <w:rPr>
            <w:rFonts w:hint="eastAsia" w:ascii="Times New Roman" w:hAnsi="Times New Roman" w:cs="Times New Roman"/>
            <w:color w:val="auto"/>
            <w:sz w:val="21"/>
            <w:szCs w:val="21"/>
            <w:highlight w:val="none"/>
            <w:lang w:val="en-US" w:eastAsia="zh-CN"/>
          </w:rPr>
          <w:t>。</w:t>
        </w:r>
      </w:ins>
      <w:ins w:id="647" w:author="游刃鲤鱼" w:date="2025-08-30T19:51:50Z">
        <w:r>
          <w:rPr>
            <w:rFonts w:hint="eastAsia" w:ascii="Times New Roman" w:hAnsi="Times New Roman" w:cs="Times New Roman"/>
            <w:color w:val="auto"/>
            <w:sz w:val="21"/>
            <w:szCs w:val="21"/>
            <w:highlight w:val="none"/>
            <w:lang w:val="en-US" w:eastAsia="zh-CN"/>
          </w:rPr>
          <w:t>引入</w:t>
        </w:r>
      </w:ins>
      <w:ins w:id="648" w:author="游刃鲤鱼" w:date="2025-08-30T19:51:51Z">
        <w:r>
          <w:rPr>
            <w:rFonts w:hint="eastAsia" w:ascii="Times New Roman" w:hAnsi="Times New Roman" w:cs="Times New Roman"/>
            <w:color w:val="auto"/>
            <w:sz w:val="21"/>
            <w:szCs w:val="21"/>
            <w:highlight w:val="none"/>
            <w:lang w:val="en-US" w:eastAsia="zh-CN"/>
          </w:rPr>
          <w:t>第三方</w:t>
        </w:r>
      </w:ins>
      <w:ins w:id="649" w:author="游刃鲤鱼" w:date="2025-08-30T19:51:52Z">
        <w:r>
          <w:rPr>
            <w:rFonts w:hint="eastAsia" w:ascii="Times New Roman" w:hAnsi="Times New Roman" w:cs="Times New Roman"/>
            <w:color w:val="auto"/>
            <w:sz w:val="21"/>
            <w:szCs w:val="21"/>
            <w:highlight w:val="none"/>
            <w:lang w:val="en-US" w:eastAsia="zh-CN"/>
          </w:rPr>
          <w:t>数据</w:t>
        </w:r>
      </w:ins>
      <w:ins w:id="650" w:author="游刃鲤鱼" w:date="2025-08-30T19:51:53Z">
        <w:r>
          <w:rPr>
            <w:rFonts w:hint="eastAsia" w:ascii="Times New Roman" w:hAnsi="Times New Roman" w:cs="Times New Roman"/>
            <w:color w:val="auto"/>
            <w:sz w:val="21"/>
            <w:szCs w:val="21"/>
            <w:highlight w:val="none"/>
            <w:lang w:val="en-US" w:eastAsia="zh-CN"/>
          </w:rPr>
          <w:t>受托者</w:t>
        </w:r>
      </w:ins>
      <w:ins w:id="651" w:author="游刃鲤鱼" w:date="2025-08-30T19:51:54Z">
        <w:r>
          <w:rPr>
            <w:rFonts w:hint="eastAsia" w:ascii="Times New Roman" w:hAnsi="Times New Roman" w:cs="Times New Roman"/>
            <w:color w:val="auto"/>
            <w:sz w:val="21"/>
            <w:szCs w:val="21"/>
            <w:highlight w:val="none"/>
            <w:lang w:val="en-US" w:eastAsia="zh-CN"/>
          </w:rPr>
          <w:t>，</w:t>
        </w:r>
      </w:ins>
      <w:ins w:id="652" w:author="游刃鲤鱼" w:date="2025-08-30T19:51:55Z">
        <w:r>
          <w:rPr>
            <w:rFonts w:hint="eastAsia" w:ascii="Times New Roman" w:hAnsi="Times New Roman" w:cs="Times New Roman"/>
            <w:color w:val="auto"/>
            <w:sz w:val="21"/>
            <w:szCs w:val="21"/>
            <w:highlight w:val="none"/>
            <w:lang w:val="en-US" w:eastAsia="zh-CN"/>
          </w:rPr>
          <w:t>有利于</w:t>
        </w:r>
      </w:ins>
      <w:ins w:id="653" w:author="游刃鲤鱼" w:date="2025-08-30T19:48:02Z">
        <w:r>
          <w:rPr>
            <w:rFonts w:hint="eastAsia" w:ascii="Times New Roman" w:hAnsi="Times New Roman" w:cs="Times New Roman"/>
            <w:color w:val="auto"/>
            <w:sz w:val="21"/>
            <w:szCs w:val="21"/>
            <w:highlight w:val="none"/>
            <w:lang w:val="en-US" w:eastAsia="zh-CN"/>
          </w:rPr>
          <w:t>调节个人数据来源者与数据处理者之间失衡的权利义务关系，</w:t>
        </w:r>
      </w:ins>
      <w:ins w:id="654" w:author="游刃鲤鱼" w:date="2025-08-30T19:52:00Z">
        <w:r>
          <w:rPr>
            <w:rFonts w:hint="eastAsia" w:ascii="Times New Roman" w:hAnsi="Times New Roman" w:cs="Times New Roman"/>
            <w:color w:val="auto"/>
            <w:sz w:val="21"/>
            <w:szCs w:val="21"/>
            <w:highlight w:val="none"/>
            <w:lang w:val="en-US" w:eastAsia="zh-CN"/>
          </w:rPr>
          <w:t>为大数据时代频频“失声”的个人提供了新的“发声”途径。</w:t>
        </w:r>
      </w:ins>
      <w:r>
        <w:rPr>
          <w:rFonts w:hint="eastAsia" w:ascii="Times New Roman" w:hAnsi="Times New Roman" w:cs="Times New Roman"/>
          <w:color w:val="auto"/>
          <w:sz w:val="21"/>
          <w:szCs w:val="21"/>
          <w:highlight w:val="none"/>
          <w:lang w:val="en-US" w:eastAsia="zh-CN"/>
        </w:rPr>
        <w:t>但</w:t>
      </w:r>
      <w:ins w:id="655" w:author="游刃鲤鱼" w:date="2025-08-30T19:52:18Z">
        <w:r>
          <w:rPr>
            <w:rFonts w:hint="eastAsia" w:ascii="Times New Roman" w:hAnsi="Times New Roman" w:cs="Times New Roman"/>
            <w:color w:val="auto"/>
            <w:sz w:val="21"/>
            <w:szCs w:val="21"/>
            <w:highlight w:val="none"/>
            <w:lang w:val="en-US" w:eastAsia="zh-CN"/>
          </w:rPr>
          <w:t>一方面，</w:t>
        </w:r>
      </w:ins>
      <w:r>
        <w:rPr>
          <w:rFonts w:hint="eastAsia" w:ascii="Times New Roman" w:hAnsi="Times New Roman" w:cs="Times New Roman"/>
          <w:color w:val="auto"/>
          <w:sz w:val="21"/>
          <w:szCs w:val="21"/>
          <w:highlight w:val="none"/>
          <w:lang w:val="en-US" w:eastAsia="zh-CN"/>
        </w:rPr>
        <w:t>迄今为止，我国有关个人数据受托的实践探索仍极为有限，面临着法律规范衔接不畅、救济规则设计缺位、监督机制落地乏力等挑战</w:t>
      </w:r>
      <w:ins w:id="656" w:author="游刃鲤鱼" w:date="2025-08-30T19:55:02Z">
        <w:r>
          <w:rPr>
            <w:rFonts w:hint="eastAsia" w:ascii="Times New Roman" w:hAnsi="Times New Roman" w:cs="Times New Roman"/>
            <w:color w:val="auto"/>
            <w:sz w:val="21"/>
            <w:szCs w:val="21"/>
            <w:highlight w:val="none"/>
            <w:lang w:val="en-US" w:eastAsia="zh-CN"/>
          </w:rPr>
          <w:t>，</w:t>
        </w:r>
      </w:ins>
      <w:ins w:id="657" w:author="游刃鲤鱼" w:date="2025-08-30T19:52:29Z">
        <w:r>
          <w:rPr>
            <w:rFonts w:hint="eastAsia" w:ascii="Times New Roman" w:hAnsi="Times New Roman" w:cs="Times New Roman"/>
            <w:color w:val="auto"/>
            <w:sz w:val="21"/>
            <w:szCs w:val="21"/>
            <w:highlight w:val="none"/>
            <w:lang w:val="en-US" w:eastAsia="zh-CN"/>
          </w:rPr>
          <w:t>另一方面</w:t>
        </w:r>
      </w:ins>
      <w:ins w:id="658" w:author="游刃鲤鱼" w:date="2025-08-30T19:52:31Z">
        <w:r>
          <w:rPr>
            <w:rFonts w:hint="eastAsia" w:ascii="Times New Roman" w:hAnsi="Times New Roman" w:cs="Times New Roman"/>
            <w:color w:val="auto"/>
            <w:sz w:val="21"/>
            <w:szCs w:val="21"/>
            <w:highlight w:val="none"/>
            <w:lang w:val="en-US" w:eastAsia="zh-CN"/>
          </w:rPr>
          <w:t>，</w:t>
        </w:r>
      </w:ins>
      <w:ins w:id="659" w:author="游刃鲤鱼" w:date="2025-08-30T19:53:55Z">
        <w:r>
          <w:rPr>
            <w:rFonts w:hint="eastAsia" w:ascii="Times New Roman" w:hAnsi="Times New Roman" w:cs="Times New Roman"/>
            <w:color w:val="auto"/>
            <w:sz w:val="21"/>
            <w:szCs w:val="21"/>
            <w:highlight w:val="none"/>
            <w:lang w:val="en-US" w:eastAsia="zh-CN"/>
          </w:rPr>
          <w:t>数据受托</w:t>
        </w:r>
      </w:ins>
      <w:ins w:id="660" w:author="游刃鲤鱼" w:date="2025-08-30T19:56:17Z">
        <w:r>
          <w:rPr>
            <w:rFonts w:hint="eastAsia" w:ascii="Times New Roman" w:hAnsi="Times New Roman" w:cs="Times New Roman"/>
            <w:color w:val="auto"/>
            <w:sz w:val="21"/>
            <w:szCs w:val="21"/>
            <w:highlight w:val="none"/>
            <w:lang w:val="en-US" w:eastAsia="zh-CN"/>
          </w:rPr>
          <w:t>的</w:t>
        </w:r>
      </w:ins>
      <w:ins w:id="661" w:author="游刃鲤鱼" w:date="2025-08-30T19:56:18Z">
        <w:r>
          <w:rPr>
            <w:rFonts w:hint="eastAsia" w:ascii="Times New Roman" w:hAnsi="Times New Roman" w:cs="Times New Roman"/>
            <w:color w:val="auto"/>
            <w:sz w:val="21"/>
            <w:szCs w:val="21"/>
            <w:highlight w:val="none"/>
            <w:lang w:val="en-US" w:eastAsia="zh-CN"/>
          </w:rPr>
          <w:t>功能</w:t>
        </w:r>
      </w:ins>
      <w:ins w:id="662" w:author="游刃鲤鱼" w:date="2025-08-30T19:56:20Z">
        <w:r>
          <w:rPr>
            <w:rFonts w:hint="eastAsia" w:ascii="Times New Roman" w:hAnsi="Times New Roman" w:cs="Times New Roman"/>
            <w:color w:val="auto"/>
            <w:sz w:val="21"/>
            <w:szCs w:val="21"/>
            <w:highlight w:val="none"/>
            <w:lang w:val="en-US" w:eastAsia="zh-CN"/>
          </w:rPr>
          <w:t>在于</w:t>
        </w:r>
      </w:ins>
      <w:ins w:id="663" w:author="游刃鲤鱼" w:date="2025-08-30T19:56:21Z">
        <w:r>
          <w:rPr>
            <w:rFonts w:hint="eastAsia" w:ascii="Times New Roman" w:hAnsi="Times New Roman" w:cs="Times New Roman"/>
            <w:color w:val="auto"/>
            <w:sz w:val="21"/>
            <w:szCs w:val="21"/>
            <w:highlight w:val="none"/>
            <w:lang w:val="en-US" w:eastAsia="zh-CN"/>
          </w:rPr>
          <w:t>将</w:t>
        </w:r>
      </w:ins>
      <w:ins w:id="664" w:author="游刃鲤鱼" w:date="2025-08-30T19:55:53Z">
        <w:r>
          <w:rPr>
            <w:rFonts w:hint="eastAsia" w:ascii="Times New Roman" w:hAnsi="Times New Roman" w:cs="Times New Roman"/>
            <w:color w:val="auto"/>
            <w:sz w:val="21"/>
            <w:szCs w:val="21"/>
            <w:highlight w:val="none"/>
            <w:lang w:val="en-US" w:eastAsia="zh-CN"/>
          </w:rPr>
          <w:t>个人</w:t>
        </w:r>
      </w:ins>
      <w:ins w:id="665" w:author="游刃鲤鱼" w:date="2025-08-30T19:55:55Z">
        <w:r>
          <w:rPr>
            <w:rFonts w:hint="eastAsia" w:ascii="Times New Roman" w:hAnsi="Times New Roman" w:cs="Times New Roman"/>
            <w:color w:val="auto"/>
            <w:sz w:val="21"/>
            <w:szCs w:val="21"/>
            <w:highlight w:val="none"/>
            <w:lang w:val="en-US" w:eastAsia="zh-CN"/>
          </w:rPr>
          <w:t>数据来源者</w:t>
        </w:r>
      </w:ins>
      <w:ins w:id="666" w:author="游刃鲤鱼" w:date="2025-08-30T19:55:56Z">
        <w:r>
          <w:rPr>
            <w:rFonts w:hint="eastAsia" w:ascii="Times New Roman" w:hAnsi="Times New Roman" w:cs="Times New Roman"/>
            <w:color w:val="auto"/>
            <w:sz w:val="21"/>
            <w:szCs w:val="21"/>
            <w:highlight w:val="none"/>
            <w:lang w:val="en-US" w:eastAsia="zh-CN"/>
          </w:rPr>
          <w:t>与</w:t>
        </w:r>
      </w:ins>
      <w:ins w:id="667" w:author="游刃鲤鱼" w:date="2025-08-30T19:55:58Z">
        <w:r>
          <w:rPr>
            <w:rFonts w:hint="eastAsia" w:ascii="Times New Roman" w:hAnsi="Times New Roman" w:cs="Times New Roman"/>
            <w:color w:val="auto"/>
            <w:sz w:val="21"/>
            <w:szCs w:val="21"/>
            <w:highlight w:val="none"/>
            <w:lang w:val="en-US" w:eastAsia="zh-CN"/>
          </w:rPr>
          <w:t>数据处理者</w:t>
        </w:r>
      </w:ins>
      <w:ins w:id="668" w:author="游刃鲤鱼" w:date="2025-08-30T19:55:59Z">
        <w:r>
          <w:rPr>
            <w:rFonts w:hint="eastAsia" w:ascii="Times New Roman" w:hAnsi="Times New Roman" w:cs="Times New Roman"/>
            <w:color w:val="auto"/>
            <w:sz w:val="21"/>
            <w:szCs w:val="21"/>
            <w:highlight w:val="none"/>
            <w:lang w:val="en-US" w:eastAsia="zh-CN"/>
          </w:rPr>
          <w:t>间</w:t>
        </w:r>
      </w:ins>
      <w:ins w:id="669" w:author="游刃鲤鱼" w:date="2025-08-30T19:56:00Z">
        <w:r>
          <w:rPr>
            <w:rFonts w:hint="eastAsia" w:ascii="Times New Roman" w:hAnsi="Times New Roman" w:cs="Times New Roman"/>
            <w:color w:val="auto"/>
            <w:sz w:val="21"/>
            <w:szCs w:val="21"/>
            <w:highlight w:val="none"/>
            <w:lang w:val="en-US" w:eastAsia="zh-CN"/>
          </w:rPr>
          <w:t>的</w:t>
        </w:r>
      </w:ins>
      <w:ins w:id="670" w:author="游刃鲤鱼" w:date="2025-08-30T19:56:31Z">
        <w:r>
          <w:rPr>
            <w:rFonts w:hint="eastAsia" w:ascii="Times New Roman" w:hAnsi="Times New Roman" w:cs="Times New Roman"/>
            <w:color w:val="auto"/>
            <w:sz w:val="21"/>
            <w:szCs w:val="21"/>
            <w:highlight w:val="none"/>
            <w:lang w:val="en-US" w:eastAsia="zh-CN"/>
          </w:rPr>
          <w:t>地位</w:t>
        </w:r>
      </w:ins>
      <w:ins w:id="671" w:author="游刃鲤鱼" w:date="2025-08-30T19:56:03Z">
        <w:r>
          <w:rPr>
            <w:rFonts w:hint="eastAsia" w:ascii="Times New Roman" w:hAnsi="Times New Roman" w:cs="Times New Roman"/>
            <w:color w:val="auto"/>
            <w:sz w:val="21"/>
            <w:szCs w:val="21"/>
            <w:highlight w:val="none"/>
            <w:lang w:val="en-US" w:eastAsia="zh-CN"/>
          </w:rPr>
          <w:t>差距</w:t>
        </w:r>
      </w:ins>
      <w:ins w:id="672" w:author="游刃鲤鱼" w:date="2025-08-30T19:56:35Z">
        <w:r>
          <w:rPr>
            <w:rFonts w:hint="eastAsia" w:ascii="Times New Roman" w:hAnsi="Times New Roman" w:cs="Times New Roman"/>
            <w:color w:val="auto"/>
            <w:sz w:val="21"/>
            <w:szCs w:val="21"/>
            <w:highlight w:val="none"/>
            <w:lang w:val="en-US" w:eastAsia="zh-CN"/>
          </w:rPr>
          <w:t>控制在</w:t>
        </w:r>
      </w:ins>
      <w:ins w:id="673" w:author="游刃鲤鱼" w:date="2025-08-30T19:56:42Z">
        <w:r>
          <w:rPr>
            <w:rFonts w:hint="eastAsia" w:ascii="Times New Roman" w:hAnsi="Times New Roman" w:cs="Times New Roman"/>
            <w:color w:val="auto"/>
            <w:sz w:val="21"/>
            <w:szCs w:val="21"/>
            <w:highlight w:val="none"/>
            <w:lang w:val="en-US" w:eastAsia="zh-CN"/>
          </w:rPr>
          <w:t>一定范围内，</w:t>
        </w:r>
      </w:ins>
      <w:ins w:id="674" w:author="游刃鲤鱼" w:date="2025-08-30T19:58:11Z">
        <w:r>
          <w:rPr>
            <w:rFonts w:hint="eastAsia" w:ascii="Times New Roman" w:hAnsi="Times New Roman" w:cs="Times New Roman"/>
            <w:color w:val="auto"/>
            <w:sz w:val="21"/>
            <w:szCs w:val="21"/>
            <w:highlight w:val="none"/>
            <w:lang w:val="en-US" w:eastAsia="zh-CN"/>
          </w:rPr>
          <w:t>而非</w:t>
        </w:r>
      </w:ins>
      <w:ins w:id="675" w:author="游刃鲤鱼" w:date="2025-08-30T19:57:07Z">
        <w:r>
          <w:rPr>
            <w:rFonts w:hint="eastAsia" w:ascii="Times New Roman" w:hAnsi="Times New Roman" w:cs="Times New Roman"/>
            <w:color w:val="auto"/>
            <w:sz w:val="21"/>
            <w:szCs w:val="21"/>
            <w:highlight w:val="none"/>
            <w:lang w:val="en-US" w:eastAsia="zh-CN"/>
          </w:rPr>
          <w:t>从根本</w:t>
        </w:r>
      </w:ins>
      <w:ins w:id="676" w:author="游刃鲤鱼" w:date="2025-08-30T19:57:11Z">
        <w:r>
          <w:rPr>
            <w:rFonts w:hint="eastAsia" w:ascii="Times New Roman" w:hAnsi="Times New Roman" w:cs="Times New Roman"/>
            <w:color w:val="auto"/>
            <w:sz w:val="21"/>
            <w:szCs w:val="21"/>
            <w:highlight w:val="none"/>
            <w:lang w:val="en-US" w:eastAsia="zh-CN"/>
          </w:rPr>
          <w:t>消除</w:t>
        </w:r>
      </w:ins>
      <w:ins w:id="677" w:author="游刃鲤鱼" w:date="2025-08-30T19:57:12Z">
        <w:r>
          <w:rPr>
            <w:rFonts w:hint="eastAsia" w:ascii="Times New Roman" w:hAnsi="Times New Roman" w:cs="Times New Roman"/>
            <w:color w:val="auto"/>
            <w:sz w:val="21"/>
            <w:szCs w:val="21"/>
            <w:highlight w:val="none"/>
            <w:lang w:val="en-US" w:eastAsia="zh-CN"/>
          </w:rPr>
          <w:t>，</w:t>
        </w:r>
      </w:ins>
      <w:ins w:id="678" w:author="游刃鲤鱼" w:date="2025-08-30T19:58:16Z">
        <w:r>
          <w:rPr>
            <w:rFonts w:hint="eastAsia" w:ascii="Times New Roman" w:hAnsi="Times New Roman" w:cs="Times New Roman"/>
            <w:color w:val="auto"/>
            <w:sz w:val="21"/>
            <w:szCs w:val="21"/>
            <w:highlight w:val="none"/>
            <w:lang w:val="en-US" w:eastAsia="zh-CN"/>
          </w:rPr>
          <w:t>因此</w:t>
        </w:r>
      </w:ins>
      <w:ins w:id="679" w:author="游刃鲤鱼" w:date="2025-08-30T19:58:17Z">
        <w:r>
          <w:rPr>
            <w:rFonts w:hint="eastAsia" w:ascii="Times New Roman" w:hAnsi="Times New Roman" w:cs="Times New Roman"/>
            <w:color w:val="auto"/>
            <w:sz w:val="21"/>
            <w:szCs w:val="21"/>
            <w:highlight w:val="none"/>
            <w:lang w:val="en-US" w:eastAsia="zh-CN"/>
          </w:rPr>
          <w:t>，</w:t>
        </w:r>
      </w:ins>
      <w:del w:id="680" w:author="游刃鲤鱼" w:date="2025-08-30T19:57:15Z">
        <w:r>
          <w:rPr>
            <w:rFonts w:hint="eastAsia" w:ascii="Times New Roman" w:hAnsi="Times New Roman" w:cs="Times New Roman"/>
            <w:color w:val="auto"/>
            <w:sz w:val="21"/>
            <w:szCs w:val="21"/>
            <w:highlight w:val="none"/>
            <w:lang w:val="en-US" w:eastAsia="zh-CN"/>
          </w:rPr>
          <w:delText>。</w:delText>
        </w:r>
      </w:del>
      <w:r>
        <w:rPr>
          <w:rFonts w:hint="eastAsia" w:ascii="Times New Roman" w:hAnsi="Times New Roman" w:cs="Times New Roman"/>
          <w:color w:val="auto"/>
          <w:sz w:val="21"/>
          <w:szCs w:val="21"/>
          <w:highlight w:val="none"/>
          <w:lang w:val="en-US" w:eastAsia="zh-CN"/>
        </w:rPr>
        <w:t>未来，既要继续构建数据产权制度，明确数据来源者权的各项权能及实现方式；也要鼓励各地数据交易所等潜力机构积极展开实践探索，总结出更具可操作性的经验与规则；还应健全全流程监督机制，以防数据受托者权力膨胀。通过各方合力，逐步构建成熟的个人数据受托制度，促进各类市场主体良性互动，推动数据要素市场健康发展</w:t>
      </w:r>
      <w:ins w:id="681" w:author="游刃鲤鱼" w:date="2025-08-29T20:17:05Z">
        <w:r>
          <w:rPr>
            <w:rFonts w:hint="eastAsia" w:ascii="Times New Roman" w:hAnsi="Times New Roman" w:cs="Times New Roman"/>
            <w:color w:val="auto"/>
            <w:sz w:val="21"/>
            <w:szCs w:val="21"/>
            <w:highlight w:val="none"/>
            <w:lang w:val="en-US" w:eastAsia="zh-CN"/>
          </w:rPr>
          <w:t>，</w:t>
        </w:r>
      </w:ins>
      <w:ins w:id="682" w:author="游刃鲤鱼" w:date="2025-08-29T20:24:09Z">
        <w:r>
          <w:rPr>
            <w:rFonts w:hint="eastAsia" w:ascii="Times New Roman" w:hAnsi="Times New Roman" w:cs="Times New Roman"/>
            <w:color w:val="auto"/>
            <w:sz w:val="21"/>
            <w:szCs w:val="21"/>
            <w:highlight w:val="none"/>
            <w:lang w:val="en-US" w:eastAsia="zh-CN"/>
          </w:rPr>
          <w:t>真正</w:t>
        </w:r>
      </w:ins>
      <w:ins w:id="683" w:author="游刃鲤鱼" w:date="2025-08-29T20:17:05Z">
        <w:r>
          <w:rPr>
            <w:rFonts w:hint="eastAsia" w:ascii="Times New Roman" w:hAnsi="Times New Roman" w:cs="Times New Roman"/>
            <w:color w:val="auto"/>
            <w:sz w:val="21"/>
            <w:szCs w:val="21"/>
            <w:highlight w:val="none"/>
            <w:lang w:val="en-US" w:eastAsia="zh-CN"/>
          </w:rPr>
          <w:t>实现数字红利全民共享</w:t>
        </w:r>
      </w:ins>
      <w:r>
        <w:rPr>
          <w:rFonts w:hint="eastAsia" w:ascii="Times New Roman" w:hAnsi="Times New Roman" w:cs="Times New Roman"/>
          <w:color w:val="auto"/>
          <w:sz w:val="21"/>
          <w:szCs w:val="21"/>
          <w:highlight w:val="none"/>
          <w:lang w:val="en-US" w:eastAsia="zh-CN"/>
        </w:rPr>
        <w:t>。</w:t>
      </w:r>
    </w:p>
    <w:sectPr>
      <w:footerReference r:id="rId4"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9FD5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743F6C">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4">
    <w:p>
      <w:r>
        <w:separator/>
      </w:r>
    </w:p>
  </w:footnote>
  <w:footnote w:type="continuationSeparator" w:id="105">
    <w:p>
      <w:r>
        <w:continuationSeparator/>
      </w:r>
    </w:p>
  </w:footnote>
  <w:footnote w:id="0">
    <w:p w14:paraId="26E2DF2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1">
    <w:p w14:paraId="48CD18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参见杨帆：《数据信托构想启示下的数据保护与利用平衡》，</w:t>
      </w:r>
      <w:r>
        <w:rPr>
          <w:rFonts w:hint="eastAsia" w:ascii="仿宋" w:hAnsi="仿宋" w:eastAsia="仿宋" w:cs="仿宋"/>
          <w:lang w:val="en-US" w:eastAsia="zh-CN"/>
        </w:rPr>
        <w:t>载</w:t>
      </w:r>
      <w:r>
        <w:rPr>
          <w:rFonts w:hint="eastAsia" w:ascii="仿宋" w:hAnsi="仿宋" w:eastAsia="仿宋" w:cs="仿宋"/>
        </w:rPr>
        <w:t>《网络安全与数据治理》2023年第6期。</w:t>
      </w:r>
    </w:p>
  </w:footnote>
  <w:footnote w:id="2">
    <w:p w14:paraId="5370E261">
      <w:pPr>
        <w:pStyle w:val="5"/>
        <w:snapToGrid w:val="0"/>
        <w:ind w:firstLine="360" w:firstLineChars="200"/>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参见冯果、薛亦飒：《从“权利规范模式”走向“行为控制模式”的数据信托——数据主体权利保护机制构建的另一种思路》，载《法学评论》2020年第3期。</w:t>
      </w:r>
    </w:p>
  </w:footnote>
  <w:footnote w:id="3">
    <w:p w14:paraId="5CD63D3D">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张丽英、史沐慧：《电商平台对用户隐私数据承担的法律责任界定——以合同说、信托说为视角》，</w:t>
      </w:r>
      <w:r>
        <w:rPr>
          <w:rFonts w:hint="eastAsia" w:ascii="仿宋" w:hAnsi="仿宋" w:eastAsia="仿宋" w:cs="仿宋"/>
          <w:lang w:val="en-US" w:eastAsia="zh-CN"/>
        </w:rPr>
        <w:t>载</w:t>
      </w:r>
      <w:r>
        <w:rPr>
          <w:rFonts w:hint="eastAsia" w:ascii="仿宋" w:hAnsi="仿宋" w:eastAsia="仿宋" w:cs="仿宋"/>
        </w:rPr>
        <w:t>《国际经济法学刊》2019年第4期。</w:t>
      </w:r>
    </w:p>
  </w:footnote>
  <w:footnote w:id="4">
    <w:p w14:paraId="572BDAC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5">
    <w:p w14:paraId="7AD41D5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参见张新宝：《论个人信息权益的构造》，</w:t>
      </w:r>
      <w:r>
        <w:rPr>
          <w:rFonts w:hint="eastAsia" w:ascii="仿宋" w:hAnsi="仿宋" w:eastAsia="仿宋" w:cs="仿宋"/>
          <w:lang w:val="en-US" w:eastAsia="zh-CN"/>
        </w:rPr>
        <w:t>载</w:t>
      </w:r>
      <w:r>
        <w:rPr>
          <w:rFonts w:hint="eastAsia" w:ascii="仿宋" w:hAnsi="仿宋" w:eastAsia="仿宋" w:cs="仿宋"/>
        </w:rPr>
        <w:t>《中外法学》2021年第5期。</w:t>
      </w:r>
    </w:p>
  </w:footnote>
  <w:footnote w:id="6">
    <w:p w14:paraId="6BAD592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参见沈健州：《数据财产的权利架构与规则展开》，</w:t>
      </w:r>
      <w:r>
        <w:rPr>
          <w:rFonts w:hint="eastAsia" w:ascii="仿宋" w:hAnsi="仿宋" w:eastAsia="仿宋" w:cs="仿宋"/>
          <w:lang w:val="en-US" w:eastAsia="zh-CN"/>
        </w:rPr>
        <w:t>载</w:t>
      </w:r>
      <w:r>
        <w:rPr>
          <w:rFonts w:hint="eastAsia" w:ascii="仿宋" w:hAnsi="仿宋" w:eastAsia="仿宋" w:cs="仿宋"/>
        </w:rPr>
        <w:t>《中国法学》2022年第4期。</w:t>
      </w:r>
    </w:p>
  </w:footnote>
  <w:footnote w:id="7">
    <w:p w14:paraId="152B132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参见何渊主编：《数据法学》，北京大学出版社2020年</w:t>
      </w:r>
      <w:r>
        <w:rPr>
          <w:rFonts w:hint="eastAsia" w:ascii="仿宋" w:hAnsi="仿宋" w:eastAsia="仿宋" w:cs="仿宋"/>
          <w:lang w:val="en-US" w:eastAsia="zh-CN"/>
        </w:rPr>
        <w:t>版</w:t>
      </w:r>
      <w:r>
        <w:rPr>
          <w:rFonts w:hint="eastAsia" w:ascii="仿宋" w:hAnsi="仿宋" w:eastAsia="仿宋" w:cs="仿宋"/>
        </w:rPr>
        <w:t>，第30页。</w:t>
      </w:r>
    </w:p>
  </w:footnote>
  <w:footnote w:id="8">
    <w:p w14:paraId="5B2371D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申卫星：《论数据来源者权》，</w:t>
      </w:r>
      <w:r>
        <w:rPr>
          <w:rFonts w:hint="eastAsia" w:ascii="仿宋" w:hAnsi="仿宋" w:eastAsia="仿宋" w:cs="仿宋"/>
          <w:lang w:val="en-US" w:eastAsia="zh-CN"/>
        </w:rPr>
        <w:t>载</w:t>
      </w:r>
      <w:r>
        <w:rPr>
          <w:rFonts w:hint="eastAsia" w:ascii="仿宋" w:hAnsi="仿宋" w:eastAsia="仿宋" w:cs="仿宋"/>
        </w:rPr>
        <w:t>《比较法研究》2024年第4期。</w:t>
      </w:r>
    </w:p>
  </w:footnote>
  <w:footnote w:id="9">
    <w:p w14:paraId="63584C0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参见丁凤玲：《个人数据治理模式的选择：个人、国家还是集体》，</w:t>
      </w:r>
      <w:r>
        <w:rPr>
          <w:rFonts w:hint="eastAsia" w:ascii="仿宋" w:hAnsi="仿宋" w:eastAsia="仿宋" w:cs="仿宋"/>
          <w:lang w:val="en-US" w:eastAsia="zh-CN"/>
        </w:rPr>
        <w:t>载</w:t>
      </w:r>
      <w:r>
        <w:rPr>
          <w:rFonts w:hint="eastAsia" w:ascii="仿宋" w:hAnsi="仿宋" w:eastAsia="仿宋" w:cs="仿宋"/>
        </w:rPr>
        <w:t>《华中科技大学学报（社会科学版）》2021年第1期。</w:t>
      </w:r>
    </w:p>
  </w:footnote>
  <w:footnote w:id="10">
    <w:p w14:paraId="4C280F1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参见富晓行：《论个人数据利益分配中的数据信托模式》，</w:t>
      </w:r>
      <w:r>
        <w:rPr>
          <w:rFonts w:hint="eastAsia" w:ascii="仿宋" w:hAnsi="仿宋" w:eastAsia="仿宋" w:cs="仿宋"/>
          <w:lang w:val="en-US" w:eastAsia="zh-CN"/>
        </w:rPr>
        <w:t>载</w:t>
      </w:r>
      <w:r>
        <w:rPr>
          <w:rFonts w:hint="eastAsia" w:ascii="仿宋" w:hAnsi="仿宋" w:eastAsia="仿宋" w:cs="仿宋"/>
        </w:rPr>
        <w:t>《东方法学》2025年第1期。</w:t>
      </w:r>
    </w:p>
  </w:footnote>
  <w:footnote w:id="11">
    <w:p w14:paraId="3D22F4DA">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8"/>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关于公开征求</w:t>
      </w:r>
      <w:r>
        <w:rPr>
          <w:rFonts w:hint="eastAsia" w:ascii="仿宋" w:hAnsi="仿宋" w:eastAsia="仿宋" w:cs="仿宋"/>
          <w:highlight w:val="none"/>
          <w:lang w:val="en-US" w:eastAsia="zh-CN"/>
        </w:rPr>
        <w:t>〈</w:t>
      </w:r>
      <w:r>
        <w:rPr>
          <w:rFonts w:hint="eastAsia" w:ascii="仿宋" w:hAnsi="仿宋" w:eastAsia="仿宋" w:cs="仿宋"/>
          <w:highlight w:val="none"/>
        </w:rPr>
        <w:t>广东省数据条例（草案征求意见稿）</w:t>
      </w:r>
      <w:r>
        <w:rPr>
          <w:rFonts w:hint="eastAsia" w:ascii="仿宋" w:hAnsi="仿宋" w:eastAsia="仿宋" w:cs="仿宋"/>
          <w:highlight w:val="none"/>
          <w:lang w:val="en-US" w:eastAsia="zh-CN"/>
        </w:rPr>
        <w:t>〉</w:t>
      </w:r>
      <w:r>
        <w:rPr>
          <w:rFonts w:hint="eastAsia" w:ascii="仿宋" w:hAnsi="仿宋" w:eastAsia="仿宋" w:cs="仿宋"/>
          <w:highlight w:val="none"/>
        </w:rPr>
        <w:t>意见的公告</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载广东省政务服务和数据管理局网</w:t>
      </w:r>
      <w:r>
        <w:rPr>
          <w:rFonts w:hint="eastAsia" w:ascii="仿宋" w:hAnsi="仿宋" w:eastAsia="仿宋" w:cs="仿宋"/>
          <w:highlight w:val="none"/>
        </w:rPr>
        <w:t>2024</w:t>
      </w:r>
      <w:r>
        <w:rPr>
          <w:rFonts w:hint="eastAsia" w:ascii="仿宋" w:hAnsi="仿宋" w:eastAsia="仿宋" w:cs="仿宋"/>
          <w:highlight w:val="none"/>
          <w:lang w:val="en-US" w:eastAsia="zh-CN"/>
        </w:rPr>
        <w:t>年</w:t>
      </w:r>
      <w:r>
        <w:rPr>
          <w:rFonts w:hint="eastAsia" w:ascii="仿宋" w:hAnsi="仿宋" w:eastAsia="仿宋" w:cs="仿宋"/>
          <w:highlight w:val="none"/>
        </w:rPr>
        <w:t>10</w:t>
      </w:r>
      <w:r>
        <w:rPr>
          <w:rFonts w:hint="eastAsia" w:ascii="仿宋" w:hAnsi="仿宋" w:eastAsia="仿宋" w:cs="仿宋"/>
          <w:highlight w:val="none"/>
          <w:lang w:val="en-US" w:eastAsia="zh-CN"/>
        </w:rPr>
        <w:t>月</w:t>
      </w:r>
      <w:r>
        <w:rPr>
          <w:rFonts w:hint="eastAsia" w:ascii="仿宋" w:hAnsi="仿宋" w:eastAsia="仿宋" w:cs="仿宋"/>
          <w:highlight w:val="none"/>
        </w:rPr>
        <w:t>8</w:t>
      </w:r>
      <w:r>
        <w:rPr>
          <w:rFonts w:hint="eastAsia" w:ascii="仿宋" w:hAnsi="仿宋" w:eastAsia="仿宋" w:cs="仿宋"/>
          <w:highlight w:val="none"/>
          <w:lang w:val="en-US" w:eastAsia="zh-CN"/>
        </w:rPr>
        <w:t>日，</w:t>
      </w:r>
      <w:r>
        <w:rPr>
          <w:rFonts w:hint="eastAsia" w:ascii="仿宋" w:hAnsi="仿宋" w:eastAsia="仿宋" w:cs="仿宋"/>
          <w:highlight w:val="none"/>
        </w:rPr>
        <w:t>https://zfsg.gd.gov.cn/xxfb/ywsd/content/post_4506162.html</w:t>
      </w:r>
      <w:r>
        <w:rPr>
          <w:rFonts w:hint="eastAsia" w:ascii="仿宋" w:hAnsi="仿宋" w:eastAsia="仿宋" w:cs="仿宋"/>
          <w:highlight w:val="none"/>
          <w:lang w:eastAsia="zh-CN"/>
        </w:rPr>
        <w:t>。</w:t>
      </w:r>
    </w:p>
  </w:footnote>
  <w:footnote w:id="12">
    <w:p w14:paraId="0150C5B4">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none"/>
          <w:lang w:eastAsia="zh-CN"/>
        </w:rPr>
      </w:pPr>
      <w:r>
        <w:rPr>
          <w:rStyle w:val="8"/>
          <w:rFonts w:hint="eastAsia" w:ascii="仿宋" w:hAnsi="仿宋" w:eastAsia="仿宋" w:cs="仿宋"/>
          <w:highlight w:val="none"/>
        </w:rPr>
        <w:footnoteRef/>
      </w:r>
      <w:r>
        <w:rPr>
          <w:rFonts w:hint="eastAsia" w:ascii="仿宋" w:hAnsi="仿宋" w:eastAsia="仿宋" w:cs="仿宋"/>
          <w:highlight w:val="none"/>
        </w:rPr>
        <w:t xml:space="preserve"> </w:t>
      </w:r>
      <w:r>
        <w:rPr>
          <w:rFonts w:hint="eastAsia" w:ascii="仿宋" w:hAnsi="仿宋" w:eastAsia="仿宋" w:cs="仿宋"/>
          <w:highlight w:val="none"/>
          <w:lang w:eastAsia="zh-CN"/>
        </w:rPr>
        <w:t>《</w:t>
      </w:r>
      <w:r>
        <w:rPr>
          <w:rFonts w:hint="eastAsia" w:ascii="仿宋" w:hAnsi="仿宋" w:eastAsia="仿宋" w:cs="仿宋"/>
          <w:highlight w:val="none"/>
        </w:rPr>
        <w:t>北数所上线数据授权平台</w:t>
      </w:r>
      <w:r>
        <w:rPr>
          <w:rFonts w:hint="eastAsia" w:ascii="仿宋" w:hAnsi="仿宋" w:eastAsia="仿宋" w:cs="仿宋"/>
          <w:highlight w:val="none"/>
          <w:lang w:eastAsia="zh-CN"/>
        </w:rPr>
        <w:t>，</w:t>
      </w:r>
      <w:r>
        <w:rPr>
          <w:rFonts w:hint="eastAsia" w:ascii="仿宋" w:hAnsi="仿宋" w:eastAsia="仿宋" w:cs="仿宋"/>
          <w:highlight w:val="none"/>
        </w:rPr>
        <w:t>实现“我的数据我做主”</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载搜狐网</w:t>
      </w:r>
      <w:r>
        <w:rPr>
          <w:rFonts w:hint="eastAsia" w:ascii="仿宋" w:hAnsi="仿宋" w:eastAsia="仿宋" w:cs="仿宋"/>
          <w:highlight w:val="none"/>
        </w:rPr>
        <w:t>2023</w:t>
      </w:r>
      <w:r>
        <w:rPr>
          <w:rFonts w:hint="eastAsia" w:ascii="仿宋" w:hAnsi="仿宋" w:eastAsia="仿宋" w:cs="仿宋"/>
          <w:highlight w:val="none"/>
          <w:lang w:val="en-US" w:eastAsia="zh-CN"/>
        </w:rPr>
        <w:t>年</w:t>
      </w:r>
      <w:r>
        <w:rPr>
          <w:rFonts w:hint="eastAsia" w:ascii="仿宋" w:hAnsi="仿宋" w:eastAsia="仿宋" w:cs="仿宋"/>
          <w:highlight w:val="none"/>
        </w:rPr>
        <w:t>12</w:t>
      </w:r>
      <w:r>
        <w:rPr>
          <w:rFonts w:hint="eastAsia" w:ascii="仿宋" w:hAnsi="仿宋" w:eastAsia="仿宋" w:cs="仿宋"/>
          <w:highlight w:val="none"/>
          <w:lang w:val="en-US" w:eastAsia="zh-CN"/>
        </w:rPr>
        <w:t>月</w:t>
      </w:r>
      <w:r>
        <w:rPr>
          <w:rFonts w:hint="eastAsia" w:ascii="仿宋" w:hAnsi="仿宋" w:eastAsia="仿宋" w:cs="仿宋"/>
          <w:highlight w:val="none"/>
        </w:rPr>
        <w:t>3</w:t>
      </w:r>
      <w:r>
        <w:rPr>
          <w:rFonts w:hint="eastAsia" w:ascii="仿宋" w:hAnsi="仿宋" w:eastAsia="仿宋" w:cs="仿宋"/>
          <w:highlight w:val="none"/>
          <w:lang w:val="en-US" w:eastAsia="zh-CN"/>
        </w:rPr>
        <w:t>日，</w:t>
      </w:r>
      <w:r>
        <w:rPr>
          <w:rFonts w:hint="eastAsia" w:ascii="仿宋" w:hAnsi="仿宋" w:eastAsia="仿宋" w:cs="仿宋"/>
          <w:highlight w:val="none"/>
        </w:rPr>
        <w:t>https://www.sohu.com/a/740966028_121394207</w:t>
      </w:r>
      <w:r>
        <w:rPr>
          <w:rFonts w:hint="eastAsia" w:ascii="仿宋" w:hAnsi="仿宋" w:eastAsia="仿宋" w:cs="仿宋"/>
          <w:highlight w:val="none"/>
          <w:lang w:eastAsia="zh-CN"/>
        </w:rPr>
        <w:t>。</w:t>
      </w:r>
    </w:p>
  </w:footnote>
  <w:footnote w:id="13">
    <w:p w14:paraId="6D877B33">
      <w:pPr>
        <w:pStyle w:val="5"/>
        <w:snapToGrid w:val="0"/>
        <w:ind w:firstLine="360" w:firstLineChars="200"/>
        <w:rPr>
          <w:rFonts w:hint="eastAsia" w:ascii="仿宋" w:hAnsi="仿宋" w:eastAsia="仿宋" w:cs="仿宋"/>
          <w:highlight w:val="none"/>
        </w:rPr>
      </w:pPr>
      <w:r>
        <w:rPr>
          <w:rStyle w:val="7"/>
          <w:rFonts w:hint="eastAsia" w:ascii="仿宋" w:hAnsi="仿宋" w:eastAsia="仿宋" w:cs="仿宋"/>
          <w:highlight w:val="none"/>
          <w:vertAlign w:val="superscript"/>
        </w:rPr>
        <w:footnoteRef/>
      </w:r>
      <w:r>
        <w:rPr>
          <w:rFonts w:hint="eastAsia" w:ascii="仿宋" w:hAnsi="仿宋" w:eastAsia="仿宋" w:cs="仿宋"/>
          <w:highlight w:val="none"/>
        </w:rPr>
        <w:t xml:space="preserve"> 《数据经纪人能力成熟度评估模型》（T/CFEII0014-2023）第3.1条。</w:t>
      </w:r>
    </w:p>
  </w:footnote>
  <w:footnote w:id="14">
    <w:p w14:paraId="44518248">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刘子聪：《数据经纪人赋能数据要素交易的实践图景与风险规制》，载《深圳社会科学》2025年第1期。</w:t>
      </w:r>
    </w:p>
  </w:footnote>
  <w:footnote w:id="15">
    <w:p w14:paraId="15AF4CA4">
      <w:pPr>
        <w:pStyle w:val="5"/>
        <w:keepNext w:val="0"/>
        <w:keepLines w:val="0"/>
        <w:pageBreakBefore w:val="0"/>
        <w:widowControl w:val="0"/>
        <w:kinsoku/>
        <w:wordWrap/>
        <w:overflowPunct/>
        <w:topLinePunct w:val="0"/>
        <w:bidi w:val="0"/>
        <w:adjustRightInd/>
        <w:snapToGrid w:val="0"/>
        <w:ind w:firstLine="360" w:firstLineChars="200"/>
        <w:textAlignment w:val="auto"/>
        <w:rPr>
          <w:ins w:id="0" w:author="游刃鲤鱼" w:date="2025-08-29T16:04:33Z"/>
          <w:rFonts w:hint="eastAsia" w:ascii="仿宋" w:hAnsi="仿宋" w:eastAsia="仿宋" w:cs="仿宋"/>
        </w:rPr>
      </w:pPr>
      <w:ins w:id="1" w:author="游刃鲤鱼" w:date="2025-08-29T16:04:33Z">
        <w:r>
          <w:rPr>
            <w:rStyle w:val="8"/>
            <w:rFonts w:hint="eastAsia" w:ascii="仿宋" w:hAnsi="仿宋" w:eastAsia="仿宋" w:cs="仿宋"/>
          </w:rPr>
          <w:footnoteRef/>
        </w:r>
      </w:ins>
      <w:ins w:id="2" w:author="游刃鲤鱼" w:date="2025-08-29T16:04:33Z">
        <w:r>
          <w:rPr>
            <w:rFonts w:hint="eastAsia" w:ascii="仿宋" w:hAnsi="仿宋" w:eastAsia="仿宋" w:cs="仿宋"/>
          </w:rPr>
          <w:t xml:space="preserve"> 参见周小明：《信托制度：法理与实务》，中国法制出版社2012年</w:t>
        </w:r>
      </w:ins>
      <w:ins w:id="3" w:author="游刃鲤鱼" w:date="2025-08-29T16:04:33Z">
        <w:r>
          <w:rPr>
            <w:rFonts w:hint="eastAsia" w:ascii="仿宋" w:hAnsi="仿宋" w:eastAsia="仿宋" w:cs="仿宋"/>
            <w:lang w:val="en-US" w:eastAsia="zh-CN"/>
          </w:rPr>
          <w:t>版</w:t>
        </w:r>
      </w:ins>
      <w:ins w:id="4" w:author="游刃鲤鱼" w:date="2025-08-29T16:04:33Z">
        <w:r>
          <w:rPr>
            <w:rFonts w:hint="eastAsia" w:ascii="仿宋" w:hAnsi="仿宋" w:eastAsia="仿宋" w:cs="仿宋"/>
          </w:rPr>
          <w:t>，第99页。</w:t>
        </w:r>
      </w:ins>
    </w:p>
  </w:footnote>
  <w:footnote w:id="16">
    <w:p w14:paraId="4BF0E39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，第97页。</w:t>
      </w:r>
    </w:p>
  </w:footnote>
  <w:footnote w:id="17">
    <w:p w14:paraId="208A708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，第99页。</w:t>
      </w:r>
    </w:p>
  </w:footnote>
  <w:footnote w:id="18">
    <w:p w14:paraId="1E42D7B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徐化耿：《信义义务的一般理论及其在中国法上的展开》，</w:t>
      </w:r>
      <w:r>
        <w:rPr>
          <w:rFonts w:hint="eastAsia" w:ascii="仿宋" w:hAnsi="仿宋" w:eastAsia="仿宋" w:cs="仿宋"/>
          <w:lang w:val="en-US" w:eastAsia="zh-CN"/>
        </w:rPr>
        <w:t>载</w:t>
      </w:r>
      <w:r>
        <w:rPr>
          <w:rFonts w:hint="eastAsia" w:ascii="仿宋" w:hAnsi="仿宋" w:eastAsia="仿宋" w:cs="仿宋"/>
        </w:rPr>
        <w:t>《中外法学》2020年第6期。</w:t>
      </w:r>
    </w:p>
  </w:footnote>
  <w:footnote w:id="19">
    <w:p w14:paraId="009EF2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Jack M. Balkin</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Information Fiduciaries and the First Amendment</w:t>
      </w:r>
      <w:r>
        <w:rPr>
          <w:rFonts w:hint="eastAsia" w:ascii="仿宋" w:hAnsi="仿宋" w:eastAsia="仿宋" w:cs="仿宋"/>
          <w:i w:val="0"/>
          <w:iCs w:val="0"/>
          <w:lang w:val="en-US" w:eastAsia="zh-CN"/>
        </w:rPr>
        <w:t>,</w:t>
      </w:r>
      <w:r>
        <w:rPr>
          <w:rFonts w:hint="eastAsia" w:ascii="仿宋" w:hAnsi="仿宋" w:eastAsia="仿宋" w:cs="仿宋"/>
          <w:i w:val="0"/>
          <w:iCs w:val="0"/>
        </w:rPr>
        <w:t xml:space="preserve"> </w:t>
      </w:r>
      <w:r>
        <w:rPr>
          <w:rFonts w:hint="eastAsia" w:ascii="仿宋" w:hAnsi="仿宋" w:eastAsia="仿宋" w:cs="仿宋"/>
        </w:rPr>
        <w:t xml:space="preserve">U.C. Davis Law Review, </w:t>
      </w:r>
      <w:r>
        <w:rPr>
          <w:rFonts w:hint="eastAsia" w:ascii="仿宋" w:hAnsi="仿宋" w:eastAsia="仿宋" w:cs="仿宋"/>
          <w:lang w:val="en-US" w:eastAsia="zh-CN"/>
        </w:rPr>
        <w:t>Vol.</w:t>
      </w:r>
      <w:r>
        <w:rPr>
          <w:rFonts w:hint="eastAsia" w:ascii="仿宋" w:hAnsi="仿宋" w:eastAsia="仿宋" w:cs="仿宋"/>
        </w:rPr>
        <w:t>49</w:t>
      </w:r>
      <w:r>
        <w:rPr>
          <w:rFonts w:hint="eastAsia" w:ascii="仿宋" w:hAnsi="仿宋" w:eastAsia="仿宋" w:cs="仿宋"/>
          <w:lang w:val="en-US" w:eastAsia="zh-CN"/>
        </w:rPr>
        <w:t>:4, p.</w:t>
      </w:r>
      <w:r>
        <w:rPr>
          <w:rFonts w:hint="eastAsia" w:ascii="仿宋" w:hAnsi="仿宋" w:eastAsia="仿宋" w:cs="仿宋"/>
        </w:rPr>
        <w:t>1183-1234</w:t>
      </w:r>
      <w:r>
        <w:rPr>
          <w:rFonts w:hint="eastAsia" w:ascii="仿宋" w:hAnsi="仿宋" w:eastAsia="仿宋" w:cs="仿宋"/>
          <w:lang w:val="en-US" w:eastAsia="zh-CN"/>
        </w:rPr>
        <w:t>(2016).</w:t>
      </w:r>
    </w:p>
  </w:footnote>
  <w:footnote w:id="20">
    <w:p w14:paraId="50A8BC39">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刘鹏坤：《受信关系理论下的个人信息数据处理关系》，载《上海法学研究》2022年第5卷。</w:t>
      </w:r>
    </w:p>
  </w:footnote>
  <w:footnote w:id="21">
    <w:p w14:paraId="6A8A18F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冯果、鄢浩宇：《数据受托人信义义务的理论阐释与制度进路》，</w:t>
      </w:r>
      <w:r>
        <w:rPr>
          <w:rFonts w:hint="eastAsia" w:ascii="仿宋" w:hAnsi="仿宋" w:eastAsia="仿宋" w:cs="仿宋"/>
          <w:lang w:val="en-US" w:eastAsia="zh-CN"/>
        </w:rPr>
        <w:t>载</w:t>
      </w:r>
      <w:r>
        <w:rPr>
          <w:rFonts w:hint="eastAsia" w:ascii="仿宋" w:hAnsi="仿宋" w:eastAsia="仿宋" w:cs="仿宋"/>
        </w:rPr>
        <w:t>《财经法学》2024年第2期。</w:t>
      </w:r>
    </w:p>
  </w:footnote>
  <w:footnote w:id="22">
    <w:p w14:paraId="70EA9E6E">
      <w:pPr>
        <w:pStyle w:val="5"/>
        <w:snapToGrid w:val="0"/>
        <w:ind w:firstLine="360" w:firstLineChars="200"/>
        <w:rPr>
          <w:ins w:id="5" w:author="游刃鲤鱼" w:date="2025-08-30T20:26:39Z"/>
          <w:rFonts w:hint="eastAsia" w:ascii="仿宋" w:hAnsi="仿宋" w:eastAsia="仿宋" w:cs="仿宋"/>
        </w:rPr>
      </w:pPr>
      <w:ins w:id="6" w:author="游刃鲤鱼" w:date="2025-08-30T20:26:39Z">
        <w:r>
          <w:rPr>
            <w:rFonts w:hint="eastAsia" w:ascii="仿宋" w:hAnsi="仿宋" w:eastAsia="仿宋" w:cs="仿宋"/>
            <w:vertAlign w:val="superscript"/>
          </w:rPr>
          <w:footnoteRef/>
        </w:r>
      </w:ins>
      <w:ins w:id="7" w:author="游刃鲤鱼" w:date="2025-08-30T20:26:39Z">
        <w:r>
          <w:rPr>
            <w:rFonts w:hint="eastAsia" w:ascii="仿宋" w:hAnsi="仿宋" w:eastAsia="仿宋" w:cs="仿宋"/>
          </w:rPr>
          <w:t xml:space="preserve"> </w:t>
        </w:r>
      </w:ins>
      <w:ins w:id="8" w:author="游刃鲤鱼" w:date="2025-08-30T20:26:47Z">
        <w:r>
          <w:rPr>
            <w:rFonts w:hint="eastAsia" w:ascii="仿宋" w:hAnsi="仿宋" w:eastAsia="仿宋" w:cs="仿宋"/>
          </w:rPr>
          <w:t xml:space="preserve">Lina M. Khan &amp; David E. Pozen, </w:t>
        </w:r>
      </w:ins>
      <w:ins w:id="9" w:author="游刃鲤鱼" w:date="2025-08-30T20:26:47Z">
        <w:r>
          <w:rPr>
            <w:rFonts w:hint="eastAsia" w:ascii="仿宋" w:hAnsi="仿宋" w:eastAsia="仿宋" w:cs="仿宋"/>
            <w:i/>
            <w:iCs/>
            <w:rPrChange w:id="10" w:author="游刃鲤鱼" w:date="2025-08-30T20:27:04Z">
              <w:rPr>
                <w:rFonts w:hint="eastAsia" w:ascii="仿宋" w:hAnsi="仿宋" w:eastAsia="仿宋" w:cs="仿宋"/>
              </w:rPr>
            </w:rPrChange>
          </w:rPr>
          <w:t>A Skeptical View of Information Fiduciaries</w:t>
        </w:r>
      </w:ins>
      <w:ins w:id="12" w:author="游刃鲤鱼" w:date="2025-08-30T20:26:47Z">
        <w:r>
          <w:rPr>
            <w:rFonts w:hint="eastAsia" w:ascii="仿宋" w:hAnsi="仿宋" w:eastAsia="仿宋" w:cs="仿宋"/>
          </w:rPr>
          <w:t>, Harvard Law Review</w:t>
        </w:r>
      </w:ins>
      <w:ins w:id="13" w:author="游刃鲤鱼" w:date="2025-08-30T20:30:32Z">
        <w:r>
          <w:rPr>
            <w:rFonts w:hint="eastAsia" w:ascii="仿宋" w:hAnsi="仿宋" w:eastAsia="仿宋" w:cs="仿宋"/>
            <w:lang w:val="en-US" w:eastAsia="zh-CN"/>
          </w:rPr>
          <w:t>,Vol.133:2,</w:t>
        </w:r>
      </w:ins>
      <w:ins w:id="14" w:author="游刃鲤鱼" w:date="2025-08-30T20:30:39Z">
        <w:r>
          <w:rPr>
            <w:rFonts w:hint="eastAsia" w:ascii="仿宋" w:hAnsi="仿宋" w:eastAsia="仿宋" w:cs="仿宋"/>
            <w:lang w:val="en-US" w:eastAsia="zh-CN"/>
          </w:rPr>
          <w:t xml:space="preserve"> </w:t>
        </w:r>
      </w:ins>
      <w:ins w:id="15" w:author="游刃鲤鱼" w:date="2025-08-30T20:30:38Z">
        <w:r>
          <w:rPr>
            <w:rFonts w:hint="eastAsia" w:ascii="仿宋" w:hAnsi="仿宋" w:eastAsia="仿宋" w:cs="仿宋"/>
            <w:lang w:val="en-US" w:eastAsia="zh-CN"/>
          </w:rPr>
          <w:t>p</w:t>
        </w:r>
      </w:ins>
      <w:ins w:id="16" w:author="游刃鲤鱼" w:date="2025-08-30T20:30:40Z">
        <w:r>
          <w:rPr>
            <w:rFonts w:hint="eastAsia" w:ascii="仿宋" w:hAnsi="仿宋" w:eastAsia="仿宋" w:cs="仿宋"/>
            <w:lang w:val="en-US" w:eastAsia="zh-CN"/>
          </w:rPr>
          <w:t>.</w:t>
        </w:r>
      </w:ins>
      <w:ins w:id="17" w:author="游刃鲤鱼" w:date="2025-08-30T20:26:47Z">
        <w:r>
          <w:rPr>
            <w:rFonts w:hint="eastAsia" w:ascii="仿宋" w:hAnsi="仿宋" w:eastAsia="仿宋" w:cs="仿宋"/>
          </w:rPr>
          <w:t>497</w:t>
        </w:r>
      </w:ins>
      <w:ins w:id="18" w:author="游刃鲤鱼" w:date="2025-08-30T20:30:49Z">
        <w:r>
          <w:rPr>
            <w:rFonts w:hint="eastAsia" w:ascii="仿宋" w:hAnsi="仿宋" w:eastAsia="仿宋" w:cs="仿宋"/>
            <w:lang w:val="en-US" w:eastAsia="zh-CN"/>
          </w:rPr>
          <w:t>-</w:t>
        </w:r>
      </w:ins>
      <w:ins w:id="19" w:author="游刃鲤鱼" w:date="2025-08-30T20:31:20Z">
        <w:r>
          <w:rPr>
            <w:rFonts w:hint="eastAsia" w:ascii="仿宋" w:hAnsi="仿宋" w:eastAsia="仿宋" w:cs="仿宋"/>
            <w:lang w:val="en-US" w:eastAsia="zh-CN"/>
          </w:rPr>
          <w:t>541</w:t>
        </w:r>
      </w:ins>
      <w:ins w:id="20" w:author="游刃鲤鱼" w:date="2025-08-30T20:26:47Z">
        <w:r>
          <w:rPr>
            <w:rFonts w:hint="eastAsia" w:ascii="仿宋" w:hAnsi="仿宋" w:eastAsia="仿宋" w:cs="仿宋"/>
          </w:rPr>
          <w:t>(2019).</w:t>
        </w:r>
      </w:ins>
    </w:p>
  </w:footnote>
  <w:footnote w:id="23">
    <w:p w14:paraId="7AD5E08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Jack M. Balkin, </w:t>
      </w:r>
      <w:r>
        <w:rPr>
          <w:rFonts w:hint="eastAsia" w:ascii="仿宋" w:hAnsi="仿宋" w:eastAsia="仿宋" w:cs="仿宋"/>
          <w:i/>
          <w:iCs/>
        </w:rPr>
        <w:t>The Fiduciary Model of Privacy</w:t>
      </w:r>
      <w:r>
        <w:rPr>
          <w:rFonts w:hint="eastAsia" w:ascii="仿宋" w:hAnsi="仿宋" w:eastAsia="仿宋" w:cs="仿宋"/>
        </w:rPr>
        <w:t>, Harvard Law Review Forum, Vol.</w:t>
      </w:r>
      <w:r>
        <w:rPr>
          <w:rFonts w:hint="eastAsia" w:ascii="仿宋" w:hAnsi="仿宋" w:eastAsia="仿宋" w:cs="仿宋"/>
          <w:lang w:val="en-US" w:eastAsia="zh-CN"/>
        </w:rPr>
        <w:t>134:2</w:t>
      </w:r>
      <w:r>
        <w:rPr>
          <w:rFonts w:hint="eastAsia" w:ascii="仿宋" w:hAnsi="仿宋" w:eastAsia="仿宋" w:cs="仿宋"/>
        </w:rPr>
        <w:t>, p. 11-33</w:t>
      </w:r>
      <w:r>
        <w:rPr>
          <w:rFonts w:hint="eastAsia" w:ascii="仿宋" w:hAnsi="仿宋" w:eastAsia="仿宋" w:cs="仿宋"/>
          <w:lang w:val="en-US" w:eastAsia="zh-CN"/>
        </w:rPr>
        <w:t>(2020)</w:t>
      </w:r>
      <w:r>
        <w:rPr>
          <w:rFonts w:hint="eastAsia" w:ascii="仿宋" w:hAnsi="仿宋" w:eastAsia="仿宋" w:cs="仿宋"/>
        </w:rPr>
        <w:t>.</w:t>
      </w:r>
    </w:p>
  </w:footnote>
  <w:footnote w:id="24">
    <w:p w14:paraId="6BCA9808">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参见邢会强：《数据控制者的信义义务理论质疑》，</w:t>
      </w:r>
      <w:r>
        <w:rPr>
          <w:rFonts w:hint="eastAsia" w:ascii="仿宋" w:hAnsi="仿宋" w:eastAsia="仿宋" w:cs="仿宋"/>
          <w:lang w:val="en-US" w:eastAsia="zh-CN"/>
        </w:rPr>
        <w:t>载</w:t>
      </w:r>
      <w:r>
        <w:rPr>
          <w:rFonts w:hint="eastAsia" w:ascii="仿宋" w:hAnsi="仿宋" w:eastAsia="仿宋" w:cs="仿宋"/>
        </w:rPr>
        <w:t>《法制与社会发展》2021年第4期。</w:t>
      </w:r>
    </w:p>
  </w:footnote>
  <w:footnote w:id="25">
    <w:p w14:paraId="1C5A9A2E">
      <w:pPr>
        <w:pStyle w:val="5"/>
        <w:keepNext w:val="0"/>
        <w:keepLines w:val="0"/>
        <w:pageBreakBefore w:val="0"/>
        <w:widowControl w:val="0"/>
        <w:kinsoku/>
        <w:wordWrap/>
        <w:overflowPunct/>
        <w:topLinePunct w:val="0"/>
        <w:bidi w:val="0"/>
        <w:adjustRightInd/>
        <w:snapToGrid w:val="0"/>
        <w:ind w:firstLine="360" w:firstLineChars="200"/>
        <w:textAlignment w:val="auto"/>
        <w:rPr>
          <w:rFonts w:hint="default"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Jack M. Balkin, Information Fiduciaries and the First Amendment, U.C. Davis Law Review, Vol.49:4, p.1183-1234(2016).</w:t>
      </w:r>
    </w:p>
  </w:footnote>
  <w:footnote w:id="26">
    <w:p w14:paraId="2198654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参见梅贻哲、董新义：《个人数据信托的方案建构：基于利益平衡的数据治理》，</w:t>
      </w:r>
      <w:r>
        <w:rPr>
          <w:rFonts w:hint="eastAsia" w:ascii="仿宋" w:hAnsi="仿宋" w:eastAsia="仿宋" w:cs="仿宋"/>
          <w:lang w:val="en-US" w:eastAsia="zh-CN"/>
        </w:rPr>
        <w:t>载</w:t>
      </w:r>
      <w:r>
        <w:rPr>
          <w:rFonts w:hint="eastAsia" w:ascii="仿宋" w:hAnsi="仿宋" w:eastAsia="仿宋" w:cs="仿宋"/>
        </w:rPr>
        <w:t>《南方金融》2024年第8期。</w:t>
      </w:r>
    </w:p>
  </w:footnote>
  <w:footnote w:id="27">
    <w:p w14:paraId="6BE7B20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丁晓东</w:t>
      </w:r>
      <w:r>
        <w:rPr>
          <w:rFonts w:hint="eastAsia" w:ascii="仿宋" w:hAnsi="仿宋" w:eastAsia="仿宋" w:cs="仿宋"/>
          <w:lang w:eastAsia="zh-CN"/>
        </w:rPr>
        <w:t>：《</w:t>
      </w:r>
      <w:r>
        <w:rPr>
          <w:rFonts w:hint="eastAsia" w:ascii="仿宋" w:hAnsi="仿宋" w:eastAsia="仿宋" w:cs="仿宋"/>
        </w:rPr>
        <w:t>隐私政策的多维解读：告知同意性质的反思与制度重构</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现代法学</w:t>
      </w:r>
      <w:r>
        <w:rPr>
          <w:rFonts w:hint="eastAsia" w:ascii="仿宋" w:hAnsi="仿宋" w:eastAsia="仿宋" w:cs="仿宋"/>
          <w:lang w:eastAsia="zh-CN"/>
        </w:rPr>
        <w:t>》</w:t>
      </w:r>
      <w:r>
        <w:rPr>
          <w:rFonts w:hint="eastAsia" w:ascii="仿宋" w:hAnsi="仿宋" w:eastAsia="仿宋" w:cs="仿宋"/>
        </w:rPr>
        <w:t>2023</w:t>
      </w:r>
      <w:r>
        <w:rPr>
          <w:rFonts w:hint="eastAsia" w:ascii="仿宋" w:hAnsi="仿宋" w:eastAsia="仿宋" w:cs="仿宋"/>
          <w:lang w:val="en-US" w:eastAsia="zh-CN"/>
        </w:rPr>
        <w:t>年第</w:t>
      </w:r>
      <w:r>
        <w:rPr>
          <w:rFonts w:hint="eastAsia" w:ascii="仿宋" w:hAnsi="仿宋" w:eastAsia="仿宋" w:cs="仿宋"/>
        </w:rPr>
        <w:t>1</w:t>
      </w:r>
      <w:r>
        <w:rPr>
          <w:rFonts w:hint="eastAsia" w:ascii="仿宋" w:hAnsi="仿宋" w:eastAsia="仿宋" w:cs="仿宋"/>
          <w:lang w:val="en-US" w:eastAsia="zh-CN"/>
        </w:rPr>
        <w:t>期。</w:t>
      </w:r>
    </w:p>
  </w:footnote>
  <w:footnote w:id="28">
    <w:p w14:paraId="6B97E004">
      <w:pPr>
        <w:pStyle w:val="5"/>
        <w:snapToGrid w:val="0"/>
        <w:ind w:firstLine="360" w:firstLineChars="200"/>
        <w:rPr>
          <w:rFonts w:hint="default" w:ascii="仿宋" w:hAnsi="仿宋" w:eastAsia="仿宋" w:cs="仿宋"/>
          <w:rPrChange w:id="22" w:author="游刃鲤鱼" w:date="2025-08-30T20:05:30Z">
            <w:rPr/>
          </w:rPrChange>
        </w:rPr>
        <w:pPrChange w:id="21" w:author="游刃鲤鱼" w:date="2025-08-30T20:05:30Z">
          <w:pPr>
            <w:pStyle w:val="5"/>
            <w:snapToGrid w:val="0"/>
          </w:pPr>
        </w:pPrChange>
      </w:pPr>
      <w:ins w:id="23" w:author="游刃鲤鱼" w:date="2025-08-30T20:05:24Z">
        <w:r>
          <w:rPr>
            <w:rFonts w:hint="eastAsia" w:ascii="仿宋" w:hAnsi="仿宋" w:eastAsia="仿宋" w:cs="仿宋"/>
            <w:vertAlign w:val="superscript"/>
            <w:rPrChange w:id="24" w:author="游刃鲤鱼" w:date="2025-08-30T20:05:33Z">
              <w:rPr>
                <w:rStyle w:val="8"/>
              </w:rPr>
            </w:rPrChange>
          </w:rPr>
          <w:footnoteRef/>
        </w:r>
      </w:ins>
      <w:ins w:id="26" w:author="游刃鲤鱼" w:date="2025-08-30T20:05:24Z">
        <w:r>
          <w:rPr>
            <w:rFonts w:hint="eastAsia" w:ascii="仿宋" w:hAnsi="仿宋" w:eastAsia="仿宋" w:cs="仿宋"/>
            <w:rPrChange w:id="27" w:author="游刃鲤鱼" w:date="2025-08-30T20:05:30Z">
              <w:rPr/>
            </w:rPrChange>
          </w:rPr>
          <w:t xml:space="preserve"> </w:t>
        </w:r>
      </w:ins>
      <w:ins w:id="29" w:author="游刃鲤鱼" w:date="2025-08-30T20:08:01Z">
        <w:r>
          <w:rPr>
            <w:rFonts w:hint="eastAsia" w:ascii="仿宋" w:hAnsi="仿宋" w:eastAsia="仿宋" w:cs="仿宋"/>
            <w:i/>
            <w:iCs/>
            <w:lang w:val="en-US" w:eastAsia="zh-CN"/>
          </w:rPr>
          <w:t>Defining a 'data trust'</w:t>
        </w:r>
      </w:ins>
      <w:ins w:id="30" w:author="游刃鲤鱼" w:date="2025-08-30T20:06:58Z">
        <w:r>
          <w:rPr>
            <w:rFonts w:hint="eastAsia" w:ascii="仿宋" w:hAnsi="仿宋" w:eastAsia="仿宋" w:cs="仿宋"/>
            <w:lang w:val="en-US" w:eastAsia="zh-CN"/>
          </w:rPr>
          <w:t>,</w:t>
        </w:r>
      </w:ins>
      <w:ins w:id="31" w:author="游刃鲤鱼" w:date="2025-08-30T20:11:00Z">
        <w:r>
          <w:rPr>
            <w:rFonts w:hint="eastAsia" w:ascii="仿宋" w:hAnsi="仿宋" w:eastAsia="仿宋" w:cs="仿宋"/>
            <w:lang w:val="en-US" w:eastAsia="zh-CN"/>
          </w:rPr>
          <w:t xml:space="preserve"> </w:t>
        </w:r>
      </w:ins>
      <w:ins w:id="32" w:author="游刃鲤鱼" w:date="2025-08-30T20:11:01Z">
        <w:r>
          <w:rPr>
            <w:rFonts w:hint="eastAsia" w:ascii="仿宋" w:hAnsi="仿宋" w:eastAsia="仿宋" w:cs="仿宋"/>
            <w:lang w:val="en-US" w:eastAsia="zh-CN"/>
          </w:rPr>
          <w:t>ODI</w:t>
        </w:r>
      </w:ins>
      <w:ins w:id="33" w:author="游刃鲤鱼" w:date="2025-08-30T20:09:59Z">
        <w:r>
          <w:rPr>
            <w:rFonts w:hint="eastAsia" w:ascii="仿宋" w:hAnsi="仿宋" w:eastAsia="仿宋" w:cs="仿宋"/>
            <w:lang w:val="en-US" w:eastAsia="zh-CN"/>
          </w:rPr>
          <w:t>(</w:t>
        </w:r>
      </w:ins>
      <w:ins w:id="34" w:author="游刃鲤鱼" w:date="2025-08-30T20:10:01Z">
        <w:r>
          <w:rPr>
            <w:rFonts w:hint="eastAsia" w:ascii="仿宋" w:hAnsi="仿宋" w:eastAsia="仿宋" w:cs="仿宋"/>
            <w:lang w:val="en-US" w:eastAsia="zh-CN"/>
          </w:rPr>
          <w:t>Oct</w:t>
        </w:r>
      </w:ins>
      <w:ins w:id="35" w:author="游刃鲤鱼" w:date="2025-08-30T20:10:11Z">
        <w:r>
          <w:rPr>
            <w:rFonts w:hint="eastAsia" w:ascii="仿宋" w:hAnsi="仿宋" w:eastAsia="仿宋" w:cs="仿宋"/>
            <w:lang w:val="en-US" w:eastAsia="zh-CN"/>
          </w:rPr>
          <w:t>.</w:t>
        </w:r>
      </w:ins>
      <w:ins w:id="36" w:author="游刃鲤鱼" w:date="2025-08-30T20:10:01Z">
        <w:r>
          <w:rPr>
            <w:rFonts w:hint="eastAsia" w:ascii="仿宋" w:hAnsi="仿宋" w:eastAsia="仿宋" w:cs="仿宋"/>
            <w:lang w:val="en-US" w:eastAsia="zh-CN"/>
          </w:rPr>
          <w:t xml:space="preserve"> 19, 2018</w:t>
        </w:r>
      </w:ins>
      <w:ins w:id="37" w:author="游刃鲤鱼" w:date="2025-08-30T20:10:00Z">
        <w:r>
          <w:rPr>
            <w:rFonts w:hint="eastAsia" w:ascii="仿宋" w:hAnsi="仿宋" w:eastAsia="仿宋" w:cs="仿宋"/>
            <w:lang w:val="en-US" w:eastAsia="zh-CN"/>
          </w:rPr>
          <w:t>)</w:t>
        </w:r>
      </w:ins>
      <w:ins w:id="38" w:author="游刃鲤鱼" w:date="2025-08-30T20:10:17Z">
        <w:r>
          <w:rPr>
            <w:rFonts w:hint="eastAsia" w:ascii="仿宋" w:hAnsi="仿宋" w:eastAsia="仿宋" w:cs="仿宋"/>
            <w:lang w:val="en-US" w:eastAsia="zh-CN"/>
          </w:rPr>
          <w:t>,</w:t>
        </w:r>
      </w:ins>
      <w:ins w:id="39" w:author="游刃鲤鱼" w:date="2025-08-30T20:10:22Z">
        <w:r>
          <w:rPr>
            <w:rFonts w:hint="eastAsia" w:ascii="仿宋" w:hAnsi="仿宋" w:eastAsia="仿宋" w:cs="仿宋"/>
            <w:lang w:val="en-US" w:eastAsia="zh-CN"/>
          </w:rPr>
          <w:t>https://theodi.org/insights/explainers/defining-a-data-trust/</w:t>
        </w:r>
      </w:ins>
      <w:ins w:id="40" w:author="游刃鲤鱼" w:date="2025-08-30T20:10:25Z">
        <w:r>
          <w:rPr>
            <w:rFonts w:hint="eastAsia" w:ascii="仿宋" w:hAnsi="仿宋" w:eastAsia="仿宋" w:cs="仿宋"/>
            <w:lang w:val="en-US" w:eastAsia="zh-CN"/>
          </w:rPr>
          <w:t>.</w:t>
        </w:r>
      </w:ins>
    </w:p>
  </w:footnote>
  <w:footnote w:id="29">
    <w:p w14:paraId="733B0EF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lang w:val="en-US" w:eastAsia="zh-CN"/>
        </w:rPr>
      </w:pPr>
      <w:r>
        <w:rPr>
          <w:rStyle w:val="8"/>
          <w:rFonts w:hint="eastAsia" w:ascii="仿宋" w:hAnsi="仿宋" w:eastAsia="仿宋" w:cs="仿宋"/>
        </w:rPr>
        <w:footnoteRef/>
      </w:r>
      <w:r>
        <w:rPr>
          <w:rFonts w:hint="eastAsia" w:ascii="仿宋" w:hAnsi="仿宋" w:eastAsia="仿宋" w:cs="仿宋"/>
        </w:rPr>
        <w:t xml:space="preserve"> Sylvie Delacroix &amp;Neil D. Lawrence</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rPr>
        <w:t>Bottom-up Data Trusts: Disturbing the 'One Size Fits All' Approach to Data Governance</w:t>
      </w:r>
      <w:r>
        <w:rPr>
          <w:rFonts w:hint="eastAsia" w:ascii="仿宋" w:hAnsi="仿宋" w:eastAsia="仿宋" w:cs="仿宋"/>
          <w:lang w:val="en-US" w:eastAsia="zh-CN"/>
        </w:rPr>
        <w:t>,</w:t>
      </w:r>
      <w:r>
        <w:rPr>
          <w:rFonts w:hint="eastAsia" w:ascii="仿宋" w:hAnsi="仿宋" w:eastAsia="仿宋" w:cs="仿宋"/>
        </w:rPr>
        <w:t xml:space="preserve"> International Data Privacy Law, </w:t>
      </w:r>
      <w:r>
        <w:rPr>
          <w:rFonts w:hint="eastAsia" w:ascii="仿宋" w:hAnsi="仿宋" w:eastAsia="仿宋" w:cs="仿宋"/>
          <w:lang w:val="en-US" w:eastAsia="zh-CN"/>
        </w:rPr>
        <w:t>Vol:</w:t>
      </w:r>
      <w:r>
        <w:rPr>
          <w:rFonts w:hint="eastAsia" w:ascii="仿宋" w:hAnsi="仿宋" w:eastAsia="仿宋" w:cs="仿宋"/>
        </w:rPr>
        <w:t>9:</w:t>
      </w:r>
      <w:r>
        <w:rPr>
          <w:rFonts w:hint="eastAsia" w:ascii="仿宋" w:hAnsi="仿宋" w:eastAsia="仿宋" w:cs="仿宋"/>
          <w:lang w:val="en-US" w:eastAsia="zh-CN"/>
        </w:rPr>
        <w:t>4</w:t>
      </w:r>
      <w:r>
        <w:rPr>
          <w:rFonts w:hint="eastAsia" w:ascii="仿宋" w:hAnsi="仿宋" w:eastAsia="仿宋" w:cs="仿宋"/>
        </w:rPr>
        <w:t xml:space="preserve"> </w:t>
      </w:r>
      <w:r>
        <w:rPr>
          <w:rFonts w:hint="eastAsia" w:ascii="仿宋" w:hAnsi="仿宋" w:eastAsia="仿宋" w:cs="仿宋"/>
          <w:lang w:val="en-US" w:eastAsia="zh-CN"/>
        </w:rPr>
        <w:t>, p.</w:t>
      </w:r>
      <w:r>
        <w:rPr>
          <w:rFonts w:hint="eastAsia" w:ascii="仿宋" w:hAnsi="仿宋" w:eastAsia="仿宋" w:cs="仿宋"/>
        </w:rPr>
        <w:t>236-252</w:t>
      </w:r>
      <w:r>
        <w:rPr>
          <w:rFonts w:hint="eastAsia" w:ascii="仿宋" w:hAnsi="仿宋" w:eastAsia="仿宋" w:cs="仿宋"/>
          <w:lang w:val="en-US" w:eastAsia="zh-CN"/>
        </w:rPr>
        <w:t>(2019).</w:t>
      </w:r>
    </w:p>
  </w:footnote>
  <w:footnote w:id="30">
    <w:p w14:paraId="031893FC">
      <w:pPr>
        <w:pStyle w:val="5"/>
        <w:snapToGrid w:val="0"/>
        <w:ind w:firstLine="360" w:firstLineChars="200"/>
        <w:rPr>
          <w:rFonts w:hint="default" w:ascii="仿宋" w:hAnsi="仿宋" w:eastAsia="仿宋" w:cs="仿宋"/>
          <w:rPrChange w:id="42" w:author="游刃鲤鱼" w:date="2025-08-30T20:17:40Z">
            <w:rPr/>
          </w:rPrChange>
        </w:rPr>
        <w:pPrChange w:id="41" w:author="游刃鲤鱼" w:date="2025-08-30T20:18:22Z">
          <w:pPr>
            <w:pStyle w:val="5"/>
            <w:snapToGrid w:val="0"/>
          </w:pPr>
        </w:pPrChange>
      </w:pPr>
      <w:ins w:id="43" w:author="游刃鲤鱼" w:date="2025-08-30T20:17:33Z">
        <w:r>
          <w:rPr>
            <w:rFonts w:hint="eastAsia" w:ascii="仿宋" w:hAnsi="仿宋" w:eastAsia="仿宋" w:cs="仿宋"/>
            <w:vertAlign w:val="superscript"/>
            <w:rPrChange w:id="44" w:author="游刃鲤鱼" w:date="2025-08-30T20:17:43Z">
              <w:rPr>
                <w:rStyle w:val="8"/>
              </w:rPr>
            </w:rPrChange>
          </w:rPr>
          <w:footnoteRef/>
        </w:r>
      </w:ins>
      <w:ins w:id="46" w:author="游刃鲤鱼" w:date="2025-08-30T20:17:33Z">
        <w:r>
          <w:rPr>
            <w:rFonts w:hint="eastAsia" w:ascii="仿宋" w:hAnsi="仿宋" w:eastAsia="仿宋" w:cs="仿宋"/>
            <w:rPrChange w:id="47" w:author="游刃鲤鱼" w:date="2025-08-30T20:17:40Z">
              <w:rPr/>
            </w:rPrChange>
          </w:rPr>
          <w:t xml:space="preserve"> </w:t>
        </w:r>
      </w:ins>
      <w:ins w:id="49" w:author="游刃鲤鱼" w:date="2025-08-30T20:17:45Z">
        <w:r>
          <w:rPr>
            <w:rFonts w:hint="eastAsia" w:ascii="仿宋" w:hAnsi="仿宋" w:eastAsia="仿宋" w:cs="仿宋"/>
          </w:rPr>
          <w:t xml:space="preserve">Kieron O`Hara, </w:t>
        </w:r>
      </w:ins>
      <w:ins w:id="50" w:author="游刃鲤鱼" w:date="2025-08-30T20:17:45Z">
        <w:r>
          <w:rPr>
            <w:rFonts w:hint="eastAsia" w:ascii="仿宋" w:hAnsi="仿宋" w:eastAsia="仿宋" w:cs="仿宋"/>
            <w:i/>
            <w:iCs/>
            <w:rPrChange w:id="51" w:author="游刃鲤鱼" w:date="2025-08-30T20:17:50Z">
              <w:rPr>
                <w:rFonts w:hint="eastAsia" w:ascii="仿宋" w:hAnsi="仿宋" w:eastAsia="仿宋" w:cs="仿宋"/>
              </w:rPr>
            </w:rPrChange>
          </w:rPr>
          <w:t>Data Trusts：Ethics, Architecture and Governance for Trustworthy Data Stewardship</w:t>
        </w:r>
      </w:ins>
      <w:ins w:id="53" w:author="游刃鲤鱼" w:date="2025-08-30T20:17:45Z">
        <w:r>
          <w:rPr>
            <w:rFonts w:hint="eastAsia" w:ascii="仿宋" w:hAnsi="仿宋" w:eastAsia="仿宋" w:cs="仿宋"/>
          </w:rPr>
          <w:t>,</w:t>
        </w:r>
      </w:ins>
      <w:ins w:id="54" w:author="游刃鲤鱼" w:date="2025-08-30T20:17:52Z">
        <w:r>
          <w:rPr>
            <w:rFonts w:hint="eastAsia" w:ascii="仿宋" w:hAnsi="仿宋" w:eastAsia="仿宋" w:cs="仿宋"/>
            <w:lang w:val="en-US" w:eastAsia="zh-CN"/>
          </w:rPr>
          <w:t xml:space="preserve"> </w:t>
        </w:r>
      </w:ins>
      <w:ins w:id="55" w:author="游刃鲤鱼" w:date="2025-08-30T20:21:54Z">
        <w:r>
          <w:rPr>
            <w:rFonts w:hint="eastAsia" w:ascii="仿宋" w:hAnsi="仿宋" w:eastAsia="仿宋" w:cs="仿宋"/>
            <w:lang w:val="en-US" w:eastAsia="zh-CN"/>
          </w:rPr>
          <w:t>University of Southampton</w:t>
        </w:r>
      </w:ins>
      <w:ins w:id="56" w:author="游刃鲤鱼" w:date="2025-08-30T20:18:17Z">
        <w:r>
          <w:rPr>
            <w:rFonts w:hint="eastAsia" w:ascii="仿宋" w:hAnsi="仿宋" w:eastAsia="仿宋" w:cs="仿宋"/>
            <w:lang w:val="en-US" w:eastAsia="zh-CN"/>
          </w:rPr>
          <w:t>(13 February 2019)</w:t>
        </w:r>
      </w:ins>
      <w:ins w:id="57" w:author="游刃鲤鱼" w:date="2025-08-30T20:21:28Z">
        <w:r>
          <w:rPr>
            <w:rFonts w:hint="eastAsia" w:ascii="仿宋" w:hAnsi="仿宋" w:eastAsia="仿宋" w:cs="仿宋"/>
            <w:lang w:val="en-US" w:eastAsia="zh-CN"/>
          </w:rPr>
          <w:t>,</w:t>
        </w:r>
      </w:ins>
      <w:ins w:id="58" w:author="游刃鲤鱼" w:date="2025-08-30T20:21:24Z">
        <w:r>
          <w:rPr>
            <w:rFonts w:hint="eastAsia" w:ascii="仿宋" w:hAnsi="仿宋" w:eastAsia="仿宋" w:cs="仿宋"/>
            <w:lang w:val="en-US" w:eastAsia="zh-CN"/>
          </w:rPr>
          <w:t>https://www.southampton.ac.uk/</w:t>
        </w:r>
      </w:ins>
      <w:ins w:id="59" w:author="游刃鲤鱼" w:date="2025-08-30T20:21:26Z">
        <w:r>
          <w:rPr>
            <w:rFonts w:hint="eastAsia" w:ascii="仿宋" w:hAnsi="仿宋" w:eastAsia="仿宋" w:cs="仿宋"/>
            <w:lang w:val="en-US" w:eastAsia="zh-CN"/>
          </w:rPr>
          <w:t>.</w:t>
        </w:r>
      </w:ins>
    </w:p>
  </w:footnote>
  <w:footnote w:id="31">
    <w:p w14:paraId="5C59945A">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孙宏臣：《数据信托的困境与出路——权宜之计抑或制度创新》，载《经贸法律评论》2022年第3期。</w:t>
      </w:r>
    </w:p>
  </w:footnote>
  <w:footnote w:id="32">
    <w:p w14:paraId="69E87A05">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杨灵丽：《英美数据信托机制述评》，载中国法院网2025年6月20日，https://www.chinacourt.org/article/detail/2025/06/id/8874990.shtml。</w:t>
      </w:r>
    </w:p>
  </w:footnote>
  <w:footnote w:id="33">
    <w:p w14:paraId="76BC31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陈宇超</w:t>
      </w:r>
      <w:r>
        <w:rPr>
          <w:rFonts w:hint="eastAsia" w:ascii="仿宋" w:hAnsi="仿宋" w:eastAsia="仿宋" w:cs="仿宋"/>
          <w:lang w:eastAsia="zh-CN"/>
        </w:rPr>
        <w:t>：《</w:t>
      </w:r>
      <w:r>
        <w:rPr>
          <w:rFonts w:hint="eastAsia" w:ascii="仿宋" w:hAnsi="仿宋" w:eastAsia="仿宋" w:cs="仿宋"/>
        </w:rPr>
        <w:t>构建罕见病数据信托的中国方案——以制定</w:t>
      </w:r>
      <w:r>
        <w:rPr>
          <w:rFonts w:hint="eastAsia" w:ascii="仿宋" w:hAnsi="仿宋" w:eastAsia="仿宋" w:cs="仿宋"/>
          <w:lang w:val="en-US" w:eastAsia="zh-CN"/>
        </w:rPr>
        <w:t>〈</w:t>
      </w:r>
      <w:r>
        <w:rPr>
          <w:rFonts w:hint="eastAsia" w:ascii="仿宋" w:hAnsi="仿宋" w:eastAsia="仿宋" w:cs="仿宋"/>
        </w:rPr>
        <w:t>上海市促进浦东新区罕见病医药发展若干规定〉为视角</w:t>
      </w:r>
      <w:r>
        <w:rPr>
          <w:rFonts w:hint="eastAsia" w:ascii="仿宋" w:hAnsi="仿宋" w:eastAsia="仿宋" w:cs="仿宋"/>
          <w:lang w:eastAsia="zh-CN"/>
        </w:rPr>
        <w:t>》，</w:t>
      </w:r>
      <w:r>
        <w:rPr>
          <w:rFonts w:hint="eastAsia" w:ascii="仿宋" w:hAnsi="仿宋" w:eastAsia="仿宋" w:cs="仿宋"/>
          <w:lang w:val="en-US" w:eastAsia="zh-CN"/>
        </w:rPr>
        <w:t>载《</w:t>
      </w:r>
      <w:r>
        <w:rPr>
          <w:rFonts w:hint="eastAsia" w:ascii="仿宋" w:hAnsi="仿宋" w:eastAsia="仿宋" w:cs="仿宋"/>
        </w:rPr>
        <w:t>政治与法律</w:t>
      </w:r>
      <w:r>
        <w:rPr>
          <w:rFonts w:hint="eastAsia" w:ascii="仿宋" w:hAnsi="仿宋" w:eastAsia="仿宋" w:cs="仿宋"/>
          <w:lang w:eastAsia="zh-CN"/>
        </w:rPr>
        <w:t>》</w:t>
      </w:r>
      <w:r>
        <w:rPr>
          <w:rFonts w:hint="eastAsia" w:ascii="仿宋" w:hAnsi="仿宋" w:eastAsia="仿宋" w:cs="仿宋"/>
        </w:rPr>
        <w:t>2024</w:t>
      </w:r>
      <w:r>
        <w:rPr>
          <w:rFonts w:hint="eastAsia" w:ascii="仿宋" w:hAnsi="仿宋" w:eastAsia="仿宋" w:cs="仿宋"/>
          <w:lang w:val="en-US" w:eastAsia="zh-CN"/>
        </w:rPr>
        <w:t>年第</w:t>
      </w:r>
      <w:r>
        <w:rPr>
          <w:rFonts w:hint="eastAsia" w:ascii="仿宋" w:hAnsi="仿宋" w:eastAsia="仿宋" w:cs="仿宋"/>
        </w:rPr>
        <w:t>9</w:t>
      </w:r>
      <w:r>
        <w:rPr>
          <w:rFonts w:hint="eastAsia" w:ascii="仿宋" w:hAnsi="仿宋" w:eastAsia="仿宋" w:cs="仿宋"/>
          <w:lang w:val="en-US" w:eastAsia="zh-CN"/>
        </w:rPr>
        <w:t>期。</w:t>
      </w:r>
    </w:p>
  </w:footnote>
  <w:footnote w:id="34">
    <w:p w14:paraId="2D085925">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孙宏臣：《数据信托的困境与出路——权宜之计抑或制度创新》，</w:t>
      </w:r>
      <w:r>
        <w:rPr>
          <w:rFonts w:hint="eastAsia" w:ascii="仿宋" w:hAnsi="仿宋" w:eastAsia="仿宋" w:cs="仿宋"/>
          <w:lang w:val="en-US" w:eastAsia="zh-CN"/>
        </w:rPr>
        <w:t>载</w:t>
      </w:r>
      <w:r>
        <w:rPr>
          <w:rFonts w:hint="eastAsia" w:ascii="仿宋" w:hAnsi="仿宋" w:eastAsia="仿宋" w:cs="仿宋"/>
        </w:rPr>
        <w:t>《经贸法律评论》2022年第3期。</w:t>
      </w:r>
    </w:p>
  </w:footnote>
  <w:footnote w:id="35">
    <w:p w14:paraId="65DE58B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参见李智、周智皓：《个人数据信托的发展困境与制度设计》，</w:t>
      </w:r>
      <w:r>
        <w:rPr>
          <w:rFonts w:hint="eastAsia" w:ascii="仿宋" w:hAnsi="仿宋" w:eastAsia="仿宋" w:cs="仿宋"/>
          <w:lang w:val="en-US" w:eastAsia="zh-CN"/>
        </w:rPr>
        <w:t>载</w:t>
      </w:r>
      <w:r>
        <w:rPr>
          <w:rFonts w:hint="eastAsia" w:ascii="仿宋" w:hAnsi="仿宋" w:eastAsia="仿宋" w:cs="仿宋"/>
        </w:rPr>
        <w:t>《学术交流》2024年第8期。</w:t>
      </w:r>
    </w:p>
  </w:footnote>
  <w:footnote w:id="36">
    <w:p w14:paraId="7DD4C79D">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参见《〈北京国际大数据交易所有限责任公司个人信息授权运营管理办法（试行）〉发布》，载北京通信信息协会网站2024年8月1日，https://www.bita.org.cn/newsinfo/7435323.html。</w:t>
      </w:r>
    </w:p>
  </w:footnote>
  <w:footnote w:id="37">
    <w:p w14:paraId="3A99976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highlight w:val="yellow"/>
          <w:lang w:eastAsia="zh-CN"/>
        </w:rPr>
      </w:pPr>
      <w:r>
        <w:rPr>
          <w:rStyle w:val="8"/>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highlight w:val="none"/>
        </w:rPr>
        <w:t>高华</w:t>
      </w:r>
      <w:r>
        <w:rPr>
          <w:rFonts w:hint="eastAsia" w:ascii="仿宋" w:hAnsi="仿宋" w:eastAsia="仿宋" w:cs="仿宋"/>
          <w:highlight w:val="none"/>
          <w:lang w:eastAsia="zh-CN"/>
        </w:rPr>
        <w:t>：《</w:t>
      </w:r>
      <w:r>
        <w:rPr>
          <w:rFonts w:hint="eastAsia" w:ascii="仿宋" w:hAnsi="仿宋" w:eastAsia="仿宋" w:cs="仿宋"/>
          <w:highlight w:val="none"/>
        </w:rPr>
        <w:t>全国首个个人数据信托案例在贵州初步成型</w:t>
      </w:r>
      <w:r>
        <w:rPr>
          <w:rFonts w:hint="eastAsia" w:ascii="仿宋" w:hAnsi="仿宋" w:eastAsia="仿宋" w:cs="仿宋"/>
          <w:highlight w:val="none"/>
          <w:lang w:eastAsia="zh-CN"/>
        </w:rPr>
        <w:t>》，</w:t>
      </w:r>
      <w:r>
        <w:rPr>
          <w:rFonts w:hint="eastAsia" w:ascii="仿宋" w:hAnsi="仿宋" w:eastAsia="仿宋" w:cs="仿宋"/>
          <w:highlight w:val="none"/>
          <w:lang w:val="en-US" w:eastAsia="zh-CN"/>
        </w:rPr>
        <w:t>载人民网</w:t>
      </w:r>
      <w:r>
        <w:rPr>
          <w:rFonts w:hint="eastAsia" w:ascii="仿宋" w:hAnsi="仿宋" w:eastAsia="仿宋" w:cs="仿宋"/>
          <w:highlight w:val="none"/>
          <w:lang w:eastAsia="zh-CN"/>
        </w:rPr>
        <w:t>，</w:t>
      </w:r>
      <w:r>
        <w:rPr>
          <w:rFonts w:hint="eastAsia" w:ascii="仿宋" w:hAnsi="仿宋" w:eastAsia="仿宋" w:cs="仿宋"/>
          <w:highlight w:val="none"/>
        </w:rPr>
        <w:t>http://gz.people.com.cn/n2/2023/1013/c222152-40602568.html</w:t>
      </w:r>
      <w:r>
        <w:rPr>
          <w:rFonts w:hint="eastAsia" w:ascii="仿宋" w:hAnsi="仿宋" w:eastAsia="仿宋" w:cs="仿宋"/>
          <w:highlight w:val="none"/>
          <w:lang w:eastAsia="zh-CN"/>
        </w:rPr>
        <w:t>。</w:t>
      </w:r>
    </w:p>
  </w:footnote>
  <w:footnote w:id="38">
    <w:p w14:paraId="0DD11B0B">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参见季卫东：《数据权利保护的方向及前沿实践》，</w:t>
      </w:r>
      <w:r>
        <w:rPr>
          <w:rFonts w:hint="eastAsia" w:ascii="仿宋" w:hAnsi="仿宋" w:eastAsia="仿宋" w:cs="仿宋"/>
          <w:lang w:val="en-US" w:eastAsia="zh-CN"/>
        </w:rPr>
        <w:t>载</w:t>
      </w:r>
      <w:r>
        <w:rPr>
          <w:rFonts w:hint="eastAsia" w:ascii="仿宋" w:hAnsi="仿宋" w:eastAsia="仿宋" w:cs="仿宋"/>
        </w:rPr>
        <w:t>《北大金融评论》2021年第4期。</w:t>
      </w:r>
    </w:p>
  </w:footnote>
  <w:footnote w:id="39">
    <w:p w14:paraId="0613AA18">
      <w:pPr>
        <w:pStyle w:val="5"/>
        <w:snapToGrid w:val="0"/>
        <w:ind w:firstLine="360" w:firstLineChars="200"/>
        <w:rPr>
          <w:rFonts w:hint="eastAsia" w:ascii="仿宋" w:hAnsi="仿宋" w:eastAsia="仿宋" w:cs="仿宋"/>
        </w:rPr>
      </w:pPr>
      <w:r>
        <w:rPr>
          <w:rFonts w:hint="eastAsia" w:ascii="仿宋" w:hAnsi="仿宋" w:eastAsia="仿宋" w:cs="仿宋"/>
          <w:vertAlign w:val="superscript"/>
        </w:rPr>
        <w:footnoteRef/>
      </w:r>
      <w:r>
        <w:rPr>
          <w:rFonts w:hint="eastAsia" w:ascii="仿宋" w:hAnsi="仿宋" w:eastAsia="仿宋" w:cs="仿宋"/>
        </w:rPr>
        <w:t xml:space="preserve"> 参见张素华、王年：《数据产权“双阶二元结构”的证成与建构》，载《中国法律评论》2023年第6期。</w:t>
      </w:r>
    </w:p>
  </w:footnote>
  <w:footnote w:id="40">
    <w:p w14:paraId="5A894B5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，第182页。</w:t>
      </w:r>
    </w:p>
  </w:footnote>
  <w:footnote w:id="41">
    <w:p w14:paraId="0AC53A42">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参见冯果、薛亦飒：《从“权利规范模式”走向“行为控制模式”的数据信托——数据主体权利保护机制构建的另一种思路》，</w:t>
      </w:r>
      <w:r>
        <w:rPr>
          <w:rFonts w:hint="eastAsia" w:ascii="仿宋" w:hAnsi="仿宋" w:eastAsia="仿宋" w:cs="仿宋"/>
          <w:lang w:val="en-US" w:eastAsia="zh-CN"/>
        </w:rPr>
        <w:t>载</w:t>
      </w:r>
      <w:r>
        <w:rPr>
          <w:rFonts w:hint="eastAsia" w:ascii="仿宋" w:hAnsi="仿宋" w:eastAsia="仿宋" w:cs="仿宋"/>
        </w:rPr>
        <w:t>《法学评论》2020年第3期。</w:t>
      </w:r>
    </w:p>
  </w:footnote>
  <w:footnote w:id="42">
    <w:p w14:paraId="1B012BE6">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张力、何雨泽：《数据信托的理论证成与制度展开》，</w:t>
      </w:r>
      <w:r>
        <w:rPr>
          <w:rFonts w:hint="eastAsia" w:ascii="仿宋" w:hAnsi="仿宋" w:eastAsia="仿宋" w:cs="仿宋"/>
          <w:lang w:val="en-US" w:eastAsia="zh-CN"/>
        </w:rPr>
        <w:t>载</w:t>
      </w:r>
      <w:r>
        <w:rPr>
          <w:rFonts w:hint="eastAsia" w:ascii="仿宋" w:hAnsi="仿宋" w:eastAsia="仿宋" w:cs="仿宋"/>
        </w:rPr>
        <w:t>《深圳大学学报（人文社会科学版）》2024年第2期。</w:t>
      </w:r>
    </w:p>
  </w:footnote>
  <w:footnote w:id="43">
    <w:p w14:paraId="53E372AC">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参见周小明：《信托制度：法理与实务》，中国法制出版社2012年</w:t>
      </w:r>
      <w:r>
        <w:rPr>
          <w:rFonts w:hint="eastAsia" w:ascii="仿宋" w:hAnsi="仿宋" w:eastAsia="仿宋" w:cs="仿宋"/>
          <w:lang w:val="en-US" w:eastAsia="zh-CN"/>
        </w:rPr>
        <w:t>版</w:t>
      </w:r>
      <w:r>
        <w:rPr>
          <w:rFonts w:hint="eastAsia" w:ascii="仿宋" w:hAnsi="仿宋" w:eastAsia="仿宋" w:cs="仿宋"/>
        </w:rPr>
        <w:t>，第275页。</w:t>
      </w:r>
    </w:p>
  </w:footnote>
  <w:footnote w:id="44">
    <w:p w14:paraId="2306253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，第177页。</w:t>
      </w:r>
    </w:p>
  </w:footnote>
  <w:footnote w:id="45">
    <w:p w14:paraId="55B714D0">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参见辛苑：《论数据持有权人信义义务》，</w:t>
      </w:r>
      <w:r>
        <w:rPr>
          <w:rFonts w:hint="eastAsia" w:ascii="仿宋" w:hAnsi="仿宋" w:eastAsia="仿宋" w:cs="仿宋"/>
          <w:lang w:val="en-US" w:eastAsia="zh-CN"/>
        </w:rPr>
        <w:t>载</w:t>
      </w:r>
      <w:r>
        <w:rPr>
          <w:rFonts w:hint="eastAsia" w:ascii="仿宋" w:hAnsi="仿宋" w:eastAsia="仿宋" w:cs="仿宋"/>
        </w:rPr>
        <w:t>《江西财经大学学报》2024年第3期。</w:t>
      </w:r>
    </w:p>
  </w:footnote>
  <w:footnote w:id="46">
    <w:p w14:paraId="7DABDB93">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何宝玉：《信托法原理研究》，中国法制出版社2015年</w:t>
      </w:r>
      <w:r>
        <w:rPr>
          <w:rFonts w:hint="eastAsia" w:ascii="仿宋" w:hAnsi="仿宋" w:eastAsia="仿宋" w:cs="仿宋"/>
          <w:lang w:val="en-US" w:eastAsia="zh-CN"/>
        </w:rPr>
        <w:t>版</w:t>
      </w:r>
      <w:r>
        <w:rPr>
          <w:rFonts w:hint="eastAsia" w:ascii="仿宋" w:hAnsi="仿宋" w:eastAsia="仿宋" w:cs="仿宋"/>
        </w:rPr>
        <w:t>，第289页。</w:t>
      </w:r>
    </w:p>
  </w:footnote>
  <w:footnote w:id="47">
    <w:p w14:paraId="7880A3A7">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余卫明：《信托受托人研究》，法律出版社2007年</w:t>
      </w:r>
      <w:r>
        <w:rPr>
          <w:rFonts w:hint="eastAsia" w:ascii="仿宋" w:hAnsi="仿宋" w:eastAsia="仿宋" w:cs="仿宋"/>
          <w:lang w:val="en-US" w:eastAsia="zh-CN"/>
        </w:rPr>
        <w:t>版</w:t>
      </w:r>
      <w:r>
        <w:rPr>
          <w:rFonts w:hint="eastAsia" w:ascii="仿宋" w:hAnsi="仿宋" w:eastAsia="仿宋" w:cs="仿宋"/>
        </w:rPr>
        <w:t>，第175页。</w:t>
      </w:r>
    </w:p>
  </w:footnote>
  <w:footnote w:id="48">
    <w:p w14:paraId="2BD20091">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参见陈杰：《论商业信托受托人义务的演变及对我国的启示》，</w:t>
      </w:r>
      <w:r>
        <w:rPr>
          <w:rFonts w:hint="eastAsia" w:ascii="仿宋" w:hAnsi="仿宋" w:eastAsia="仿宋" w:cs="仿宋"/>
          <w:lang w:val="en-US" w:eastAsia="zh-CN"/>
        </w:rPr>
        <w:t>载</w:t>
      </w:r>
      <w:r>
        <w:rPr>
          <w:rFonts w:hint="eastAsia" w:ascii="仿宋" w:hAnsi="仿宋" w:eastAsia="仿宋" w:cs="仿宋"/>
        </w:rPr>
        <w:t>《河北法学》2014年第3期。</w:t>
      </w:r>
    </w:p>
  </w:footnote>
  <w:footnote w:id="49">
    <w:p w14:paraId="4C788F09">
      <w:pPr>
        <w:pStyle w:val="5"/>
        <w:keepNext w:val="0"/>
        <w:keepLines w:val="0"/>
        <w:pageBreakBefore w:val="0"/>
        <w:widowControl w:val="0"/>
        <w:kinsoku/>
        <w:wordWrap/>
        <w:overflowPunct/>
        <w:topLinePunct w:val="0"/>
        <w:bidi w:val="0"/>
        <w:adjustRightInd/>
        <w:snapToGrid w:val="0"/>
        <w:ind w:firstLine="360" w:firstLineChars="200"/>
        <w:textAlignment w:val="auto"/>
        <w:rPr>
          <w:rFonts w:hint="eastAsia" w:ascii="仿宋" w:hAnsi="仿宋" w:eastAsia="仿宋" w:cs="仿宋"/>
        </w:rPr>
      </w:pPr>
      <w:r>
        <w:rPr>
          <w:rStyle w:val="8"/>
          <w:rFonts w:hint="eastAsia" w:ascii="仿宋" w:hAnsi="仿宋" w:eastAsia="仿宋" w:cs="仿宋"/>
        </w:rPr>
        <w:footnoteRef/>
      </w:r>
      <w:r>
        <w:rPr>
          <w:rFonts w:hint="eastAsia" w:ascii="仿宋" w:hAnsi="仿宋" w:eastAsia="仿宋" w:cs="仿宋"/>
        </w:rPr>
        <w:t xml:space="preserve"> 季卫东、翁壮壮：《个人数据财产权的证立及诠释》，</w:t>
      </w:r>
      <w:r>
        <w:rPr>
          <w:rFonts w:hint="eastAsia" w:ascii="仿宋" w:hAnsi="仿宋" w:eastAsia="仿宋" w:cs="仿宋"/>
          <w:lang w:val="en-US" w:eastAsia="zh-CN"/>
        </w:rPr>
        <w:t>载</w:t>
      </w:r>
      <w:r>
        <w:rPr>
          <w:rFonts w:hint="eastAsia" w:ascii="仿宋" w:hAnsi="仿宋" w:eastAsia="仿宋" w:cs="仿宋"/>
        </w:rPr>
        <w:t>《法制与社会发展》2024年第4期。</w:t>
      </w:r>
    </w:p>
  </w:footnote>
  <w:footnote w:id="50">
    <w:p w14:paraId="1BEA5514">
      <w:pPr>
        <w:pStyle w:val="5"/>
        <w:snapToGrid w:val="0"/>
        <w:ind w:firstLine="360" w:firstLineChars="200"/>
        <w:rPr>
          <w:rFonts w:hint="eastAsia" w:ascii="仿宋" w:hAnsi="仿宋" w:eastAsia="仿宋" w:cs="仿宋"/>
          <w:rPrChange w:id="61" w:author="游刃鲤鱼" w:date="2025-08-30T19:58:52Z">
            <w:rPr/>
          </w:rPrChange>
        </w:rPr>
        <w:pPrChange w:id="60" w:author="游刃鲤鱼" w:date="2025-08-30T19:58:52Z">
          <w:pPr>
            <w:pStyle w:val="5"/>
            <w:snapToGrid w:val="0"/>
          </w:pPr>
        </w:pPrChange>
      </w:pPr>
      <w:ins w:id="62" w:author="游刃鲤鱼" w:date="2025-08-30T19:58:41Z">
        <w:r>
          <w:rPr>
            <w:rFonts w:hint="eastAsia" w:ascii="仿宋" w:hAnsi="仿宋" w:eastAsia="仿宋" w:cs="仿宋"/>
            <w:vertAlign w:val="superscript"/>
            <w:rPrChange w:id="63" w:author="游刃鲤鱼" w:date="2025-08-30T19:58:56Z">
              <w:rPr>
                <w:rStyle w:val="8"/>
              </w:rPr>
            </w:rPrChange>
          </w:rPr>
          <w:footnoteRef/>
        </w:r>
      </w:ins>
      <w:ins w:id="65" w:author="游刃鲤鱼" w:date="2025-08-30T19:58:41Z">
        <w:r>
          <w:rPr>
            <w:rFonts w:hint="eastAsia" w:ascii="仿宋" w:hAnsi="仿宋" w:eastAsia="仿宋" w:cs="仿宋"/>
            <w:rPrChange w:id="66" w:author="游刃鲤鱼" w:date="2025-08-30T19:58:52Z">
              <w:rPr/>
            </w:rPrChange>
          </w:rPr>
          <w:t xml:space="preserve"> </w:t>
        </w:r>
      </w:ins>
      <w:ins w:id="68" w:author="游刃鲤鱼" w:date="2025-08-30T20:33:09Z">
        <w:r>
          <w:rPr>
            <w:rFonts w:hint="eastAsia" w:ascii="仿宋" w:hAnsi="仿宋" w:eastAsia="仿宋" w:cs="仿宋"/>
          </w:rPr>
          <w:t xml:space="preserve">Kieron O`Hara, </w:t>
        </w:r>
      </w:ins>
      <w:ins w:id="69" w:author="游刃鲤鱼" w:date="2025-08-30T20:33:09Z">
        <w:r>
          <w:rPr>
            <w:rFonts w:hint="eastAsia" w:ascii="仿宋" w:hAnsi="仿宋" w:eastAsia="仿宋" w:cs="仿宋"/>
            <w:i/>
            <w:iCs/>
            <w:rPrChange w:id="70" w:author="游刃鲤鱼" w:date="2025-08-30T20:33:23Z">
              <w:rPr>
                <w:rFonts w:hint="eastAsia" w:ascii="仿宋" w:hAnsi="仿宋" w:eastAsia="仿宋" w:cs="仿宋"/>
              </w:rPr>
            </w:rPrChange>
          </w:rPr>
          <w:t>Data Trusts：Ethics, Architecture and Governance for Trustworthy Data Stewardship</w:t>
        </w:r>
      </w:ins>
      <w:ins w:id="72" w:author="游刃鲤鱼" w:date="2025-08-30T20:33:09Z">
        <w:r>
          <w:rPr>
            <w:rFonts w:hint="eastAsia" w:ascii="仿宋" w:hAnsi="仿宋" w:eastAsia="仿宋" w:cs="仿宋"/>
          </w:rPr>
          <w:t>, University of So</w:t>
        </w:r>
        <w:bookmarkStart w:id="0" w:name="_GoBack"/>
        <w:bookmarkEnd w:id="0"/>
        <w:r>
          <w:rPr>
            <w:rFonts w:hint="eastAsia" w:ascii="仿宋" w:hAnsi="仿宋" w:eastAsia="仿宋" w:cs="仿宋"/>
          </w:rPr>
          <w:t>uthampton(13 February 2019),https://www.southampton.ac.uk/.</w:t>
        </w:r>
      </w:ins>
    </w:p>
  </w:footnote>
  <w:footnote w:id="51">
    <w:p w14:paraId="4C6299B1">
      <w:pPr>
        <w:pStyle w:val="5"/>
        <w:snapToGrid w:val="0"/>
        <w:ind w:firstLine="360" w:firstLineChars="200"/>
        <w:rPr>
          <w:rFonts w:hint="eastAsia" w:ascii="仿宋" w:hAnsi="仿宋" w:eastAsia="仿宋" w:cs="仿宋"/>
        </w:rPr>
      </w:pPr>
      <w:r>
        <w:rPr>
          <w:rStyle w:val="7"/>
          <w:rFonts w:hint="eastAsia" w:ascii="仿宋" w:hAnsi="仿宋" w:eastAsia="仿宋" w:cs="仿宋"/>
          <w:vertAlign w:val="superscript"/>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《贵阳大数据交易所个人数据资产合规流转计划启动》，载贵州省大数据发展管理局网站2024年1月31日，https://dsj.guizhou.gov.cn/xwzx/snyw/202401/t20240131_86423708.html。</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游刃鲤鱼">
    <w15:presenceInfo w15:providerId="WPS Office" w15:userId="13462341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04"/>
    <w:footnote w:id="10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2YTgxMWJmYjljOWI3MGU0OGE5NWFhN2YxYTRjMmEifQ=="/>
  </w:docVars>
  <w:rsids>
    <w:rsidRoot w:val="00000000"/>
    <w:rsid w:val="0035781F"/>
    <w:rsid w:val="00780CC6"/>
    <w:rsid w:val="00B12D7C"/>
    <w:rsid w:val="00CF08B7"/>
    <w:rsid w:val="01063DB1"/>
    <w:rsid w:val="015E6884"/>
    <w:rsid w:val="016215E9"/>
    <w:rsid w:val="016F7DD8"/>
    <w:rsid w:val="017B2F92"/>
    <w:rsid w:val="01C368CE"/>
    <w:rsid w:val="01D56566"/>
    <w:rsid w:val="01E10336"/>
    <w:rsid w:val="020236B3"/>
    <w:rsid w:val="0204742C"/>
    <w:rsid w:val="02981EE7"/>
    <w:rsid w:val="029E78DA"/>
    <w:rsid w:val="02B40E52"/>
    <w:rsid w:val="02D05560"/>
    <w:rsid w:val="02E4100B"/>
    <w:rsid w:val="032D0A75"/>
    <w:rsid w:val="034D095E"/>
    <w:rsid w:val="0372363C"/>
    <w:rsid w:val="037C1244"/>
    <w:rsid w:val="037D4B25"/>
    <w:rsid w:val="03C41CC6"/>
    <w:rsid w:val="04105072"/>
    <w:rsid w:val="04221DEB"/>
    <w:rsid w:val="04360267"/>
    <w:rsid w:val="04683920"/>
    <w:rsid w:val="05056774"/>
    <w:rsid w:val="058D598A"/>
    <w:rsid w:val="05B44CC5"/>
    <w:rsid w:val="05BD742C"/>
    <w:rsid w:val="05D72BD0"/>
    <w:rsid w:val="062E2CC9"/>
    <w:rsid w:val="06654211"/>
    <w:rsid w:val="06A91B8D"/>
    <w:rsid w:val="06F4329F"/>
    <w:rsid w:val="070F6035"/>
    <w:rsid w:val="074611CE"/>
    <w:rsid w:val="07725D25"/>
    <w:rsid w:val="078801B7"/>
    <w:rsid w:val="07A654B9"/>
    <w:rsid w:val="07A75D71"/>
    <w:rsid w:val="07C73C9D"/>
    <w:rsid w:val="0808579C"/>
    <w:rsid w:val="08395955"/>
    <w:rsid w:val="084B4881"/>
    <w:rsid w:val="088A7F5F"/>
    <w:rsid w:val="08BB1057"/>
    <w:rsid w:val="094822F4"/>
    <w:rsid w:val="09796561"/>
    <w:rsid w:val="09866978"/>
    <w:rsid w:val="09BA785F"/>
    <w:rsid w:val="09E33DCA"/>
    <w:rsid w:val="09FC6CF6"/>
    <w:rsid w:val="0A692B24"/>
    <w:rsid w:val="0AF73FD1"/>
    <w:rsid w:val="0B1F3F49"/>
    <w:rsid w:val="0B912149"/>
    <w:rsid w:val="0B927856"/>
    <w:rsid w:val="0BC77592"/>
    <w:rsid w:val="0BCB0E68"/>
    <w:rsid w:val="0BCD30AA"/>
    <w:rsid w:val="0BEF455D"/>
    <w:rsid w:val="0BF2461F"/>
    <w:rsid w:val="0C13007A"/>
    <w:rsid w:val="0C347F96"/>
    <w:rsid w:val="0C53621A"/>
    <w:rsid w:val="0C784A47"/>
    <w:rsid w:val="0C9B6BDE"/>
    <w:rsid w:val="0C9D2956"/>
    <w:rsid w:val="0CBE4FA3"/>
    <w:rsid w:val="0D017807"/>
    <w:rsid w:val="0D4A77A5"/>
    <w:rsid w:val="0D50715D"/>
    <w:rsid w:val="0D536036"/>
    <w:rsid w:val="0D9F26FE"/>
    <w:rsid w:val="0DEE3D1F"/>
    <w:rsid w:val="0E243370"/>
    <w:rsid w:val="0E3015A8"/>
    <w:rsid w:val="0E5434E9"/>
    <w:rsid w:val="0ECD37BE"/>
    <w:rsid w:val="0EE8692E"/>
    <w:rsid w:val="0EFC7B69"/>
    <w:rsid w:val="0FC67C56"/>
    <w:rsid w:val="10036F74"/>
    <w:rsid w:val="10805D0D"/>
    <w:rsid w:val="10991687"/>
    <w:rsid w:val="10C06C14"/>
    <w:rsid w:val="113532A7"/>
    <w:rsid w:val="11686EDB"/>
    <w:rsid w:val="118872D1"/>
    <w:rsid w:val="11C10E95"/>
    <w:rsid w:val="11DB46D1"/>
    <w:rsid w:val="11E37500"/>
    <w:rsid w:val="121F149C"/>
    <w:rsid w:val="1289460F"/>
    <w:rsid w:val="12AD1C7B"/>
    <w:rsid w:val="12B34DDB"/>
    <w:rsid w:val="130E6BE3"/>
    <w:rsid w:val="13297425"/>
    <w:rsid w:val="1371440E"/>
    <w:rsid w:val="13781FBF"/>
    <w:rsid w:val="13B80A98"/>
    <w:rsid w:val="13CF08F7"/>
    <w:rsid w:val="13E056D2"/>
    <w:rsid w:val="140C28B7"/>
    <w:rsid w:val="14250C9D"/>
    <w:rsid w:val="14256640"/>
    <w:rsid w:val="14726D57"/>
    <w:rsid w:val="14E430CD"/>
    <w:rsid w:val="15CD4CF1"/>
    <w:rsid w:val="15D849FF"/>
    <w:rsid w:val="162E6411"/>
    <w:rsid w:val="167E32F1"/>
    <w:rsid w:val="168129A1"/>
    <w:rsid w:val="168D67EF"/>
    <w:rsid w:val="1690789E"/>
    <w:rsid w:val="16A843D2"/>
    <w:rsid w:val="16BA319D"/>
    <w:rsid w:val="16C64858"/>
    <w:rsid w:val="16DB284C"/>
    <w:rsid w:val="16E573D4"/>
    <w:rsid w:val="17E815B1"/>
    <w:rsid w:val="18010269"/>
    <w:rsid w:val="186B77E7"/>
    <w:rsid w:val="1872592A"/>
    <w:rsid w:val="18E11E1D"/>
    <w:rsid w:val="190B0C48"/>
    <w:rsid w:val="192D01EC"/>
    <w:rsid w:val="19366879"/>
    <w:rsid w:val="193A609F"/>
    <w:rsid w:val="19622337"/>
    <w:rsid w:val="19EC4215"/>
    <w:rsid w:val="1A6920CA"/>
    <w:rsid w:val="1A6B1A5A"/>
    <w:rsid w:val="1AA31F8D"/>
    <w:rsid w:val="1B4041AD"/>
    <w:rsid w:val="1B4B7AB0"/>
    <w:rsid w:val="1B500B26"/>
    <w:rsid w:val="1B5049F8"/>
    <w:rsid w:val="1B851185"/>
    <w:rsid w:val="1BC61A45"/>
    <w:rsid w:val="1BF743EF"/>
    <w:rsid w:val="1C3F7586"/>
    <w:rsid w:val="1C5F3784"/>
    <w:rsid w:val="1C8D76F3"/>
    <w:rsid w:val="1CE03E80"/>
    <w:rsid w:val="1CF26D5C"/>
    <w:rsid w:val="1D25079F"/>
    <w:rsid w:val="1D6B587C"/>
    <w:rsid w:val="1D884DE1"/>
    <w:rsid w:val="1DA556DE"/>
    <w:rsid w:val="1DC468D0"/>
    <w:rsid w:val="1DF07B0E"/>
    <w:rsid w:val="1DF42207"/>
    <w:rsid w:val="1DFE521F"/>
    <w:rsid w:val="1E253203"/>
    <w:rsid w:val="1E470AE0"/>
    <w:rsid w:val="1E875215"/>
    <w:rsid w:val="1EDE33E9"/>
    <w:rsid w:val="1EE6306B"/>
    <w:rsid w:val="1EF01E05"/>
    <w:rsid w:val="1F02489B"/>
    <w:rsid w:val="1F122604"/>
    <w:rsid w:val="1F126AC2"/>
    <w:rsid w:val="1F310593"/>
    <w:rsid w:val="1F7C63FB"/>
    <w:rsid w:val="200908B3"/>
    <w:rsid w:val="200E3D3C"/>
    <w:rsid w:val="205C111B"/>
    <w:rsid w:val="20B77CC2"/>
    <w:rsid w:val="20EC75B1"/>
    <w:rsid w:val="211378FB"/>
    <w:rsid w:val="212C60E2"/>
    <w:rsid w:val="21410C7C"/>
    <w:rsid w:val="21463165"/>
    <w:rsid w:val="21C5180F"/>
    <w:rsid w:val="227E6175"/>
    <w:rsid w:val="22D12178"/>
    <w:rsid w:val="22F626A6"/>
    <w:rsid w:val="23152531"/>
    <w:rsid w:val="238B3EEF"/>
    <w:rsid w:val="23901154"/>
    <w:rsid w:val="23DA5DE6"/>
    <w:rsid w:val="23FC5D5D"/>
    <w:rsid w:val="24250D1C"/>
    <w:rsid w:val="24635DDC"/>
    <w:rsid w:val="24816262"/>
    <w:rsid w:val="24843377"/>
    <w:rsid w:val="249C35B8"/>
    <w:rsid w:val="24B83EA1"/>
    <w:rsid w:val="24C33E02"/>
    <w:rsid w:val="24E011DB"/>
    <w:rsid w:val="24E1615C"/>
    <w:rsid w:val="24EC4023"/>
    <w:rsid w:val="250278E3"/>
    <w:rsid w:val="254B3C55"/>
    <w:rsid w:val="256C0CC0"/>
    <w:rsid w:val="25B14925"/>
    <w:rsid w:val="25C65FC8"/>
    <w:rsid w:val="25C97EC1"/>
    <w:rsid w:val="25DE1BBE"/>
    <w:rsid w:val="260120D8"/>
    <w:rsid w:val="26321F0A"/>
    <w:rsid w:val="269935CF"/>
    <w:rsid w:val="26A66F45"/>
    <w:rsid w:val="26A76454"/>
    <w:rsid w:val="26C54B2C"/>
    <w:rsid w:val="26EA00EF"/>
    <w:rsid w:val="26EB572F"/>
    <w:rsid w:val="27171C20"/>
    <w:rsid w:val="272F639F"/>
    <w:rsid w:val="27620A84"/>
    <w:rsid w:val="278601B8"/>
    <w:rsid w:val="27D112AE"/>
    <w:rsid w:val="280C22E7"/>
    <w:rsid w:val="28245882"/>
    <w:rsid w:val="2874115F"/>
    <w:rsid w:val="289E6456"/>
    <w:rsid w:val="28BD31B3"/>
    <w:rsid w:val="28ED2118"/>
    <w:rsid w:val="29017971"/>
    <w:rsid w:val="29064F88"/>
    <w:rsid w:val="2948473D"/>
    <w:rsid w:val="296510B4"/>
    <w:rsid w:val="29A01FC9"/>
    <w:rsid w:val="29BD69C6"/>
    <w:rsid w:val="2A2237FD"/>
    <w:rsid w:val="2A3721AA"/>
    <w:rsid w:val="2B0149C0"/>
    <w:rsid w:val="2B506E0F"/>
    <w:rsid w:val="2B810E18"/>
    <w:rsid w:val="2B9B140A"/>
    <w:rsid w:val="2BAC49DD"/>
    <w:rsid w:val="2BB321BA"/>
    <w:rsid w:val="2BBE0AC6"/>
    <w:rsid w:val="2BF72384"/>
    <w:rsid w:val="2C1F083A"/>
    <w:rsid w:val="2C5877F6"/>
    <w:rsid w:val="2C725086"/>
    <w:rsid w:val="2CC94DCD"/>
    <w:rsid w:val="2CC97E10"/>
    <w:rsid w:val="2CCF001D"/>
    <w:rsid w:val="2CE16C6A"/>
    <w:rsid w:val="2CE32FDB"/>
    <w:rsid w:val="2D552912"/>
    <w:rsid w:val="2D83129D"/>
    <w:rsid w:val="2DB570A0"/>
    <w:rsid w:val="2DC47D44"/>
    <w:rsid w:val="2DC93154"/>
    <w:rsid w:val="2E2859D1"/>
    <w:rsid w:val="2E3A195C"/>
    <w:rsid w:val="2E402CEA"/>
    <w:rsid w:val="2EC35DF5"/>
    <w:rsid w:val="2EE50FB9"/>
    <w:rsid w:val="2EF75803"/>
    <w:rsid w:val="2F063B10"/>
    <w:rsid w:val="2F3C53FE"/>
    <w:rsid w:val="2F563E97"/>
    <w:rsid w:val="2F57478F"/>
    <w:rsid w:val="2FAF1ED5"/>
    <w:rsid w:val="2FDD52FF"/>
    <w:rsid w:val="30167904"/>
    <w:rsid w:val="304A64B0"/>
    <w:rsid w:val="304E6BEB"/>
    <w:rsid w:val="30B40991"/>
    <w:rsid w:val="30F34FAB"/>
    <w:rsid w:val="315743A6"/>
    <w:rsid w:val="315A3E8F"/>
    <w:rsid w:val="31982052"/>
    <w:rsid w:val="323C78AD"/>
    <w:rsid w:val="32633699"/>
    <w:rsid w:val="328C29A2"/>
    <w:rsid w:val="32DB35CB"/>
    <w:rsid w:val="32F32CA5"/>
    <w:rsid w:val="33305A23"/>
    <w:rsid w:val="3356384F"/>
    <w:rsid w:val="3398488F"/>
    <w:rsid w:val="33A84603"/>
    <w:rsid w:val="33C83670"/>
    <w:rsid w:val="33E12818"/>
    <w:rsid w:val="33FF078E"/>
    <w:rsid w:val="34333B79"/>
    <w:rsid w:val="34405134"/>
    <w:rsid w:val="34784C42"/>
    <w:rsid w:val="3498562E"/>
    <w:rsid w:val="349C3F8C"/>
    <w:rsid w:val="353F0A27"/>
    <w:rsid w:val="354C2B0D"/>
    <w:rsid w:val="35BA15D4"/>
    <w:rsid w:val="35CF507F"/>
    <w:rsid w:val="35DA1C76"/>
    <w:rsid w:val="36211530"/>
    <w:rsid w:val="365F38C5"/>
    <w:rsid w:val="366924C4"/>
    <w:rsid w:val="366B4055"/>
    <w:rsid w:val="372633C5"/>
    <w:rsid w:val="37661562"/>
    <w:rsid w:val="37691503"/>
    <w:rsid w:val="377A101B"/>
    <w:rsid w:val="37893954"/>
    <w:rsid w:val="37CA05F9"/>
    <w:rsid w:val="38353194"/>
    <w:rsid w:val="38654298"/>
    <w:rsid w:val="387E4B3B"/>
    <w:rsid w:val="38B37CB1"/>
    <w:rsid w:val="38B42D69"/>
    <w:rsid w:val="38DF2063"/>
    <w:rsid w:val="39002B21"/>
    <w:rsid w:val="39146561"/>
    <w:rsid w:val="39194625"/>
    <w:rsid w:val="392207EA"/>
    <w:rsid w:val="392C65A7"/>
    <w:rsid w:val="393F42CA"/>
    <w:rsid w:val="394C57E9"/>
    <w:rsid w:val="3962620A"/>
    <w:rsid w:val="396922B4"/>
    <w:rsid w:val="3997798E"/>
    <w:rsid w:val="39C966E8"/>
    <w:rsid w:val="3A5F6E5C"/>
    <w:rsid w:val="3A795D2A"/>
    <w:rsid w:val="3A8A5A19"/>
    <w:rsid w:val="3ACA22B9"/>
    <w:rsid w:val="3B6F68DA"/>
    <w:rsid w:val="3B777E04"/>
    <w:rsid w:val="3BA945C4"/>
    <w:rsid w:val="3BD55FAF"/>
    <w:rsid w:val="3BE71E20"/>
    <w:rsid w:val="3BEE747D"/>
    <w:rsid w:val="3C6D5B9E"/>
    <w:rsid w:val="3C856F33"/>
    <w:rsid w:val="3CB52FFE"/>
    <w:rsid w:val="3CFD4AAF"/>
    <w:rsid w:val="3D054F7C"/>
    <w:rsid w:val="3D373FFD"/>
    <w:rsid w:val="3D66625F"/>
    <w:rsid w:val="3D91725A"/>
    <w:rsid w:val="3DB159B2"/>
    <w:rsid w:val="3DE24938"/>
    <w:rsid w:val="3E5A553B"/>
    <w:rsid w:val="3EAA6283"/>
    <w:rsid w:val="3EC84D62"/>
    <w:rsid w:val="3EEF0B9B"/>
    <w:rsid w:val="3F3A329C"/>
    <w:rsid w:val="3FBA1B9C"/>
    <w:rsid w:val="3FBB6674"/>
    <w:rsid w:val="3FCF6824"/>
    <w:rsid w:val="3FD051BA"/>
    <w:rsid w:val="3FD37E62"/>
    <w:rsid w:val="3FDC5962"/>
    <w:rsid w:val="3FE0432D"/>
    <w:rsid w:val="3FF1653A"/>
    <w:rsid w:val="3FF57DD8"/>
    <w:rsid w:val="4084115C"/>
    <w:rsid w:val="40844CB8"/>
    <w:rsid w:val="40A47108"/>
    <w:rsid w:val="40B02584"/>
    <w:rsid w:val="40BE77CD"/>
    <w:rsid w:val="416845DA"/>
    <w:rsid w:val="41D6535A"/>
    <w:rsid w:val="41DB695F"/>
    <w:rsid w:val="426254CD"/>
    <w:rsid w:val="43014CE6"/>
    <w:rsid w:val="431A49B1"/>
    <w:rsid w:val="43AC6E21"/>
    <w:rsid w:val="440E76BA"/>
    <w:rsid w:val="444C31E9"/>
    <w:rsid w:val="447366E2"/>
    <w:rsid w:val="447D214A"/>
    <w:rsid w:val="44DE2876"/>
    <w:rsid w:val="4582210E"/>
    <w:rsid w:val="45A035C5"/>
    <w:rsid w:val="45B5545A"/>
    <w:rsid w:val="45C7721F"/>
    <w:rsid w:val="45CE431C"/>
    <w:rsid w:val="45E5444B"/>
    <w:rsid w:val="45F621B4"/>
    <w:rsid w:val="460154BB"/>
    <w:rsid w:val="46047C6D"/>
    <w:rsid w:val="464F5D68"/>
    <w:rsid w:val="46730F7A"/>
    <w:rsid w:val="46A14816"/>
    <w:rsid w:val="475176C8"/>
    <w:rsid w:val="47DB168A"/>
    <w:rsid w:val="484F2366"/>
    <w:rsid w:val="48A5502F"/>
    <w:rsid w:val="491F5EC6"/>
    <w:rsid w:val="494076AF"/>
    <w:rsid w:val="494239FE"/>
    <w:rsid w:val="49457D7F"/>
    <w:rsid w:val="494F2018"/>
    <w:rsid w:val="496E07A2"/>
    <w:rsid w:val="49742D78"/>
    <w:rsid w:val="498A5978"/>
    <w:rsid w:val="49AB2666"/>
    <w:rsid w:val="4A0375D1"/>
    <w:rsid w:val="4A424493"/>
    <w:rsid w:val="4A7E060D"/>
    <w:rsid w:val="4A966D88"/>
    <w:rsid w:val="4AB12B4E"/>
    <w:rsid w:val="4ADC79D3"/>
    <w:rsid w:val="4B1B6B32"/>
    <w:rsid w:val="4B463581"/>
    <w:rsid w:val="4B594A4D"/>
    <w:rsid w:val="4B7A5546"/>
    <w:rsid w:val="4B8341DE"/>
    <w:rsid w:val="4BB05D23"/>
    <w:rsid w:val="4BBE2BFF"/>
    <w:rsid w:val="4BDA60D4"/>
    <w:rsid w:val="4C480818"/>
    <w:rsid w:val="4C4D75EA"/>
    <w:rsid w:val="4C7E198F"/>
    <w:rsid w:val="4C995F8F"/>
    <w:rsid w:val="4CD75C6F"/>
    <w:rsid w:val="4CE0771A"/>
    <w:rsid w:val="4D3B252B"/>
    <w:rsid w:val="4DB72B71"/>
    <w:rsid w:val="4DE44FE8"/>
    <w:rsid w:val="4DFC67D6"/>
    <w:rsid w:val="4E76033C"/>
    <w:rsid w:val="4ED748E6"/>
    <w:rsid w:val="4F3A086C"/>
    <w:rsid w:val="4FF37764"/>
    <w:rsid w:val="500951DA"/>
    <w:rsid w:val="505028EC"/>
    <w:rsid w:val="50C23D07"/>
    <w:rsid w:val="50D2381E"/>
    <w:rsid w:val="513707DA"/>
    <w:rsid w:val="5180327A"/>
    <w:rsid w:val="51830387"/>
    <w:rsid w:val="51AB479B"/>
    <w:rsid w:val="51C21AE4"/>
    <w:rsid w:val="51F83758"/>
    <w:rsid w:val="521D761E"/>
    <w:rsid w:val="522B768A"/>
    <w:rsid w:val="52826875"/>
    <w:rsid w:val="52CB4582"/>
    <w:rsid w:val="52DA58B5"/>
    <w:rsid w:val="531B0A3F"/>
    <w:rsid w:val="53526A73"/>
    <w:rsid w:val="535D7D17"/>
    <w:rsid w:val="53837051"/>
    <w:rsid w:val="539A06E7"/>
    <w:rsid w:val="53C47265"/>
    <w:rsid w:val="53F215D4"/>
    <w:rsid w:val="544762D1"/>
    <w:rsid w:val="54763E9C"/>
    <w:rsid w:val="54916EF8"/>
    <w:rsid w:val="54BE47E5"/>
    <w:rsid w:val="54D8418E"/>
    <w:rsid w:val="54DC7409"/>
    <w:rsid w:val="55326F81"/>
    <w:rsid w:val="554D7917"/>
    <w:rsid w:val="5587107B"/>
    <w:rsid w:val="558B7DE2"/>
    <w:rsid w:val="55EB7743"/>
    <w:rsid w:val="56517DFF"/>
    <w:rsid w:val="565434A4"/>
    <w:rsid w:val="565E627F"/>
    <w:rsid w:val="567D247D"/>
    <w:rsid w:val="568A5685"/>
    <w:rsid w:val="5697657F"/>
    <w:rsid w:val="569953EE"/>
    <w:rsid w:val="56A96C33"/>
    <w:rsid w:val="56C65BD3"/>
    <w:rsid w:val="56E15987"/>
    <w:rsid w:val="56E84E70"/>
    <w:rsid w:val="56F515BD"/>
    <w:rsid w:val="571E77BD"/>
    <w:rsid w:val="57776D70"/>
    <w:rsid w:val="57A869EA"/>
    <w:rsid w:val="581171BA"/>
    <w:rsid w:val="58117322"/>
    <w:rsid w:val="581806B0"/>
    <w:rsid w:val="583F3E8F"/>
    <w:rsid w:val="58466FCB"/>
    <w:rsid w:val="58DA5965"/>
    <w:rsid w:val="59041048"/>
    <w:rsid w:val="599F672B"/>
    <w:rsid w:val="59E828F5"/>
    <w:rsid w:val="5A910965"/>
    <w:rsid w:val="5ACF336D"/>
    <w:rsid w:val="5B213F0F"/>
    <w:rsid w:val="5BD77760"/>
    <w:rsid w:val="5BD90156"/>
    <w:rsid w:val="5C2B301C"/>
    <w:rsid w:val="5C3C2A96"/>
    <w:rsid w:val="5C902F0B"/>
    <w:rsid w:val="5D0E2082"/>
    <w:rsid w:val="5D2608FA"/>
    <w:rsid w:val="5D260953"/>
    <w:rsid w:val="5D29597E"/>
    <w:rsid w:val="5D454271"/>
    <w:rsid w:val="5D6121B1"/>
    <w:rsid w:val="5DAB3C67"/>
    <w:rsid w:val="5DC0337C"/>
    <w:rsid w:val="5DC4403F"/>
    <w:rsid w:val="5E025C33"/>
    <w:rsid w:val="5E4A533B"/>
    <w:rsid w:val="5E9D7510"/>
    <w:rsid w:val="5EA07847"/>
    <w:rsid w:val="5EC72ACE"/>
    <w:rsid w:val="5F235874"/>
    <w:rsid w:val="5F553F98"/>
    <w:rsid w:val="5F5B10F4"/>
    <w:rsid w:val="5FA97E40"/>
    <w:rsid w:val="5FB656D4"/>
    <w:rsid w:val="5FD01870"/>
    <w:rsid w:val="609F447C"/>
    <w:rsid w:val="60AE2C7C"/>
    <w:rsid w:val="60C74A21"/>
    <w:rsid w:val="60F90953"/>
    <w:rsid w:val="61764BE4"/>
    <w:rsid w:val="61820DBC"/>
    <w:rsid w:val="618234B3"/>
    <w:rsid w:val="619A0388"/>
    <w:rsid w:val="61BF7DEE"/>
    <w:rsid w:val="61FD3B8E"/>
    <w:rsid w:val="6241391E"/>
    <w:rsid w:val="62890191"/>
    <w:rsid w:val="62AB54F0"/>
    <w:rsid w:val="62FA168C"/>
    <w:rsid w:val="62FF66F4"/>
    <w:rsid w:val="63416D0D"/>
    <w:rsid w:val="635051A2"/>
    <w:rsid w:val="63786ADC"/>
    <w:rsid w:val="642524BD"/>
    <w:rsid w:val="644D7933"/>
    <w:rsid w:val="64524F4A"/>
    <w:rsid w:val="647749B0"/>
    <w:rsid w:val="65304193"/>
    <w:rsid w:val="655C05C5"/>
    <w:rsid w:val="65CC03D2"/>
    <w:rsid w:val="65E1296C"/>
    <w:rsid w:val="65ED45DD"/>
    <w:rsid w:val="662E1543"/>
    <w:rsid w:val="66AC67F0"/>
    <w:rsid w:val="66B07D06"/>
    <w:rsid w:val="66BD1D36"/>
    <w:rsid w:val="66E171AB"/>
    <w:rsid w:val="67125FC1"/>
    <w:rsid w:val="67323E88"/>
    <w:rsid w:val="67895276"/>
    <w:rsid w:val="679333E9"/>
    <w:rsid w:val="67D839B8"/>
    <w:rsid w:val="67DA2D65"/>
    <w:rsid w:val="682F35D7"/>
    <w:rsid w:val="685956F9"/>
    <w:rsid w:val="68A164BD"/>
    <w:rsid w:val="69093775"/>
    <w:rsid w:val="692E639F"/>
    <w:rsid w:val="693C2C00"/>
    <w:rsid w:val="696D139C"/>
    <w:rsid w:val="69A0069E"/>
    <w:rsid w:val="6A011E79"/>
    <w:rsid w:val="6A461583"/>
    <w:rsid w:val="6A9F07BD"/>
    <w:rsid w:val="6AE82164"/>
    <w:rsid w:val="6B1C02C5"/>
    <w:rsid w:val="6B313957"/>
    <w:rsid w:val="6B7D33B2"/>
    <w:rsid w:val="6BB96DE8"/>
    <w:rsid w:val="6C6C4E7D"/>
    <w:rsid w:val="6C873DA7"/>
    <w:rsid w:val="6C945AD1"/>
    <w:rsid w:val="6CB95B66"/>
    <w:rsid w:val="6CCA7D73"/>
    <w:rsid w:val="6CF154A8"/>
    <w:rsid w:val="6D071D81"/>
    <w:rsid w:val="6D21370B"/>
    <w:rsid w:val="6D282982"/>
    <w:rsid w:val="6DBD764E"/>
    <w:rsid w:val="6E435FBE"/>
    <w:rsid w:val="6E5D7F45"/>
    <w:rsid w:val="6E817A68"/>
    <w:rsid w:val="6E8E43AA"/>
    <w:rsid w:val="6EA37547"/>
    <w:rsid w:val="6EB00680"/>
    <w:rsid w:val="6EC04EC0"/>
    <w:rsid w:val="6EC6456A"/>
    <w:rsid w:val="6ECE75B8"/>
    <w:rsid w:val="6EEA336F"/>
    <w:rsid w:val="6F8708C8"/>
    <w:rsid w:val="6F881820"/>
    <w:rsid w:val="6F9E54E7"/>
    <w:rsid w:val="6FF45107"/>
    <w:rsid w:val="70074E3A"/>
    <w:rsid w:val="70090BB2"/>
    <w:rsid w:val="705D0EFE"/>
    <w:rsid w:val="70797BBE"/>
    <w:rsid w:val="7111012B"/>
    <w:rsid w:val="719721EE"/>
    <w:rsid w:val="71FE5DBD"/>
    <w:rsid w:val="7206772A"/>
    <w:rsid w:val="722317BF"/>
    <w:rsid w:val="72DA4A88"/>
    <w:rsid w:val="72E17BC5"/>
    <w:rsid w:val="730E1CC8"/>
    <w:rsid w:val="73661E78"/>
    <w:rsid w:val="737268BF"/>
    <w:rsid w:val="738C2A05"/>
    <w:rsid w:val="73AA2FA8"/>
    <w:rsid w:val="73B12B62"/>
    <w:rsid w:val="73E14F4E"/>
    <w:rsid w:val="73E216BB"/>
    <w:rsid w:val="745368A0"/>
    <w:rsid w:val="74B7484D"/>
    <w:rsid w:val="74B7591F"/>
    <w:rsid w:val="74E76FE8"/>
    <w:rsid w:val="755605B6"/>
    <w:rsid w:val="758D235E"/>
    <w:rsid w:val="75A31161"/>
    <w:rsid w:val="75AD1FE0"/>
    <w:rsid w:val="75C5557C"/>
    <w:rsid w:val="75E23383"/>
    <w:rsid w:val="764A0321"/>
    <w:rsid w:val="76A068FA"/>
    <w:rsid w:val="76DD4B47"/>
    <w:rsid w:val="771555B7"/>
    <w:rsid w:val="77210407"/>
    <w:rsid w:val="77427187"/>
    <w:rsid w:val="77640246"/>
    <w:rsid w:val="77657458"/>
    <w:rsid w:val="778101AF"/>
    <w:rsid w:val="77A92C7B"/>
    <w:rsid w:val="77AC7161"/>
    <w:rsid w:val="783F09AA"/>
    <w:rsid w:val="7841423D"/>
    <w:rsid w:val="78946420"/>
    <w:rsid w:val="78C0429E"/>
    <w:rsid w:val="78C9311B"/>
    <w:rsid w:val="78E56DE3"/>
    <w:rsid w:val="7942575F"/>
    <w:rsid w:val="79464B18"/>
    <w:rsid w:val="794E09EF"/>
    <w:rsid w:val="79DF769D"/>
    <w:rsid w:val="79F26CDB"/>
    <w:rsid w:val="7A066163"/>
    <w:rsid w:val="7A573683"/>
    <w:rsid w:val="7A6C06BC"/>
    <w:rsid w:val="7A6D638D"/>
    <w:rsid w:val="7AD35493"/>
    <w:rsid w:val="7B341A58"/>
    <w:rsid w:val="7B6B07CF"/>
    <w:rsid w:val="7B8E6AD6"/>
    <w:rsid w:val="7BB5399C"/>
    <w:rsid w:val="7C030BAC"/>
    <w:rsid w:val="7C1777A3"/>
    <w:rsid w:val="7C2615D5"/>
    <w:rsid w:val="7C2751C3"/>
    <w:rsid w:val="7C3D61C0"/>
    <w:rsid w:val="7CE7258D"/>
    <w:rsid w:val="7D1E37CD"/>
    <w:rsid w:val="7D2D01BE"/>
    <w:rsid w:val="7D4A0A5C"/>
    <w:rsid w:val="7D6C2781"/>
    <w:rsid w:val="7D9732B3"/>
    <w:rsid w:val="7DB1364C"/>
    <w:rsid w:val="7DCB468A"/>
    <w:rsid w:val="7DCB61BE"/>
    <w:rsid w:val="7DD85F9B"/>
    <w:rsid w:val="7DF4502A"/>
    <w:rsid w:val="7E1C5F55"/>
    <w:rsid w:val="7E3B7CA1"/>
    <w:rsid w:val="7E762895"/>
    <w:rsid w:val="7EAA2F2C"/>
    <w:rsid w:val="7EC16AFC"/>
    <w:rsid w:val="7EE41659"/>
    <w:rsid w:val="7F2124B8"/>
    <w:rsid w:val="7F8B0C6C"/>
    <w:rsid w:val="7FEC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footnote text"/>
    <w:basedOn w:val="1"/>
    <w:qFormat/>
    <w:uiPriority w:val="0"/>
    <w:pPr>
      <w:snapToGrid w:val="0"/>
      <w:jc w:val="left"/>
    </w:pPr>
    <w:rPr>
      <w:sz w:val="18"/>
    </w:rPr>
  </w:style>
  <w:style w:type="character" w:styleId="8">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3612</Words>
  <Characters>3619</Characters>
  <Lines>0</Lines>
  <Paragraphs>0</Paragraphs>
  <TotalTime>7</TotalTime>
  <ScaleCrop>false</ScaleCrop>
  <LinksUpToDate>false</LinksUpToDate>
  <CharactersWithSpaces>3621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2024-09-30T08:49:00Z</dcterms:created>
  <dc:creator>Administrator</dc:creator>
  <cp:lastModifiedBy>游刃鲤鱼</cp:lastModifiedBy>
  <dcterms:modified xsi:type="dcterms:W3CDTF">2025-08-30T12:33:25Z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F000036E345B412E85F7AADE6D6CAC15_13</vt:lpwstr>
  </property>
  <property fmtid="{D5CDD505-2E9C-101B-9397-08002B2CF9AE}" pid="4" name="KSOTemplateDocerSaveRecord">
    <vt:lpwstr>eyJoZGlkIjoiNTI2YTgxMWJmYjljOWI3MGU0OGE5NWFhN2YxYTRjMmEiLCJ1c2VySWQiOiI2Njc0NzY5NTIifQ==</vt:lpwstr>
  </property>
</Properties>
</file>