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Times New Roman"/>
          <w:bCs/>
          <w:sz w:val="32"/>
          <w:szCs w:val="32"/>
        </w:rPr>
      </w:pPr>
      <w:bookmarkStart w:id="1" w:name="_GoBack"/>
      <w:bookmarkEnd w:id="1"/>
      <w:bookmarkStart w:id="0" w:name="_Hlk205989369"/>
      <w:r>
        <w:rPr>
          <w:rFonts w:hint="eastAsia" w:ascii="黑体" w:hAnsi="黑体" w:eastAsia="黑体" w:cs="Times New Roman"/>
          <w:bCs/>
          <w:sz w:val="32"/>
          <w:szCs w:val="32"/>
        </w:rPr>
        <w:t>公司组织变动场景下企业社会责任适用规则重构</w:t>
      </w:r>
    </w:p>
    <w:bookmarkEnd w:id="0"/>
    <w:p>
      <w:pPr>
        <w:jc w:val="center"/>
        <w:rPr>
          <w:rStyle w:val="16"/>
          <w:rFonts w:hint="eastAsia" w:asciiTheme="minorEastAsia" w:hAnsiTheme="minorEastAsia" w:cstheme="minorEastAsia"/>
          <w:b/>
          <w:bCs/>
          <w:sz w:val="24"/>
        </w:rPr>
      </w:pPr>
    </w:p>
    <w:p>
      <w:pPr>
        <w:ind w:firstLine="420" w:firstLineChars="200"/>
        <w:rPr>
          <w:rFonts w:hint="eastAsia" w:ascii="华文仿宋" w:hAnsi="华文仿宋" w:eastAsia="华文仿宋" w:cs="Times New Roman"/>
          <w:bCs/>
          <w:szCs w:val="22"/>
        </w:rPr>
      </w:pPr>
      <w:r>
        <w:rPr>
          <w:rFonts w:hint="eastAsia" w:ascii="华文仿宋" w:hAnsi="华文仿宋" w:eastAsia="华文仿宋" w:cs="Times New Roman"/>
          <w:bCs/>
          <w:szCs w:val="22"/>
        </w:rPr>
        <w:t>【摘  要】公司组织变动行为因其负外部性影响较大，引发公司内外部利益冲突，涉及公共利益而触发公司社会责任介入调整。当凝练总结市场驱动型（公司收购和反收购）、司法驱动型（司法强制解散）以及行政监管驱动型（经营者集中的申报审查）三种公司组织变动后，可发现《公司法》社会责任条款的介入方式、适用逻辑及作用机理均为不同，并产生阻却公司组织变动之效力。但社会责任条款在组织变动过程中的适用仍面临缺乏反收购决策约束机制与利益相关者救济机制、司法解散裁判说理不清且未能形成社会责任条款的差异化适用格局、经营者集中审查缺乏细化标准等问题。为此，可通过强化董事信义义务避免其在反收购决策中滥用社会责任条款并通过董事对第三人责任制度为利益相关者创设救济机制、构建司法解散纠纷中区分公司主体类型的社会责任条款差异化适用模式、审慎控制社会责任因素介入经营者集中审查限度这三方面措施，重构公司组织变动场景下企业社会责任适用规则，以便其在公司组织变动场景下更好地发挥平衡公司内部股东与外部利益相关者及社会公众间利益冲突的作用。</w:t>
      </w:r>
    </w:p>
    <w:p>
      <w:pPr>
        <w:ind w:firstLine="420" w:firstLineChars="200"/>
        <w:rPr>
          <w:rFonts w:hint="eastAsia" w:ascii="华文仿宋" w:hAnsi="华文仿宋" w:eastAsia="华文仿宋" w:cs="Times New Roman"/>
          <w:bCs/>
          <w:szCs w:val="22"/>
        </w:rPr>
      </w:pPr>
      <w:r>
        <w:rPr>
          <w:rFonts w:hint="eastAsia" w:ascii="华文仿宋" w:hAnsi="华文仿宋" w:eastAsia="华文仿宋" w:cs="Times New Roman"/>
          <w:bCs/>
          <w:szCs w:val="22"/>
        </w:rPr>
        <w:t>【关键词】社会责任条款；司法解散；经营者集中；收购</w:t>
      </w:r>
    </w:p>
    <w:p>
      <w:pPr>
        <w:ind w:firstLine="420" w:firstLineChars="200"/>
        <w:rPr>
          <w:rFonts w:hint="eastAsia" w:ascii="华文仿宋" w:hAnsi="华文仿宋" w:eastAsia="华文仿宋" w:cs="Times New Roman"/>
          <w:bCs/>
          <w:szCs w:val="22"/>
        </w:rPr>
      </w:pPr>
    </w:p>
    <w:p>
      <w:pPr>
        <w:spacing w:line="400" w:lineRule="atLeast"/>
        <w:rPr>
          <w:rFonts w:hint="eastAsia" w:ascii="黑体" w:hAnsi="黑体" w:eastAsia="黑体"/>
          <w:sz w:val="28"/>
          <w:szCs w:val="28"/>
        </w:rPr>
      </w:pPr>
      <w:r>
        <w:rPr>
          <w:rFonts w:hint="eastAsia" w:ascii="黑体" w:hAnsi="黑体" w:eastAsia="黑体"/>
          <w:sz w:val="28"/>
          <w:szCs w:val="28"/>
        </w:rPr>
        <w:t>引言</w:t>
      </w:r>
    </w:p>
    <w:p>
      <w:pPr>
        <w:ind w:firstLine="482"/>
        <w:rPr>
          <w:rFonts w:ascii="Times New Roman" w:hAnsi="Times New Roman" w:eastAsia="宋体" w:cs="Times New Roman"/>
          <w:szCs w:val="21"/>
        </w:rPr>
      </w:pPr>
      <w:r>
        <w:rPr>
          <w:rFonts w:hint="eastAsia" w:ascii="宋体" w:hAnsi="宋体" w:eastAsia="宋体" w:cs="Times New Roman"/>
          <w:szCs w:val="21"/>
        </w:rPr>
        <w:t>一个</w:t>
      </w:r>
      <w:r>
        <w:rPr>
          <w:rFonts w:hint="eastAsia" w:ascii="Times New Roman" w:hAnsi="Times New Roman" w:eastAsia="宋体" w:cs="Times New Roman"/>
          <w:szCs w:val="21"/>
        </w:rPr>
        <w:t>好的企业除经济产出外，还可创造社会价值。相应，中国公司法引入社会责任条款的目的在于鼓励公司承担社会责任，实现营利性与社会性的双丰收。但囿于条款用语高度概括性、缺乏强制力等问题，中国公司法中的社会责任条款在先前的司法实践中未能得到有效适用，而仅在公司决议效力纠纷、公司司法解散纠纷、劳动争议纠纷中得到适用。同时，在司法裁判活动中，该条款通常被法官作为裁判辅助性参考，而非直接适用的裁判依据。由此来看，社会责任条款的规范属性与其在司法实践中的“遇冷”境地并不相符。更有甚者，学界对于公司社会责任的关注同样聚焦于常态化治理，更多地从公司治理结构、商业决策、信息披露等方面出发构建社会责任条款实施路径，</w:t>
      </w:r>
      <w:r>
        <w:rPr>
          <w:rStyle w:val="16"/>
          <w:rFonts w:hint="eastAsia" w:ascii="Times New Roman" w:hAnsi="Times New Roman" w:eastAsia="宋体" w:cs="Times New Roman"/>
          <w:szCs w:val="21"/>
        </w:rPr>
        <w:footnoteReference w:id="0"/>
      </w:r>
      <w:r>
        <w:rPr>
          <w:rFonts w:hint="eastAsia" w:ascii="Times New Roman" w:hAnsi="Times New Roman" w:eastAsia="宋体" w:cs="Times New Roman"/>
          <w:szCs w:val="21"/>
        </w:rPr>
        <w:t>如不少学者支持扩张董事信义义务范畴，要求其在日常经营决策中充分考虑利益相关者的利益，同时引入商业判断规则保护董事等经营管理层的积极性。</w:t>
      </w:r>
      <w:r>
        <w:rPr>
          <w:rStyle w:val="16"/>
          <w:rFonts w:hint="eastAsia" w:ascii="Times New Roman" w:hAnsi="Times New Roman" w:eastAsia="宋体" w:cs="Times New Roman"/>
          <w:szCs w:val="21"/>
        </w:rPr>
        <w:footnoteReference w:id="1"/>
      </w:r>
      <w:r>
        <w:rPr>
          <w:rFonts w:hint="eastAsia" w:ascii="Times New Roman" w:hAnsi="Times New Roman" w:eastAsia="宋体" w:cs="Times New Roman"/>
          <w:szCs w:val="21"/>
        </w:rPr>
        <w:t>还有学者提出可通过加强社会责任信息披露，通过社会监督约束公司主动履行社会责任。</w:t>
      </w:r>
      <w:r>
        <w:rPr>
          <w:rStyle w:val="16"/>
          <w:rFonts w:hint="eastAsia" w:ascii="Times New Roman" w:hAnsi="Times New Roman" w:eastAsia="宋体" w:cs="Times New Roman"/>
          <w:szCs w:val="21"/>
        </w:rPr>
        <w:footnoteReference w:id="2"/>
      </w:r>
      <w:r>
        <w:rPr>
          <w:rFonts w:hint="eastAsia" w:ascii="Times New Roman" w:hAnsi="Times New Roman" w:eastAsia="宋体" w:cs="Times New Roman"/>
          <w:szCs w:val="21"/>
        </w:rPr>
        <w:t>但这些研究均忽视了公司组织处于非常态状态时——即组织变动过程中的特殊适用。</w:t>
      </w:r>
    </w:p>
    <w:p>
      <w:pPr>
        <w:ind w:firstLine="482"/>
        <w:rPr>
          <w:rFonts w:ascii="Times New Roman" w:hAnsi="Times New Roman" w:eastAsia="宋体" w:cs="Times New Roman"/>
          <w:szCs w:val="21"/>
        </w:rPr>
      </w:pPr>
      <w:r>
        <w:rPr>
          <w:rFonts w:hint="eastAsia" w:ascii="Times New Roman" w:hAnsi="Times New Roman" w:eastAsia="宋体" w:cs="Times New Roman"/>
          <w:szCs w:val="21"/>
        </w:rPr>
        <w:t>值得庆幸，我国公司法中的社会责任条款一直处于“进化”过程，似乎为解决前述问题创设了可能。2024年新公司法丰富了社会责任的内涵，将公司社会责任设置为专条，并区分“应当”的强制要求与“鼓励”的倡导宣示，层次性地划分社会责任具体内容，在立法技术上采用了“举例+概括”的方式，对公司承担社会责任的对象“利益相关者利益”与“社会公共利益”进行了明确，等等。</w:t>
      </w:r>
      <w:r>
        <w:rPr>
          <w:rStyle w:val="16"/>
          <w:rFonts w:hint="eastAsia" w:ascii="Times New Roman" w:hAnsi="Times New Roman" w:eastAsia="宋体" w:cs="Times New Roman"/>
          <w:szCs w:val="21"/>
        </w:rPr>
        <w:footnoteReference w:id="3"/>
      </w:r>
      <w:r>
        <w:rPr>
          <w:rFonts w:hint="eastAsia" w:ascii="Times New Roman" w:hAnsi="Times New Roman" w:eastAsia="宋体" w:cs="Times New Roman"/>
          <w:szCs w:val="21"/>
        </w:rPr>
        <w:t>但上述“进化”仅停留在公司社会责任所面向的主体层面，而忽视了在特定活动中的差异化表现，同样，上述改革仍没有让我国的社会责任条款完全摆脱模糊性、原则性的弊端。</w:t>
      </w:r>
    </w:p>
    <w:p>
      <w:pPr>
        <w:ind w:firstLine="482"/>
        <w:rPr>
          <w:rFonts w:ascii="Times New Roman" w:hAnsi="Times New Roman" w:eastAsia="宋体" w:cs="Times New Roman"/>
          <w:szCs w:val="21"/>
        </w:rPr>
      </w:pPr>
      <w:r>
        <w:rPr>
          <w:rFonts w:hint="eastAsia" w:ascii="Times New Roman" w:hAnsi="Times New Roman" w:eastAsia="宋体" w:cs="Times New Roman"/>
          <w:szCs w:val="21"/>
        </w:rPr>
        <w:t>为此，本文聚焦公司社会责任研究和立法改革均未解决的问题，以公司组织变动中的社会责任为分析对象，系统性讨论市场驱动型（公司收购和反收购）、司法驱动型（司法强制解散）以及行政监管驱动型（经营者集中的申报审查）三种公司组织变动模式下，公司社会责任条款的具体适用逻辑和方法，以求超越传统的公司社会责任主体、实现机制等议题，发掘在公司微观行为活动中社会责任的具象表现与作用机理，从而为企业活动迈向更为实质性的营利性与社会性双重意蕴提供可能。</w:t>
      </w:r>
    </w:p>
    <w:p>
      <w:pPr>
        <w:ind w:firstLine="482"/>
        <w:rPr>
          <w:rFonts w:ascii="Times New Roman" w:hAnsi="Times New Roman" w:eastAsia="宋体" w:cs="Times New Roman"/>
          <w:szCs w:val="21"/>
        </w:rPr>
      </w:pPr>
    </w:p>
    <w:p>
      <w:pPr>
        <w:rPr>
          <w:rFonts w:hint="eastAsia" w:ascii="黑体" w:hAnsi="黑体" w:eastAsia="黑体" w:cs="Times New Roman"/>
          <w:sz w:val="28"/>
          <w:szCs w:val="28"/>
        </w:rPr>
      </w:pPr>
      <w:r>
        <w:rPr>
          <w:rFonts w:hint="eastAsia" w:ascii="黑体" w:hAnsi="黑体" w:eastAsia="黑体" w:cs="Times New Roman"/>
          <w:sz w:val="28"/>
          <w:szCs w:val="28"/>
        </w:rPr>
        <w:t>一、公司组织变动缘何触发公司社会责任？</w:t>
      </w:r>
    </w:p>
    <w:p>
      <w:pPr>
        <w:ind w:firstLine="482"/>
        <w:rPr>
          <w:rFonts w:ascii="Times New Roman" w:hAnsi="Times New Roman" w:eastAsia="宋体" w:cs="Times New Roman"/>
          <w:b/>
          <w:bCs/>
          <w:szCs w:val="21"/>
        </w:rPr>
      </w:pPr>
      <w:r>
        <w:rPr>
          <w:rFonts w:hint="eastAsia" w:ascii="Times New Roman" w:hAnsi="Times New Roman" w:eastAsia="宋体" w:cs="Times New Roman"/>
          <w:szCs w:val="21"/>
        </w:rPr>
        <w:t>公司组织变动是公司行为的一种表现，其类型通常包括公司合并、分立、解散（司法解散、合意解散）、改制、破产等。而公司</w:t>
      </w:r>
      <w:r>
        <w:rPr>
          <w:rFonts w:hint="eastAsia" w:ascii="Times New Roman" w:hAnsi="Times New Roman" w:eastAsia="宋体" w:cs="Times New Roman"/>
          <w:szCs w:val="21"/>
          <w:lang w:val="en-US" w:eastAsia="zh-CN"/>
        </w:rPr>
        <w:t>应否</w:t>
      </w:r>
      <w:r>
        <w:rPr>
          <w:rFonts w:hint="eastAsia" w:ascii="Times New Roman" w:hAnsi="Times New Roman" w:eastAsia="宋体" w:cs="Times New Roman"/>
          <w:szCs w:val="21"/>
        </w:rPr>
        <w:t>对这些行为承担社会责任</w:t>
      </w:r>
      <w:r>
        <w:rPr>
          <w:rFonts w:hint="eastAsia" w:ascii="Times New Roman" w:hAnsi="Times New Roman" w:eastAsia="宋体" w:cs="Times New Roman"/>
          <w:szCs w:val="21"/>
          <w:lang w:val="en-US" w:eastAsia="zh-CN"/>
        </w:rPr>
        <w:t>尚需</w:t>
      </w:r>
      <w:r>
        <w:rPr>
          <w:rFonts w:hint="eastAsia" w:ascii="Times New Roman" w:hAnsi="Times New Roman" w:eastAsia="宋体" w:cs="Times New Roman"/>
          <w:szCs w:val="21"/>
        </w:rPr>
        <w:t>进一步分析，可以结合公司组织变动过程中所发生的利益格局判断公司社会责任引入的正当性，进而明确在何种场景下需要引入公司社会责任理论调整公司的自治行为。</w:t>
      </w:r>
    </w:p>
    <w:p>
      <w:pPr>
        <w:ind w:firstLine="480"/>
        <w:rPr>
          <w:rFonts w:hint="eastAsia" w:ascii="华文楷体" w:hAnsi="华文楷体" w:eastAsia="华文楷体" w:cs="Times New Roman"/>
          <w:sz w:val="24"/>
        </w:rPr>
      </w:pPr>
      <w:r>
        <w:rPr>
          <w:rFonts w:hint="eastAsia" w:ascii="华文楷体" w:hAnsi="华文楷体" w:eastAsia="华文楷体" w:cs="Times New Roman"/>
          <w:sz w:val="24"/>
        </w:rPr>
        <w:t>（一）公司承担社会责任的内在机理</w:t>
      </w:r>
    </w:p>
    <w:p>
      <w:pPr>
        <w:widowControl/>
        <w:ind w:firstLine="482"/>
        <w:jc w:val="left"/>
        <w:rPr>
          <w:rFonts w:ascii="Times New Roman" w:hAnsi="Times New Roman" w:eastAsia="宋体" w:cs="Times New Roman"/>
          <w:color w:val="231F20"/>
          <w:kern w:val="0"/>
          <w:szCs w:val="21"/>
          <w:lang w:bidi="ar"/>
        </w:rPr>
      </w:pPr>
      <w:r>
        <w:rPr>
          <w:rFonts w:hint="eastAsia" w:ascii="Times New Roman" w:hAnsi="Times New Roman" w:eastAsia="宋体" w:cs="Times New Roman"/>
          <w:color w:val="231F20"/>
          <w:kern w:val="0"/>
          <w:szCs w:val="21"/>
          <w:lang w:bidi="ar"/>
        </w:rPr>
        <w:t>其一，公司行为的负外部性。</w:t>
      </w:r>
      <w:r>
        <w:rPr>
          <w:rFonts w:ascii="Times New Roman" w:hAnsi="Times New Roman" w:eastAsia="宋体" w:cs="Times New Roman"/>
          <w:color w:val="231F20"/>
          <w:kern w:val="0"/>
          <w:szCs w:val="21"/>
          <w:lang w:bidi="ar"/>
        </w:rPr>
        <w:t>企业在短期利润最大化驱动下，可能忽视其对环境、</w:t>
      </w:r>
      <w:r>
        <w:rPr>
          <w:rFonts w:hint="eastAsia" w:ascii="Times New Roman" w:hAnsi="Times New Roman" w:eastAsia="宋体" w:cs="Times New Roman"/>
          <w:color w:val="231F20"/>
          <w:kern w:val="0"/>
          <w:szCs w:val="21"/>
          <w:lang w:bidi="ar"/>
        </w:rPr>
        <w:t>社区、市场、消费者、职工</w:t>
      </w:r>
      <w:r>
        <w:rPr>
          <w:rFonts w:ascii="Times New Roman" w:hAnsi="Times New Roman" w:eastAsia="宋体" w:cs="Times New Roman"/>
          <w:color w:val="231F20"/>
          <w:kern w:val="0"/>
          <w:szCs w:val="21"/>
          <w:lang w:bidi="ar"/>
        </w:rPr>
        <w:t>等造成的负面影响，如</w:t>
      </w:r>
      <w:r>
        <w:rPr>
          <w:rFonts w:hint="eastAsia" w:ascii="Times New Roman" w:hAnsi="Times New Roman" w:eastAsia="宋体" w:cs="Times New Roman"/>
          <w:color w:val="231F20"/>
          <w:kern w:val="0"/>
          <w:szCs w:val="21"/>
          <w:lang w:bidi="ar"/>
        </w:rPr>
        <w:t>压榨员工、滥用经济优势垄断价格、排挤中小竞争者、兜售有瑕疵的商品、践踏消费者利益等。这些问题无法完全依靠市场解决，需要通过法律和道德进行共同约束。经济学理论中的行为外部性是指在市场竞争过程中，个人行为对他人产生影响，而又不能为之向他们收费或补偿的一种现象。外部性具有正反两面，正外部性表现为企业活动产生社会收益，自身却难以直接获得回报，如提高当地税收、改善工作环境等；负外部性指企业经济活动对外产生不利影响，其造成的公共利益损失最终通过税收等机制转化为全民共担的治理成本，如资源过度开采、有害物质排放等。多数情况下，公司秉持“经济理性人”本性及“股东利益最大化”目标驱使，只关注个体利益而忽视其行为产生的负外部性。这种收益内部化与成本外部化的非对称分布，成为加剧市场失灵机制的重要诱因。经济学关于这一问题的论辩已证明仅通过市场调配无法解决外部不经济的问题，需要同步提升行为人的道德水准和纳入政府干预。</w:t>
      </w:r>
      <w:r>
        <w:rPr>
          <w:rStyle w:val="16"/>
          <w:rFonts w:hint="eastAsia" w:ascii="Times New Roman" w:hAnsi="Times New Roman" w:eastAsia="宋体" w:cs="Times New Roman"/>
          <w:color w:val="231F20"/>
          <w:kern w:val="0"/>
          <w:szCs w:val="21"/>
          <w:lang w:bidi="ar"/>
        </w:rPr>
        <w:footnoteReference w:id="4"/>
      </w:r>
      <w:r>
        <w:rPr>
          <w:rFonts w:hint="eastAsia" w:ascii="Times New Roman" w:hAnsi="Times New Roman" w:eastAsia="宋体" w:cs="Times New Roman"/>
          <w:color w:val="231F20"/>
          <w:kern w:val="0"/>
          <w:szCs w:val="21"/>
          <w:lang w:bidi="ar"/>
        </w:rPr>
        <w:t>社会责任理论应运而生，一方面引导企业减少负外部性、增加正外部性，另一方面要求公司承担一定的社会责任以此消化这种公司对社会产生的外部不经济现象。</w:t>
      </w:r>
    </w:p>
    <w:p>
      <w:pPr>
        <w:widowControl/>
        <w:ind w:firstLine="482"/>
        <w:jc w:val="left"/>
        <w:rPr>
          <w:rFonts w:ascii="Times New Roman" w:hAnsi="Times New Roman" w:eastAsia="宋体" w:cs="Times New Roman"/>
          <w:szCs w:val="21"/>
        </w:rPr>
      </w:pPr>
      <w:r>
        <w:rPr>
          <w:rFonts w:hint="eastAsia" w:ascii="Times New Roman" w:hAnsi="Times New Roman" w:eastAsia="宋体" w:cs="Times New Roman"/>
          <w:color w:val="231F20"/>
          <w:kern w:val="0"/>
          <w:szCs w:val="21"/>
          <w:lang w:bidi="ar"/>
        </w:rPr>
        <w:t>其二，公司组织的社会性。企业是社会的细胞，社会是企业利益的源泉。</w:t>
      </w:r>
      <w:r>
        <w:rPr>
          <w:rStyle w:val="16"/>
          <w:rFonts w:hint="eastAsia" w:ascii="Times New Roman" w:hAnsi="Times New Roman" w:eastAsia="宋体" w:cs="Times New Roman"/>
          <w:color w:val="231F20"/>
          <w:kern w:val="0"/>
          <w:szCs w:val="21"/>
          <w:lang w:bidi="ar"/>
        </w:rPr>
        <w:footnoteReference w:id="5"/>
      </w:r>
      <w:r>
        <w:rPr>
          <w:rFonts w:hint="eastAsia" w:ascii="Times New Roman" w:hAnsi="Times New Roman" w:eastAsia="宋体" w:cs="Times New Roman"/>
          <w:color w:val="231F20"/>
          <w:kern w:val="0"/>
          <w:szCs w:val="21"/>
          <w:lang w:bidi="ar"/>
        </w:rPr>
        <w:t>现代公司的重要特点就是社会性，公司基于契约关系、法律规定和商业伦理的纽带，与股东、消费者、劳动者、债权人、上下游企业、社区居民、自然资源和生态环境产生联结，公司的任何行动均会影响利益纽带上的相关方。相应，关于公司治理和公司本质的众多理论恰恰是基于公司的社会性发展而来，为公司承担社会责任提供理论支撑：如契约联结理论将公司看成是与公司相关的利益相关方的契约束，而公司承担社会责任就是履行对各方利益主体的契约义务。</w:t>
      </w:r>
      <w:r>
        <w:rPr>
          <w:rStyle w:val="16"/>
          <w:rFonts w:hint="eastAsia" w:ascii="Times New Roman" w:hAnsi="Times New Roman" w:eastAsia="宋体" w:cs="Times New Roman"/>
          <w:color w:val="231F20"/>
          <w:kern w:val="0"/>
          <w:szCs w:val="21"/>
          <w:lang w:bidi="ar"/>
        </w:rPr>
        <w:footnoteReference w:id="6"/>
      </w:r>
      <w:r>
        <w:rPr>
          <w:rFonts w:hint="eastAsia" w:ascii="Times New Roman" w:hAnsi="Times New Roman" w:eastAsia="宋体" w:cs="Times New Roman"/>
          <w:color w:val="231F20"/>
          <w:kern w:val="0"/>
          <w:szCs w:val="21"/>
          <w:lang w:bidi="ar"/>
        </w:rPr>
        <w:t>团队生产理论把公司看成是各利益相关方的团队生产平台，对这个团队进行投资并共担风险的群体构成多方利益相关者，包括企业管理者、债权人、全体职工和社区。</w:t>
      </w:r>
      <w:r>
        <w:rPr>
          <w:rStyle w:val="16"/>
          <w:rFonts w:hint="eastAsia" w:ascii="Times New Roman" w:hAnsi="Times New Roman" w:eastAsia="宋体" w:cs="Times New Roman"/>
          <w:color w:val="231F20"/>
          <w:kern w:val="0"/>
          <w:szCs w:val="21"/>
          <w:lang w:bidi="ar"/>
        </w:rPr>
        <w:footnoteReference w:id="7"/>
      </w:r>
      <w:r>
        <w:rPr>
          <w:rFonts w:hint="eastAsia" w:ascii="Times New Roman" w:hAnsi="Times New Roman" w:eastAsia="宋体" w:cs="Times New Roman"/>
          <w:color w:val="231F20"/>
          <w:kern w:val="0"/>
          <w:szCs w:val="21"/>
          <w:lang w:bidi="ar"/>
        </w:rPr>
        <w:t>因此公司并不仅仅属于股东，还属于其他的团队成员。这一理论消解了股东至上的地位，要求公司关注更广泛的社会利益，实现企业与社会的共赢。关于企业的公民理论则认为现代企业作为社会经济活动的核心参与者、诸多权利的享有者</w:t>
      </w:r>
      <w:r>
        <w:rPr>
          <w:rFonts w:hint="eastAsia" w:ascii="Times New Roman" w:hAnsi="Times New Roman" w:eastAsia="宋体" w:cs="Times New Roman"/>
          <w:color w:val="231F20"/>
          <w:kern w:val="0"/>
          <w:szCs w:val="21"/>
          <w:lang w:val="en-US" w:eastAsia="zh-CN" w:bidi="ar"/>
        </w:rPr>
        <w:t>已然</w:t>
      </w:r>
      <w:r>
        <w:rPr>
          <w:rFonts w:hint="eastAsia" w:ascii="Times New Roman" w:hAnsi="Times New Roman" w:eastAsia="宋体" w:cs="Times New Roman"/>
          <w:color w:val="231F20"/>
          <w:kern w:val="0"/>
          <w:szCs w:val="21"/>
          <w:lang w:bidi="ar"/>
        </w:rPr>
        <w:t>成为社会的重要成员，应像其他公民一样承担相应的社会权利和社会义务，不仅对社会有所取，也要对社会有所付出。</w:t>
      </w:r>
      <w:r>
        <w:rPr>
          <w:rStyle w:val="16"/>
          <w:rFonts w:hint="eastAsia" w:ascii="Times New Roman" w:hAnsi="Times New Roman" w:eastAsia="宋体" w:cs="Times New Roman"/>
          <w:color w:val="231F20"/>
          <w:kern w:val="0"/>
          <w:szCs w:val="21"/>
          <w:lang w:bidi="ar"/>
        </w:rPr>
        <w:footnoteReference w:id="8"/>
      </w:r>
      <w:r>
        <w:rPr>
          <w:rFonts w:hint="eastAsia" w:ascii="Times New Roman" w:hAnsi="Times New Roman" w:eastAsia="宋体" w:cs="Times New Roman"/>
          <w:color w:val="231F20"/>
          <w:kern w:val="0"/>
          <w:szCs w:val="21"/>
          <w:lang w:bidi="ar"/>
        </w:rPr>
        <w:t>综上可见，正是</w:t>
      </w:r>
      <w:r>
        <w:rPr>
          <w:rFonts w:ascii="Times New Roman" w:hAnsi="Times New Roman" w:eastAsia="宋体" w:cs="Times New Roman"/>
          <w:color w:val="231F20"/>
          <w:kern w:val="0"/>
          <w:szCs w:val="21"/>
          <w:lang w:bidi="ar"/>
        </w:rPr>
        <w:t>公司的社会性决定了公司既要为股东创造投资</w:t>
      </w:r>
      <w:r>
        <w:rPr>
          <w:rFonts w:hint="eastAsia" w:ascii="Times New Roman" w:hAnsi="Times New Roman" w:eastAsia="宋体" w:cs="Times New Roman"/>
          <w:color w:val="231F20"/>
          <w:kern w:val="0"/>
          <w:szCs w:val="21"/>
          <w:lang w:bidi="ar"/>
        </w:rPr>
        <w:t>收益</w:t>
      </w:r>
      <w:r>
        <w:rPr>
          <w:rFonts w:ascii="Times New Roman" w:hAnsi="Times New Roman" w:eastAsia="宋体" w:cs="Times New Roman"/>
          <w:color w:val="231F20"/>
          <w:kern w:val="0"/>
          <w:szCs w:val="21"/>
          <w:lang w:bidi="ar"/>
        </w:rPr>
        <w:t>，也要</w:t>
      </w:r>
      <w:r>
        <w:rPr>
          <w:rFonts w:hint="eastAsia" w:ascii="Times New Roman" w:hAnsi="Times New Roman" w:eastAsia="宋体" w:cs="Times New Roman"/>
          <w:color w:val="231F20"/>
          <w:kern w:val="0"/>
          <w:szCs w:val="21"/>
          <w:lang w:bidi="ar"/>
        </w:rPr>
        <w:t>为利益</w:t>
      </w:r>
      <w:r>
        <w:rPr>
          <w:rFonts w:ascii="Times New Roman" w:hAnsi="Times New Roman" w:eastAsia="宋体" w:cs="Times New Roman"/>
          <w:color w:val="231F20"/>
          <w:kern w:val="0"/>
          <w:szCs w:val="21"/>
          <w:lang w:bidi="ar"/>
        </w:rPr>
        <w:t>相关者</w:t>
      </w:r>
      <w:r>
        <w:rPr>
          <w:rFonts w:hint="eastAsia" w:ascii="Times New Roman" w:hAnsi="Times New Roman" w:eastAsia="宋体" w:cs="Times New Roman"/>
          <w:color w:val="231F20"/>
          <w:kern w:val="0"/>
          <w:szCs w:val="21"/>
          <w:lang w:bidi="ar"/>
        </w:rPr>
        <w:t>谋求福祉</w:t>
      </w:r>
      <w:r>
        <w:rPr>
          <w:rFonts w:ascii="Times New Roman" w:hAnsi="Times New Roman" w:eastAsia="宋体" w:cs="Times New Roman"/>
          <w:color w:val="231F20"/>
          <w:kern w:val="0"/>
          <w:szCs w:val="21"/>
          <w:lang w:bidi="ar"/>
        </w:rPr>
        <w:t>。</w:t>
      </w:r>
      <w:r>
        <w:rPr>
          <w:rFonts w:hint="eastAsia" w:ascii="Times New Roman" w:hAnsi="Times New Roman" w:eastAsia="宋体" w:cs="Times New Roman"/>
          <w:color w:val="231F20"/>
          <w:kern w:val="0"/>
          <w:szCs w:val="21"/>
          <w:lang w:bidi="ar"/>
        </w:rPr>
        <w:t>公司的</w:t>
      </w:r>
      <w:r>
        <w:rPr>
          <w:rFonts w:hint="eastAsia" w:ascii="Times New Roman" w:hAnsi="Times New Roman" w:eastAsia="宋体" w:cs="Times New Roman"/>
          <w:szCs w:val="21"/>
        </w:rPr>
        <w:t>成功离不开股东的出资和董事、高级管理人员的经营，更不离开公司职工的劳动、消费者市场、政府政务服务及公司经营场所的良好环境等。因此，公司在追求营利时，也应适当承担增进其他社会主体利益的义务和责任以此反哺社会。</w:t>
      </w:r>
    </w:p>
    <w:p>
      <w:pPr>
        <w:ind w:firstLine="482"/>
        <w:rPr>
          <w:rFonts w:hint="default" w:ascii="Times New Roman" w:hAnsi="Times New Roman" w:eastAsia="宋体" w:cs="Times New Roman"/>
          <w:color w:val="231F20"/>
          <w:kern w:val="0"/>
          <w:szCs w:val="21"/>
          <w:lang w:val="en-US" w:eastAsia="zh-CN" w:bidi="ar"/>
        </w:rPr>
      </w:pPr>
      <w:r>
        <w:rPr>
          <w:rFonts w:hint="eastAsia" w:ascii="Times New Roman" w:hAnsi="Times New Roman" w:eastAsia="宋体" w:cs="Times New Roman"/>
          <w:szCs w:val="21"/>
        </w:rPr>
        <w:t>其三，公司利益冲突的平衡手段。社会责任理论的产生源于股东与利益相关者间的利益冲突，其内在逻辑就是平衡这一利益冲突。长久以来，公司制度的构建</w:t>
      </w:r>
      <w:r>
        <w:rPr>
          <w:rFonts w:hint="eastAsia" w:ascii="Times New Roman" w:hAnsi="Times New Roman" w:eastAsia="宋体" w:cs="Times New Roman"/>
          <w:color w:val="000000" w:themeColor="text1"/>
          <w:szCs w:val="21"/>
          <w14:textFill>
            <w14:solidFill>
              <w14:schemeClr w14:val="tx1"/>
            </w14:solidFill>
          </w14:textFill>
        </w:rPr>
        <w:t>秉持“股东利益至上”原则，实现营利最大化也就成为公司行动的主流目标，但片面强调营利性则导致很多企业忽视对社会公共利益的维护。1929年美国经济危机爆发后，经济萧条在全球范围内蔓延，引发美国学者对公司社会责任理论的深思。伯利和多德就此展开了著名论战：伯利坚持“股东中心主义”，认为公司董事在任何时候都必须仅为所有股东的利益行使，不允许董事为其他理由而放弃对营利性的追逐损害股东利益。</w:t>
      </w:r>
      <w:r>
        <w:rPr>
          <w:rStyle w:val="16"/>
          <w:rFonts w:hint="eastAsia" w:ascii="Times New Roman" w:hAnsi="Times New Roman" w:eastAsia="宋体" w:cs="Times New Roman"/>
          <w:color w:val="000000" w:themeColor="text1"/>
          <w:szCs w:val="21"/>
          <w14:textFill>
            <w14:solidFill>
              <w14:schemeClr w14:val="tx1"/>
            </w14:solidFill>
          </w14:textFill>
        </w:rPr>
        <w:footnoteReference w:id="9"/>
      </w:r>
      <w:r>
        <w:rPr>
          <w:rFonts w:hint="eastAsia" w:ascii="Times New Roman" w:hAnsi="Times New Roman" w:eastAsia="宋体" w:cs="Times New Roman"/>
          <w:color w:val="000000" w:themeColor="text1"/>
          <w:szCs w:val="21"/>
          <w14:textFill>
            <w14:solidFill>
              <w14:schemeClr w14:val="tx1"/>
            </w14:solidFill>
          </w14:textFill>
        </w:rPr>
        <w:t>多德主张</w:t>
      </w:r>
      <w:r>
        <w:rPr>
          <w:rFonts w:hint="eastAsia" w:ascii="Times New Roman" w:hAnsi="Times New Roman" w:eastAsia="宋体" w:cs="Times New Roman"/>
          <w:color w:val="231F20"/>
          <w:kern w:val="0"/>
          <w:szCs w:val="21"/>
          <w:lang w:bidi="ar"/>
        </w:rPr>
        <w:t>利益相关者对企业进行了专用性投资，并与企业共同承担生产经营风险，</w:t>
      </w:r>
      <w:r>
        <w:rPr>
          <w:rFonts w:hint="eastAsia" w:ascii="Times New Roman" w:hAnsi="Times New Roman" w:eastAsia="宋体" w:cs="Times New Roman"/>
          <w:color w:val="000000" w:themeColor="text1"/>
          <w:szCs w:val="21"/>
          <w14:textFill>
            <w14:solidFill>
              <w14:schemeClr w14:val="tx1"/>
            </w14:solidFill>
          </w14:textFill>
        </w:rPr>
        <w:t>因此公司应当承担起对职工、消费者与公众等相关全体的社会责任，董事也不只代表股东利益，更要代表包括非股东在内的其他群体的利益。</w:t>
      </w:r>
      <w:r>
        <w:rPr>
          <w:rStyle w:val="16"/>
          <w:rFonts w:hint="eastAsia" w:ascii="Times New Roman" w:hAnsi="Times New Roman" w:eastAsia="宋体" w:cs="Times New Roman"/>
          <w:color w:val="000000" w:themeColor="text1"/>
          <w:szCs w:val="21"/>
          <w14:textFill>
            <w14:solidFill>
              <w14:schemeClr w14:val="tx1"/>
            </w14:solidFill>
          </w14:textFill>
        </w:rPr>
        <w:footnoteReference w:id="10"/>
      </w:r>
      <w:r>
        <w:rPr>
          <w:rFonts w:hint="eastAsia" w:ascii="Times New Roman" w:hAnsi="Times New Roman" w:eastAsia="宋体" w:cs="Times New Roman"/>
          <w:szCs w:val="21"/>
        </w:rPr>
        <w:t>有学者指出这一利益冲突本质是公司与社会利益相关者的代理问题，</w:t>
      </w:r>
      <w:r>
        <w:rPr>
          <w:rFonts w:ascii="Times New Roman" w:hAnsi="Times New Roman" w:eastAsia="宋体" w:cs="Times New Roman"/>
          <w:color w:val="000000"/>
          <w:kern w:val="0"/>
          <w:szCs w:val="21"/>
          <w:lang w:bidi="ar"/>
        </w:rPr>
        <w:t>股东有限责任带来了风险外化的道德风险，而金融经济时代组合投资</w:t>
      </w:r>
      <w:r>
        <w:rPr>
          <w:rFonts w:hint="eastAsia" w:ascii="Times New Roman" w:hAnsi="Times New Roman" w:eastAsia="宋体" w:cs="Times New Roman"/>
          <w:color w:val="000000"/>
          <w:kern w:val="0"/>
          <w:szCs w:val="21"/>
          <w:lang w:bidi="ar"/>
        </w:rPr>
        <w:t>工具</w:t>
      </w:r>
      <w:r>
        <w:rPr>
          <w:rFonts w:ascii="Times New Roman" w:hAnsi="Times New Roman" w:eastAsia="宋体" w:cs="Times New Roman"/>
          <w:color w:val="000000"/>
          <w:kern w:val="0"/>
          <w:szCs w:val="21"/>
          <w:lang w:bidi="ar"/>
        </w:rPr>
        <w:t>的盛行则钝化了人们对此种风险与损害的感知力，极大地推高了公司行为给社会带来的代理成本</w:t>
      </w:r>
      <w:r>
        <w:rPr>
          <w:rFonts w:hint="eastAsia" w:ascii="Times New Roman" w:hAnsi="Times New Roman" w:eastAsia="宋体" w:cs="Times New Roman"/>
          <w:color w:val="000000"/>
          <w:kern w:val="0"/>
          <w:szCs w:val="21"/>
          <w:lang w:bidi="ar"/>
        </w:rPr>
        <w:t>。</w:t>
      </w:r>
      <w:r>
        <w:rPr>
          <w:rStyle w:val="16"/>
          <w:rFonts w:hint="eastAsia" w:ascii="Times New Roman" w:hAnsi="Times New Roman" w:eastAsia="宋体" w:cs="Times New Roman"/>
          <w:szCs w:val="21"/>
        </w:rPr>
        <w:footnoteReference w:id="11"/>
      </w:r>
      <w:r>
        <w:rPr>
          <w:rFonts w:hint="eastAsia" w:ascii="Times New Roman" w:hAnsi="Times New Roman" w:eastAsia="宋体" w:cs="Times New Roman"/>
          <w:szCs w:val="21"/>
        </w:rPr>
        <w:t>社会责任</w:t>
      </w:r>
      <w:ins w:id="158" w:author="1111" w:date="2025-08-27T16:47:39Z">
        <w:r>
          <w:rPr>
            <w:rFonts w:hint="eastAsia" w:ascii="Times New Roman" w:hAnsi="Times New Roman" w:eastAsia="宋体" w:cs="Times New Roman"/>
            <w:szCs w:val="21"/>
            <w:lang w:val="en-US" w:eastAsia="zh-CN"/>
          </w:rPr>
          <w:t>则</w:t>
        </w:r>
      </w:ins>
      <w:r>
        <w:rPr>
          <w:rFonts w:hint="eastAsia" w:ascii="Times New Roman" w:hAnsi="Times New Roman" w:eastAsia="宋体" w:cs="Times New Roman"/>
          <w:color w:val="000000" w:themeColor="text1"/>
          <w:szCs w:val="21"/>
          <w14:textFill>
            <w14:solidFill>
              <w14:schemeClr w14:val="tx1"/>
            </w14:solidFill>
          </w14:textFill>
        </w:rPr>
        <w:t>通过一种分配逻辑协调上述股东与利益相关者之间的利益冲突，内化公司悖德行为所生的代理成本。</w:t>
      </w:r>
      <w:ins w:id="159" w:author="1111" w:date="2025-08-27T19:22:07Z">
        <w:r>
          <w:rPr>
            <w:rFonts w:hint="eastAsia" w:ascii="Times New Roman" w:hAnsi="Times New Roman" w:eastAsia="宋体" w:cs="Times New Roman"/>
            <w:color w:val="000000" w:themeColor="text1"/>
            <w:szCs w:val="21"/>
            <w:lang w:val="en-US" w:eastAsia="zh-CN"/>
            <w14:textFill>
              <w14:solidFill>
                <w14:schemeClr w14:val="tx1"/>
              </w14:solidFill>
            </w14:textFill>
          </w:rPr>
          <w:t>有</w:t>
        </w:r>
      </w:ins>
      <w:ins w:id="160" w:author="1111" w:date="2025-08-27T19:22:12Z">
        <w:r>
          <w:rPr>
            <w:rFonts w:hint="eastAsia" w:ascii="Times New Roman" w:hAnsi="Times New Roman" w:eastAsia="宋体" w:cs="Times New Roman"/>
            <w:color w:val="000000" w:themeColor="text1"/>
            <w:szCs w:val="21"/>
            <w:lang w:val="en-US" w:eastAsia="zh-CN"/>
            <w14:textFill>
              <w14:solidFill>
                <w14:schemeClr w14:val="tx1"/>
              </w14:solidFill>
            </w14:textFill>
          </w:rPr>
          <w:t>学者认为</w:t>
        </w:r>
      </w:ins>
      <w:ins w:id="161" w:author="1111" w:date="2025-08-27T19:22:13Z">
        <w:r>
          <w:rPr>
            <w:rFonts w:hint="eastAsia" w:ascii="Times New Roman" w:hAnsi="Times New Roman" w:eastAsia="宋体" w:cs="Times New Roman"/>
            <w:color w:val="000000" w:themeColor="text1"/>
            <w:szCs w:val="21"/>
            <w:lang w:val="en-US" w:eastAsia="zh-CN"/>
            <w14:textFill>
              <w14:solidFill>
                <w14:schemeClr w14:val="tx1"/>
              </w14:solidFill>
            </w14:textFill>
          </w:rPr>
          <w:t>，</w:t>
        </w:r>
      </w:ins>
      <w:del w:id="162" w:author="1111" w:date="2025-08-27T16:49:47Z">
        <w:r>
          <w:rPr>
            <w:rFonts w:hint="eastAsia" w:ascii="Times New Roman" w:hAnsi="Times New Roman" w:eastAsia="宋体" w:cs="Times New Roman"/>
            <w:color w:val="000000" w:themeColor="text1"/>
            <w:szCs w:val="21"/>
            <w14:textFill>
              <w14:solidFill>
                <w14:schemeClr w14:val="tx1"/>
              </w14:solidFill>
            </w14:textFill>
          </w:rPr>
          <w:delText>实质上，</w:delText>
        </w:r>
      </w:del>
      <w:ins w:id="163" w:author="1111" w:date="2025-08-27T16:48:21Z">
        <w:r>
          <w:rPr>
            <w:rFonts w:hint="eastAsia" w:ascii="Times New Roman" w:hAnsi="Times New Roman" w:eastAsia="宋体" w:cs="Times New Roman"/>
            <w:color w:val="000000" w:themeColor="text1"/>
            <w:szCs w:val="21"/>
            <w14:textFill>
              <w14:solidFill>
                <w14:schemeClr w14:val="tx1"/>
              </w14:solidFill>
            </w14:textFill>
          </w:rPr>
          <w:t>股东</w:t>
        </w:r>
      </w:ins>
      <w:ins w:id="164" w:author="1111" w:date="2025-08-27T16:52:54Z">
        <w:r>
          <w:rPr>
            <w:rFonts w:hint="eastAsia" w:ascii="Times New Roman" w:hAnsi="Times New Roman" w:eastAsia="宋体" w:cs="Times New Roman"/>
            <w:color w:val="000000" w:themeColor="text1"/>
            <w:szCs w:val="21"/>
            <w:lang w:val="en-US" w:eastAsia="zh-CN"/>
            <w14:textFill>
              <w14:solidFill>
                <w14:schemeClr w14:val="tx1"/>
              </w14:solidFill>
            </w14:textFill>
          </w:rPr>
          <w:t>与</w:t>
        </w:r>
      </w:ins>
      <w:ins w:id="165" w:author="1111" w:date="2025-08-27T16:48:21Z">
        <w:r>
          <w:rPr>
            <w:rFonts w:hint="eastAsia" w:ascii="Times New Roman" w:hAnsi="Times New Roman" w:eastAsia="宋体" w:cs="Times New Roman"/>
            <w:color w:val="000000" w:themeColor="text1"/>
            <w:szCs w:val="21"/>
            <w14:textFill>
              <w14:solidFill>
                <w14:schemeClr w14:val="tx1"/>
              </w14:solidFill>
            </w14:textFill>
          </w:rPr>
          <w:t>利益相关者间的利益冲突核心</w:t>
        </w:r>
      </w:ins>
      <w:ins w:id="166" w:author="1111" w:date="2025-08-27T16:53:08Z">
        <w:r>
          <w:rPr>
            <w:rFonts w:hint="eastAsia" w:ascii="Times New Roman" w:hAnsi="Times New Roman" w:eastAsia="宋体" w:cs="Times New Roman"/>
            <w:color w:val="000000" w:themeColor="text1"/>
            <w:szCs w:val="21"/>
            <w:lang w:val="en-US" w:eastAsia="zh-CN"/>
            <w14:textFill>
              <w14:solidFill>
                <w14:schemeClr w14:val="tx1"/>
              </w14:solidFill>
            </w14:textFill>
          </w:rPr>
          <w:t>集中在对</w:t>
        </w:r>
      </w:ins>
      <w:r>
        <w:rPr>
          <w:rFonts w:hint="eastAsia" w:ascii="Times New Roman" w:hAnsi="Times New Roman" w:eastAsia="宋体" w:cs="Times New Roman"/>
          <w:color w:val="000000" w:themeColor="text1"/>
          <w:szCs w:val="21"/>
          <w14:textFill>
            <w14:solidFill>
              <w14:schemeClr w14:val="tx1"/>
            </w14:solidFill>
          </w14:textFill>
        </w:rPr>
        <w:t>公司</w:t>
      </w:r>
      <w:ins w:id="167" w:author="1111" w:date="2025-08-27T18:45:28Z">
        <w:r>
          <w:rPr>
            <w:rFonts w:hint="eastAsia" w:ascii="Times New Roman" w:hAnsi="Times New Roman" w:eastAsia="宋体" w:cs="Times New Roman"/>
            <w:color w:val="000000" w:themeColor="text1"/>
            <w:szCs w:val="21"/>
            <w:lang w:val="en-US" w:eastAsia="zh-CN"/>
            <w14:textFill>
              <w14:solidFill>
                <w14:schemeClr w14:val="tx1"/>
              </w14:solidFill>
            </w14:textFill>
          </w:rPr>
          <w:t>剩余</w:t>
        </w:r>
      </w:ins>
      <w:r>
        <w:rPr>
          <w:rFonts w:hint="eastAsia" w:ascii="Times New Roman" w:hAnsi="Times New Roman" w:eastAsia="宋体" w:cs="Times New Roman"/>
          <w:color w:val="000000" w:themeColor="text1"/>
          <w:szCs w:val="21"/>
          <w14:textFill>
            <w14:solidFill>
              <w14:schemeClr w14:val="tx1"/>
            </w14:solidFill>
          </w14:textFill>
        </w:rPr>
        <w:t>利润和剩余价值的分配</w:t>
      </w:r>
      <w:ins w:id="168" w:author="1111" w:date="2025-08-27T16:53:20Z">
        <w:r>
          <w:rPr>
            <w:rFonts w:hint="eastAsia" w:ascii="Times New Roman" w:hAnsi="Times New Roman" w:eastAsia="宋体" w:cs="Times New Roman"/>
            <w:color w:val="000000" w:themeColor="text1"/>
            <w:szCs w:val="21"/>
            <w:lang w:val="en-US" w:eastAsia="zh-CN"/>
            <w14:textFill>
              <w14:solidFill>
                <w14:schemeClr w14:val="tx1"/>
              </w14:solidFill>
            </w14:textFill>
          </w:rPr>
          <w:t>上</w:t>
        </w:r>
      </w:ins>
      <w:del w:id="169" w:author="1111" w:date="2025-08-27T16:48:28Z">
        <w:r>
          <w:rPr>
            <w:rFonts w:hint="eastAsia" w:ascii="Times New Roman" w:hAnsi="Times New Roman" w:eastAsia="宋体" w:cs="Times New Roman"/>
            <w:color w:val="000000" w:themeColor="text1"/>
            <w:szCs w:val="21"/>
            <w14:textFill>
              <w14:solidFill>
                <w14:schemeClr w14:val="tx1"/>
              </w14:solidFill>
            </w14:textFill>
          </w:rPr>
          <w:delText>正是</w:delText>
        </w:r>
      </w:del>
      <w:del w:id="170" w:author="1111" w:date="2025-08-27T16:48:21Z">
        <w:r>
          <w:rPr>
            <w:rFonts w:hint="eastAsia" w:ascii="Times New Roman" w:hAnsi="Times New Roman" w:eastAsia="宋体" w:cs="Times New Roman"/>
            <w:color w:val="000000" w:themeColor="text1"/>
            <w:szCs w:val="21"/>
            <w14:textFill>
              <w14:solidFill>
                <w14:schemeClr w14:val="tx1"/>
              </w14:solidFill>
            </w14:textFill>
          </w:rPr>
          <w:delText>股东和利益相关者之间的利益冲突核心</w:delText>
        </w:r>
      </w:del>
      <w:ins w:id="171" w:author="1111" w:date="2025-08-27T19:09:06Z">
        <w:r>
          <w:rPr>
            <w:rFonts w:hint="eastAsia" w:ascii="Times New Roman" w:hAnsi="Times New Roman" w:eastAsia="宋体" w:cs="Times New Roman"/>
            <w:color w:val="000000" w:themeColor="text1"/>
            <w:szCs w:val="21"/>
            <w:lang w:eastAsia="zh-CN"/>
            <w14:textFill>
              <w14:solidFill>
                <w14:schemeClr w14:val="tx1"/>
              </w14:solidFill>
            </w14:textFill>
          </w:rPr>
          <w:t>。</w:t>
        </w:r>
      </w:ins>
      <w:del w:id="172" w:author="1111" w:date="2025-08-27T16:56:33Z">
        <w:r>
          <w:rPr>
            <w:rFonts w:hint="eastAsia" w:ascii="Times New Roman" w:hAnsi="Times New Roman" w:eastAsia="宋体" w:cs="Times New Roman"/>
            <w:color w:val="000000" w:themeColor="text1"/>
            <w:szCs w:val="21"/>
            <w14:textFill>
              <w14:solidFill>
                <w14:schemeClr w14:val="tx1"/>
              </w14:solidFill>
            </w14:textFill>
          </w:rPr>
          <w:delText>。</w:delText>
        </w:r>
      </w:del>
      <w:r>
        <w:rPr>
          <w:rStyle w:val="16"/>
          <w:rFonts w:hint="eastAsia" w:ascii="Times New Roman" w:hAnsi="Times New Roman" w:eastAsia="宋体" w:cs="Times New Roman"/>
          <w:color w:val="000000" w:themeColor="text1"/>
          <w:szCs w:val="21"/>
          <w14:textFill>
            <w14:solidFill>
              <w14:schemeClr w14:val="tx1"/>
            </w14:solidFill>
          </w14:textFill>
        </w:rPr>
        <w:footnoteReference w:id="12"/>
      </w:r>
      <w:r>
        <w:rPr>
          <w:rFonts w:hint="eastAsia" w:ascii="Times New Roman" w:hAnsi="Times New Roman" w:eastAsia="宋体" w:cs="Times New Roman"/>
          <w:color w:val="000000" w:themeColor="text1"/>
          <w:szCs w:val="21"/>
          <w14:textFill>
            <w14:solidFill>
              <w14:schemeClr w14:val="tx1"/>
            </w14:solidFill>
          </w14:textFill>
        </w:rPr>
        <w:t>在</w:t>
      </w:r>
      <w:del w:id="173" w:author="1111" w:date="2025-08-27T19:02:07Z">
        <w:r>
          <w:rPr>
            <w:rFonts w:hint="eastAsia" w:ascii="Times New Roman" w:hAnsi="Times New Roman" w:eastAsia="宋体" w:cs="Times New Roman"/>
            <w:color w:val="000000" w:themeColor="text1"/>
            <w:szCs w:val="21"/>
            <w14:textFill>
              <w14:solidFill>
                <w14:schemeClr w14:val="tx1"/>
              </w14:solidFill>
            </w14:textFill>
          </w:rPr>
          <w:delText>公司</w:delText>
        </w:r>
      </w:del>
      <w:ins w:id="174" w:author="1111" w:date="2025-08-27T18:48:56Z">
        <w:r>
          <w:rPr>
            <w:rFonts w:hint="eastAsia" w:ascii="Times New Roman" w:hAnsi="Times New Roman" w:eastAsia="宋体" w:cs="Times New Roman"/>
            <w:color w:val="000000" w:themeColor="text1"/>
            <w:szCs w:val="21"/>
            <w:lang w:val="en-US" w:eastAsia="zh-CN"/>
            <w14:textFill>
              <w14:solidFill>
                <w14:schemeClr w14:val="tx1"/>
              </w14:solidFill>
            </w14:textFill>
          </w:rPr>
          <w:t>满足了债权人、职工等利益相关者优先</w:t>
        </w:r>
      </w:ins>
      <w:ins w:id="175" w:author="1111" w:date="2025-08-27T18:49:16Z">
        <w:r>
          <w:rPr>
            <w:rFonts w:hint="eastAsia" w:ascii="Times New Roman" w:hAnsi="Times New Roman" w:eastAsia="宋体" w:cs="Times New Roman"/>
            <w:color w:val="000000" w:themeColor="text1"/>
            <w:szCs w:val="21"/>
            <w:lang w:val="en-US" w:eastAsia="zh-CN"/>
            <w14:textFill>
              <w14:solidFill>
                <w14:schemeClr w14:val="tx1"/>
              </w14:solidFill>
            </w14:textFill>
          </w:rPr>
          <w:t>位序</w:t>
        </w:r>
      </w:ins>
      <w:ins w:id="176" w:author="1111" w:date="2025-08-27T18:49:18Z">
        <w:r>
          <w:rPr>
            <w:rFonts w:hint="eastAsia" w:ascii="Times New Roman" w:hAnsi="Times New Roman" w:eastAsia="宋体" w:cs="Times New Roman"/>
            <w:color w:val="000000" w:themeColor="text1"/>
            <w:szCs w:val="21"/>
            <w:lang w:val="en-US" w:eastAsia="zh-CN"/>
            <w14:textFill>
              <w14:solidFill>
                <w14:schemeClr w14:val="tx1"/>
              </w14:solidFill>
            </w14:textFill>
          </w:rPr>
          <w:t>索取</w:t>
        </w:r>
      </w:ins>
      <w:ins w:id="177" w:author="1111" w:date="2025-08-27T18:49:21Z">
        <w:r>
          <w:rPr>
            <w:rFonts w:hint="eastAsia" w:ascii="Times New Roman" w:hAnsi="Times New Roman" w:eastAsia="宋体" w:cs="Times New Roman"/>
            <w:color w:val="000000" w:themeColor="text1"/>
            <w:szCs w:val="21"/>
            <w:lang w:val="en-US" w:eastAsia="zh-CN"/>
            <w14:textFill>
              <w14:solidFill>
                <w14:schemeClr w14:val="tx1"/>
              </w14:solidFill>
            </w14:textFill>
          </w:rPr>
          <w:t>权</w:t>
        </w:r>
      </w:ins>
      <w:ins w:id="178" w:author="1111" w:date="2025-08-27T18:49:22Z">
        <w:r>
          <w:rPr>
            <w:rFonts w:hint="eastAsia" w:ascii="Times New Roman" w:hAnsi="Times New Roman" w:eastAsia="宋体" w:cs="Times New Roman"/>
            <w:color w:val="000000" w:themeColor="text1"/>
            <w:szCs w:val="21"/>
            <w:lang w:val="en-US" w:eastAsia="zh-CN"/>
            <w14:textFill>
              <w14:solidFill>
                <w14:schemeClr w14:val="tx1"/>
              </w14:solidFill>
            </w14:textFill>
          </w:rPr>
          <w:t>的</w:t>
        </w:r>
      </w:ins>
      <w:ins w:id="179" w:author="1111" w:date="2025-08-27T18:49:26Z">
        <w:r>
          <w:rPr>
            <w:rFonts w:hint="eastAsia" w:ascii="Times New Roman" w:hAnsi="Times New Roman" w:eastAsia="宋体" w:cs="Times New Roman"/>
            <w:color w:val="000000" w:themeColor="text1"/>
            <w:szCs w:val="21"/>
            <w:lang w:val="en-US" w:eastAsia="zh-CN"/>
            <w14:textFill>
              <w14:solidFill>
                <w14:schemeClr w14:val="tx1"/>
              </w14:solidFill>
            </w14:textFill>
          </w:rPr>
          <w:t>前提下，</w:t>
        </w:r>
      </w:ins>
      <w:ins w:id="180" w:author="1111" w:date="2025-08-27T18:46:01Z">
        <w:r>
          <w:rPr>
            <w:rFonts w:hint="eastAsia" w:ascii="Times New Roman" w:hAnsi="Times New Roman" w:eastAsia="宋体" w:cs="Times New Roman"/>
            <w:color w:val="000000" w:themeColor="text1"/>
            <w:szCs w:val="21"/>
            <w:lang w:val="en-US" w:eastAsia="zh-CN"/>
            <w14:textFill>
              <w14:solidFill>
                <w14:schemeClr w14:val="tx1"/>
              </w14:solidFill>
            </w14:textFill>
          </w:rPr>
          <w:t>剩余</w:t>
        </w:r>
      </w:ins>
      <w:del w:id="181" w:author="1111" w:date="2025-08-27T16:48:49Z">
        <w:r>
          <w:rPr>
            <w:rFonts w:hint="eastAsia" w:ascii="Times New Roman" w:hAnsi="Times New Roman" w:eastAsia="宋体" w:cs="Times New Roman"/>
            <w:color w:val="000000" w:themeColor="text1"/>
            <w:szCs w:val="21"/>
            <w14:textFill>
              <w14:solidFill>
                <w14:schemeClr w14:val="tx1"/>
              </w14:solidFill>
            </w14:textFill>
          </w:rPr>
          <w:delText>剩余</w:delText>
        </w:r>
      </w:del>
      <w:r>
        <w:rPr>
          <w:rFonts w:hint="eastAsia" w:ascii="Times New Roman" w:hAnsi="Times New Roman" w:eastAsia="宋体" w:cs="Times New Roman"/>
          <w:color w:val="000000" w:themeColor="text1"/>
          <w:szCs w:val="21"/>
          <w14:textFill>
            <w14:solidFill>
              <w14:schemeClr w14:val="tx1"/>
            </w14:solidFill>
          </w14:textFill>
        </w:rPr>
        <w:t>利润</w:t>
      </w:r>
      <w:ins w:id="182" w:author="1111" w:date="2025-08-27T16:48:51Z">
        <w:r>
          <w:rPr>
            <w:rFonts w:hint="eastAsia" w:ascii="Times New Roman" w:hAnsi="Times New Roman" w:eastAsia="宋体" w:cs="Times New Roman"/>
            <w:color w:val="000000" w:themeColor="text1"/>
            <w:szCs w:val="21"/>
            <w:lang w:val="en-US" w:eastAsia="zh-CN"/>
            <w14:textFill>
              <w14:solidFill>
                <w14:schemeClr w14:val="tx1"/>
              </w14:solidFill>
            </w14:textFill>
          </w:rPr>
          <w:t>与</w:t>
        </w:r>
      </w:ins>
      <w:ins w:id="183" w:author="1111" w:date="2025-08-27T16:48:58Z">
        <w:r>
          <w:rPr>
            <w:rFonts w:hint="eastAsia" w:ascii="Times New Roman" w:hAnsi="Times New Roman" w:eastAsia="宋体" w:cs="Times New Roman"/>
            <w:color w:val="000000" w:themeColor="text1"/>
            <w:szCs w:val="21"/>
            <w:lang w:val="en-US" w:eastAsia="zh-CN"/>
            <w14:textFill>
              <w14:solidFill>
                <w14:schemeClr w14:val="tx1"/>
              </w14:solidFill>
            </w14:textFill>
          </w:rPr>
          <w:t>剩余价值</w:t>
        </w:r>
      </w:ins>
      <w:ins w:id="184" w:author="1111" w:date="2025-08-27T19:10:49Z">
        <w:r>
          <w:rPr>
            <w:rFonts w:hint="eastAsia" w:ascii="Times New Roman" w:hAnsi="Times New Roman" w:eastAsia="宋体" w:cs="Times New Roman"/>
            <w:color w:val="000000" w:themeColor="text1"/>
            <w:szCs w:val="21"/>
            <w:lang w:val="en-US" w:eastAsia="zh-CN"/>
            <w14:textFill>
              <w14:solidFill>
                <w14:schemeClr w14:val="tx1"/>
              </w14:solidFill>
            </w14:textFill>
          </w:rPr>
          <w:t>十分</w:t>
        </w:r>
      </w:ins>
      <w:ins w:id="185" w:author="1111" w:date="2025-08-27T19:10:53Z">
        <w:r>
          <w:rPr>
            <w:rFonts w:hint="eastAsia" w:ascii="Times New Roman" w:hAnsi="Times New Roman" w:eastAsia="宋体" w:cs="Times New Roman"/>
            <w:color w:val="000000" w:themeColor="text1"/>
            <w:szCs w:val="21"/>
            <w:lang w:val="en-US" w:eastAsia="zh-CN"/>
            <w14:textFill>
              <w14:solidFill>
                <w14:schemeClr w14:val="tx1"/>
              </w14:solidFill>
            </w14:textFill>
          </w:rPr>
          <w:t>有限</w:t>
        </w:r>
      </w:ins>
      <w:del w:id="186" w:author="1111" w:date="2025-08-27T19:10:47Z">
        <w:r>
          <w:rPr>
            <w:rFonts w:hint="eastAsia" w:ascii="Times New Roman" w:hAnsi="Times New Roman" w:eastAsia="宋体" w:cs="Times New Roman"/>
            <w:color w:val="000000" w:themeColor="text1"/>
            <w:szCs w:val="21"/>
            <w14:textFill>
              <w14:solidFill>
                <w14:schemeClr w14:val="tx1"/>
              </w14:solidFill>
            </w14:textFill>
          </w:rPr>
          <w:delText>有限的情形下</w:delText>
        </w:r>
      </w:del>
      <w:r>
        <w:rPr>
          <w:rFonts w:hint="eastAsia" w:ascii="Times New Roman" w:hAnsi="Times New Roman" w:eastAsia="宋体" w:cs="Times New Roman"/>
          <w:color w:val="000000" w:themeColor="text1"/>
          <w:szCs w:val="21"/>
          <w14:textFill>
            <w14:solidFill>
              <w14:schemeClr w14:val="tx1"/>
            </w14:solidFill>
          </w14:textFill>
        </w:rPr>
        <w:t>，</w:t>
      </w:r>
      <w:ins w:id="187" w:author="1111" w:date="2025-08-27T19:11:56Z">
        <w:r>
          <w:rPr>
            <w:rFonts w:hint="eastAsia" w:ascii="Times New Roman" w:hAnsi="Times New Roman" w:eastAsia="宋体" w:cs="Times New Roman"/>
            <w:color w:val="000000" w:themeColor="text1"/>
            <w:szCs w:val="21"/>
            <w:lang w:val="en-US" w:eastAsia="zh-CN"/>
            <w14:textFill>
              <w14:solidFill>
                <w14:schemeClr w14:val="tx1"/>
              </w14:solidFill>
            </w14:textFill>
          </w:rPr>
          <w:t>股东</w:t>
        </w:r>
      </w:ins>
      <w:ins w:id="188" w:author="1111" w:date="2025-08-27T19:11:57Z">
        <w:r>
          <w:rPr>
            <w:rFonts w:hint="eastAsia" w:ascii="Times New Roman" w:hAnsi="Times New Roman" w:eastAsia="宋体" w:cs="Times New Roman"/>
            <w:color w:val="000000" w:themeColor="text1"/>
            <w:szCs w:val="21"/>
            <w:lang w:val="en-US" w:eastAsia="zh-CN"/>
            <w14:textFill>
              <w14:solidFill>
                <w14:schemeClr w14:val="tx1"/>
              </w14:solidFill>
            </w14:textFill>
          </w:rPr>
          <w:t>与</w:t>
        </w:r>
      </w:ins>
      <w:ins w:id="189" w:author="1111" w:date="2025-08-27T19:11:58Z">
        <w:r>
          <w:rPr>
            <w:rFonts w:hint="eastAsia" w:ascii="Times New Roman" w:hAnsi="Times New Roman" w:eastAsia="宋体" w:cs="Times New Roman"/>
            <w:color w:val="000000" w:themeColor="text1"/>
            <w:szCs w:val="21"/>
            <w:lang w:val="en-US" w:eastAsia="zh-CN"/>
            <w14:textFill>
              <w14:solidFill>
                <w14:schemeClr w14:val="tx1"/>
              </w14:solidFill>
            </w14:textFill>
          </w:rPr>
          <w:t>利益</w:t>
        </w:r>
      </w:ins>
      <w:ins w:id="190" w:author="1111" w:date="2025-08-27T19:11:59Z">
        <w:r>
          <w:rPr>
            <w:rFonts w:hint="eastAsia" w:ascii="Times New Roman" w:hAnsi="Times New Roman" w:eastAsia="宋体" w:cs="Times New Roman"/>
            <w:color w:val="000000" w:themeColor="text1"/>
            <w:szCs w:val="21"/>
            <w:lang w:val="en-US" w:eastAsia="zh-CN"/>
            <w14:textFill>
              <w14:solidFill>
                <w14:schemeClr w14:val="tx1"/>
              </w14:solidFill>
            </w14:textFill>
          </w:rPr>
          <w:t>相关者</w:t>
        </w:r>
      </w:ins>
      <w:ins w:id="191" w:author="1111" w:date="2025-08-27T19:12:03Z">
        <w:r>
          <w:rPr>
            <w:rFonts w:hint="eastAsia" w:ascii="Times New Roman" w:hAnsi="Times New Roman" w:eastAsia="宋体" w:cs="Times New Roman"/>
            <w:color w:val="000000" w:themeColor="text1"/>
            <w:szCs w:val="21"/>
            <w:lang w:val="en-US" w:eastAsia="zh-CN"/>
            <w14:textFill>
              <w14:solidFill>
                <w14:schemeClr w14:val="tx1"/>
              </w14:solidFill>
            </w14:textFill>
          </w:rPr>
          <w:t>所获</w:t>
        </w:r>
      </w:ins>
      <w:ins w:id="192" w:author="1111" w:date="2025-08-27T19:12:04Z">
        <w:r>
          <w:rPr>
            <w:rFonts w:hint="eastAsia" w:ascii="Times New Roman" w:hAnsi="Times New Roman" w:eastAsia="宋体" w:cs="Times New Roman"/>
            <w:color w:val="000000" w:themeColor="text1"/>
            <w:szCs w:val="21"/>
            <w:lang w:val="en-US" w:eastAsia="zh-CN"/>
            <w14:textFill>
              <w14:solidFill>
                <w14:schemeClr w14:val="tx1"/>
              </w14:solidFill>
            </w14:textFill>
          </w:rPr>
          <w:t>利益</w:t>
        </w:r>
      </w:ins>
      <w:ins w:id="193" w:author="1111" w:date="2025-08-27T19:12:14Z">
        <w:r>
          <w:rPr>
            <w:rFonts w:hint="eastAsia" w:ascii="Times New Roman" w:hAnsi="Times New Roman" w:eastAsia="宋体" w:cs="Times New Roman"/>
            <w:color w:val="000000" w:themeColor="text1"/>
            <w:szCs w:val="21"/>
            <w:lang w:val="en-US" w:eastAsia="zh-CN"/>
            <w14:textFill>
              <w14:solidFill>
                <w14:schemeClr w14:val="tx1"/>
              </w14:solidFill>
            </w14:textFill>
          </w:rPr>
          <w:t>间</w:t>
        </w:r>
      </w:ins>
      <w:del w:id="194" w:author="1111" w:date="2025-08-27T16:56:41Z">
        <w:r>
          <w:rPr>
            <w:rFonts w:hint="eastAsia" w:ascii="Times New Roman" w:hAnsi="Times New Roman" w:eastAsia="宋体" w:cs="Times New Roman"/>
            <w:color w:val="000000" w:themeColor="text1"/>
            <w:szCs w:val="21"/>
            <w14:textFill>
              <w14:solidFill>
                <w14:schemeClr w14:val="tx1"/>
              </w14:solidFill>
            </w14:textFill>
          </w:rPr>
          <w:delText>股东利益与利益相关者利益</w:delText>
        </w:r>
      </w:del>
      <w:r>
        <w:rPr>
          <w:rFonts w:hint="eastAsia" w:ascii="Times New Roman" w:hAnsi="Times New Roman" w:eastAsia="宋体" w:cs="Times New Roman"/>
          <w:color w:val="000000" w:themeColor="text1"/>
          <w:szCs w:val="21"/>
          <w14:textFill>
            <w14:solidFill>
              <w14:schemeClr w14:val="tx1"/>
            </w14:solidFill>
          </w14:textFill>
        </w:rPr>
        <w:t>存在此消彼长的关系：如追求股东利益至上，则公司目的是纯粹营利，</w:t>
      </w:r>
      <w:ins w:id="195" w:author="1111" w:date="2025-08-27T19:09:39Z">
        <w:r>
          <w:rPr>
            <w:rFonts w:hint="eastAsia" w:ascii="Times New Roman" w:hAnsi="Times New Roman" w:eastAsia="宋体" w:cs="Times New Roman"/>
            <w:color w:val="000000" w:themeColor="text1"/>
            <w:szCs w:val="21"/>
            <w:lang w:val="en-US" w:eastAsia="zh-CN"/>
            <w14:textFill>
              <w14:solidFill>
                <w14:schemeClr w14:val="tx1"/>
              </w14:solidFill>
            </w14:textFill>
          </w:rPr>
          <w:t>公司</w:t>
        </w:r>
      </w:ins>
      <w:ins w:id="196" w:author="1111" w:date="2025-08-27T19:09:40Z">
        <w:r>
          <w:rPr>
            <w:rFonts w:hint="eastAsia" w:ascii="Times New Roman" w:hAnsi="Times New Roman" w:eastAsia="宋体" w:cs="Times New Roman"/>
            <w:color w:val="000000" w:themeColor="text1"/>
            <w:szCs w:val="21"/>
            <w:lang w:val="en-US" w:eastAsia="zh-CN"/>
            <w14:textFill>
              <w14:solidFill>
                <w14:schemeClr w14:val="tx1"/>
              </w14:solidFill>
            </w14:textFill>
          </w:rPr>
          <w:t>剩余</w:t>
        </w:r>
      </w:ins>
      <w:ins w:id="197" w:author="1111" w:date="2025-08-27T19:09:41Z">
        <w:r>
          <w:rPr>
            <w:rFonts w:hint="eastAsia" w:ascii="Times New Roman" w:hAnsi="Times New Roman" w:eastAsia="宋体" w:cs="Times New Roman"/>
            <w:color w:val="000000" w:themeColor="text1"/>
            <w:szCs w:val="21"/>
            <w:lang w:val="en-US" w:eastAsia="zh-CN"/>
            <w14:textFill>
              <w14:solidFill>
                <w14:schemeClr w14:val="tx1"/>
              </w14:solidFill>
            </w14:textFill>
          </w:rPr>
          <w:t>利益</w:t>
        </w:r>
      </w:ins>
      <w:ins w:id="198" w:author="1111" w:date="2025-08-27T19:09:42Z">
        <w:r>
          <w:rPr>
            <w:rFonts w:hint="eastAsia" w:ascii="Times New Roman" w:hAnsi="Times New Roman" w:eastAsia="宋体" w:cs="Times New Roman"/>
            <w:color w:val="000000" w:themeColor="text1"/>
            <w:szCs w:val="21"/>
            <w:lang w:val="en-US" w:eastAsia="zh-CN"/>
            <w14:textFill>
              <w14:solidFill>
                <w14:schemeClr w14:val="tx1"/>
              </w14:solidFill>
            </w14:textFill>
          </w:rPr>
          <w:t>的</w:t>
        </w:r>
      </w:ins>
      <w:ins w:id="199" w:author="1111" w:date="2025-08-27T19:09:43Z">
        <w:r>
          <w:rPr>
            <w:rFonts w:hint="eastAsia" w:ascii="Times New Roman" w:hAnsi="Times New Roman" w:eastAsia="宋体" w:cs="Times New Roman"/>
            <w:color w:val="000000" w:themeColor="text1"/>
            <w:szCs w:val="21"/>
            <w:lang w:val="en-US" w:eastAsia="zh-CN"/>
            <w14:textFill>
              <w14:solidFill>
                <w14:schemeClr w14:val="tx1"/>
              </w14:solidFill>
            </w14:textFill>
          </w:rPr>
          <w:t>唯一</w:t>
        </w:r>
      </w:ins>
      <w:ins w:id="200" w:author="1111" w:date="2025-08-27T19:09:46Z">
        <w:r>
          <w:rPr>
            <w:rFonts w:hint="eastAsia" w:ascii="Times New Roman" w:hAnsi="Times New Roman" w:eastAsia="宋体" w:cs="Times New Roman"/>
            <w:color w:val="000000" w:themeColor="text1"/>
            <w:szCs w:val="21"/>
            <w:lang w:val="en-US" w:eastAsia="zh-CN"/>
            <w14:textFill>
              <w14:solidFill>
                <w14:schemeClr w14:val="tx1"/>
              </w14:solidFill>
            </w14:textFill>
          </w:rPr>
          <w:t>索取</w:t>
        </w:r>
      </w:ins>
      <w:ins w:id="201" w:author="1111" w:date="2025-08-27T19:09:47Z">
        <w:r>
          <w:rPr>
            <w:rFonts w:hint="eastAsia" w:ascii="Times New Roman" w:hAnsi="Times New Roman" w:eastAsia="宋体" w:cs="Times New Roman"/>
            <w:color w:val="000000" w:themeColor="text1"/>
            <w:szCs w:val="21"/>
            <w:lang w:val="en-US" w:eastAsia="zh-CN"/>
            <w14:textFill>
              <w14:solidFill>
                <w14:schemeClr w14:val="tx1"/>
              </w14:solidFill>
            </w14:textFill>
          </w:rPr>
          <w:t>者是</w:t>
        </w:r>
      </w:ins>
      <w:ins w:id="202" w:author="1111" w:date="2025-08-27T19:09:48Z">
        <w:r>
          <w:rPr>
            <w:rFonts w:hint="eastAsia" w:ascii="Times New Roman" w:hAnsi="Times New Roman" w:eastAsia="宋体" w:cs="Times New Roman"/>
            <w:color w:val="000000" w:themeColor="text1"/>
            <w:szCs w:val="21"/>
            <w:lang w:val="en-US" w:eastAsia="zh-CN"/>
            <w14:textFill>
              <w14:solidFill>
                <w14:schemeClr w14:val="tx1"/>
              </w14:solidFill>
            </w14:textFill>
          </w:rPr>
          <w:t>股东，</w:t>
        </w:r>
      </w:ins>
      <w:r>
        <w:rPr>
          <w:rFonts w:hint="eastAsia" w:ascii="Times New Roman" w:hAnsi="Times New Roman" w:eastAsia="宋体" w:cs="Times New Roman"/>
          <w:color w:val="000000" w:themeColor="text1"/>
          <w:szCs w:val="21"/>
          <w14:textFill>
            <w14:solidFill>
              <w14:schemeClr w14:val="tx1"/>
            </w14:solidFill>
          </w14:textFill>
        </w:rPr>
        <w:t>公司不会</w:t>
      </w:r>
      <w:ins w:id="203" w:author="1111" w:date="2025-08-27T18:40:46Z">
        <w:r>
          <w:rPr>
            <w:rFonts w:hint="eastAsia" w:ascii="Times New Roman" w:hAnsi="Times New Roman" w:eastAsia="宋体" w:cs="Times New Roman"/>
            <w:color w:val="000000" w:themeColor="text1"/>
            <w:szCs w:val="21"/>
            <w:lang w:val="en-US" w:eastAsia="zh-CN"/>
            <w14:textFill>
              <w14:solidFill>
                <w14:schemeClr w14:val="tx1"/>
              </w14:solidFill>
            </w14:textFill>
          </w:rPr>
          <w:t>再</w:t>
        </w:r>
      </w:ins>
      <w:r>
        <w:rPr>
          <w:rFonts w:hint="eastAsia" w:ascii="Times New Roman" w:hAnsi="Times New Roman" w:eastAsia="宋体" w:cs="Times New Roman"/>
          <w:color w:val="000000" w:themeColor="text1"/>
          <w:szCs w:val="21"/>
          <w14:textFill>
            <w14:solidFill>
              <w14:schemeClr w14:val="tx1"/>
            </w14:solidFill>
          </w14:textFill>
        </w:rPr>
        <w:t>向社会“分配”那些本属于股东的利益，从而实现股东利益最大化；而当</w:t>
      </w:r>
      <w:r>
        <w:rPr>
          <w:rFonts w:ascii="Times New Roman" w:hAnsi="Times New Roman" w:eastAsia="宋体" w:cs="Times New Roman"/>
          <w:color w:val="231F20"/>
          <w:kern w:val="0"/>
          <w:szCs w:val="21"/>
          <w:lang w:bidi="ar"/>
        </w:rPr>
        <w:t>公司充分考虑利益相关者</w:t>
      </w:r>
      <w:r>
        <w:rPr>
          <w:rFonts w:hint="eastAsia" w:ascii="Times New Roman" w:hAnsi="Times New Roman" w:eastAsia="宋体" w:cs="Times New Roman"/>
          <w:color w:val="231F20"/>
          <w:kern w:val="0"/>
          <w:szCs w:val="21"/>
          <w:lang w:bidi="ar"/>
        </w:rPr>
        <w:t>和社会公共利益</w:t>
      </w:r>
      <w:r>
        <w:rPr>
          <w:rFonts w:ascii="Times New Roman" w:hAnsi="Times New Roman" w:eastAsia="宋体" w:cs="Times New Roman"/>
          <w:color w:val="231F20"/>
          <w:kern w:val="0"/>
          <w:szCs w:val="21"/>
          <w:lang w:bidi="ar"/>
        </w:rPr>
        <w:t>，自然要削减部分公司的营利和股东的分红</w:t>
      </w:r>
      <w:r>
        <w:rPr>
          <w:rFonts w:hint="eastAsia" w:ascii="Times New Roman" w:hAnsi="Times New Roman" w:eastAsia="宋体" w:cs="Times New Roman"/>
          <w:color w:val="231F20"/>
          <w:kern w:val="0"/>
          <w:szCs w:val="21"/>
          <w:lang w:bidi="ar"/>
        </w:rPr>
        <w:t>用于社会责任的承担。</w:t>
      </w:r>
      <w:ins w:id="204" w:author="1111" w:date="2025-08-27T19:12:38Z">
        <w:r>
          <w:rPr>
            <w:rFonts w:hint="eastAsia" w:ascii="Times New Roman" w:hAnsi="Times New Roman" w:eastAsia="宋体" w:cs="Times New Roman"/>
            <w:color w:val="231F20"/>
            <w:kern w:val="0"/>
            <w:szCs w:val="21"/>
            <w:lang w:val="en-US" w:eastAsia="zh-CN" w:bidi="ar"/>
          </w:rPr>
          <w:t>实质上，</w:t>
        </w:r>
      </w:ins>
      <w:r>
        <w:rPr>
          <w:rFonts w:hint="eastAsia" w:ascii="Times New Roman" w:hAnsi="Times New Roman" w:eastAsia="宋体" w:cs="Times New Roman"/>
          <w:color w:val="231F20"/>
          <w:kern w:val="0"/>
          <w:szCs w:val="21"/>
          <w:lang w:bidi="ar"/>
        </w:rPr>
        <w:t>公司社会责任底层逻辑就是通过向非股东利益相关者</w:t>
      </w:r>
      <w:ins w:id="205" w:author="1111" w:date="2025-08-27T19:24:14Z">
        <w:r>
          <w:rPr>
            <w:rFonts w:hint="eastAsia" w:ascii="Times New Roman" w:hAnsi="Times New Roman" w:eastAsia="宋体" w:cs="Times New Roman"/>
            <w:color w:val="231F20"/>
            <w:kern w:val="0"/>
            <w:szCs w:val="21"/>
            <w:lang w:eastAsia="zh-CN" w:bidi="ar"/>
          </w:rPr>
          <w:t>“</w:t>
        </w:r>
      </w:ins>
      <w:r>
        <w:rPr>
          <w:rFonts w:hint="eastAsia" w:ascii="Times New Roman" w:hAnsi="Times New Roman" w:eastAsia="宋体" w:cs="Times New Roman"/>
          <w:color w:val="231F20"/>
          <w:kern w:val="0"/>
          <w:szCs w:val="21"/>
          <w:lang w:bidi="ar"/>
        </w:rPr>
        <w:t>分配</w:t>
      </w:r>
      <w:ins w:id="206" w:author="1111" w:date="2025-08-27T19:24:17Z">
        <w:r>
          <w:rPr>
            <w:rFonts w:hint="eastAsia" w:ascii="Times New Roman" w:hAnsi="Times New Roman" w:eastAsia="宋体" w:cs="Times New Roman"/>
            <w:color w:val="231F20"/>
            <w:kern w:val="0"/>
            <w:szCs w:val="21"/>
            <w:lang w:eastAsia="zh-CN" w:bidi="ar"/>
          </w:rPr>
          <w:t>”</w:t>
        </w:r>
      </w:ins>
      <w:r>
        <w:rPr>
          <w:rFonts w:hint="eastAsia" w:ascii="Times New Roman" w:hAnsi="Times New Roman" w:eastAsia="宋体" w:cs="Times New Roman"/>
          <w:color w:val="231F20"/>
          <w:kern w:val="0"/>
          <w:szCs w:val="21"/>
          <w:lang w:bidi="ar"/>
        </w:rPr>
        <w:t>公司利益或股东利益，</w:t>
      </w:r>
      <w:r>
        <w:rPr>
          <w:rStyle w:val="16"/>
          <w:rFonts w:hint="eastAsia" w:ascii="Times New Roman" w:hAnsi="Times New Roman" w:eastAsia="宋体" w:cs="Times New Roman"/>
          <w:color w:val="231F20"/>
          <w:kern w:val="0"/>
          <w:szCs w:val="21"/>
          <w:lang w:bidi="ar"/>
        </w:rPr>
        <w:footnoteReference w:id="13"/>
      </w:r>
      <w:r>
        <w:rPr>
          <w:rFonts w:hint="eastAsia" w:ascii="Times New Roman" w:hAnsi="Times New Roman" w:eastAsia="宋体" w:cs="Times New Roman"/>
          <w:color w:val="231F20"/>
          <w:kern w:val="0"/>
          <w:szCs w:val="21"/>
          <w:lang w:bidi="ar"/>
        </w:rPr>
        <w:t>以弥补公司营利行为产生的负外部性影响，对弱势一方进行倾斜式保护提供法律基础。</w:t>
      </w:r>
      <w:ins w:id="207" w:author="1111" w:date="2025-08-27T19:21:02Z">
        <w:r>
          <w:rPr>
            <w:rFonts w:hint="eastAsia" w:ascii="Times New Roman" w:hAnsi="Times New Roman" w:eastAsia="宋体" w:cs="Times New Roman"/>
            <w:color w:val="231F20"/>
            <w:kern w:val="0"/>
            <w:szCs w:val="21"/>
            <w:lang w:val="en-US" w:eastAsia="zh-CN" w:bidi="ar"/>
          </w:rPr>
          <w:t>“</w:t>
        </w:r>
      </w:ins>
      <w:ins w:id="208" w:author="1111" w:date="2025-08-27T17:00:52Z">
        <w:r>
          <w:rPr>
            <w:rFonts w:hint="eastAsia" w:ascii="Times New Roman" w:hAnsi="Times New Roman" w:eastAsia="宋体" w:cs="Times New Roman"/>
            <w:color w:val="231F20"/>
            <w:kern w:val="0"/>
            <w:szCs w:val="21"/>
            <w:lang w:val="en-US" w:eastAsia="zh-CN" w:bidi="ar"/>
          </w:rPr>
          <w:t>分配</w:t>
        </w:r>
      </w:ins>
      <w:ins w:id="209" w:author="1111" w:date="2025-08-27T19:21:04Z">
        <w:r>
          <w:rPr>
            <w:rFonts w:hint="eastAsia" w:ascii="Times New Roman" w:hAnsi="Times New Roman" w:eastAsia="宋体" w:cs="Times New Roman"/>
            <w:color w:val="231F20"/>
            <w:kern w:val="0"/>
            <w:szCs w:val="21"/>
            <w:lang w:val="en-US" w:eastAsia="zh-CN" w:bidi="ar"/>
          </w:rPr>
          <w:t>”</w:t>
        </w:r>
      </w:ins>
      <w:ins w:id="210" w:author="1111" w:date="2025-08-27T19:56:54Z">
        <w:r>
          <w:rPr>
            <w:rFonts w:hint="eastAsia" w:ascii="Times New Roman" w:hAnsi="Times New Roman" w:eastAsia="宋体" w:cs="Times New Roman"/>
            <w:color w:val="231F20"/>
            <w:kern w:val="0"/>
            <w:szCs w:val="21"/>
            <w:lang w:val="en-US" w:eastAsia="zh-CN" w:bidi="ar"/>
          </w:rPr>
          <w:t>的</w:t>
        </w:r>
      </w:ins>
      <w:ins w:id="211" w:author="1111" w:date="2025-08-27T19:56:55Z">
        <w:r>
          <w:rPr>
            <w:rFonts w:hint="eastAsia" w:ascii="Times New Roman" w:hAnsi="Times New Roman" w:eastAsia="宋体" w:cs="Times New Roman"/>
            <w:color w:val="231F20"/>
            <w:kern w:val="0"/>
            <w:szCs w:val="21"/>
            <w:lang w:val="en-US" w:eastAsia="zh-CN" w:bidi="ar"/>
          </w:rPr>
          <w:t>对象</w:t>
        </w:r>
      </w:ins>
      <w:ins w:id="212" w:author="1111" w:date="2025-08-27T19:56:56Z">
        <w:r>
          <w:rPr>
            <w:rFonts w:hint="eastAsia" w:ascii="Times New Roman" w:hAnsi="Times New Roman" w:eastAsia="宋体" w:cs="Times New Roman"/>
            <w:color w:val="231F20"/>
            <w:kern w:val="0"/>
            <w:szCs w:val="21"/>
            <w:lang w:val="en-US" w:eastAsia="zh-CN" w:bidi="ar"/>
          </w:rPr>
          <w:t>也</w:t>
        </w:r>
      </w:ins>
      <w:ins w:id="213" w:author="1111" w:date="2025-08-27T20:09:22Z">
        <w:r>
          <w:rPr>
            <w:rFonts w:hint="eastAsia" w:ascii="Times New Roman" w:hAnsi="Times New Roman" w:eastAsia="宋体" w:cs="Times New Roman"/>
            <w:color w:val="231F20"/>
            <w:kern w:val="0"/>
            <w:szCs w:val="21"/>
            <w:lang w:val="en-US" w:eastAsia="zh-CN" w:bidi="ar"/>
          </w:rPr>
          <w:t>并不</w:t>
        </w:r>
      </w:ins>
      <w:ins w:id="214" w:author="1111" w:date="2025-08-27T20:09:24Z">
        <w:r>
          <w:rPr>
            <w:rFonts w:hint="eastAsia" w:ascii="Times New Roman" w:hAnsi="Times New Roman" w:eastAsia="宋体" w:cs="Times New Roman"/>
            <w:color w:val="231F20"/>
            <w:kern w:val="0"/>
            <w:szCs w:val="21"/>
            <w:lang w:val="en-US" w:eastAsia="zh-CN" w:bidi="ar"/>
          </w:rPr>
          <w:t>只</w:t>
        </w:r>
      </w:ins>
      <w:ins w:id="215" w:author="1111" w:date="2025-08-27T19:58:41Z">
        <w:r>
          <w:rPr>
            <w:rFonts w:hint="eastAsia" w:ascii="Times New Roman" w:hAnsi="Times New Roman" w:eastAsia="宋体" w:cs="Times New Roman"/>
            <w:color w:val="231F20"/>
            <w:kern w:val="0"/>
            <w:szCs w:val="21"/>
            <w:lang w:val="en-US" w:eastAsia="zh-CN" w:bidi="ar"/>
          </w:rPr>
          <w:t>包含</w:t>
        </w:r>
      </w:ins>
      <w:ins w:id="216" w:author="1111" w:date="2025-08-27T19:57:10Z">
        <w:r>
          <w:rPr>
            <w:rFonts w:hint="eastAsia" w:ascii="Times New Roman" w:hAnsi="Times New Roman" w:eastAsia="宋体" w:cs="Times New Roman"/>
            <w:color w:val="231F20"/>
            <w:kern w:val="0"/>
            <w:szCs w:val="21"/>
            <w:lang w:val="en-US" w:eastAsia="zh-CN" w:bidi="ar"/>
          </w:rPr>
          <w:t>公司</w:t>
        </w:r>
      </w:ins>
      <w:ins w:id="217" w:author="1111" w:date="2025-08-27T19:57:13Z">
        <w:r>
          <w:rPr>
            <w:rFonts w:hint="eastAsia" w:ascii="Times New Roman" w:hAnsi="Times New Roman" w:eastAsia="宋体" w:cs="Times New Roman"/>
            <w:color w:val="231F20"/>
            <w:kern w:val="0"/>
            <w:szCs w:val="21"/>
            <w:lang w:val="en-US" w:eastAsia="zh-CN" w:bidi="ar"/>
          </w:rPr>
          <w:t>的</w:t>
        </w:r>
      </w:ins>
      <w:ins w:id="218" w:author="1111" w:date="2025-08-27T19:57:14Z">
        <w:r>
          <w:rPr>
            <w:rFonts w:hint="eastAsia" w:ascii="Times New Roman" w:hAnsi="Times New Roman" w:eastAsia="宋体" w:cs="Times New Roman"/>
            <w:color w:val="231F20"/>
            <w:kern w:val="0"/>
            <w:szCs w:val="21"/>
            <w:lang w:val="en-US" w:eastAsia="zh-CN" w:bidi="ar"/>
          </w:rPr>
          <w:t>剩余</w:t>
        </w:r>
      </w:ins>
      <w:ins w:id="219" w:author="1111" w:date="2025-08-27T19:57:15Z">
        <w:r>
          <w:rPr>
            <w:rFonts w:hint="eastAsia" w:ascii="Times New Roman" w:hAnsi="Times New Roman" w:eastAsia="宋体" w:cs="Times New Roman"/>
            <w:color w:val="231F20"/>
            <w:kern w:val="0"/>
            <w:szCs w:val="21"/>
            <w:lang w:val="en-US" w:eastAsia="zh-CN" w:bidi="ar"/>
          </w:rPr>
          <w:t>利益与</w:t>
        </w:r>
      </w:ins>
      <w:ins w:id="220" w:author="1111" w:date="2025-08-27T19:57:16Z">
        <w:r>
          <w:rPr>
            <w:rFonts w:hint="eastAsia" w:ascii="Times New Roman" w:hAnsi="Times New Roman" w:eastAsia="宋体" w:cs="Times New Roman"/>
            <w:color w:val="231F20"/>
            <w:kern w:val="0"/>
            <w:szCs w:val="21"/>
            <w:lang w:val="en-US" w:eastAsia="zh-CN" w:bidi="ar"/>
          </w:rPr>
          <w:t>剩余</w:t>
        </w:r>
      </w:ins>
      <w:ins w:id="221" w:author="1111" w:date="2025-08-27T19:57:17Z">
        <w:r>
          <w:rPr>
            <w:rFonts w:hint="eastAsia" w:ascii="Times New Roman" w:hAnsi="Times New Roman" w:eastAsia="宋体" w:cs="Times New Roman"/>
            <w:color w:val="231F20"/>
            <w:kern w:val="0"/>
            <w:szCs w:val="21"/>
            <w:lang w:val="en-US" w:eastAsia="zh-CN" w:bidi="ar"/>
          </w:rPr>
          <w:t>价值</w:t>
        </w:r>
      </w:ins>
      <w:ins w:id="222" w:author="1111" w:date="2025-08-27T19:57:18Z">
        <w:r>
          <w:rPr>
            <w:rFonts w:hint="eastAsia" w:ascii="Times New Roman" w:hAnsi="Times New Roman" w:eastAsia="宋体" w:cs="Times New Roman"/>
            <w:color w:val="231F20"/>
            <w:kern w:val="0"/>
            <w:szCs w:val="21"/>
            <w:lang w:val="en-US" w:eastAsia="zh-CN" w:bidi="ar"/>
          </w:rPr>
          <w:t>，</w:t>
        </w:r>
      </w:ins>
      <w:ins w:id="223" w:author="1111" w:date="2025-08-27T19:58:56Z">
        <w:r>
          <w:rPr>
            <w:rFonts w:hint="eastAsia" w:ascii="Times New Roman" w:hAnsi="Times New Roman" w:eastAsia="宋体" w:cs="Times New Roman"/>
            <w:color w:val="231F20"/>
            <w:kern w:val="0"/>
            <w:szCs w:val="21"/>
            <w:lang w:val="en-US" w:eastAsia="zh-CN" w:bidi="ar"/>
          </w:rPr>
          <w:t>并在</w:t>
        </w:r>
      </w:ins>
      <w:ins w:id="224" w:author="1111" w:date="2025-08-27T19:58:57Z">
        <w:r>
          <w:rPr>
            <w:rFonts w:hint="eastAsia" w:ascii="Times New Roman" w:hAnsi="Times New Roman" w:eastAsia="宋体" w:cs="Times New Roman"/>
            <w:color w:val="231F20"/>
            <w:kern w:val="0"/>
            <w:szCs w:val="21"/>
            <w:lang w:val="en-US" w:eastAsia="zh-CN" w:bidi="ar"/>
          </w:rPr>
          <w:t>不同</w:t>
        </w:r>
      </w:ins>
      <w:ins w:id="225" w:author="1111" w:date="2025-08-27T19:58:58Z">
        <w:r>
          <w:rPr>
            <w:rFonts w:hint="eastAsia" w:ascii="Times New Roman" w:hAnsi="Times New Roman" w:eastAsia="宋体" w:cs="Times New Roman"/>
            <w:color w:val="231F20"/>
            <w:kern w:val="0"/>
            <w:szCs w:val="21"/>
            <w:lang w:val="en-US" w:eastAsia="zh-CN" w:bidi="ar"/>
          </w:rPr>
          <w:t>的</w:t>
        </w:r>
      </w:ins>
      <w:ins w:id="226" w:author="1111" w:date="2025-08-27T19:58:59Z">
        <w:r>
          <w:rPr>
            <w:rFonts w:hint="eastAsia" w:ascii="Times New Roman" w:hAnsi="Times New Roman" w:eastAsia="宋体" w:cs="Times New Roman"/>
            <w:color w:val="231F20"/>
            <w:kern w:val="0"/>
            <w:szCs w:val="21"/>
            <w:lang w:val="en-US" w:eastAsia="zh-CN" w:bidi="ar"/>
          </w:rPr>
          <w:t>社会</w:t>
        </w:r>
      </w:ins>
      <w:ins w:id="227" w:author="1111" w:date="2025-08-27T19:59:00Z">
        <w:r>
          <w:rPr>
            <w:rFonts w:hint="eastAsia" w:ascii="Times New Roman" w:hAnsi="Times New Roman" w:eastAsia="宋体" w:cs="Times New Roman"/>
            <w:color w:val="231F20"/>
            <w:kern w:val="0"/>
            <w:szCs w:val="21"/>
            <w:lang w:val="en-US" w:eastAsia="zh-CN" w:bidi="ar"/>
          </w:rPr>
          <w:t>责任</w:t>
        </w:r>
      </w:ins>
      <w:ins w:id="228" w:author="1111" w:date="2025-08-27T20:03:27Z">
        <w:r>
          <w:rPr>
            <w:rFonts w:hint="eastAsia" w:ascii="Times New Roman" w:hAnsi="Times New Roman" w:eastAsia="宋体" w:cs="Times New Roman"/>
            <w:color w:val="231F20"/>
            <w:kern w:val="0"/>
            <w:szCs w:val="21"/>
            <w:lang w:val="en-US" w:eastAsia="zh-CN" w:bidi="ar"/>
          </w:rPr>
          <w:t>条款</w:t>
        </w:r>
      </w:ins>
      <w:ins w:id="229" w:author="1111" w:date="2025-08-27T19:59:04Z">
        <w:r>
          <w:rPr>
            <w:rFonts w:hint="eastAsia" w:ascii="Times New Roman" w:hAnsi="Times New Roman" w:eastAsia="宋体" w:cs="Times New Roman"/>
            <w:color w:val="231F20"/>
            <w:kern w:val="0"/>
            <w:szCs w:val="21"/>
            <w:lang w:val="en-US" w:eastAsia="zh-CN" w:bidi="ar"/>
          </w:rPr>
          <w:t>作用场景中</w:t>
        </w:r>
      </w:ins>
      <w:ins w:id="230" w:author="1111" w:date="2025-08-27T19:59:06Z">
        <w:r>
          <w:rPr>
            <w:rFonts w:hint="eastAsia" w:ascii="Times New Roman" w:hAnsi="Times New Roman" w:eastAsia="宋体" w:cs="Times New Roman"/>
            <w:color w:val="231F20"/>
            <w:kern w:val="0"/>
            <w:szCs w:val="21"/>
            <w:lang w:val="en-US" w:eastAsia="zh-CN" w:bidi="ar"/>
          </w:rPr>
          <w:t>呈现出</w:t>
        </w:r>
      </w:ins>
      <w:ins w:id="231" w:author="1111" w:date="2025-08-27T19:59:07Z">
        <w:r>
          <w:rPr>
            <w:rFonts w:hint="eastAsia" w:ascii="Times New Roman" w:hAnsi="Times New Roman" w:eastAsia="宋体" w:cs="Times New Roman"/>
            <w:color w:val="231F20"/>
            <w:kern w:val="0"/>
            <w:szCs w:val="21"/>
            <w:lang w:val="en-US" w:eastAsia="zh-CN" w:bidi="ar"/>
          </w:rPr>
          <w:t>不同</w:t>
        </w:r>
      </w:ins>
      <w:ins w:id="232" w:author="1111" w:date="2025-08-27T19:59:08Z">
        <w:r>
          <w:rPr>
            <w:rFonts w:hint="eastAsia" w:ascii="Times New Roman" w:hAnsi="Times New Roman" w:eastAsia="宋体" w:cs="Times New Roman"/>
            <w:color w:val="231F20"/>
            <w:kern w:val="0"/>
            <w:szCs w:val="21"/>
            <w:lang w:val="en-US" w:eastAsia="zh-CN" w:bidi="ar"/>
          </w:rPr>
          <w:t>的</w:t>
        </w:r>
      </w:ins>
      <w:ins w:id="233" w:author="1111" w:date="2025-08-27T19:59:15Z">
        <w:r>
          <w:rPr>
            <w:rFonts w:hint="eastAsia" w:ascii="Times New Roman" w:hAnsi="Times New Roman" w:eastAsia="宋体" w:cs="Times New Roman"/>
            <w:color w:val="231F20"/>
            <w:kern w:val="0"/>
            <w:szCs w:val="21"/>
            <w:lang w:val="en-US" w:eastAsia="zh-CN" w:bidi="ar"/>
          </w:rPr>
          <w:t>形式</w:t>
        </w:r>
      </w:ins>
      <w:ins w:id="234" w:author="1111" w:date="2025-08-27T19:59:09Z">
        <w:r>
          <w:rPr>
            <w:rFonts w:hint="eastAsia" w:ascii="Times New Roman" w:hAnsi="Times New Roman" w:eastAsia="宋体" w:cs="Times New Roman"/>
            <w:color w:val="231F20"/>
            <w:kern w:val="0"/>
            <w:szCs w:val="21"/>
            <w:lang w:val="en-US" w:eastAsia="zh-CN" w:bidi="ar"/>
          </w:rPr>
          <w:t>，</w:t>
        </w:r>
      </w:ins>
      <w:ins w:id="235" w:author="1111" w:date="2025-08-27T17:01:30Z">
        <w:r>
          <w:rPr>
            <w:rFonts w:hint="eastAsia" w:ascii="Times New Roman" w:hAnsi="Times New Roman" w:eastAsia="宋体" w:cs="Times New Roman"/>
            <w:color w:val="231F20"/>
            <w:kern w:val="0"/>
            <w:szCs w:val="21"/>
            <w:lang w:val="en-US" w:eastAsia="zh-CN" w:bidi="ar"/>
          </w:rPr>
          <w:t>如</w:t>
        </w:r>
      </w:ins>
      <w:ins w:id="236" w:author="1111" w:date="2025-08-27T19:16:43Z">
        <w:r>
          <w:rPr>
            <w:rFonts w:hint="eastAsia" w:ascii="Times New Roman" w:hAnsi="Times New Roman" w:eastAsia="宋体" w:cs="Times New Roman"/>
            <w:color w:val="231F20"/>
            <w:kern w:val="0"/>
            <w:szCs w:val="21"/>
            <w:lang w:val="en-US" w:eastAsia="zh-CN" w:bidi="ar"/>
          </w:rPr>
          <w:t>在公司</w:t>
        </w:r>
      </w:ins>
      <w:ins w:id="237" w:author="1111" w:date="2025-08-27T19:33:29Z">
        <w:r>
          <w:rPr>
            <w:rFonts w:hint="eastAsia" w:ascii="Times New Roman" w:hAnsi="Times New Roman" w:eastAsia="宋体" w:cs="Times New Roman"/>
            <w:color w:val="231F20"/>
            <w:kern w:val="0"/>
            <w:szCs w:val="21"/>
            <w:lang w:val="en-US" w:eastAsia="zh-CN" w:bidi="ar"/>
          </w:rPr>
          <w:t>通过</w:t>
        </w:r>
      </w:ins>
      <w:ins w:id="238" w:author="1111" w:date="2025-08-27T19:33:31Z">
        <w:r>
          <w:rPr>
            <w:rFonts w:hint="eastAsia" w:ascii="Times New Roman" w:hAnsi="Times New Roman" w:eastAsia="宋体" w:cs="Times New Roman"/>
            <w:color w:val="231F20"/>
            <w:kern w:val="0"/>
            <w:szCs w:val="21"/>
            <w:lang w:val="en-US" w:eastAsia="zh-CN" w:bidi="ar"/>
          </w:rPr>
          <w:t>合并进行</w:t>
        </w:r>
      </w:ins>
      <w:ins w:id="239" w:author="1111" w:date="2025-08-27T19:33:32Z">
        <w:r>
          <w:rPr>
            <w:rFonts w:hint="eastAsia" w:ascii="Times New Roman" w:hAnsi="Times New Roman" w:eastAsia="宋体" w:cs="Times New Roman"/>
            <w:color w:val="231F20"/>
            <w:kern w:val="0"/>
            <w:szCs w:val="21"/>
            <w:lang w:val="en-US" w:eastAsia="zh-CN" w:bidi="ar"/>
          </w:rPr>
          <w:t>资本</w:t>
        </w:r>
      </w:ins>
      <w:ins w:id="240" w:author="1111" w:date="2025-08-27T19:33:33Z">
        <w:r>
          <w:rPr>
            <w:rFonts w:hint="eastAsia" w:ascii="Times New Roman" w:hAnsi="Times New Roman" w:eastAsia="宋体" w:cs="Times New Roman"/>
            <w:color w:val="231F20"/>
            <w:kern w:val="0"/>
            <w:szCs w:val="21"/>
            <w:lang w:val="en-US" w:eastAsia="zh-CN" w:bidi="ar"/>
          </w:rPr>
          <w:t>扩张</w:t>
        </w:r>
      </w:ins>
      <w:ins w:id="241" w:author="1111" w:date="2025-08-27T19:26:26Z">
        <w:r>
          <w:rPr>
            <w:rFonts w:hint="eastAsia" w:ascii="Times New Roman" w:hAnsi="Times New Roman" w:eastAsia="宋体" w:cs="Times New Roman"/>
            <w:color w:val="231F20"/>
            <w:kern w:val="0"/>
            <w:szCs w:val="21"/>
            <w:lang w:val="en-US" w:eastAsia="zh-CN" w:bidi="ar"/>
          </w:rPr>
          <w:t>时</w:t>
        </w:r>
      </w:ins>
      <w:ins w:id="242" w:author="1111" w:date="2025-08-27T19:16:46Z">
        <w:r>
          <w:rPr>
            <w:rFonts w:hint="eastAsia" w:ascii="Times New Roman" w:hAnsi="Times New Roman" w:eastAsia="宋体" w:cs="Times New Roman"/>
            <w:color w:val="231F20"/>
            <w:kern w:val="0"/>
            <w:szCs w:val="21"/>
            <w:lang w:val="en-US" w:eastAsia="zh-CN" w:bidi="ar"/>
          </w:rPr>
          <w:t>，</w:t>
        </w:r>
      </w:ins>
      <w:ins w:id="243" w:author="1111" w:date="2025-08-27T19:44:49Z">
        <w:r>
          <w:rPr>
            <w:rFonts w:hint="eastAsia" w:ascii="Times New Roman" w:hAnsi="Times New Roman" w:eastAsia="宋体" w:cs="Times New Roman"/>
            <w:color w:val="231F20"/>
            <w:kern w:val="0"/>
            <w:szCs w:val="21"/>
            <w:lang w:val="en-US" w:eastAsia="zh-CN" w:bidi="ar"/>
          </w:rPr>
          <w:t>反垄断</w:t>
        </w:r>
      </w:ins>
      <w:ins w:id="244" w:author="1111" w:date="2025-08-27T19:44:53Z">
        <w:r>
          <w:rPr>
            <w:rFonts w:hint="eastAsia" w:ascii="Times New Roman" w:hAnsi="Times New Roman" w:eastAsia="宋体" w:cs="Times New Roman"/>
            <w:color w:val="231F20"/>
            <w:kern w:val="0"/>
            <w:szCs w:val="21"/>
            <w:lang w:val="en-US" w:eastAsia="zh-CN" w:bidi="ar"/>
          </w:rPr>
          <w:t>执法</w:t>
        </w:r>
      </w:ins>
      <w:ins w:id="245" w:author="1111" w:date="2025-08-27T20:04:02Z">
        <w:r>
          <w:rPr>
            <w:rFonts w:hint="eastAsia" w:ascii="Times New Roman" w:hAnsi="Times New Roman" w:eastAsia="宋体" w:cs="Times New Roman"/>
            <w:color w:val="231F20"/>
            <w:kern w:val="0"/>
            <w:szCs w:val="21"/>
            <w:lang w:val="en-US" w:eastAsia="zh-CN" w:bidi="ar"/>
          </w:rPr>
          <w:t>机关</w:t>
        </w:r>
      </w:ins>
      <w:ins w:id="246" w:author="1111" w:date="2025-08-27T20:08:00Z">
        <w:r>
          <w:rPr>
            <w:rFonts w:hint="eastAsia" w:ascii="Times New Roman" w:hAnsi="Times New Roman" w:eastAsia="宋体" w:cs="Times New Roman"/>
            <w:color w:val="231F20"/>
            <w:kern w:val="0"/>
            <w:szCs w:val="21"/>
            <w:lang w:val="en-US" w:eastAsia="zh-CN" w:bidi="ar"/>
          </w:rPr>
          <w:t>对其</w:t>
        </w:r>
      </w:ins>
      <w:ins w:id="247" w:author="1111" w:date="2025-08-27T20:08:01Z">
        <w:r>
          <w:rPr>
            <w:rFonts w:hint="eastAsia" w:ascii="Times New Roman" w:hAnsi="Times New Roman" w:eastAsia="宋体" w:cs="Times New Roman"/>
            <w:color w:val="231F20"/>
            <w:kern w:val="0"/>
            <w:szCs w:val="21"/>
            <w:lang w:val="en-US" w:eastAsia="zh-CN" w:bidi="ar"/>
          </w:rPr>
          <w:t>集中</w:t>
        </w:r>
      </w:ins>
      <w:ins w:id="248" w:author="1111" w:date="2025-08-27T20:08:05Z">
        <w:r>
          <w:rPr>
            <w:rFonts w:hint="eastAsia" w:ascii="Times New Roman" w:hAnsi="Times New Roman" w:eastAsia="宋体" w:cs="Times New Roman"/>
            <w:color w:val="231F20"/>
            <w:kern w:val="0"/>
            <w:szCs w:val="21"/>
            <w:lang w:val="en-US" w:eastAsia="zh-CN" w:bidi="ar"/>
          </w:rPr>
          <w:t>行为</w:t>
        </w:r>
      </w:ins>
      <w:ins w:id="249" w:author="1111" w:date="2025-08-27T20:07:51Z">
        <w:r>
          <w:rPr>
            <w:rFonts w:hint="eastAsia" w:ascii="Times New Roman" w:hAnsi="Times New Roman" w:eastAsia="宋体" w:cs="Times New Roman"/>
            <w:color w:val="231F20"/>
            <w:kern w:val="0"/>
            <w:szCs w:val="21"/>
            <w:lang w:val="en-US" w:eastAsia="zh-CN" w:bidi="ar"/>
          </w:rPr>
          <w:t>附加</w:t>
        </w:r>
      </w:ins>
      <w:ins w:id="250" w:author="1111" w:date="2025-08-27T20:07:21Z">
        <w:r>
          <w:rPr>
            <w:rFonts w:hint="eastAsia" w:ascii="Times New Roman" w:hAnsi="Times New Roman" w:eastAsia="宋体" w:cs="Times New Roman"/>
            <w:color w:val="231F20"/>
            <w:kern w:val="0"/>
            <w:szCs w:val="21"/>
            <w:lang w:val="en-US" w:eastAsia="zh-CN" w:bidi="ar"/>
          </w:rPr>
          <w:t>限制性</w:t>
        </w:r>
      </w:ins>
      <w:ins w:id="251" w:author="1111" w:date="2025-08-27T20:07:22Z">
        <w:r>
          <w:rPr>
            <w:rFonts w:hint="eastAsia" w:ascii="Times New Roman" w:hAnsi="Times New Roman" w:eastAsia="宋体" w:cs="Times New Roman"/>
            <w:color w:val="231F20"/>
            <w:kern w:val="0"/>
            <w:szCs w:val="21"/>
            <w:lang w:val="en-US" w:eastAsia="zh-CN" w:bidi="ar"/>
          </w:rPr>
          <w:t>条件</w:t>
        </w:r>
      </w:ins>
      <w:ins w:id="252" w:author="1111" w:date="2025-08-27T20:05:30Z">
        <w:r>
          <w:rPr>
            <w:rFonts w:hint="eastAsia" w:ascii="Times New Roman" w:hAnsi="Times New Roman" w:eastAsia="宋体" w:cs="Times New Roman"/>
            <w:color w:val="231F20"/>
            <w:kern w:val="0"/>
            <w:szCs w:val="21"/>
            <w:lang w:val="en-US" w:eastAsia="zh-CN" w:bidi="ar"/>
          </w:rPr>
          <w:t>，</w:t>
        </w:r>
      </w:ins>
      <w:ins w:id="253" w:author="1111" w:date="2025-08-27T19:54:38Z">
        <w:r>
          <w:rPr>
            <w:rFonts w:hint="eastAsia" w:ascii="Times New Roman" w:hAnsi="Times New Roman" w:eastAsia="宋体" w:cs="Times New Roman"/>
            <w:color w:val="231F20"/>
            <w:kern w:val="0"/>
            <w:szCs w:val="21"/>
            <w:lang w:val="en-US" w:eastAsia="zh-CN" w:bidi="ar"/>
          </w:rPr>
          <w:t>强制</w:t>
        </w:r>
      </w:ins>
      <w:ins w:id="254" w:author="1111" w:date="2025-08-27T19:54:41Z">
        <w:r>
          <w:rPr>
            <w:rFonts w:hint="eastAsia" w:ascii="Times New Roman" w:hAnsi="Times New Roman" w:eastAsia="宋体" w:cs="Times New Roman"/>
            <w:color w:val="231F20"/>
            <w:kern w:val="0"/>
            <w:szCs w:val="21"/>
            <w:lang w:val="en-US" w:eastAsia="zh-CN" w:bidi="ar"/>
          </w:rPr>
          <w:t>公司</w:t>
        </w:r>
      </w:ins>
      <w:ins w:id="255" w:author="1111" w:date="2025-08-27T20:13:22Z">
        <w:r>
          <w:rPr>
            <w:rFonts w:hint="eastAsia" w:ascii="Times New Roman" w:hAnsi="Times New Roman" w:eastAsia="宋体" w:cs="Times New Roman"/>
            <w:color w:val="231F20"/>
            <w:kern w:val="0"/>
            <w:szCs w:val="21"/>
            <w:lang w:val="en-US" w:eastAsia="zh-CN" w:bidi="ar"/>
          </w:rPr>
          <w:t>剥离</w:t>
        </w:r>
      </w:ins>
      <w:ins w:id="256" w:author="1111" w:date="2025-08-27T20:13:28Z">
        <w:r>
          <w:rPr>
            <w:rFonts w:hint="eastAsia" w:ascii="Times New Roman" w:hAnsi="Times New Roman" w:eastAsia="宋体" w:cs="Times New Roman"/>
            <w:color w:val="231F20"/>
            <w:kern w:val="0"/>
            <w:szCs w:val="21"/>
            <w:lang w:val="en-US" w:eastAsia="zh-CN" w:bidi="ar"/>
          </w:rPr>
          <w:t>业务</w:t>
        </w:r>
      </w:ins>
      <w:ins w:id="257" w:author="1111" w:date="2025-08-27T20:13:33Z">
        <w:r>
          <w:rPr>
            <w:rFonts w:hint="eastAsia" w:ascii="Times New Roman" w:hAnsi="Times New Roman" w:eastAsia="宋体" w:cs="Times New Roman"/>
            <w:color w:val="231F20"/>
            <w:kern w:val="0"/>
            <w:szCs w:val="21"/>
            <w:lang w:val="en-US" w:eastAsia="zh-CN" w:bidi="ar"/>
          </w:rPr>
          <w:t>与</w:t>
        </w:r>
      </w:ins>
      <w:ins w:id="258" w:author="1111" w:date="2025-08-27T20:14:04Z">
        <w:r>
          <w:rPr>
            <w:rFonts w:hint="eastAsia" w:ascii="Times New Roman" w:hAnsi="Times New Roman" w:eastAsia="宋体" w:cs="Times New Roman"/>
            <w:color w:val="231F20"/>
            <w:kern w:val="0"/>
            <w:szCs w:val="21"/>
            <w:lang w:val="en-US" w:eastAsia="zh-CN" w:bidi="ar"/>
          </w:rPr>
          <w:t>许可</w:t>
        </w:r>
      </w:ins>
      <w:ins w:id="259" w:author="1111" w:date="2025-08-27T20:14:06Z">
        <w:r>
          <w:rPr>
            <w:rFonts w:hint="eastAsia" w:ascii="Times New Roman" w:hAnsi="Times New Roman" w:eastAsia="宋体" w:cs="Times New Roman"/>
            <w:color w:val="231F20"/>
            <w:kern w:val="0"/>
            <w:szCs w:val="21"/>
            <w:lang w:val="en-US" w:eastAsia="zh-CN" w:bidi="ar"/>
          </w:rPr>
          <w:t>关键技术，</w:t>
        </w:r>
      </w:ins>
      <w:ins w:id="260" w:author="1111" w:date="2025-08-27T20:05:35Z">
        <w:r>
          <w:rPr>
            <w:rFonts w:hint="eastAsia" w:ascii="Times New Roman" w:hAnsi="Times New Roman" w:eastAsia="宋体" w:cs="Times New Roman"/>
            <w:color w:val="231F20"/>
            <w:kern w:val="0"/>
            <w:szCs w:val="21"/>
            <w:lang w:val="en-US" w:eastAsia="zh-CN" w:bidi="ar"/>
          </w:rPr>
          <w:t>向</w:t>
        </w:r>
      </w:ins>
      <w:ins w:id="261" w:author="1111" w:date="2025-08-27T20:05:36Z">
        <w:r>
          <w:rPr>
            <w:rFonts w:hint="eastAsia" w:ascii="Times New Roman" w:hAnsi="Times New Roman" w:eastAsia="宋体" w:cs="Times New Roman"/>
            <w:color w:val="231F20"/>
            <w:kern w:val="0"/>
            <w:szCs w:val="21"/>
            <w:lang w:val="en-US" w:eastAsia="zh-CN" w:bidi="ar"/>
          </w:rPr>
          <w:t>市场</w:t>
        </w:r>
      </w:ins>
      <w:ins w:id="262" w:author="1111" w:date="2025-08-27T19:53:33Z">
        <w:r>
          <w:rPr>
            <w:rFonts w:hint="eastAsia" w:ascii="Times New Roman" w:hAnsi="Times New Roman" w:eastAsia="宋体" w:cs="Times New Roman"/>
            <w:color w:val="231F20"/>
            <w:kern w:val="0"/>
            <w:szCs w:val="21"/>
            <w:lang w:val="en-US" w:eastAsia="zh-CN" w:bidi="ar"/>
          </w:rPr>
          <w:t>“</w:t>
        </w:r>
      </w:ins>
      <w:ins w:id="263" w:author="1111" w:date="2025-08-27T19:53:34Z">
        <w:r>
          <w:rPr>
            <w:rFonts w:hint="eastAsia" w:ascii="Times New Roman" w:hAnsi="Times New Roman" w:eastAsia="宋体" w:cs="Times New Roman"/>
            <w:color w:val="231F20"/>
            <w:kern w:val="0"/>
            <w:szCs w:val="21"/>
            <w:lang w:val="en-US" w:eastAsia="zh-CN" w:bidi="ar"/>
          </w:rPr>
          <w:t>分配</w:t>
        </w:r>
      </w:ins>
      <w:ins w:id="264" w:author="1111" w:date="2025-08-27T19:53:36Z">
        <w:r>
          <w:rPr>
            <w:rFonts w:hint="eastAsia" w:ascii="Times New Roman" w:hAnsi="Times New Roman" w:eastAsia="宋体" w:cs="Times New Roman"/>
            <w:color w:val="231F20"/>
            <w:kern w:val="0"/>
            <w:szCs w:val="21"/>
            <w:lang w:val="en-US" w:eastAsia="zh-CN" w:bidi="ar"/>
          </w:rPr>
          <w:t>”</w:t>
        </w:r>
      </w:ins>
      <w:ins w:id="265" w:author="1111" w:date="2025-08-27T19:28:25Z">
        <w:r>
          <w:rPr>
            <w:rFonts w:hint="eastAsia" w:ascii="Times New Roman" w:hAnsi="Times New Roman" w:eastAsia="宋体" w:cs="Times New Roman"/>
            <w:color w:val="231F20"/>
            <w:kern w:val="0"/>
            <w:szCs w:val="21"/>
            <w:lang w:val="en-US" w:eastAsia="zh-CN" w:bidi="ar"/>
          </w:rPr>
          <w:t>所</w:t>
        </w:r>
      </w:ins>
      <w:ins w:id="266" w:author="1111" w:date="2025-08-27T19:28:09Z">
        <w:r>
          <w:rPr>
            <w:rFonts w:hint="eastAsia" w:ascii="Times New Roman" w:hAnsi="Times New Roman" w:eastAsia="宋体" w:cs="Times New Roman"/>
            <w:color w:val="231F20"/>
            <w:kern w:val="0"/>
            <w:szCs w:val="21"/>
            <w:lang w:val="en-US" w:eastAsia="zh-CN" w:bidi="ar"/>
          </w:rPr>
          <w:t>谋求的</w:t>
        </w:r>
      </w:ins>
      <w:ins w:id="267" w:author="1111" w:date="2025-08-27T19:28:28Z">
        <w:r>
          <w:rPr>
            <w:rFonts w:hint="eastAsia" w:ascii="Times New Roman" w:hAnsi="Times New Roman" w:eastAsia="宋体" w:cs="Times New Roman"/>
            <w:color w:val="231F20"/>
            <w:kern w:val="0"/>
            <w:szCs w:val="21"/>
            <w:lang w:val="en-US" w:eastAsia="zh-CN" w:bidi="ar"/>
          </w:rPr>
          <w:t>预期</w:t>
        </w:r>
      </w:ins>
      <w:ins w:id="268" w:author="1111" w:date="2025-08-27T19:18:55Z">
        <w:r>
          <w:rPr>
            <w:rFonts w:hint="eastAsia" w:ascii="Times New Roman" w:hAnsi="Times New Roman" w:eastAsia="宋体" w:cs="Times New Roman"/>
            <w:color w:val="231F20"/>
            <w:kern w:val="0"/>
            <w:szCs w:val="21"/>
            <w:lang w:val="en-US" w:eastAsia="zh-CN" w:bidi="ar"/>
          </w:rPr>
          <w:t>利益</w:t>
        </w:r>
      </w:ins>
      <w:ins w:id="269" w:author="1111" w:date="2025-08-27T19:31:12Z">
        <w:r>
          <w:rPr>
            <w:rFonts w:hint="eastAsia" w:ascii="Times New Roman" w:hAnsi="Times New Roman" w:eastAsia="宋体" w:cs="Times New Roman"/>
            <w:color w:val="231F20"/>
            <w:kern w:val="0"/>
            <w:szCs w:val="21"/>
            <w:lang w:val="en-US" w:eastAsia="zh-CN" w:bidi="ar"/>
          </w:rPr>
          <w:t>避免</w:t>
        </w:r>
      </w:ins>
      <w:ins w:id="270" w:author="1111" w:date="2025-08-27T20:11:54Z">
        <w:r>
          <w:rPr>
            <w:rFonts w:hint="eastAsia" w:ascii="Times New Roman" w:hAnsi="Times New Roman" w:eastAsia="宋体" w:cs="Times New Roman"/>
            <w:color w:val="231F20"/>
            <w:kern w:val="0"/>
            <w:szCs w:val="21"/>
            <w:lang w:val="en-US" w:eastAsia="zh-CN" w:bidi="ar"/>
          </w:rPr>
          <w:t>竞争秩序</w:t>
        </w:r>
      </w:ins>
      <w:ins w:id="271" w:author="1111" w:date="2025-08-27T20:14:20Z">
        <w:r>
          <w:rPr>
            <w:rFonts w:hint="eastAsia" w:ascii="Times New Roman" w:hAnsi="Times New Roman" w:eastAsia="宋体" w:cs="Times New Roman"/>
            <w:color w:val="231F20"/>
            <w:kern w:val="0"/>
            <w:szCs w:val="21"/>
            <w:lang w:val="en-US" w:eastAsia="zh-CN" w:bidi="ar"/>
          </w:rPr>
          <w:t>受损</w:t>
        </w:r>
      </w:ins>
      <w:ins w:id="272" w:author="1111" w:date="2025-08-27T19:39:39Z">
        <w:r>
          <w:rPr>
            <w:rFonts w:hint="eastAsia" w:ascii="Times New Roman" w:hAnsi="Times New Roman" w:eastAsia="宋体" w:cs="Times New Roman"/>
            <w:color w:val="231F20"/>
            <w:kern w:val="0"/>
            <w:szCs w:val="21"/>
            <w:lang w:val="en-US" w:eastAsia="zh-CN" w:bidi="ar"/>
          </w:rPr>
          <w:t>，</w:t>
        </w:r>
      </w:ins>
      <w:ins w:id="273" w:author="1111" w:date="2025-08-27T19:39:40Z">
        <w:r>
          <w:rPr>
            <w:rFonts w:hint="eastAsia" w:ascii="Times New Roman" w:hAnsi="Times New Roman" w:eastAsia="宋体" w:cs="Times New Roman"/>
            <w:color w:val="231F20"/>
            <w:kern w:val="0"/>
            <w:szCs w:val="21"/>
            <w:lang w:val="en-US" w:eastAsia="zh-CN" w:bidi="ar"/>
          </w:rPr>
          <w:t>而在</w:t>
        </w:r>
      </w:ins>
      <w:ins w:id="274" w:author="1111" w:date="2025-08-27T19:39:42Z">
        <w:r>
          <w:rPr>
            <w:rFonts w:hint="eastAsia" w:ascii="Times New Roman" w:hAnsi="Times New Roman" w:eastAsia="宋体" w:cs="Times New Roman"/>
            <w:color w:val="231F20"/>
            <w:kern w:val="0"/>
            <w:szCs w:val="21"/>
            <w:lang w:val="en-US" w:eastAsia="zh-CN" w:bidi="ar"/>
          </w:rPr>
          <w:t>公司</w:t>
        </w:r>
      </w:ins>
      <w:ins w:id="275" w:author="1111" w:date="2025-08-27T20:02:43Z">
        <w:r>
          <w:rPr>
            <w:rFonts w:hint="eastAsia" w:ascii="Times New Roman" w:hAnsi="Times New Roman" w:eastAsia="宋体" w:cs="Times New Roman"/>
            <w:color w:val="231F20"/>
            <w:kern w:val="0"/>
            <w:szCs w:val="21"/>
            <w:lang w:val="en-US" w:eastAsia="zh-CN" w:bidi="ar"/>
          </w:rPr>
          <w:t>诉</w:t>
        </w:r>
      </w:ins>
      <w:ins w:id="276" w:author="1111" w:date="2025-08-27T20:02:46Z">
        <w:r>
          <w:rPr>
            <w:rFonts w:hint="eastAsia" w:ascii="Times New Roman" w:hAnsi="Times New Roman" w:eastAsia="宋体" w:cs="Times New Roman"/>
            <w:color w:val="231F20"/>
            <w:kern w:val="0"/>
            <w:szCs w:val="21"/>
            <w:lang w:val="en-US" w:eastAsia="zh-CN" w:bidi="ar"/>
          </w:rPr>
          <w:t>请司法</w:t>
        </w:r>
      </w:ins>
      <w:ins w:id="277" w:author="1111" w:date="2025-08-27T20:02:47Z">
        <w:r>
          <w:rPr>
            <w:rFonts w:hint="eastAsia" w:ascii="Times New Roman" w:hAnsi="Times New Roman" w:eastAsia="宋体" w:cs="Times New Roman"/>
            <w:color w:val="231F20"/>
            <w:kern w:val="0"/>
            <w:szCs w:val="21"/>
            <w:lang w:val="en-US" w:eastAsia="zh-CN" w:bidi="ar"/>
          </w:rPr>
          <w:t>解散</w:t>
        </w:r>
      </w:ins>
      <w:ins w:id="278" w:author="1111" w:date="2025-08-27T20:02:49Z">
        <w:r>
          <w:rPr>
            <w:rFonts w:hint="eastAsia" w:ascii="Times New Roman" w:hAnsi="Times New Roman" w:eastAsia="宋体" w:cs="Times New Roman"/>
            <w:color w:val="231F20"/>
            <w:kern w:val="0"/>
            <w:szCs w:val="21"/>
            <w:lang w:val="en-US" w:eastAsia="zh-CN" w:bidi="ar"/>
          </w:rPr>
          <w:t>时</w:t>
        </w:r>
      </w:ins>
      <w:ins w:id="279" w:author="1111" w:date="2025-08-27T19:42:44Z">
        <w:r>
          <w:rPr>
            <w:rFonts w:hint="eastAsia" w:ascii="Times New Roman" w:hAnsi="Times New Roman" w:eastAsia="宋体" w:cs="Times New Roman"/>
            <w:color w:val="231F20"/>
            <w:kern w:val="0"/>
            <w:szCs w:val="21"/>
            <w:lang w:val="en-US" w:eastAsia="zh-CN" w:bidi="ar"/>
          </w:rPr>
          <w:t>，</w:t>
        </w:r>
      </w:ins>
      <w:ins w:id="280" w:author="1111" w:date="2025-08-27T19:55:05Z">
        <w:r>
          <w:rPr>
            <w:rFonts w:hint="eastAsia" w:ascii="Times New Roman" w:hAnsi="Times New Roman" w:eastAsia="宋体" w:cs="Times New Roman"/>
            <w:color w:val="231F20"/>
            <w:kern w:val="0"/>
            <w:szCs w:val="21"/>
            <w:lang w:val="en-US" w:eastAsia="zh-CN" w:bidi="ar"/>
          </w:rPr>
          <w:t>司法机关</w:t>
        </w:r>
      </w:ins>
      <w:ins w:id="281" w:author="1111" w:date="2025-08-27T19:42:45Z">
        <w:r>
          <w:rPr>
            <w:rFonts w:hint="eastAsia" w:ascii="Times New Roman" w:hAnsi="Times New Roman" w:eastAsia="宋体" w:cs="Times New Roman"/>
            <w:color w:val="231F20"/>
            <w:kern w:val="0"/>
            <w:szCs w:val="21"/>
            <w:lang w:val="en-US" w:eastAsia="zh-CN" w:bidi="ar"/>
          </w:rPr>
          <w:t>乃是</w:t>
        </w:r>
      </w:ins>
      <w:ins w:id="282" w:author="1111" w:date="2025-08-27T19:42:57Z">
        <w:r>
          <w:rPr>
            <w:rFonts w:hint="eastAsia" w:ascii="Times New Roman" w:hAnsi="Times New Roman" w:eastAsia="宋体" w:cs="Times New Roman"/>
            <w:color w:val="231F20"/>
            <w:kern w:val="0"/>
            <w:szCs w:val="21"/>
            <w:lang w:val="en-US" w:eastAsia="zh-CN" w:bidi="ar"/>
          </w:rPr>
          <w:t>通过限制股东和公司的自治权</w:t>
        </w:r>
      </w:ins>
      <w:ins w:id="283" w:author="1111" w:date="2025-08-27T19:48:29Z">
        <w:r>
          <w:rPr>
            <w:rFonts w:hint="eastAsia" w:ascii="Times New Roman" w:hAnsi="Times New Roman" w:eastAsia="宋体" w:cs="Times New Roman"/>
            <w:color w:val="231F20"/>
            <w:kern w:val="0"/>
            <w:szCs w:val="21"/>
            <w:lang w:val="en-US" w:eastAsia="zh-CN" w:bidi="ar"/>
          </w:rPr>
          <w:t>向</w:t>
        </w:r>
      </w:ins>
      <w:ins w:id="284" w:author="1111" w:date="2025-08-27T19:48:34Z">
        <w:r>
          <w:rPr>
            <w:rFonts w:hint="eastAsia" w:ascii="Times New Roman" w:hAnsi="Times New Roman" w:eastAsia="宋体" w:cs="Times New Roman"/>
            <w:color w:val="231F20"/>
            <w:kern w:val="0"/>
            <w:szCs w:val="21"/>
            <w:lang w:val="en-US" w:eastAsia="zh-CN" w:bidi="ar"/>
          </w:rPr>
          <w:t>利益相关者</w:t>
        </w:r>
      </w:ins>
      <w:ins w:id="285" w:author="1111" w:date="2025-08-27T19:48:40Z">
        <w:r>
          <w:rPr>
            <w:rFonts w:hint="eastAsia" w:ascii="Times New Roman" w:hAnsi="Times New Roman" w:eastAsia="宋体" w:cs="Times New Roman"/>
            <w:color w:val="231F20"/>
            <w:kern w:val="0"/>
            <w:szCs w:val="21"/>
            <w:lang w:val="en-US" w:eastAsia="zh-CN" w:bidi="ar"/>
          </w:rPr>
          <w:t>“</w:t>
        </w:r>
      </w:ins>
      <w:ins w:id="286" w:author="1111" w:date="2025-08-27T19:48:38Z">
        <w:r>
          <w:rPr>
            <w:rFonts w:hint="eastAsia" w:ascii="Times New Roman" w:hAnsi="Times New Roman" w:eastAsia="宋体" w:cs="Times New Roman"/>
            <w:color w:val="231F20"/>
            <w:kern w:val="0"/>
            <w:szCs w:val="21"/>
            <w:lang w:val="en-US" w:eastAsia="zh-CN" w:bidi="ar"/>
          </w:rPr>
          <w:t>分配</w:t>
        </w:r>
      </w:ins>
      <w:ins w:id="287" w:author="1111" w:date="2025-08-27T19:48:42Z">
        <w:r>
          <w:rPr>
            <w:rFonts w:hint="eastAsia" w:ascii="Times New Roman" w:hAnsi="Times New Roman" w:eastAsia="宋体" w:cs="Times New Roman"/>
            <w:color w:val="231F20"/>
            <w:kern w:val="0"/>
            <w:szCs w:val="21"/>
            <w:lang w:val="en-US" w:eastAsia="zh-CN" w:bidi="ar"/>
          </w:rPr>
          <w:t>”</w:t>
        </w:r>
      </w:ins>
      <w:ins w:id="288" w:author="1111" w:date="2025-08-27T19:48:58Z">
        <w:r>
          <w:rPr>
            <w:rFonts w:hint="eastAsia" w:ascii="Times New Roman" w:hAnsi="Times New Roman" w:eastAsia="宋体" w:cs="Times New Roman"/>
            <w:color w:val="231F20"/>
            <w:kern w:val="0"/>
            <w:szCs w:val="21"/>
            <w:lang w:val="en-US" w:eastAsia="zh-CN" w:bidi="ar"/>
          </w:rPr>
          <w:t>公司</w:t>
        </w:r>
      </w:ins>
      <w:ins w:id="289" w:author="1111" w:date="2025-08-27T19:49:00Z">
        <w:r>
          <w:rPr>
            <w:rFonts w:hint="eastAsia" w:ascii="Times New Roman" w:hAnsi="Times New Roman" w:eastAsia="宋体" w:cs="Times New Roman"/>
            <w:color w:val="231F20"/>
            <w:kern w:val="0"/>
            <w:szCs w:val="21"/>
            <w:lang w:val="en-US" w:eastAsia="zh-CN" w:bidi="ar"/>
          </w:rPr>
          <w:t>的存续利益</w:t>
        </w:r>
      </w:ins>
      <w:ins w:id="290" w:author="1111" w:date="2025-08-27T19:31:57Z">
        <w:r>
          <w:rPr>
            <w:rFonts w:hint="eastAsia" w:ascii="Times New Roman" w:hAnsi="Times New Roman" w:eastAsia="宋体" w:cs="Times New Roman"/>
            <w:color w:val="231F20"/>
            <w:kern w:val="0"/>
            <w:szCs w:val="21"/>
            <w:lang w:val="en-US" w:eastAsia="zh-CN" w:bidi="ar"/>
          </w:rPr>
          <w:t>。</w:t>
        </w:r>
      </w:ins>
      <w:ins w:id="291" w:author="1111" w:date="2025-08-27T19:24:52Z">
        <w:r>
          <w:rPr>
            <w:rFonts w:hint="eastAsia" w:ascii="Times New Roman" w:hAnsi="Times New Roman" w:eastAsia="宋体" w:cs="Times New Roman"/>
            <w:color w:val="231F20"/>
            <w:kern w:val="0"/>
            <w:szCs w:val="21"/>
            <w:lang w:val="en-US" w:eastAsia="zh-CN" w:bidi="ar"/>
          </w:rPr>
          <w:t>虽然</w:t>
        </w:r>
      </w:ins>
      <w:ins w:id="292" w:author="1111" w:date="2025-08-27T19:24:54Z">
        <w:r>
          <w:rPr>
            <w:rFonts w:hint="eastAsia" w:ascii="Times New Roman" w:hAnsi="Times New Roman" w:eastAsia="宋体" w:cs="Times New Roman"/>
            <w:color w:val="231F20"/>
            <w:kern w:val="0"/>
            <w:szCs w:val="21"/>
            <w:lang w:val="en-US" w:eastAsia="zh-CN" w:bidi="ar"/>
          </w:rPr>
          <w:t>方式</w:t>
        </w:r>
      </w:ins>
      <w:ins w:id="293" w:author="1111" w:date="2025-08-27T19:24:55Z">
        <w:r>
          <w:rPr>
            <w:rFonts w:hint="eastAsia" w:ascii="Times New Roman" w:hAnsi="Times New Roman" w:eastAsia="宋体" w:cs="Times New Roman"/>
            <w:color w:val="231F20"/>
            <w:kern w:val="0"/>
            <w:szCs w:val="21"/>
            <w:lang w:val="en-US" w:eastAsia="zh-CN" w:bidi="ar"/>
          </w:rPr>
          <w:t>不同，</w:t>
        </w:r>
      </w:ins>
      <w:ins w:id="294" w:author="1111" w:date="2025-08-27T19:21:11Z">
        <w:r>
          <w:rPr>
            <w:rFonts w:hint="eastAsia" w:ascii="Times New Roman" w:hAnsi="Times New Roman" w:eastAsia="宋体" w:cs="Times New Roman"/>
            <w:color w:val="231F20"/>
            <w:kern w:val="0"/>
            <w:szCs w:val="21"/>
            <w:lang w:val="en-US" w:eastAsia="zh-CN" w:bidi="ar"/>
          </w:rPr>
          <w:t>但</w:t>
        </w:r>
      </w:ins>
      <w:ins w:id="295" w:author="1111" w:date="2025-08-27T19:21:12Z">
        <w:r>
          <w:rPr>
            <w:rFonts w:hint="eastAsia" w:ascii="Times New Roman" w:hAnsi="Times New Roman" w:eastAsia="宋体" w:cs="Times New Roman"/>
            <w:color w:val="231F20"/>
            <w:kern w:val="0"/>
            <w:szCs w:val="21"/>
            <w:lang w:val="en-US" w:eastAsia="zh-CN" w:bidi="ar"/>
          </w:rPr>
          <w:t>其</w:t>
        </w:r>
      </w:ins>
      <w:ins w:id="296" w:author="1111" w:date="2025-08-27T19:21:13Z">
        <w:r>
          <w:rPr>
            <w:rFonts w:hint="eastAsia" w:ascii="Times New Roman" w:hAnsi="Times New Roman" w:eastAsia="宋体" w:cs="Times New Roman"/>
            <w:color w:val="231F20"/>
            <w:kern w:val="0"/>
            <w:szCs w:val="21"/>
            <w:lang w:val="en-US" w:eastAsia="zh-CN" w:bidi="ar"/>
          </w:rPr>
          <w:t>本质</w:t>
        </w:r>
      </w:ins>
      <w:ins w:id="297" w:author="1111" w:date="2025-08-27T19:21:15Z">
        <w:r>
          <w:rPr>
            <w:rFonts w:hint="eastAsia" w:ascii="Times New Roman" w:hAnsi="Times New Roman" w:eastAsia="宋体" w:cs="Times New Roman"/>
            <w:color w:val="231F20"/>
            <w:kern w:val="0"/>
            <w:szCs w:val="21"/>
            <w:lang w:val="en-US" w:eastAsia="zh-CN" w:bidi="ar"/>
          </w:rPr>
          <w:t>则</w:t>
        </w:r>
      </w:ins>
      <w:ins w:id="298" w:author="1111" w:date="2025-08-27T19:25:00Z">
        <w:r>
          <w:rPr>
            <w:rFonts w:hint="eastAsia" w:ascii="Times New Roman" w:hAnsi="Times New Roman" w:eastAsia="宋体" w:cs="Times New Roman"/>
            <w:color w:val="231F20"/>
            <w:kern w:val="0"/>
            <w:szCs w:val="21"/>
            <w:lang w:val="en-US" w:eastAsia="zh-CN" w:bidi="ar"/>
          </w:rPr>
          <w:t>仍</w:t>
        </w:r>
      </w:ins>
      <w:ins w:id="299" w:author="1111" w:date="2025-08-27T19:21:16Z">
        <w:r>
          <w:rPr>
            <w:rFonts w:hint="eastAsia" w:ascii="Times New Roman" w:hAnsi="Times New Roman" w:eastAsia="宋体" w:cs="Times New Roman"/>
            <w:color w:val="231F20"/>
            <w:kern w:val="0"/>
            <w:szCs w:val="21"/>
            <w:lang w:val="en-US" w:eastAsia="zh-CN" w:bidi="ar"/>
          </w:rPr>
          <w:t>是</w:t>
        </w:r>
      </w:ins>
      <w:ins w:id="300" w:author="1111" w:date="2025-08-27T19:21:17Z">
        <w:r>
          <w:rPr>
            <w:rFonts w:hint="eastAsia" w:ascii="Times New Roman" w:hAnsi="Times New Roman" w:eastAsia="宋体" w:cs="Times New Roman"/>
            <w:color w:val="231F20"/>
            <w:kern w:val="0"/>
            <w:szCs w:val="21"/>
            <w:lang w:val="en-US" w:eastAsia="zh-CN" w:bidi="ar"/>
          </w:rPr>
          <w:t>一种</w:t>
        </w:r>
      </w:ins>
      <w:ins w:id="301" w:author="1111" w:date="2025-08-27T19:21:18Z">
        <w:r>
          <w:rPr>
            <w:rFonts w:hint="eastAsia" w:ascii="Times New Roman" w:hAnsi="Times New Roman" w:eastAsia="宋体" w:cs="Times New Roman"/>
            <w:color w:val="231F20"/>
            <w:kern w:val="0"/>
            <w:szCs w:val="21"/>
            <w:lang w:val="en-US" w:eastAsia="zh-CN" w:bidi="ar"/>
          </w:rPr>
          <w:t>利益</w:t>
        </w:r>
      </w:ins>
      <w:ins w:id="302" w:author="1111" w:date="2025-08-27T19:21:20Z">
        <w:r>
          <w:rPr>
            <w:rFonts w:hint="eastAsia" w:ascii="Times New Roman" w:hAnsi="Times New Roman" w:eastAsia="宋体" w:cs="Times New Roman"/>
            <w:color w:val="231F20"/>
            <w:kern w:val="0"/>
            <w:szCs w:val="21"/>
            <w:lang w:val="en-US" w:eastAsia="zh-CN" w:bidi="ar"/>
          </w:rPr>
          <w:t>均衡</w:t>
        </w:r>
      </w:ins>
      <w:ins w:id="303" w:author="1111" w:date="2025-08-27T19:32:15Z">
        <w:r>
          <w:rPr>
            <w:rFonts w:hint="eastAsia" w:ascii="Times New Roman" w:hAnsi="Times New Roman" w:eastAsia="宋体" w:cs="Times New Roman"/>
            <w:color w:val="231F20"/>
            <w:kern w:val="0"/>
            <w:szCs w:val="21"/>
            <w:lang w:val="en-US" w:eastAsia="zh-CN" w:bidi="ar"/>
          </w:rPr>
          <w:t>，</w:t>
        </w:r>
      </w:ins>
      <w:ins w:id="304" w:author="1111" w:date="2025-08-27T19:25:22Z">
        <w:r>
          <w:rPr>
            <w:rFonts w:hint="eastAsia" w:ascii="Times New Roman" w:hAnsi="Times New Roman" w:eastAsia="宋体" w:cs="Times New Roman"/>
            <w:color w:val="231F20"/>
            <w:kern w:val="0"/>
            <w:szCs w:val="21"/>
            <w:lang w:val="en-US" w:eastAsia="zh-CN" w:bidi="ar"/>
          </w:rPr>
          <w:t>保障</w:t>
        </w:r>
      </w:ins>
      <w:ins w:id="305" w:author="1111" w:date="2025-08-27T19:25:25Z">
        <w:r>
          <w:rPr>
            <w:rFonts w:hint="eastAsia" w:ascii="Times New Roman" w:hAnsi="Times New Roman" w:eastAsia="宋体" w:cs="Times New Roman"/>
            <w:color w:val="231F20"/>
            <w:kern w:val="0"/>
            <w:szCs w:val="21"/>
            <w:lang w:val="en-US" w:eastAsia="zh-CN" w:bidi="ar"/>
          </w:rPr>
          <w:t>实质公平</w:t>
        </w:r>
      </w:ins>
      <w:ins w:id="306" w:author="1111" w:date="2025-08-27T19:21:20Z">
        <w:r>
          <w:rPr>
            <w:rFonts w:hint="eastAsia" w:ascii="Times New Roman" w:hAnsi="Times New Roman" w:eastAsia="宋体" w:cs="Times New Roman"/>
            <w:color w:val="231F20"/>
            <w:kern w:val="0"/>
            <w:szCs w:val="21"/>
            <w:lang w:val="en-US" w:eastAsia="zh-CN" w:bidi="ar"/>
          </w:rPr>
          <w:t>的</w:t>
        </w:r>
      </w:ins>
      <w:ins w:id="307" w:author="1111" w:date="2025-08-27T19:21:28Z">
        <w:r>
          <w:rPr>
            <w:rFonts w:hint="eastAsia" w:ascii="Times New Roman" w:hAnsi="Times New Roman" w:eastAsia="宋体" w:cs="Times New Roman"/>
            <w:color w:val="231F20"/>
            <w:kern w:val="0"/>
            <w:szCs w:val="21"/>
            <w:lang w:val="en-US" w:eastAsia="zh-CN" w:bidi="ar"/>
          </w:rPr>
          <w:t>调和</w:t>
        </w:r>
      </w:ins>
      <w:ins w:id="308" w:author="1111" w:date="2025-08-27T19:21:22Z">
        <w:r>
          <w:rPr>
            <w:rFonts w:hint="eastAsia" w:ascii="Times New Roman" w:hAnsi="Times New Roman" w:eastAsia="宋体" w:cs="Times New Roman"/>
            <w:color w:val="231F20"/>
            <w:kern w:val="0"/>
            <w:szCs w:val="21"/>
            <w:lang w:val="en-US" w:eastAsia="zh-CN" w:bidi="ar"/>
          </w:rPr>
          <w:t>思维</w:t>
        </w:r>
      </w:ins>
      <w:ins w:id="309" w:author="1111" w:date="2025-08-27T19:21:23Z">
        <w:r>
          <w:rPr>
            <w:rFonts w:hint="eastAsia" w:ascii="Times New Roman" w:hAnsi="Times New Roman" w:eastAsia="宋体" w:cs="Times New Roman"/>
            <w:color w:val="231F20"/>
            <w:kern w:val="0"/>
            <w:szCs w:val="21"/>
            <w:lang w:val="en-US" w:eastAsia="zh-CN" w:bidi="ar"/>
          </w:rPr>
          <w:t>。</w:t>
        </w:r>
      </w:ins>
      <w:del w:id="310" w:author="1111" w:date="2025-09-02T12:51:59Z">
        <w:r>
          <w:rPr>
            <w:rFonts w:hint="eastAsia" w:ascii="Times New Roman" w:hAnsi="Times New Roman" w:eastAsia="宋体" w:cs="Times New Roman"/>
            <w:color w:val="231F20"/>
            <w:kern w:val="0"/>
            <w:szCs w:val="21"/>
            <w:lang w:bidi="ar"/>
          </w:rPr>
          <w:delText>这种分配逻辑在</w:delText>
        </w:r>
      </w:del>
      <w:del w:id="311" w:author="1111" w:date="2025-08-27T16:52:01Z">
        <w:r>
          <w:rPr>
            <w:rFonts w:hint="eastAsia" w:ascii="Times New Roman" w:hAnsi="Times New Roman" w:eastAsia="宋体" w:cs="Times New Roman"/>
            <w:color w:val="231F20"/>
            <w:kern w:val="0"/>
            <w:szCs w:val="21"/>
            <w:lang w:bidi="ar"/>
          </w:rPr>
          <w:delText>新公司法的立法表述里即体现为第20条，“充分考虑公司职工、消费者等利益相关者的利益以及生态环境保护等社会公共利益”，通过立法的形式引入国家强制力干预市场行为，强调社会本位和交易秩序，对商事自由进行适度限制。</w:delText>
        </w:r>
      </w:del>
      <w:r>
        <w:rPr>
          <w:rFonts w:hint="eastAsia" w:ascii="Times New Roman" w:hAnsi="Times New Roman" w:eastAsia="宋体" w:cs="Times New Roman"/>
          <w:color w:val="231F20"/>
          <w:kern w:val="0"/>
          <w:szCs w:val="21"/>
          <w:lang w:bidi="ar"/>
        </w:rPr>
        <w:t>但这种倾斜保护也是有限度和方式的，公司不能忽视公平，更不能否定效率。因此，公司社会责任并非是对股东利益至上的否定，而是对其修正，避免公司在追求绝对营利性的过程中损害外部人利益，实现公司追求经济利益的同时兼顾社会利益。</w:t>
      </w:r>
    </w:p>
    <w:p>
      <w:pPr>
        <w:widowControl/>
        <w:ind w:firstLine="482"/>
        <w:jc w:val="left"/>
        <w:rPr>
          <w:rFonts w:hint="default" w:ascii="Times New Roman" w:hAnsi="Times New Roman" w:eastAsia="宋体" w:cs="Times New Roman"/>
          <w:color w:val="231F20"/>
          <w:kern w:val="0"/>
          <w:szCs w:val="21"/>
          <w:lang w:val="en-US" w:eastAsia="zh-CN" w:bidi="ar"/>
        </w:rPr>
      </w:pPr>
      <w:r>
        <w:rPr>
          <w:rFonts w:hint="eastAsia" w:ascii="Times New Roman" w:hAnsi="Times New Roman" w:eastAsia="宋体" w:cs="Times New Roman"/>
          <w:szCs w:val="21"/>
        </w:rPr>
        <w:t>其四，</w:t>
      </w:r>
      <w:r>
        <w:rPr>
          <w:rFonts w:ascii="Times New Roman" w:hAnsi="Times New Roman" w:eastAsia="宋体" w:cs="Times New Roman"/>
          <w:szCs w:val="21"/>
        </w:rPr>
        <w:t>ESG</w:t>
      </w:r>
      <w:r>
        <w:rPr>
          <w:rFonts w:hint="eastAsia" w:ascii="Times New Roman" w:hAnsi="Times New Roman" w:eastAsia="宋体" w:cs="Times New Roman"/>
          <w:szCs w:val="21"/>
        </w:rPr>
        <w:t>理念的制度化落实。ESG理念从环境保护、社会影响和治理结构三个层面，综合评价企业的可持续发展水平与社会价值输出。其目的在于促成投资者投资理念的变革，</w:t>
      </w:r>
      <w:del w:id="312" w:author="1111" w:date="2025-08-26T19:43:16Z">
        <w:r>
          <w:rPr>
            <w:rFonts w:hint="eastAsia" w:ascii="Times New Roman" w:hAnsi="Times New Roman" w:eastAsia="宋体" w:cs="Times New Roman"/>
            <w:szCs w:val="21"/>
          </w:rPr>
          <w:delText>以此推动公司治理的转变，</w:delText>
        </w:r>
      </w:del>
      <w:r>
        <w:rPr>
          <w:rFonts w:hint="eastAsia" w:ascii="Times New Roman" w:hAnsi="Times New Roman" w:eastAsia="宋体" w:cs="Times New Roman"/>
          <w:szCs w:val="21"/>
        </w:rPr>
        <w:t>将公司内部治理与环境和社会改善衔接起来，</w:t>
      </w:r>
      <w:del w:id="313" w:author="1111" w:date="2025-08-26T19:44:42Z">
        <w:r>
          <w:rPr>
            <w:rFonts w:hint="eastAsia" w:ascii="Times New Roman" w:hAnsi="Times New Roman" w:eastAsia="宋体" w:cs="Times New Roman"/>
            <w:szCs w:val="21"/>
          </w:rPr>
          <w:delText>使得公司社会责任直接融入公司商业决策过程中，</w:delText>
        </w:r>
      </w:del>
      <w:r>
        <w:rPr>
          <w:rFonts w:hint="eastAsia" w:ascii="Times New Roman" w:hAnsi="Times New Roman" w:eastAsia="宋体" w:cs="Times New Roman"/>
          <w:szCs w:val="21"/>
        </w:rPr>
        <w:t>从而建立社会利益和公司商业利益之间的融通渠道，以期实现以投资者驱动为导向的内生性公司治理自我革命，</w:t>
      </w:r>
      <w:r>
        <w:rPr>
          <w:rStyle w:val="16"/>
          <w:rFonts w:hint="eastAsia" w:ascii="Times New Roman" w:hAnsi="Times New Roman" w:eastAsia="宋体" w:cs="Times New Roman"/>
          <w:szCs w:val="21"/>
        </w:rPr>
        <w:footnoteReference w:id="14"/>
      </w:r>
      <w:r>
        <w:rPr>
          <w:rFonts w:hint="eastAsia" w:ascii="Times New Roman" w:hAnsi="Times New Roman" w:eastAsia="宋体" w:cs="Times New Roman"/>
          <w:szCs w:val="21"/>
        </w:rPr>
        <w:t>实现公司在节约资源、保护环境、促进社会正义、尊重人权、保护各方利益相关者合理诉求、公司可持续发展与公司善治等各方面的社会价值</w:t>
      </w:r>
      <w:ins w:id="314" w:author="1111" w:date="2025-08-27T20:35:24Z">
        <w:r>
          <w:rPr>
            <w:rFonts w:hint="eastAsia" w:ascii="Times New Roman" w:hAnsi="Times New Roman" w:eastAsia="宋体" w:cs="Times New Roman"/>
            <w:szCs w:val="21"/>
            <w:lang w:eastAsia="zh-CN"/>
          </w:rPr>
          <w:t>。</w:t>
        </w:r>
      </w:ins>
      <w:ins w:id="315" w:author="1111" w:date="2025-08-27T20:36:59Z">
        <w:r>
          <w:rPr>
            <w:rFonts w:hint="eastAsia" w:ascii="Times New Roman" w:hAnsi="Times New Roman" w:eastAsia="宋体" w:cs="Times New Roman"/>
            <w:szCs w:val="21"/>
            <w:lang w:val="en-US" w:eastAsia="zh-CN"/>
          </w:rPr>
          <w:t>因其</w:t>
        </w:r>
      </w:ins>
      <w:ins w:id="316" w:author="1111" w:date="2025-08-27T20:37:11Z">
        <w:r>
          <w:rPr>
            <w:rFonts w:hint="eastAsia" w:ascii="Times New Roman" w:hAnsi="Times New Roman" w:eastAsia="宋体" w:cs="Times New Roman"/>
            <w:szCs w:val="21"/>
            <w:lang w:val="en-US" w:eastAsia="zh-CN"/>
          </w:rPr>
          <w:t>具体化</w:t>
        </w:r>
      </w:ins>
      <w:ins w:id="317" w:author="1111" w:date="2025-08-27T20:37:12Z">
        <w:r>
          <w:rPr>
            <w:rFonts w:hint="eastAsia" w:ascii="Times New Roman" w:hAnsi="Times New Roman" w:eastAsia="宋体" w:cs="Times New Roman"/>
            <w:szCs w:val="21"/>
            <w:lang w:val="en-US" w:eastAsia="zh-CN"/>
          </w:rPr>
          <w:t>、</w:t>
        </w:r>
      </w:ins>
      <w:ins w:id="318" w:author="1111" w:date="2025-08-27T20:37:14Z">
        <w:r>
          <w:rPr>
            <w:rFonts w:hint="eastAsia" w:ascii="Times New Roman" w:hAnsi="Times New Roman" w:eastAsia="宋体" w:cs="Times New Roman"/>
            <w:szCs w:val="21"/>
            <w:lang w:val="en-US" w:eastAsia="zh-CN"/>
          </w:rPr>
          <w:t>系统化的</w:t>
        </w:r>
      </w:ins>
      <w:ins w:id="319" w:author="1111" w:date="2025-08-27T20:43:22Z">
        <w:r>
          <w:rPr>
            <w:rFonts w:hint="eastAsia" w:ascii="Times New Roman" w:hAnsi="Times New Roman" w:eastAsia="宋体" w:cs="Times New Roman"/>
            <w:szCs w:val="21"/>
            <w:lang w:val="en-US" w:eastAsia="zh-CN"/>
          </w:rPr>
          <w:t>量化</w:t>
        </w:r>
      </w:ins>
      <w:ins w:id="320" w:author="1111" w:date="2025-08-27T20:37:20Z">
        <w:r>
          <w:rPr>
            <w:rFonts w:hint="eastAsia" w:ascii="Times New Roman" w:hAnsi="Times New Roman" w:eastAsia="宋体" w:cs="Times New Roman"/>
            <w:szCs w:val="21"/>
            <w:lang w:val="en-US" w:eastAsia="zh-CN"/>
          </w:rPr>
          <w:t>标准</w:t>
        </w:r>
      </w:ins>
      <w:ins w:id="321" w:author="1111" w:date="2025-08-27T20:37:23Z">
        <w:r>
          <w:rPr>
            <w:rFonts w:hint="eastAsia" w:ascii="Times New Roman" w:hAnsi="Times New Roman" w:eastAsia="宋体" w:cs="Times New Roman"/>
            <w:szCs w:val="21"/>
            <w:lang w:val="en-US" w:eastAsia="zh-CN"/>
          </w:rPr>
          <w:t>，</w:t>
        </w:r>
      </w:ins>
      <w:ins w:id="322" w:author="1111" w:date="2025-08-27T20:42:20Z">
        <w:r>
          <w:rPr>
            <w:rFonts w:hint="eastAsia" w:ascii="Times New Roman" w:hAnsi="Times New Roman" w:eastAsia="宋体" w:cs="Times New Roman"/>
            <w:szCs w:val="21"/>
          </w:rPr>
          <w:t>ESG 绩效日益成为世界范围内衡量和评价上市公司社会责任贡献、高质量发展水平与中长期投资价值标尺的核心要素</w:t>
        </w:r>
      </w:ins>
      <w:ins w:id="323" w:author="1111" w:date="2025-08-27T20:42:29Z">
        <w:r>
          <w:rPr>
            <w:rFonts w:hint="eastAsia" w:ascii="Times New Roman" w:hAnsi="Times New Roman" w:eastAsia="宋体" w:cs="Times New Roman"/>
            <w:szCs w:val="21"/>
            <w:lang w:eastAsia="zh-CN"/>
          </w:rPr>
          <w:t>。</w:t>
        </w:r>
      </w:ins>
      <w:ins w:id="324" w:author="1111" w:date="2025-08-27T20:59:54Z">
        <w:r>
          <w:rPr>
            <w:rFonts w:hint="eastAsia" w:ascii="Times New Roman" w:hAnsi="Times New Roman" w:eastAsia="宋体" w:cs="Times New Roman"/>
            <w:szCs w:val="21"/>
            <w:lang w:val="en-US" w:eastAsia="zh-CN"/>
          </w:rPr>
          <w:t>但</w:t>
        </w:r>
      </w:ins>
      <w:ins w:id="325" w:author="1111" w:date="2025-08-30T11:03:59Z">
        <w:r>
          <w:rPr>
            <w:rFonts w:hint="eastAsia" w:ascii="Times New Roman" w:hAnsi="Times New Roman" w:eastAsia="宋体" w:cs="Times New Roman"/>
            <w:szCs w:val="21"/>
            <w:lang w:val="en-US" w:eastAsia="zh-CN"/>
          </w:rPr>
          <w:t>具体化</w:t>
        </w:r>
      </w:ins>
      <w:ins w:id="326" w:author="1111" w:date="2025-08-30T11:04:01Z">
        <w:r>
          <w:rPr>
            <w:rFonts w:hint="eastAsia" w:ascii="Times New Roman" w:hAnsi="Times New Roman" w:eastAsia="宋体" w:cs="Times New Roman"/>
            <w:szCs w:val="21"/>
            <w:lang w:val="en-US" w:eastAsia="zh-CN"/>
          </w:rPr>
          <w:t>也</w:t>
        </w:r>
      </w:ins>
      <w:ins w:id="327" w:author="1111" w:date="2025-08-30T11:04:03Z">
        <w:r>
          <w:rPr>
            <w:rFonts w:hint="eastAsia" w:ascii="Times New Roman" w:hAnsi="Times New Roman" w:eastAsia="宋体" w:cs="Times New Roman"/>
            <w:szCs w:val="21"/>
            <w:lang w:val="en-US" w:eastAsia="zh-CN"/>
          </w:rPr>
          <w:t>往往意味着</w:t>
        </w:r>
      </w:ins>
      <w:ins w:id="328" w:author="1111" w:date="2025-08-30T11:04:10Z">
        <w:r>
          <w:rPr>
            <w:rFonts w:hint="eastAsia" w:ascii="Times New Roman" w:hAnsi="Times New Roman" w:eastAsia="宋体" w:cs="Times New Roman"/>
            <w:szCs w:val="21"/>
            <w:lang w:val="en-US" w:eastAsia="zh-CN"/>
          </w:rPr>
          <w:t>局限性</w:t>
        </w:r>
      </w:ins>
      <w:ins w:id="329" w:author="1111" w:date="2025-08-30T11:05:44Z">
        <w:r>
          <w:rPr>
            <w:rFonts w:hint="eastAsia" w:ascii="Times New Roman" w:hAnsi="Times New Roman" w:eastAsia="宋体" w:cs="Times New Roman"/>
            <w:szCs w:val="21"/>
            <w:lang w:val="en-US" w:eastAsia="zh-CN"/>
          </w:rPr>
          <w:t>，</w:t>
        </w:r>
      </w:ins>
      <w:del w:id="330" w:author="1111" w:date="2025-08-29T21:01:45Z">
        <w:r>
          <w:rPr>
            <w:rFonts w:hint="eastAsia" w:ascii="Times New Roman" w:hAnsi="Times New Roman" w:eastAsia="宋体" w:cs="Times New Roman"/>
            <w:szCs w:val="21"/>
          </w:rPr>
          <w:delText>。</w:delText>
        </w:r>
      </w:del>
      <w:ins w:id="331" w:author="1111" w:date="2025-08-29T20:55:12Z">
        <w:r>
          <w:rPr>
            <w:rFonts w:hint="eastAsia" w:ascii="Times New Roman" w:hAnsi="Times New Roman" w:eastAsia="宋体" w:cs="Times New Roman"/>
            <w:szCs w:val="21"/>
            <w:lang w:val="en-US" w:eastAsia="zh-CN"/>
          </w:rPr>
          <w:t>《</w:t>
        </w:r>
      </w:ins>
      <w:ins w:id="332" w:author="1111" w:date="2025-08-29T20:55:13Z">
        <w:r>
          <w:rPr>
            <w:rFonts w:hint="eastAsia" w:ascii="Times New Roman" w:hAnsi="Times New Roman" w:eastAsia="宋体" w:cs="Times New Roman"/>
            <w:szCs w:val="21"/>
            <w:lang w:val="en-US" w:eastAsia="zh-CN"/>
          </w:rPr>
          <w:t>上市</w:t>
        </w:r>
      </w:ins>
      <w:ins w:id="333" w:author="1111" w:date="2025-08-29T20:55:15Z">
        <w:r>
          <w:rPr>
            <w:rFonts w:hint="eastAsia" w:ascii="Times New Roman" w:hAnsi="Times New Roman" w:eastAsia="宋体" w:cs="Times New Roman"/>
            <w:szCs w:val="21"/>
            <w:lang w:val="en-US" w:eastAsia="zh-CN"/>
          </w:rPr>
          <w:t>公司</w:t>
        </w:r>
      </w:ins>
      <w:ins w:id="334" w:author="1111" w:date="2025-08-29T20:55:17Z">
        <w:r>
          <w:rPr>
            <w:rFonts w:hint="eastAsia" w:ascii="Times New Roman" w:hAnsi="Times New Roman" w:eastAsia="宋体" w:cs="Times New Roman"/>
            <w:szCs w:val="21"/>
            <w:lang w:val="en-US" w:eastAsia="zh-CN"/>
          </w:rPr>
          <w:t>治理总则</w:t>
        </w:r>
      </w:ins>
      <w:ins w:id="335" w:author="1111" w:date="2025-08-29T20:55:18Z">
        <w:r>
          <w:rPr>
            <w:rFonts w:hint="eastAsia" w:ascii="Times New Roman" w:hAnsi="Times New Roman" w:eastAsia="宋体" w:cs="Times New Roman"/>
            <w:szCs w:val="21"/>
            <w:lang w:val="en-US" w:eastAsia="zh-CN"/>
          </w:rPr>
          <w:t>》</w:t>
        </w:r>
      </w:ins>
      <w:ins w:id="336" w:author="1111" w:date="2025-08-29T20:55:19Z">
        <w:r>
          <w:rPr>
            <w:rFonts w:hint="eastAsia" w:ascii="Times New Roman" w:hAnsi="Times New Roman" w:eastAsia="宋体" w:cs="Times New Roman"/>
            <w:szCs w:val="21"/>
            <w:lang w:val="en-US" w:eastAsia="zh-CN"/>
          </w:rPr>
          <w:t>第</w:t>
        </w:r>
      </w:ins>
      <w:ins w:id="337" w:author="1111" w:date="2025-08-29T20:55:20Z">
        <w:r>
          <w:rPr>
            <w:rFonts w:hint="eastAsia" w:ascii="Times New Roman" w:hAnsi="Times New Roman" w:eastAsia="宋体" w:cs="Times New Roman"/>
            <w:szCs w:val="21"/>
            <w:lang w:val="en-US" w:eastAsia="zh-CN"/>
          </w:rPr>
          <w:t>七</w:t>
        </w:r>
      </w:ins>
      <w:ins w:id="338" w:author="1111" w:date="2025-08-29T20:55:22Z">
        <w:r>
          <w:rPr>
            <w:rFonts w:hint="eastAsia" w:ascii="Times New Roman" w:hAnsi="Times New Roman" w:eastAsia="宋体" w:cs="Times New Roman"/>
            <w:szCs w:val="21"/>
            <w:lang w:val="en-US" w:eastAsia="zh-CN"/>
          </w:rPr>
          <w:t>章</w:t>
        </w:r>
      </w:ins>
      <w:ins w:id="339" w:author="1111" w:date="2025-08-29T20:55:23Z">
        <w:r>
          <w:rPr>
            <w:rFonts w:hint="eastAsia" w:ascii="Times New Roman" w:hAnsi="Times New Roman" w:eastAsia="宋体" w:cs="Times New Roman"/>
            <w:szCs w:val="21"/>
            <w:lang w:val="en-US" w:eastAsia="zh-CN"/>
          </w:rPr>
          <w:t>对</w:t>
        </w:r>
      </w:ins>
      <w:ins w:id="340" w:author="1111" w:date="2025-08-29T20:55:36Z">
        <w:r>
          <w:rPr>
            <w:rFonts w:hint="eastAsia" w:ascii="Times New Roman" w:hAnsi="Times New Roman" w:eastAsia="宋体" w:cs="Times New Roman"/>
            <w:szCs w:val="21"/>
            <w:lang w:val="en-US" w:eastAsia="zh-CN"/>
          </w:rPr>
          <w:t>上市</w:t>
        </w:r>
      </w:ins>
      <w:ins w:id="341" w:author="1111" w:date="2025-08-29T20:55:37Z">
        <w:r>
          <w:rPr>
            <w:rFonts w:hint="eastAsia" w:ascii="Times New Roman" w:hAnsi="Times New Roman" w:eastAsia="宋体" w:cs="Times New Roman"/>
            <w:szCs w:val="21"/>
            <w:lang w:val="en-US" w:eastAsia="zh-CN"/>
          </w:rPr>
          <w:t>公司</w:t>
        </w:r>
      </w:ins>
      <w:ins w:id="342" w:author="1111" w:date="2025-08-29T20:55:40Z">
        <w:r>
          <w:rPr>
            <w:rFonts w:hint="eastAsia" w:ascii="Times New Roman" w:hAnsi="Times New Roman" w:eastAsia="宋体" w:cs="Times New Roman"/>
            <w:szCs w:val="21"/>
            <w:lang w:val="en-US" w:eastAsia="zh-CN"/>
          </w:rPr>
          <w:t>落实</w:t>
        </w:r>
      </w:ins>
      <w:ins w:id="343" w:author="1111" w:date="2025-08-29T20:55:26Z">
        <w:r>
          <w:rPr>
            <w:rFonts w:hint="eastAsia" w:ascii="Times New Roman" w:hAnsi="Times New Roman" w:eastAsia="宋体" w:cs="Times New Roman"/>
            <w:szCs w:val="21"/>
            <w:lang w:val="en-US" w:eastAsia="zh-CN"/>
          </w:rPr>
          <w:t>ESG</w:t>
        </w:r>
      </w:ins>
      <w:ins w:id="344" w:author="1111" w:date="2025-08-29T20:55:43Z">
        <w:r>
          <w:rPr>
            <w:rFonts w:hint="eastAsia" w:ascii="Times New Roman" w:hAnsi="Times New Roman" w:eastAsia="宋体" w:cs="Times New Roman"/>
            <w:szCs w:val="21"/>
            <w:lang w:val="en-US" w:eastAsia="zh-CN"/>
          </w:rPr>
          <w:t>理念在</w:t>
        </w:r>
      </w:ins>
      <w:ins w:id="345" w:author="1111" w:date="2025-08-29T20:57:18Z">
        <w:r>
          <w:rPr>
            <w:rFonts w:hint="eastAsia" w:ascii="Times New Roman" w:hAnsi="Times New Roman" w:eastAsia="宋体" w:cs="Times New Roman"/>
            <w:szCs w:val="21"/>
            <w:lang w:val="en-US" w:eastAsia="zh-CN"/>
          </w:rPr>
          <w:t>“</w:t>
        </w:r>
      </w:ins>
      <w:ins w:id="346" w:author="1111" w:date="2025-08-29T20:57:16Z">
        <w:r>
          <w:rPr>
            <w:rFonts w:hint="eastAsia" w:ascii="Times New Roman" w:hAnsi="Times New Roman" w:eastAsia="宋体" w:cs="Times New Roman"/>
            <w:szCs w:val="21"/>
            <w:lang w:val="en-US" w:eastAsia="zh-CN"/>
          </w:rPr>
          <w:t>利益相关者、环境保护与社会责任</w:t>
        </w:r>
      </w:ins>
      <w:ins w:id="347" w:author="1111" w:date="2025-08-29T20:57:21Z">
        <w:r>
          <w:rPr>
            <w:rFonts w:hint="eastAsia" w:ascii="Times New Roman" w:hAnsi="Times New Roman" w:eastAsia="宋体" w:cs="Times New Roman"/>
            <w:szCs w:val="21"/>
            <w:lang w:val="en-US" w:eastAsia="zh-CN"/>
          </w:rPr>
          <w:t>”</w:t>
        </w:r>
      </w:ins>
      <w:ins w:id="348" w:author="1111" w:date="2025-08-29T20:55:46Z">
        <w:r>
          <w:rPr>
            <w:rFonts w:hint="eastAsia" w:ascii="Times New Roman" w:hAnsi="Times New Roman" w:eastAsia="宋体" w:cs="Times New Roman"/>
            <w:szCs w:val="21"/>
            <w:lang w:val="en-US" w:eastAsia="zh-CN"/>
          </w:rPr>
          <w:t>三方面</w:t>
        </w:r>
      </w:ins>
      <w:ins w:id="349" w:author="1111" w:date="2025-08-29T20:55:47Z">
        <w:r>
          <w:rPr>
            <w:rFonts w:hint="eastAsia" w:ascii="Times New Roman" w:hAnsi="Times New Roman" w:eastAsia="宋体" w:cs="Times New Roman"/>
            <w:szCs w:val="21"/>
            <w:lang w:val="en-US" w:eastAsia="zh-CN"/>
          </w:rPr>
          <w:t>进行了</w:t>
        </w:r>
      </w:ins>
      <w:ins w:id="350" w:author="1111" w:date="2025-08-29T20:55:49Z">
        <w:r>
          <w:rPr>
            <w:rFonts w:hint="eastAsia" w:ascii="Times New Roman" w:hAnsi="Times New Roman" w:eastAsia="宋体" w:cs="Times New Roman"/>
            <w:szCs w:val="21"/>
            <w:lang w:val="en-US" w:eastAsia="zh-CN"/>
          </w:rPr>
          <w:t>具体要求</w:t>
        </w:r>
      </w:ins>
      <w:ins w:id="351" w:author="1111" w:date="2025-08-29T20:55:50Z">
        <w:r>
          <w:rPr>
            <w:rFonts w:hint="eastAsia" w:ascii="Times New Roman" w:hAnsi="Times New Roman" w:eastAsia="宋体" w:cs="Times New Roman"/>
            <w:szCs w:val="21"/>
            <w:lang w:val="en-US" w:eastAsia="zh-CN"/>
          </w:rPr>
          <w:t>，但</w:t>
        </w:r>
      </w:ins>
      <w:ins w:id="352" w:author="1111" w:date="2025-08-29T20:55:55Z">
        <w:r>
          <w:rPr>
            <w:rFonts w:hint="eastAsia" w:ascii="Times New Roman" w:hAnsi="Times New Roman" w:eastAsia="宋体" w:cs="Times New Roman"/>
            <w:szCs w:val="21"/>
            <w:lang w:val="en-US" w:eastAsia="zh-CN"/>
          </w:rPr>
          <w:t>其</w:t>
        </w:r>
      </w:ins>
      <w:ins w:id="353" w:author="1111" w:date="2025-08-29T20:58:52Z">
        <w:r>
          <w:rPr>
            <w:rFonts w:hint="eastAsia" w:ascii="Times New Roman" w:hAnsi="Times New Roman" w:eastAsia="宋体" w:cs="Times New Roman"/>
            <w:szCs w:val="21"/>
            <w:lang w:val="en-US" w:eastAsia="zh-CN"/>
          </w:rPr>
          <w:t>适用对象</w:t>
        </w:r>
      </w:ins>
      <w:ins w:id="354" w:author="1111" w:date="2025-08-29T20:58:55Z">
        <w:r>
          <w:rPr>
            <w:rFonts w:hint="eastAsia" w:ascii="Times New Roman" w:hAnsi="Times New Roman" w:eastAsia="宋体" w:cs="Times New Roman"/>
            <w:szCs w:val="21"/>
            <w:lang w:val="en-US" w:eastAsia="zh-CN"/>
          </w:rPr>
          <w:t>与</w:t>
        </w:r>
      </w:ins>
      <w:ins w:id="355" w:author="1111" w:date="2025-08-29T20:58:56Z">
        <w:r>
          <w:rPr>
            <w:rFonts w:hint="eastAsia" w:ascii="Times New Roman" w:hAnsi="Times New Roman" w:eastAsia="宋体" w:cs="Times New Roman"/>
            <w:szCs w:val="21"/>
            <w:lang w:val="en-US" w:eastAsia="zh-CN"/>
          </w:rPr>
          <w:t>规范</w:t>
        </w:r>
      </w:ins>
      <w:ins w:id="356" w:author="1111" w:date="2025-08-29T20:55:56Z">
        <w:r>
          <w:rPr>
            <w:rFonts w:hint="eastAsia" w:ascii="Times New Roman" w:hAnsi="Times New Roman" w:eastAsia="宋体" w:cs="Times New Roman"/>
            <w:szCs w:val="21"/>
            <w:lang w:val="en-US" w:eastAsia="zh-CN"/>
          </w:rPr>
          <w:t>内涵</w:t>
        </w:r>
      </w:ins>
      <w:ins w:id="357" w:author="1111" w:date="2025-08-29T21:05:46Z">
        <w:r>
          <w:rPr>
            <w:rFonts w:hint="eastAsia" w:ascii="Times New Roman" w:hAnsi="Times New Roman" w:eastAsia="宋体" w:cs="Times New Roman"/>
            <w:szCs w:val="21"/>
            <w:lang w:val="en-US" w:eastAsia="zh-CN"/>
          </w:rPr>
          <w:t>都</w:t>
        </w:r>
      </w:ins>
      <w:ins w:id="358" w:author="1111" w:date="2025-08-29T21:02:55Z">
        <w:r>
          <w:rPr>
            <w:rFonts w:hint="eastAsia" w:ascii="Times New Roman" w:hAnsi="Times New Roman" w:eastAsia="宋体" w:cs="Times New Roman"/>
            <w:szCs w:val="21"/>
            <w:lang w:val="en-US" w:eastAsia="zh-CN"/>
          </w:rPr>
          <w:t>十分</w:t>
        </w:r>
      </w:ins>
      <w:ins w:id="359" w:author="1111" w:date="2025-08-29T20:55:58Z">
        <w:r>
          <w:rPr>
            <w:rFonts w:hint="eastAsia" w:ascii="Times New Roman" w:hAnsi="Times New Roman" w:eastAsia="宋体" w:cs="Times New Roman"/>
            <w:szCs w:val="21"/>
            <w:lang w:val="en-US" w:eastAsia="zh-CN"/>
          </w:rPr>
          <w:t>有限，</w:t>
        </w:r>
      </w:ins>
      <w:ins w:id="360" w:author="1111" w:date="2025-08-29T20:56:03Z">
        <w:r>
          <w:rPr>
            <w:rFonts w:hint="eastAsia" w:ascii="Times New Roman" w:hAnsi="Times New Roman" w:eastAsia="宋体" w:cs="Times New Roman"/>
            <w:szCs w:val="21"/>
            <w:lang w:val="en-US" w:eastAsia="zh-CN"/>
          </w:rPr>
          <w:t>并</w:t>
        </w:r>
      </w:ins>
      <w:ins w:id="361" w:author="1111" w:date="2025-08-29T21:09:42Z">
        <w:r>
          <w:rPr>
            <w:rFonts w:hint="eastAsia" w:ascii="Times New Roman" w:hAnsi="Times New Roman" w:eastAsia="宋体" w:cs="Times New Roman"/>
            <w:szCs w:val="21"/>
            <w:lang w:val="en-US" w:eastAsia="zh-CN"/>
          </w:rPr>
          <w:t>未</w:t>
        </w:r>
      </w:ins>
      <w:ins w:id="362" w:author="1111" w:date="2025-08-29T21:09:43Z">
        <w:r>
          <w:rPr>
            <w:rFonts w:hint="eastAsia" w:ascii="Times New Roman" w:hAnsi="Times New Roman" w:eastAsia="宋体" w:cs="Times New Roman"/>
            <w:szCs w:val="21"/>
            <w:lang w:val="en-US" w:eastAsia="zh-CN"/>
          </w:rPr>
          <w:t>考虑</w:t>
        </w:r>
      </w:ins>
      <w:ins w:id="363" w:author="1111" w:date="2025-08-29T21:03:36Z">
        <w:r>
          <w:rPr>
            <w:rFonts w:hint="eastAsia" w:ascii="Times New Roman" w:hAnsi="Times New Roman" w:eastAsia="宋体" w:cs="Times New Roman"/>
            <w:szCs w:val="21"/>
            <w:lang w:val="en-US" w:eastAsia="zh-CN"/>
          </w:rPr>
          <w:t>非上市</w:t>
        </w:r>
      </w:ins>
      <w:ins w:id="364" w:author="1111" w:date="2025-08-29T21:03:37Z">
        <w:r>
          <w:rPr>
            <w:rFonts w:hint="eastAsia" w:ascii="Times New Roman" w:hAnsi="Times New Roman" w:eastAsia="宋体" w:cs="Times New Roman"/>
            <w:szCs w:val="21"/>
            <w:lang w:val="en-US" w:eastAsia="zh-CN"/>
          </w:rPr>
          <w:t>公司</w:t>
        </w:r>
      </w:ins>
      <w:ins w:id="365" w:author="1111" w:date="2025-08-29T21:03:39Z">
        <w:r>
          <w:rPr>
            <w:rFonts w:hint="eastAsia" w:ascii="Times New Roman" w:hAnsi="Times New Roman" w:eastAsia="宋体" w:cs="Times New Roman"/>
            <w:szCs w:val="21"/>
            <w:lang w:val="en-US" w:eastAsia="zh-CN"/>
          </w:rPr>
          <w:t>以及</w:t>
        </w:r>
      </w:ins>
      <w:ins w:id="366" w:author="1111" w:date="2025-08-29T21:03:45Z">
        <w:r>
          <w:rPr>
            <w:rFonts w:hint="eastAsia" w:ascii="Times New Roman" w:hAnsi="Times New Roman" w:eastAsia="宋体" w:cs="Times New Roman"/>
            <w:szCs w:val="21"/>
            <w:lang w:val="en-US" w:eastAsia="zh-CN"/>
          </w:rPr>
          <w:t>公司</w:t>
        </w:r>
      </w:ins>
      <w:ins w:id="367" w:author="1111" w:date="2025-08-30T11:06:10Z">
        <w:r>
          <w:rPr>
            <w:rFonts w:hint="eastAsia" w:ascii="Times New Roman" w:hAnsi="Times New Roman" w:eastAsia="宋体" w:cs="Times New Roman"/>
            <w:szCs w:val="21"/>
            <w:lang w:val="en-US" w:eastAsia="zh-CN"/>
          </w:rPr>
          <w:t>的</w:t>
        </w:r>
      </w:ins>
      <w:ins w:id="368" w:author="1111" w:date="2025-08-29T21:09:10Z">
        <w:r>
          <w:rPr>
            <w:rFonts w:hint="eastAsia" w:ascii="Times New Roman" w:hAnsi="Times New Roman" w:eastAsia="宋体" w:cs="Times New Roman"/>
            <w:szCs w:val="21"/>
            <w:lang w:val="en-US" w:eastAsia="zh-CN"/>
          </w:rPr>
          <w:t>各种</w:t>
        </w:r>
      </w:ins>
      <w:ins w:id="369" w:author="1111" w:date="2025-08-29T21:09:14Z">
        <w:r>
          <w:rPr>
            <w:rFonts w:hint="eastAsia" w:ascii="Times New Roman" w:hAnsi="Times New Roman" w:eastAsia="宋体" w:cs="Times New Roman"/>
            <w:szCs w:val="21"/>
            <w:lang w:val="en-US" w:eastAsia="zh-CN"/>
          </w:rPr>
          <w:t>经营场景</w:t>
        </w:r>
      </w:ins>
      <w:ins w:id="370" w:author="1111" w:date="2025-08-29T20:59:09Z">
        <w:r>
          <w:rPr>
            <w:rFonts w:hint="eastAsia" w:ascii="Times New Roman" w:hAnsi="Times New Roman" w:eastAsia="宋体" w:cs="Times New Roman"/>
            <w:szCs w:val="21"/>
            <w:lang w:val="en-US" w:eastAsia="zh-CN"/>
          </w:rPr>
          <w:t>，</w:t>
        </w:r>
      </w:ins>
      <w:ins w:id="371" w:author="1111" w:date="2025-08-27T21:03:19Z">
        <w:r>
          <w:rPr>
            <w:rFonts w:hint="eastAsia" w:ascii="Times New Roman" w:hAnsi="Times New Roman" w:eastAsia="宋体" w:cs="Times New Roman"/>
            <w:color w:val="231F20"/>
            <w:kern w:val="0"/>
            <w:szCs w:val="21"/>
            <w:lang w:bidi="ar"/>
          </w:rPr>
          <w:t>新《公司法》第20条</w:t>
        </w:r>
      </w:ins>
      <w:ins w:id="372" w:author="1111" w:date="2025-08-29T21:03:10Z">
        <w:r>
          <w:rPr>
            <w:rFonts w:hint="eastAsia" w:ascii="Times New Roman" w:hAnsi="Times New Roman" w:eastAsia="宋体" w:cs="Times New Roman"/>
            <w:color w:val="231F20"/>
            <w:kern w:val="0"/>
            <w:szCs w:val="21"/>
            <w:lang w:val="en-US" w:eastAsia="zh-CN" w:bidi="ar"/>
          </w:rPr>
          <w:t>则</w:t>
        </w:r>
      </w:ins>
      <w:ins w:id="373" w:author="1111" w:date="2025-08-29T20:22:28Z">
        <w:r>
          <w:rPr>
            <w:rFonts w:hint="eastAsia" w:ascii="Times New Roman" w:hAnsi="Times New Roman" w:eastAsia="宋体" w:cs="Times New Roman"/>
            <w:color w:val="231F20"/>
            <w:kern w:val="0"/>
            <w:szCs w:val="21"/>
            <w:lang w:val="en-US" w:eastAsia="zh-CN" w:bidi="ar"/>
          </w:rPr>
          <w:t>是</w:t>
        </w:r>
      </w:ins>
      <w:ins w:id="374" w:author="1111" w:date="2025-08-27T21:03:19Z">
        <w:r>
          <w:rPr>
            <w:rFonts w:hint="eastAsia" w:ascii="Times New Roman" w:hAnsi="Times New Roman" w:eastAsia="宋体" w:cs="Times New Roman"/>
            <w:color w:val="231F20"/>
            <w:kern w:val="0"/>
            <w:szCs w:val="21"/>
            <w:lang w:val="en-US" w:eastAsia="zh-CN" w:bidi="ar"/>
          </w:rPr>
          <w:t>通过确立公司</w:t>
        </w:r>
      </w:ins>
      <w:ins w:id="375" w:author="1111" w:date="2025-08-27T21:03:19Z">
        <w:r>
          <w:rPr>
            <w:rFonts w:hint="eastAsia" w:ascii="Times New Roman" w:hAnsi="Times New Roman" w:eastAsia="宋体" w:cs="Times New Roman"/>
            <w:color w:val="231F20"/>
            <w:kern w:val="0"/>
            <w:szCs w:val="21"/>
            <w:lang w:bidi="ar"/>
          </w:rPr>
          <w:t>社会责任</w:t>
        </w:r>
      </w:ins>
      <w:del w:id="376" w:author="1111" w:date="2025-08-27T21:03:27Z">
        <w:r>
          <w:rPr>
            <w:rFonts w:hint="eastAsia" w:ascii="Times New Roman" w:hAnsi="Times New Roman" w:eastAsia="宋体" w:cs="Times New Roman"/>
            <w:szCs w:val="21"/>
          </w:rPr>
          <w:delText>自联合国环境规划署在2004年提出这一概念后，ESG 绩效日益成为世界范围内衡量和评价上市公司社会责任贡献、高质量发展水平与中长期投资价值标尺的核心要素。</w:delText>
        </w:r>
      </w:del>
      <w:del w:id="377" w:author="1111" w:date="2025-08-27T21:03:27Z">
        <w:r>
          <w:rPr>
            <w:rFonts w:hint="eastAsia" w:ascii="Times New Roman" w:hAnsi="Times New Roman" w:eastAsia="宋体" w:cs="Times New Roman"/>
            <w:b/>
            <w:bCs/>
            <w:szCs w:val="21"/>
            <w:rPrChange w:id="378" w:author="1111" w:date="2025-08-25T21:07:11Z">
              <w:rPr>
                <w:rFonts w:hint="eastAsia" w:ascii="Times New Roman" w:hAnsi="Times New Roman" w:eastAsia="宋体" w:cs="Times New Roman"/>
                <w:szCs w:val="21"/>
              </w:rPr>
            </w:rPrChange>
          </w:rPr>
          <w:delText>社会责任理论</w:delText>
        </w:r>
      </w:del>
      <w:del w:id="379" w:author="1111" w:date="2025-08-27T21:03:27Z">
        <w:r>
          <w:rPr>
            <w:rFonts w:hint="eastAsia" w:ascii="Times New Roman" w:hAnsi="Times New Roman" w:eastAsia="宋体" w:cs="Times New Roman"/>
            <w:szCs w:val="21"/>
          </w:rPr>
          <w:delText>则是在公司治理层面</w:delText>
        </w:r>
      </w:del>
      <w:r>
        <w:rPr>
          <w:rFonts w:hint="eastAsia" w:ascii="Times New Roman" w:hAnsi="Times New Roman" w:eastAsia="宋体" w:cs="Times New Roman"/>
          <w:szCs w:val="21"/>
        </w:rPr>
        <w:t>对ESG理念</w:t>
      </w:r>
      <w:ins w:id="380" w:author="1111" w:date="2025-08-27T21:03:34Z">
        <w:r>
          <w:rPr>
            <w:rFonts w:hint="eastAsia" w:ascii="Times New Roman" w:hAnsi="Times New Roman" w:eastAsia="宋体" w:cs="Times New Roman"/>
            <w:szCs w:val="21"/>
            <w:lang w:val="en-US" w:eastAsia="zh-CN"/>
          </w:rPr>
          <w:t>进行了</w:t>
        </w:r>
      </w:ins>
      <w:ins w:id="381" w:author="1111" w:date="2025-08-29T20:59:30Z">
        <w:r>
          <w:rPr>
            <w:rFonts w:hint="eastAsia" w:ascii="Times New Roman" w:hAnsi="Times New Roman" w:eastAsia="宋体" w:cs="Times New Roman"/>
            <w:szCs w:val="21"/>
            <w:lang w:val="en-US" w:eastAsia="zh-CN"/>
          </w:rPr>
          <w:t>更为</w:t>
        </w:r>
      </w:ins>
      <w:ins w:id="382" w:author="1111" w:date="2025-08-29T20:59:32Z">
        <w:r>
          <w:rPr>
            <w:rFonts w:hint="eastAsia" w:ascii="Times New Roman" w:hAnsi="Times New Roman" w:eastAsia="宋体" w:cs="Times New Roman"/>
            <w:szCs w:val="21"/>
            <w:lang w:val="en-US" w:eastAsia="zh-CN"/>
          </w:rPr>
          <w:t>一般</w:t>
        </w:r>
      </w:ins>
      <w:ins w:id="383" w:author="1111" w:date="2025-08-29T20:59:33Z">
        <w:r>
          <w:rPr>
            <w:rFonts w:hint="eastAsia" w:ascii="Times New Roman" w:hAnsi="Times New Roman" w:eastAsia="宋体" w:cs="Times New Roman"/>
            <w:szCs w:val="21"/>
            <w:lang w:val="en-US" w:eastAsia="zh-CN"/>
          </w:rPr>
          <w:t>化</w:t>
        </w:r>
      </w:ins>
      <w:ins w:id="384" w:author="1111" w:date="2025-08-29T20:59:36Z">
        <w:r>
          <w:rPr>
            <w:rFonts w:hint="eastAsia" w:ascii="Times New Roman" w:hAnsi="Times New Roman" w:eastAsia="宋体" w:cs="Times New Roman"/>
            <w:szCs w:val="21"/>
            <w:lang w:val="en-US" w:eastAsia="zh-CN"/>
          </w:rPr>
          <w:t>的</w:t>
        </w:r>
      </w:ins>
      <w:del w:id="385" w:author="1111" w:date="2025-08-29T20:59:29Z">
        <w:r>
          <w:rPr>
            <w:rFonts w:hint="eastAsia" w:ascii="Times New Roman" w:hAnsi="Times New Roman" w:eastAsia="宋体" w:cs="Times New Roman"/>
            <w:szCs w:val="21"/>
          </w:rPr>
          <w:delText>的具体</w:delText>
        </w:r>
      </w:del>
      <w:r>
        <w:rPr>
          <w:rFonts w:hint="eastAsia" w:ascii="Times New Roman" w:hAnsi="Times New Roman" w:eastAsia="宋体" w:cs="Times New Roman"/>
          <w:szCs w:val="21"/>
        </w:rPr>
        <w:t>制度</w:t>
      </w:r>
      <w:del w:id="386" w:author="1111" w:date="2025-08-29T20:59:44Z">
        <w:r>
          <w:rPr>
            <w:rFonts w:hint="eastAsia" w:ascii="Times New Roman" w:hAnsi="Times New Roman" w:eastAsia="宋体" w:cs="Times New Roman"/>
            <w:szCs w:val="21"/>
          </w:rPr>
          <w:delText>化</w:delText>
        </w:r>
      </w:del>
      <w:r>
        <w:rPr>
          <w:rFonts w:hint="eastAsia" w:ascii="Times New Roman" w:hAnsi="Times New Roman" w:eastAsia="宋体" w:cs="Times New Roman"/>
          <w:szCs w:val="21"/>
        </w:rPr>
        <w:t>回应</w:t>
      </w:r>
      <w:ins w:id="387" w:author="1111" w:date="2025-08-29T21:04:21Z">
        <w:r>
          <w:rPr>
            <w:rFonts w:hint="eastAsia" w:ascii="Times New Roman" w:hAnsi="Times New Roman" w:eastAsia="宋体" w:cs="Times New Roman"/>
            <w:szCs w:val="21"/>
            <w:lang w:eastAsia="zh-CN"/>
          </w:rPr>
          <w:t>。</w:t>
        </w:r>
      </w:ins>
      <w:ins w:id="388" w:author="1111" w:date="2025-08-29T21:04:36Z">
        <w:r>
          <w:rPr>
            <w:rFonts w:hint="eastAsia" w:ascii="Times New Roman" w:hAnsi="Times New Roman" w:eastAsia="宋体" w:cs="Times New Roman"/>
            <w:szCs w:val="21"/>
            <w:lang w:val="en-US" w:eastAsia="zh-CN"/>
          </w:rPr>
          <w:t>虽然</w:t>
        </w:r>
      </w:ins>
      <w:ins w:id="389" w:author="1111" w:date="2025-08-29T21:04:39Z">
        <w:r>
          <w:rPr>
            <w:rFonts w:hint="eastAsia" w:ascii="Times New Roman" w:hAnsi="Times New Roman" w:eastAsia="宋体" w:cs="Times New Roman"/>
            <w:szCs w:val="21"/>
            <w:lang w:val="en-US" w:eastAsia="zh-CN"/>
          </w:rPr>
          <w:t>ESG</w:t>
        </w:r>
      </w:ins>
      <w:ins w:id="390" w:author="1111" w:date="2025-08-29T21:04:41Z">
        <w:r>
          <w:rPr>
            <w:rFonts w:hint="eastAsia" w:ascii="Times New Roman" w:hAnsi="Times New Roman" w:eastAsia="宋体" w:cs="Times New Roman"/>
            <w:szCs w:val="21"/>
            <w:lang w:val="en-US" w:eastAsia="zh-CN"/>
          </w:rPr>
          <w:t>相关</w:t>
        </w:r>
      </w:ins>
      <w:ins w:id="391" w:author="1111" w:date="2025-08-29T21:04:42Z">
        <w:r>
          <w:rPr>
            <w:rFonts w:hint="eastAsia" w:ascii="Times New Roman" w:hAnsi="Times New Roman" w:eastAsia="宋体" w:cs="Times New Roman"/>
            <w:szCs w:val="21"/>
            <w:lang w:val="en-US" w:eastAsia="zh-CN"/>
          </w:rPr>
          <w:t>概念</w:t>
        </w:r>
      </w:ins>
      <w:ins w:id="392" w:author="1111" w:date="2025-08-29T21:04:43Z">
        <w:r>
          <w:rPr>
            <w:rFonts w:hint="eastAsia" w:ascii="Times New Roman" w:hAnsi="Times New Roman" w:eastAsia="宋体" w:cs="Times New Roman"/>
            <w:szCs w:val="21"/>
            <w:lang w:val="en-US" w:eastAsia="zh-CN"/>
          </w:rPr>
          <w:t>并</w:t>
        </w:r>
      </w:ins>
      <w:ins w:id="393" w:author="1111" w:date="2025-08-29T21:07:11Z">
        <w:r>
          <w:rPr>
            <w:rFonts w:hint="eastAsia" w:ascii="Times New Roman" w:hAnsi="Times New Roman" w:eastAsia="宋体" w:cs="Times New Roman"/>
            <w:szCs w:val="21"/>
            <w:lang w:val="en-US" w:eastAsia="zh-CN"/>
          </w:rPr>
          <w:t>未</w:t>
        </w:r>
      </w:ins>
      <w:ins w:id="394" w:author="1111" w:date="2025-08-29T21:04:45Z">
        <w:r>
          <w:rPr>
            <w:rFonts w:hint="eastAsia" w:ascii="Times New Roman" w:hAnsi="Times New Roman" w:eastAsia="宋体" w:cs="Times New Roman"/>
            <w:szCs w:val="21"/>
            <w:lang w:val="en-US" w:eastAsia="zh-CN"/>
          </w:rPr>
          <w:t>明文</w:t>
        </w:r>
      </w:ins>
      <w:ins w:id="395" w:author="1111" w:date="2025-08-29T21:07:21Z">
        <w:r>
          <w:rPr>
            <w:rFonts w:hint="eastAsia" w:ascii="Times New Roman" w:hAnsi="Times New Roman" w:eastAsia="宋体" w:cs="Times New Roman"/>
            <w:szCs w:val="21"/>
            <w:lang w:val="en-US" w:eastAsia="zh-CN"/>
          </w:rPr>
          <w:t>写入</w:t>
        </w:r>
      </w:ins>
      <w:ins w:id="396" w:author="1111" w:date="2025-08-29T21:07:27Z">
        <w:r>
          <w:rPr>
            <w:rFonts w:hint="eastAsia" w:ascii="Times New Roman" w:hAnsi="Times New Roman" w:eastAsia="宋体" w:cs="Times New Roman"/>
            <w:szCs w:val="21"/>
            <w:lang w:val="en-US" w:eastAsia="zh-CN"/>
          </w:rPr>
          <w:t>新法</w:t>
        </w:r>
      </w:ins>
      <w:ins w:id="397" w:author="1111" w:date="2025-08-29T21:04:54Z">
        <w:r>
          <w:rPr>
            <w:rFonts w:hint="eastAsia" w:ascii="Times New Roman" w:hAnsi="Times New Roman" w:eastAsia="宋体" w:cs="Times New Roman"/>
            <w:szCs w:val="21"/>
            <w:lang w:val="en-US" w:eastAsia="zh-CN"/>
          </w:rPr>
          <w:t>，</w:t>
        </w:r>
      </w:ins>
      <w:ins w:id="398" w:author="1111" w:date="2025-08-29T21:10:15Z">
        <w:r>
          <w:rPr>
            <w:rFonts w:hint="eastAsia" w:ascii="Times New Roman" w:hAnsi="Times New Roman" w:eastAsia="宋体" w:cs="Times New Roman"/>
            <w:szCs w:val="21"/>
            <w:lang w:val="en-US" w:eastAsia="zh-CN"/>
          </w:rPr>
          <w:t>却</w:t>
        </w:r>
      </w:ins>
      <w:ins w:id="399" w:author="1111" w:date="2025-08-29T21:10:34Z">
        <w:r>
          <w:rPr>
            <w:rFonts w:hint="eastAsia" w:ascii="Times New Roman" w:hAnsi="Times New Roman" w:eastAsia="宋体" w:cs="Times New Roman"/>
            <w:szCs w:val="21"/>
            <w:lang w:val="en-US" w:eastAsia="zh-CN"/>
          </w:rPr>
          <w:t>得到了</w:t>
        </w:r>
      </w:ins>
      <w:ins w:id="400" w:author="1111" w:date="2025-08-29T21:10:36Z">
        <w:r>
          <w:rPr>
            <w:rFonts w:hint="eastAsia" w:ascii="Times New Roman" w:hAnsi="Times New Roman" w:eastAsia="宋体" w:cs="Times New Roman"/>
            <w:szCs w:val="21"/>
            <w:lang w:val="en-US" w:eastAsia="zh-CN"/>
          </w:rPr>
          <w:t>更广泛</w:t>
        </w:r>
      </w:ins>
      <w:ins w:id="401" w:author="1111" w:date="2025-08-29T21:10:42Z">
        <w:r>
          <w:rPr>
            <w:rFonts w:hint="eastAsia" w:ascii="Times New Roman" w:hAnsi="Times New Roman" w:eastAsia="宋体" w:cs="Times New Roman"/>
            <w:szCs w:val="21"/>
            <w:lang w:val="en-US" w:eastAsia="zh-CN"/>
          </w:rPr>
          <w:t>意义</w:t>
        </w:r>
      </w:ins>
      <w:ins w:id="402" w:author="1111" w:date="2025-08-29T21:10:43Z">
        <w:r>
          <w:rPr>
            <w:rFonts w:hint="eastAsia" w:ascii="Times New Roman" w:hAnsi="Times New Roman" w:eastAsia="宋体" w:cs="Times New Roman"/>
            <w:szCs w:val="21"/>
            <w:lang w:val="en-US" w:eastAsia="zh-CN"/>
          </w:rPr>
          <w:t>上的</w:t>
        </w:r>
      </w:ins>
      <w:ins w:id="403" w:author="1111" w:date="2025-08-29T21:13:42Z">
        <w:r>
          <w:rPr>
            <w:rFonts w:hint="eastAsia" w:ascii="Times New Roman" w:hAnsi="Times New Roman" w:eastAsia="宋体" w:cs="Times New Roman"/>
            <w:szCs w:val="21"/>
            <w:lang w:val="en-US" w:eastAsia="zh-CN"/>
          </w:rPr>
          <w:t>落实</w:t>
        </w:r>
      </w:ins>
      <w:ins w:id="404" w:author="1111" w:date="2025-08-29T21:13:58Z">
        <w:r>
          <w:rPr>
            <w:rFonts w:hint="eastAsia" w:ascii="Times New Roman" w:hAnsi="Times New Roman" w:eastAsia="宋体" w:cs="Times New Roman"/>
            <w:szCs w:val="21"/>
            <w:lang w:val="en-US" w:eastAsia="zh-CN"/>
          </w:rPr>
          <w:t>。</w:t>
        </w:r>
      </w:ins>
      <w:ins w:id="405" w:author="1111" w:date="2025-08-29T21:13:59Z">
        <w:r>
          <w:rPr>
            <w:rFonts w:hint="eastAsia" w:ascii="Times New Roman" w:hAnsi="Times New Roman" w:eastAsia="宋体" w:cs="Times New Roman"/>
            <w:szCs w:val="21"/>
            <w:lang w:val="en-US" w:eastAsia="zh-CN"/>
          </w:rPr>
          <w:t>首先</w:t>
        </w:r>
      </w:ins>
      <w:ins w:id="406" w:author="1111" w:date="2025-08-29T21:14:00Z">
        <w:r>
          <w:rPr>
            <w:rFonts w:hint="eastAsia" w:ascii="Times New Roman" w:hAnsi="Times New Roman" w:eastAsia="宋体" w:cs="Times New Roman"/>
            <w:szCs w:val="21"/>
            <w:lang w:val="en-US" w:eastAsia="zh-CN"/>
          </w:rPr>
          <w:t>体现</w:t>
        </w:r>
      </w:ins>
      <w:del w:id="407" w:author="1111" w:date="2025-08-29T20:11:11Z">
        <w:r>
          <w:rPr>
            <w:rFonts w:hint="eastAsia" w:ascii="Times New Roman" w:hAnsi="Times New Roman" w:eastAsia="宋体" w:cs="Times New Roman"/>
            <w:szCs w:val="21"/>
          </w:rPr>
          <w:delText>，</w:delText>
        </w:r>
      </w:del>
      <w:ins w:id="408" w:author="1111" w:date="2025-08-27T21:19:35Z">
        <w:r>
          <w:rPr>
            <w:rFonts w:hint="eastAsia" w:ascii="Times New Roman" w:hAnsi="Times New Roman" w:eastAsia="宋体" w:cs="Times New Roman"/>
            <w:szCs w:val="21"/>
            <w:lang w:val="en-US" w:eastAsia="zh-CN"/>
          </w:rPr>
          <w:t>在</w:t>
        </w:r>
      </w:ins>
      <w:ins w:id="409" w:author="1111" w:date="2025-08-30T11:10:08Z">
        <w:r>
          <w:rPr>
            <w:rFonts w:hint="eastAsia" w:ascii="Times New Roman" w:hAnsi="Times New Roman" w:eastAsia="宋体" w:cs="Times New Roman"/>
            <w:szCs w:val="21"/>
            <w:lang w:val="en-US" w:eastAsia="zh-CN"/>
          </w:rPr>
          <w:t>责任对象</w:t>
        </w:r>
      </w:ins>
      <w:ins w:id="410" w:author="1111" w:date="2025-08-27T21:19:35Z">
        <w:r>
          <w:rPr>
            <w:rFonts w:hint="eastAsia" w:ascii="Times New Roman" w:hAnsi="Times New Roman" w:eastAsia="宋体" w:cs="Times New Roman"/>
            <w:szCs w:val="21"/>
            <w:lang w:val="en-US" w:eastAsia="zh-CN"/>
          </w:rPr>
          <w:t>上</w:t>
        </w:r>
      </w:ins>
      <w:ins w:id="411" w:author="1111" w:date="2025-08-29T20:32:55Z">
        <w:r>
          <w:rPr>
            <w:rFonts w:hint="eastAsia" w:ascii="Times New Roman" w:hAnsi="Times New Roman" w:eastAsia="宋体" w:cs="Times New Roman"/>
            <w:szCs w:val="21"/>
            <w:lang w:val="en-US" w:eastAsia="zh-CN"/>
          </w:rPr>
          <w:t>，</w:t>
        </w:r>
      </w:ins>
      <w:ins w:id="412" w:author="1111" w:date="2025-09-02T13:26:54Z">
        <w:r>
          <w:rPr>
            <w:rFonts w:hint="eastAsia" w:ascii="Times New Roman" w:hAnsi="Times New Roman" w:eastAsia="宋体" w:cs="Times New Roman"/>
            <w:color w:val="231F20"/>
            <w:kern w:val="0"/>
            <w:szCs w:val="21"/>
            <w:lang w:val="en-US" w:eastAsia="zh-CN" w:bidi="ar"/>
          </w:rPr>
          <w:t>抽象凝练的立法表述为ESG理念得到普遍适用提供立法支持</w:t>
        </w:r>
      </w:ins>
      <w:ins w:id="413" w:author="1111" w:date="2025-09-02T13:26:59Z">
        <w:r>
          <w:rPr>
            <w:rFonts w:hint="eastAsia" w:ascii="Times New Roman" w:hAnsi="Times New Roman" w:eastAsia="宋体" w:cs="Times New Roman"/>
            <w:color w:val="231F20"/>
            <w:kern w:val="0"/>
            <w:szCs w:val="21"/>
            <w:lang w:val="en-US" w:eastAsia="zh-CN" w:bidi="ar"/>
          </w:rPr>
          <w:t>。</w:t>
        </w:r>
      </w:ins>
      <w:ins w:id="414" w:author="1111" w:date="2025-08-30T20:57:40Z">
        <w:r>
          <w:rPr>
            <w:rFonts w:hint="eastAsia" w:ascii="Times New Roman" w:hAnsi="Times New Roman" w:eastAsia="宋体" w:cs="Times New Roman"/>
            <w:szCs w:val="21"/>
            <w:lang w:val="en-US" w:eastAsia="zh-CN"/>
          </w:rPr>
          <w:t>社会责任条款</w:t>
        </w:r>
      </w:ins>
      <w:ins w:id="415" w:author="1111" w:date="2025-08-29T21:30:06Z">
        <w:r>
          <w:rPr>
            <w:rFonts w:hint="eastAsia" w:ascii="Times New Roman" w:hAnsi="Times New Roman" w:eastAsia="宋体" w:cs="Times New Roman"/>
            <w:color w:val="231F20"/>
            <w:kern w:val="0"/>
            <w:szCs w:val="21"/>
            <w:lang w:val="en-US" w:eastAsia="zh-CN" w:bidi="ar"/>
          </w:rPr>
          <w:t>通过</w:t>
        </w:r>
      </w:ins>
      <w:ins w:id="416" w:author="1111" w:date="2025-08-29T21:17:18Z">
        <w:r>
          <w:rPr>
            <w:rFonts w:hint="eastAsia" w:ascii="Times New Roman" w:hAnsi="Times New Roman" w:eastAsia="宋体" w:cs="Times New Roman"/>
            <w:color w:val="231F20"/>
            <w:kern w:val="0"/>
            <w:szCs w:val="21"/>
            <w:lang w:val="en-US" w:eastAsia="zh-CN" w:bidi="ar"/>
          </w:rPr>
          <w:t>举例</w:t>
        </w:r>
      </w:ins>
      <w:ins w:id="417" w:author="1111" w:date="2025-08-29T21:17:46Z">
        <w:r>
          <w:rPr>
            <w:rFonts w:hint="eastAsia" w:ascii="Times New Roman" w:hAnsi="Times New Roman" w:eastAsia="宋体" w:cs="Times New Roman"/>
            <w:color w:val="231F20"/>
            <w:kern w:val="0"/>
            <w:szCs w:val="21"/>
            <w:lang w:val="en-US" w:eastAsia="zh-CN" w:bidi="ar"/>
          </w:rPr>
          <w:t>加</w:t>
        </w:r>
      </w:ins>
      <w:ins w:id="418" w:author="1111" w:date="2025-08-29T21:16:42Z">
        <w:r>
          <w:rPr>
            <w:rFonts w:hint="eastAsia" w:ascii="Times New Roman" w:hAnsi="Times New Roman" w:eastAsia="宋体" w:cs="Times New Roman"/>
            <w:color w:val="231F20"/>
            <w:kern w:val="0"/>
            <w:szCs w:val="21"/>
            <w:lang w:val="en-US" w:eastAsia="zh-CN" w:bidi="ar"/>
          </w:rPr>
          <w:t>“</w:t>
        </w:r>
      </w:ins>
      <w:ins w:id="419" w:author="1111" w:date="2025-08-29T21:16:45Z">
        <w:r>
          <w:rPr>
            <w:rFonts w:hint="eastAsia" w:ascii="Times New Roman" w:hAnsi="Times New Roman" w:eastAsia="宋体" w:cs="Times New Roman"/>
            <w:color w:val="231F20"/>
            <w:kern w:val="0"/>
            <w:szCs w:val="21"/>
            <w:lang w:val="en-US" w:eastAsia="zh-CN" w:bidi="ar"/>
          </w:rPr>
          <w:t>等</w:t>
        </w:r>
      </w:ins>
      <w:ins w:id="420" w:author="1111" w:date="2025-08-29T21:16:46Z">
        <w:r>
          <w:rPr>
            <w:rFonts w:hint="eastAsia" w:ascii="Times New Roman" w:hAnsi="Times New Roman" w:eastAsia="宋体" w:cs="Times New Roman"/>
            <w:color w:val="231F20"/>
            <w:kern w:val="0"/>
            <w:szCs w:val="21"/>
            <w:lang w:val="en-US" w:eastAsia="zh-CN" w:bidi="ar"/>
          </w:rPr>
          <w:t>”</w:t>
        </w:r>
      </w:ins>
      <w:ins w:id="421" w:author="1111" w:date="2025-08-29T21:16:48Z">
        <w:r>
          <w:rPr>
            <w:rFonts w:hint="eastAsia" w:ascii="Times New Roman" w:hAnsi="Times New Roman" w:eastAsia="宋体" w:cs="Times New Roman"/>
            <w:color w:val="231F20"/>
            <w:kern w:val="0"/>
            <w:szCs w:val="21"/>
            <w:lang w:val="en-US" w:eastAsia="zh-CN" w:bidi="ar"/>
          </w:rPr>
          <w:t>字</w:t>
        </w:r>
      </w:ins>
      <w:ins w:id="422" w:author="1111" w:date="2025-08-29T21:21:40Z">
        <w:r>
          <w:rPr>
            <w:rFonts w:hint="eastAsia" w:ascii="Times New Roman" w:hAnsi="Times New Roman" w:eastAsia="宋体" w:cs="Times New Roman"/>
            <w:color w:val="231F20"/>
            <w:kern w:val="0"/>
            <w:szCs w:val="21"/>
            <w:lang w:val="en-US" w:eastAsia="zh-CN" w:bidi="ar"/>
          </w:rPr>
          <w:t>的</w:t>
        </w:r>
      </w:ins>
      <w:ins w:id="423" w:author="1111" w:date="2025-08-29T21:21:41Z">
        <w:r>
          <w:rPr>
            <w:rFonts w:hint="eastAsia" w:ascii="Times New Roman" w:hAnsi="Times New Roman" w:eastAsia="宋体" w:cs="Times New Roman"/>
            <w:color w:val="231F20"/>
            <w:kern w:val="0"/>
            <w:szCs w:val="21"/>
            <w:lang w:val="en-US" w:eastAsia="zh-CN" w:bidi="ar"/>
          </w:rPr>
          <w:t>有限</w:t>
        </w:r>
      </w:ins>
      <w:ins w:id="424" w:author="1111" w:date="2025-08-29T21:21:44Z">
        <w:r>
          <w:rPr>
            <w:rFonts w:hint="eastAsia" w:ascii="Times New Roman" w:hAnsi="Times New Roman" w:eastAsia="宋体" w:cs="Times New Roman"/>
            <w:color w:val="231F20"/>
            <w:kern w:val="0"/>
            <w:szCs w:val="21"/>
            <w:lang w:val="en-US" w:eastAsia="zh-CN" w:bidi="ar"/>
          </w:rPr>
          <w:t>列举</w:t>
        </w:r>
      </w:ins>
      <w:ins w:id="425" w:author="1111" w:date="2025-08-29T21:21:45Z">
        <w:r>
          <w:rPr>
            <w:rFonts w:hint="eastAsia" w:ascii="Times New Roman" w:hAnsi="Times New Roman" w:eastAsia="宋体" w:cs="Times New Roman"/>
            <w:color w:val="231F20"/>
            <w:kern w:val="0"/>
            <w:szCs w:val="21"/>
            <w:lang w:val="en-US" w:eastAsia="zh-CN" w:bidi="ar"/>
          </w:rPr>
          <w:t>方式</w:t>
        </w:r>
      </w:ins>
      <w:ins w:id="426" w:author="1111" w:date="2025-08-29T21:23:25Z">
        <w:r>
          <w:rPr>
            <w:rFonts w:hint="eastAsia" w:ascii="Times New Roman" w:hAnsi="Times New Roman" w:eastAsia="宋体" w:cs="Times New Roman"/>
            <w:color w:val="231F20"/>
            <w:kern w:val="0"/>
            <w:szCs w:val="21"/>
            <w:lang w:val="en-US" w:eastAsia="zh-CN" w:bidi="ar"/>
          </w:rPr>
          <w:t>为</w:t>
        </w:r>
      </w:ins>
      <w:ins w:id="427" w:author="1111" w:date="2025-08-30T20:54:12Z">
        <w:r>
          <w:rPr>
            <w:rFonts w:hint="eastAsia" w:ascii="Times New Roman" w:hAnsi="Times New Roman" w:eastAsia="宋体" w:cs="Times New Roman"/>
            <w:color w:val="231F20"/>
            <w:kern w:val="0"/>
            <w:szCs w:val="21"/>
            <w:lang w:val="en-US" w:eastAsia="zh-CN" w:bidi="ar"/>
          </w:rPr>
          <w:t>ESG</w:t>
        </w:r>
      </w:ins>
      <w:ins w:id="428" w:author="1111" w:date="2025-08-30T21:04:20Z">
        <w:r>
          <w:rPr>
            <w:rFonts w:hint="eastAsia" w:ascii="Times New Roman" w:hAnsi="Times New Roman" w:eastAsia="宋体" w:cs="Times New Roman"/>
            <w:color w:val="231F20"/>
            <w:kern w:val="0"/>
            <w:szCs w:val="21"/>
            <w:lang w:val="en-US" w:eastAsia="zh-CN" w:bidi="ar"/>
          </w:rPr>
          <w:t>理念</w:t>
        </w:r>
      </w:ins>
      <w:ins w:id="429" w:author="1111" w:date="2025-08-30T20:57:20Z">
        <w:r>
          <w:rPr>
            <w:rFonts w:hint="eastAsia" w:ascii="Times New Roman" w:hAnsi="Times New Roman" w:eastAsia="宋体" w:cs="Times New Roman"/>
            <w:color w:val="231F20"/>
            <w:kern w:val="0"/>
            <w:szCs w:val="21"/>
            <w:lang w:val="en-US" w:eastAsia="zh-CN" w:bidi="ar"/>
          </w:rPr>
          <w:t>的</w:t>
        </w:r>
      </w:ins>
      <w:ins w:id="430" w:author="1111" w:date="2025-08-29T21:23:26Z">
        <w:r>
          <w:rPr>
            <w:rFonts w:hint="eastAsia" w:ascii="Times New Roman" w:hAnsi="Times New Roman" w:eastAsia="宋体" w:cs="Times New Roman"/>
            <w:color w:val="231F20"/>
            <w:kern w:val="0"/>
            <w:szCs w:val="21"/>
            <w:lang w:val="en-US" w:eastAsia="zh-CN" w:bidi="ar"/>
          </w:rPr>
          <w:t>丰富内涵</w:t>
        </w:r>
      </w:ins>
      <w:ins w:id="431" w:author="1111" w:date="2025-08-29T21:23:29Z">
        <w:r>
          <w:rPr>
            <w:rFonts w:hint="eastAsia" w:ascii="Times New Roman" w:hAnsi="Times New Roman" w:eastAsia="宋体" w:cs="Times New Roman"/>
            <w:color w:val="231F20"/>
            <w:kern w:val="0"/>
            <w:szCs w:val="21"/>
            <w:lang w:val="en-US" w:eastAsia="zh-CN" w:bidi="ar"/>
          </w:rPr>
          <w:t>提供解释</w:t>
        </w:r>
      </w:ins>
      <w:ins w:id="432" w:author="1111" w:date="2025-08-29T21:23:31Z">
        <w:r>
          <w:rPr>
            <w:rFonts w:hint="eastAsia" w:ascii="Times New Roman" w:hAnsi="Times New Roman" w:eastAsia="宋体" w:cs="Times New Roman"/>
            <w:color w:val="231F20"/>
            <w:kern w:val="0"/>
            <w:szCs w:val="21"/>
            <w:lang w:val="en-US" w:eastAsia="zh-CN" w:bidi="ar"/>
          </w:rPr>
          <w:t>空间</w:t>
        </w:r>
      </w:ins>
      <w:ins w:id="433" w:author="1111" w:date="2025-08-29T21:28:39Z">
        <w:r>
          <w:rPr>
            <w:rFonts w:hint="eastAsia" w:ascii="Times New Roman" w:hAnsi="Times New Roman" w:eastAsia="宋体" w:cs="Times New Roman"/>
            <w:color w:val="231F20"/>
            <w:kern w:val="0"/>
            <w:szCs w:val="21"/>
            <w:lang w:val="en-US" w:eastAsia="zh-CN" w:bidi="ar"/>
          </w:rPr>
          <w:t>。</w:t>
        </w:r>
      </w:ins>
      <w:ins w:id="434" w:author="1111" w:date="2025-08-29T21:19:57Z">
        <w:r>
          <w:rPr>
            <w:rFonts w:hint="eastAsia" w:ascii="Times New Roman" w:hAnsi="Times New Roman" w:eastAsia="宋体" w:cs="Times New Roman"/>
            <w:color w:val="231F20"/>
            <w:kern w:val="0"/>
            <w:szCs w:val="21"/>
            <w:lang w:val="en-US" w:eastAsia="zh-CN" w:bidi="ar"/>
          </w:rPr>
          <w:t>利益</w:t>
        </w:r>
      </w:ins>
      <w:ins w:id="435" w:author="1111" w:date="2025-08-29T21:19:58Z">
        <w:r>
          <w:rPr>
            <w:rFonts w:hint="eastAsia" w:ascii="Times New Roman" w:hAnsi="Times New Roman" w:eastAsia="宋体" w:cs="Times New Roman"/>
            <w:color w:val="231F20"/>
            <w:kern w:val="0"/>
            <w:szCs w:val="21"/>
            <w:lang w:val="en-US" w:eastAsia="zh-CN" w:bidi="ar"/>
          </w:rPr>
          <w:t>相关者</w:t>
        </w:r>
      </w:ins>
      <w:ins w:id="436" w:author="1111" w:date="2025-08-29T21:20:01Z">
        <w:r>
          <w:rPr>
            <w:rFonts w:hint="eastAsia" w:ascii="Times New Roman" w:hAnsi="Times New Roman" w:eastAsia="宋体" w:cs="Times New Roman"/>
            <w:color w:val="231F20"/>
            <w:kern w:val="0"/>
            <w:szCs w:val="21"/>
            <w:lang w:val="en-US" w:eastAsia="zh-CN" w:bidi="ar"/>
          </w:rPr>
          <w:t>不仅</w:t>
        </w:r>
      </w:ins>
      <w:ins w:id="437" w:author="1111" w:date="2025-08-29T21:20:02Z">
        <w:r>
          <w:rPr>
            <w:rFonts w:hint="eastAsia" w:ascii="Times New Roman" w:hAnsi="Times New Roman" w:eastAsia="宋体" w:cs="Times New Roman"/>
            <w:color w:val="231F20"/>
            <w:kern w:val="0"/>
            <w:szCs w:val="21"/>
            <w:lang w:val="en-US" w:eastAsia="zh-CN" w:bidi="ar"/>
          </w:rPr>
          <w:t>包括</w:t>
        </w:r>
      </w:ins>
      <w:ins w:id="438" w:author="1111" w:date="2025-08-29T21:20:05Z">
        <w:r>
          <w:rPr>
            <w:rFonts w:hint="eastAsia" w:ascii="Times New Roman" w:hAnsi="Times New Roman" w:eastAsia="宋体" w:cs="Times New Roman"/>
            <w:color w:val="231F20"/>
            <w:kern w:val="0"/>
            <w:szCs w:val="21"/>
            <w:lang w:val="en-US" w:eastAsia="zh-CN" w:bidi="ar"/>
          </w:rPr>
          <w:t>职工</w:t>
        </w:r>
      </w:ins>
      <w:ins w:id="439" w:author="1111" w:date="2025-08-29T21:20:06Z">
        <w:r>
          <w:rPr>
            <w:rFonts w:hint="eastAsia" w:ascii="Times New Roman" w:hAnsi="Times New Roman" w:eastAsia="宋体" w:cs="Times New Roman"/>
            <w:color w:val="231F20"/>
            <w:kern w:val="0"/>
            <w:szCs w:val="21"/>
            <w:lang w:val="en-US" w:eastAsia="zh-CN" w:bidi="ar"/>
          </w:rPr>
          <w:t>、</w:t>
        </w:r>
      </w:ins>
      <w:ins w:id="440" w:author="1111" w:date="2025-08-29T21:20:08Z">
        <w:r>
          <w:rPr>
            <w:rFonts w:hint="eastAsia" w:ascii="Times New Roman" w:hAnsi="Times New Roman" w:eastAsia="宋体" w:cs="Times New Roman"/>
            <w:color w:val="231F20"/>
            <w:kern w:val="0"/>
            <w:szCs w:val="21"/>
            <w:lang w:val="en-US" w:eastAsia="zh-CN" w:bidi="ar"/>
          </w:rPr>
          <w:t>消费者，</w:t>
        </w:r>
      </w:ins>
      <w:ins w:id="441" w:author="1111" w:date="2025-08-29T21:20:09Z">
        <w:r>
          <w:rPr>
            <w:rFonts w:hint="eastAsia" w:ascii="Times New Roman" w:hAnsi="Times New Roman" w:eastAsia="宋体" w:cs="Times New Roman"/>
            <w:color w:val="231F20"/>
            <w:kern w:val="0"/>
            <w:szCs w:val="21"/>
            <w:lang w:val="en-US" w:eastAsia="zh-CN" w:bidi="ar"/>
          </w:rPr>
          <w:t>更是</w:t>
        </w:r>
      </w:ins>
      <w:ins w:id="442" w:author="1111" w:date="2025-08-29T21:20:13Z">
        <w:r>
          <w:rPr>
            <w:rFonts w:hint="eastAsia" w:ascii="Times New Roman" w:hAnsi="Times New Roman" w:eastAsia="宋体" w:cs="Times New Roman"/>
            <w:color w:val="231F20"/>
            <w:kern w:val="0"/>
            <w:szCs w:val="21"/>
            <w:lang w:val="en-US" w:eastAsia="zh-CN" w:bidi="ar"/>
          </w:rPr>
          <w:t>包含</w:t>
        </w:r>
      </w:ins>
      <w:ins w:id="443" w:author="1111" w:date="2025-08-29T21:27:33Z">
        <w:r>
          <w:rPr>
            <w:rFonts w:hint="eastAsia" w:ascii="Times New Roman" w:hAnsi="Times New Roman" w:eastAsia="宋体" w:cs="Times New Roman"/>
            <w:color w:val="231F20"/>
            <w:kern w:val="0"/>
            <w:szCs w:val="21"/>
            <w:lang w:val="en-US" w:eastAsia="zh-CN" w:bidi="ar"/>
          </w:rPr>
          <w:t>债权人</w:t>
        </w:r>
      </w:ins>
      <w:ins w:id="444" w:author="1111" w:date="2025-08-29T21:27:34Z">
        <w:r>
          <w:rPr>
            <w:rFonts w:hint="eastAsia" w:ascii="Times New Roman" w:hAnsi="Times New Roman" w:eastAsia="宋体" w:cs="Times New Roman"/>
            <w:color w:val="231F20"/>
            <w:kern w:val="0"/>
            <w:szCs w:val="21"/>
            <w:lang w:val="en-US" w:eastAsia="zh-CN" w:bidi="ar"/>
          </w:rPr>
          <w:t>、</w:t>
        </w:r>
      </w:ins>
      <w:ins w:id="445" w:author="1111" w:date="2025-08-29T21:27:46Z">
        <w:r>
          <w:rPr>
            <w:rFonts w:hint="eastAsia" w:ascii="Times New Roman" w:hAnsi="Times New Roman" w:eastAsia="宋体" w:cs="Times New Roman"/>
            <w:color w:val="231F20"/>
            <w:kern w:val="0"/>
            <w:szCs w:val="21"/>
            <w:lang w:val="en-US" w:eastAsia="zh-CN" w:bidi="ar"/>
          </w:rPr>
          <w:t>客户、</w:t>
        </w:r>
      </w:ins>
      <w:ins w:id="446" w:author="1111" w:date="2025-08-29T21:27:49Z">
        <w:r>
          <w:rPr>
            <w:rFonts w:hint="eastAsia" w:ascii="Times New Roman" w:hAnsi="Times New Roman" w:eastAsia="宋体" w:cs="Times New Roman"/>
            <w:color w:val="231F20"/>
            <w:kern w:val="0"/>
            <w:szCs w:val="21"/>
            <w:lang w:val="en-US" w:eastAsia="zh-CN" w:bidi="ar"/>
          </w:rPr>
          <w:t>供应商</w:t>
        </w:r>
      </w:ins>
      <w:ins w:id="447" w:author="1111" w:date="2025-08-29T21:27:56Z">
        <w:r>
          <w:rPr>
            <w:rFonts w:hint="eastAsia" w:ascii="Times New Roman" w:hAnsi="Times New Roman" w:eastAsia="宋体" w:cs="Times New Roman"/>
            <w:color w:val="231F20"/>
            <w:kern w:val="0"/>
            <w:szCs w:val="21"/>
            <w:lang w:val="en-US" w:eastAsia="zh-CN" w:bidi="ar"/>
          </w:rPr>
          <w:t>、</w:t>
        </w:r>
      </w:ins>
      <w:ins w:id="448" w:author="1111" w:date="2025-08-29T21:27:58Z">
        <w:r>
          <w:rPr>
            <w:rFonts w:hint="eastAsia" w:ascii="Times New Roman" w:hAnsi="Times New Roman" w:eastAsia="宋体" w:cs="Times New Roman"/>
            <w:color w:val="231F20"/>
            <w:kern w:val="0"/>
            <w:szCs w:val="21"/>
            <w:lang w:val="en-US" w:eastAsia="zh-CN" w:bidi="ar"/>
          </w:rPr>
          <w:t>社区</w:t>
        </w:r>
      </w:ins>
      <w:ins w:id="449" w:author="1111" w:date="2025-09-02T12:54:07Z">
        <w:r>
          <w:rPr>
            <w:rFonts w:hint="eastAsia" w:ascii="Times New Roman" w:hAnsi="Times New Roman" w:eastAsia="宋体" w:cs="Times New Roman"/>
            <w:color w:val="231F20"/>
            <w:kern w:val="0"/>
            <w:szCs w:val="21"/>
            <w:lang w:val="en-US" w:eastAsia="zh-CN" w:bidi="ar"/>
          </w:rPr>
          <w:t>等</w:t>
        </w:r>
      </w:ins>
      <w:ins w:id="450" w:author="1111" w:date="2025-08-29T21:20:15Z">
        <w:r>
          <w:rPr>
            <w:rFonts w:hint="eastAsia" w:ascii="Times New Roman" w:hAnsi="Times New Roman" w:eastAsia="宋体" w:cs="Times New Roman"/>
            <w:color w:val="231F20"/>
            <w:kern w:val="0"/>
            <w:szCs w:val="21"/>
            <w:lang w:val="en-US" w:eastAsia="zh-CN" w:bidi="ar"/>
          </w:rPr>
          <w:t>在</w:t>
        </w:r>
      </w:ins>
      <w:ins w:id="451" w:author="1111" w:date="2025-08-29T21:20:16Z">
        <w:r>
          <w:rPr>
            <w:rFonts w:hint="eastAsia" w:ascii="Times New Roman" w:hAnsi="Times New Roman" w:eastAsia="宋体" w:cs="Times New Roman"/>
            <w:color w:val="231F20"/>
            <w:kern w:val="0"/>
            <w:szCs w:val="21"/>
            <w:lang w:val="en-US" w:eastAsia="zh-CN" w:bidi="ar"/>
          </w:rPr>
          <w:t>内</w:t>
        </w:r>
      </w:ins>
      <w:ins w:id="452" w:author="1111" w:date="2025-08-29T21:20:17Z">
        <w:r>
          <w:rPr>
            <w:rFonts w:hint="eastAsia" w:ascii="Times New Roman" w:hAnsi="Times New Roman" w:eastAsia="宋体" w:cs="Times New Roman"/>
            <w:color w:val="231F20"/>
            <w:kern w:val="0"/>
            <w:szCs w:val="21"/>
            <w:lang w:val="en-US" w:eastAsia="zh-CN" w:bidi="ar"/>
          </w:rPr>
          <w:t>的</w:t>
        </w:r>
      </w:ins>
      <w:ins w:id="453" w:author="1111" w:date="2025-09-02T13:20:08Z">
        <w:r>
          <w:rPr>
            <w:rFonts w:hint="eastAsia" w:ascii="Times New Roman" w:hAnsi="Times New Roman" w:eastAsia="宋体" w:cs="Times New Roman"/>
            <w:color w:val="231F20"/>
            <w:kern w:val="0"/>
            <w:szCs w:val="21"/>
            <w:lang w:val="en-US" w:eastAsia="zh-CN" w:bidi="ar"/>
          </w:rPr>
          <w:t>可能</w:t>
        </w:r>
      </w:ins>
      <w:ins w:id="454" w:author="1111" w:date="2025-09-02T12:57:19Z">
        <w:r>
          <w:rPr>
            <w:rFonts w:hint="eastAsia" w:ascii="Times New Roman" w:hAnsi="Times New Roman" w:eastAsia="宋体" w:cs="Times New Roman"/>
            <w:color w:val="231F20"/>
            <w:kern w:val="0"/>
            <w:szCs w:val="21"/>
            <w:lang w:val="en-US" w:eastAsia="zh-CN" w:bidi="ar"/>
          </w:rPr>
          <w:t>受到公司</w:t>
        </w:r>
      </w:ins>
      <w:ins w:id="455" w:author="1111" w:date="2025-09-02T12:57:21Z">
        <w:r>
          <w:rPr>
            <w:rFonts w:hint="eastAsia" w:ascii="Times New Roman" w:hAnsi="Times New Roman" w:eastAsia="宋体" w:cs="Times New Roman"/>
            <w:color w:val="231F20"/>
            <w:kern w:val="0"/>
            <w:szCs w:val="21"/>
            <w:lang w:val="en-US" w:eastAsia="zh-CN" w:bidi="ar"/>
          </w:rPr>
          <w:t>决策</w:t>
        </w:r>
      </w:ins>
      <w:ins w:id="456" w:author="1111" w:date="2025-09-02T12:57:29Z">
        <w:r>
          <w:rPr>
            <w:rFonts w:hint="eastAsia" w:ascii="Times New Roman" w:hAnsi="Times New Roman" w:eastAsia="宋体" w:cs="Times New Roman"/>
            <w:color w:val="231F20"/>
            <w:kern w:val="0"/>
            <w:szCs w:val="21"/>
            <w:lang w:val="en-US" w:eastAsia="zh-CN" w:bidi="ar"/>
          </w:rPr>
          <w:t>和</w:t>
        </w:r>
      </w:ins>
      <w:ins w:id="457" w:author="1111" w:date="2025-09-02T12:57:30Z">
        <w:r>
          <w:rPr>
            <w:rFonts w:hint="eastAsia" w:ascii="Times New Roman" w:hAnsi="Times New Roman" w:eastAsia="宋体" w:cs="Times New Roman"/>
            <w:color w:val="231F20"/>
            <w:kern w:val="0"/>
            <w:szCs w:val="21"/>
            <w:lang w:val="en-US" w:eastAsia="zh-CN" w:bidi="ar"/>
          </w:rPr>
          <w:t>活动</w:t>
        </w:r>
      </w:ins>
      <w:ins w:id="458" w:author="1111" w:date="2025-09-02T12:57:31Z">
        <w:r>
          <w:rPr>
            <w:rFonts w:hint="eastAsia" w:ascii="Times New Roman" w:hAnsi="Times New Roman" w:eastAsia="宋体" w:cs="Times New Roman"/>
            <w:color w:val="231F20"/>
            <w:kern w:val="0"/>
            <w:szCs w:val="21"/>
            <w:lang w:val="en-US" w:eastAsia="zh-CN" w:bidi="ar"/>
          </w:rPr>
          <w:t>影响</w:t>
        </w:r>
      </w:ins>
      <w:ins w:id="459" w:author="1111" w:date="2025-09-02T12:57:32Z">
        <w:r>
          <w:rPr>
            <w:rFonts w:hint="eastAsia" w:ascii="Times New Roman" w:hAnsi="Times New Roman" w:eastAsia="宋体" w:cs="Times New Roman"/>
            <w:color w:val="231F20"/>
            <w:kern w:val="0"/>
            <w:szCs w:val="21"/>
            <w:lang w:val="en-US" w:eastAsia="zh-CN" w:bidi="ar"/>
          </w:rPr>
          <w:t>的</w:t>
        </w:r>
      </w:ins>
      <w:ins w:id="460" w:author="1111" w:date="2025-09-02T12:59:03Z">
        <w:r>
          <w:rPr>
            <w:rFonts w:hint="eastAsia" w:ascii="Times New Roman" w:hAnsi="Times New Roman" w:eastAsia="宋体" w:cs="Times New Roman"/>
            <w:color w:val="231F20"/>
            <w:kern w:val="0"/>
            <w:szCs w:val="21"/>
            <w:lang w:val="en-US" w:eastAsia="zh-CN" w:bidi="ar"/>
          </w:rPr>
          <w:t>主体</w:t>
        </w:r>
      </w:ins>
      <w:ins w:id="461" w:author="1111" w:date="2025-08-29T21:20:40Z">
        <w:r>
          <w:rPr>
            <w:rFonts w:hint="eastAsia" w:ascii="Times New Roman" w:hAnsi="Times New Roman" w:eastAsia="宋体" w:cs="Times New Roman"/>
            <w:color w:val="231F20"/>
            <w:kern w:val="0"/>
            <w:szCs w:val="21"/>
            <w:lang w:val="en-US" w:eastAsia="zh-CN" w:bidi="ar"/>
          </w:rPr>
          <w:t>，</w:t>
        </w:r>
      </w:ins>
      <w:ins w:id="462" w:author="1111" w:date="2025-08-30T10:56:37Z">
        <w:r>
          <w:rPr>
            <w:rFonts w:hint="eastAsia" w:ascii="Times New Roman" w:hAnsi="Times New Roman" w:eastAsia="宋体" w:cs="Times New Roman"/>
            <w:color w:val="231F20"/>
            <w:kern w:val="0"/>
            <w:szCs w:val="21"/>
            <w:lang w:val="en-US" w:eastAsia="zh-CN" w:bidi="ar"/>
          </w:rPr>
          <w:t>但</w:t>
        </w:r>
      </w:ins>
      <w:ins w:id="463" w:author="1111" w:date="2025-09-02T12:57:08Z">
        <w:r>
          <w:rPr>
            <w:rFonts w:hint="eastAsia" w:ascii="Times New Roman" w:hAnsi="Times New Roman" w:eastAsia="宋体" w:cs="Times New Roman"/>
            <w:color w:val="231F20"/>
            <w:kern w:val="0"/>
            <w:szCs w:val="21"/>
            <w:lang w:val="en-US" w:eastAsia="zh-CN" w:bidi="ar"/>
          </w:rPr>
          <w:t>其</w:t>
        </w:r>
      </w:ins>
      <w:ins w:id="464" w:author="1111" w:date="2025-08-30T10:56:41Z">
        <w:r>
          <w:rPr>
            <w:rFonts w:hint="eastAsia" w:ascii="Times New Roman" w:hAnsi="Times New Roman" w:eastAsia="宋体" w:cs="Times New Roman"/>
            <w:color w:val="231F20"/>
            <w:kern w:val="0"/>
            <w:szCs w:val="21"/>
            <w:lang w:val="en-US" w:eastAsia="zh-CN" w:bidi="ar"/>
          </w:rPr>
          <w:t>内容</w:t>
        </w:r>
      </w:ins>
      <w:ins w:id="465" w:author="1111" w:date="2025-08-30T10:56:42Z">
        <w:r>
          <w:rPr>
            <w:rFonts w:hint="eastAsia" w:ascii="Times New Roman" w:hAnsi="Times New Roman" w:eastAsia="宋体" w:cs="Times New Roman"/>
            <w:color w:val="231F20"/>
            <w:kern w:val="0"/>
            <w:szCs w:val="21"/>
            <w:lang w:val="en-US" w:eastAsia="zh-CN" w:bidi="ar"/>
          </w:rPr>
          <w:t>不是</w:t>
        </w:r>
      </w:ins>
      <w:ins w:id="466" w:author="1111" w:date="2025-08-30T10:56:47Z">
        <w:r>
          <w:rPr>
            <w:rFonts w:hint="eastAsia" w:ascii="Times New Roman" w:hAnsi="Times New Roman" w:eastAsia="宋体" w:cs="Times New Roman"/>
            <w:color w:val="231F20"/>
            <w:kern w:val="0"/>
            <w:szCs w:val="21"/>
            <w:lang w:val="en-US" w:eastAsia="zh-CN" w:bidi="ar"/>
          </w:rPr>
          <w:t>无限</w:t>
        </w:r>
      </w:ins>
      <w:ins w:id="467" w:author="1111" w:date="2025-08-30T10:56:49Z">
        <w:r>
          <w:rPr>
            <w:rFonts w:hint="eastAsia" w:ascii="Times New Roman" w:hAnsi="Times New Roman" w:eastAsia="宋体" w:cs="Times New Roman"/>
            <w:color w:val="231F20"/>
            <w:kern w:val="0"/>
            <w:szCs w:val="21"/>
            <w:lang w:val="en-US" w:eastAsia="zh-CN" w:bidi="ar"/>
          </w:rPr>
          <w:t>扩张的，</w:t>
        </w:r>
      </w:ins>
      <w:ins w:id="468" w:author="1111" w:date="2025-08-30T10:56:50Z">
        <w:r>
          <w:rPr>
            <w:rFonts w:hint="eastAsia" w:ascii="Times New Roman" w:hAnsi="Times New Roman" w:eastAsia="宋体" w:cs="Times New Roman"/>
            <w:color w:val="231F20"/>
            <w:kern w:val="0"/>
            <w:szCs w:val="21"/>
            <w:lang w:val="en-US" w:eastAsia="zh-CN" w:bidi="ar"/>
          </w:rPr>
          <w:t>在</w:t>
        </w:r>
      </w:ins>
      <w:ins w:id="469" w:author="1111" w:date="2025-08-30T10:56:52Z">
        <w:r>
          <w:rPr>
            <w:rFonts w:hint="eastAsia" w:ascii="Times New Roman" w:hAnsi="Times New Roman" w:eastAsia="宋体" w:cs="Times New Roman"/>
            <w:color w:val="231F20"/>
            <w:kern w:val="0"/>
            <w:szCs w:val="21"/>
            <w:lang w:val="en-US" w:eastAsia="zh-CN" w:bidi="ar"/>
          </w:rPr>
          <w:t>不同</w:t>
        </w:r>
      </w:ins>
      <w:ins w:id="470" w:author="1111" w:date="2025-08-30T10:56:53Z">
        <w:r>
          <w:rPr>
            <w:rFonts w:hint="eastAsia" w:ascii="Times New Roman" w:hAnsi="Times New Roman" w:eastAsia="宋体" w:cs="Times New Roman"/>
            <w:color w:val="231F20"/>
            <w:kern w:val="0"/>
            <w:szCs w:val="21"/>
            <w:lang w:val="en-US" w:eastAsia="zh-CN" w:bidi="ar"/>
          </w:rPr>
          <w:t>的</w:t>
        </w:r>
      </w:ins>
      <w:ins w:id="471" w:author="1111" w:date="2025-08-30T10:56:57Z">
        <w:r>
          <w:rPr>
            <w:rFonts w:hint="eastAsia" w:ascii="Times New Roman" w:hAnsi="Times New Roman" w:eastAsia="宋体" w:cs="Times New Roman"/>
            <w:color w:val="231F20"/>
            <w:kern w:val="0"/>
            <w:szCs w:val="21"/>
            <w:lang w:val="en-US" w:eastAsia="zh-CN" w:bidi="ar"/>
          </w:rPr>
          <w:t>场景中</w:t>
        </w:r>
      </w:ins>
      <w:ins w:id="472" w:author="1111" w:date="2025-09-02T12:59:24Z">
        <w:r>
          <w:rPr>
            <w:rFonts w:hint="eastAsia" w:ascii="Times New Roman" w:hAnsi="Times New Roman" w:eastAsia="宋体" w:cs="Times New Roman"/>
            <w:color w:val="231F20"/>
            <w:kern w:val="0"/>
            <w:szCs w:val="21"/>
            <w:lang w:val="en-US" w:eastAsia="zh-CN" w:bidi="ar"/>
          </w:rPr>
          <w:t>公司</w:t>
        </w:r>
      </w:ins>
      <w:ins w:id="473" w:author="1111" w:date="2025-08-30T10:56:58Z">
        <w:r>
          <w:rPr>
            <w:rFonts w:hint="eastAsia" w:ascii="Times New Roman" w:hAnsi="Times New Roman" w:eastAsia="宋体" w:cs="Times New Roman"/>
            <w:color w:val="231F20"/>
            <w:kern w:val="0"/>
            <w:szCs w:val="21"/>
            <w:lang w:val="en-US" w:eastAsia="zh-CN" w:bidi="ar"/>
          </w:rPr>
          <w:t>应当</w:t>
        </w:r>
      </w:ins>
      <w:ins w:id="474" w:author="1111" w:date="2025-08-30T10:57:00Z">
        <w:r>
          <w:rPr>
            <w:rFonts w:hint="eastAsia" w:ascii="Times New Roman" w:hAnsi="Times New Roman" w:eastAsia="宋体" w:cs="Times New Roman"/>
            <w:color w:val="231F20"/>
            <w:kern w:val="0"/>
            <w:szCs w:val="21"/>
            <w:lang w:val="en-US" w:eastAsia="zh-CN" w:bidi="ar"/>
          </w:rPr>
          <w:t>考虑的</w:t>
        </w:r>
      </w:ins>
      <w:ins w:id="475" w:author="1111" w:date="2025-08-30T10:57:02Z">
        <w:r>
          <w:rPr>
            <w:rFonts w:hint="eastAsia" w:ascii="Times New Roman" w:hAnsi="Times New Roman" w:eastAsia="宋体" w:cs="Times New Roman"/>
            <w:color w:val="231F20"/>
            <w:kern w:val="0"/>
            <w:szCs w:val="21"/>
            <w:lang w:val="en-US" w:eastAsia="zh-CN" w:bidi="ar"/>
          </w:rPr>
          <w:t>利益</w:t>
        </w:r>
      </w:ins>
      <w:ins w:id="476" w:author="1111" w:date="2025-08-30T10:57:03Z">
        <w:r>
          <w:rPr>
            <w:rFonts w:hint="eastAsia" w:ascii="Times New Roman" w:hAnsi="Times New Roman" w:eastAsia="宋体" w:cs="Times New Roman"/>
            <w:color w:val="231F20"/>
            <w:kern w:val="0"/>
            <w:szCs w:val="21"/>
            <w:lang w:val="en-US" w:eastAsia="zh-CN" w:bidi="ar"/>
          </w:rPr>
          <w:t>相关者</w:t>
        </w:r>
      </w:ins>
      <w:ins w:id="477" w:author="1111" w:date="2025-08-30T10:57:05Z">
        <w:r>
          <w:rPr>
            <w:rFonts w:hint="eastAsia" w:ascii="Times New Roman" w:hAnsi="Times New Roman" w:eastAsia="宋体" w:cs="Times New Roman"/>
            <w:color w:val="231F20"/>
            <w:kern w:val="0"/>
            <w:szCs w:val="21"/>
            <w:lang w:val="en-US" w:eastAsia="zh-CN" w:bidi="ar"/>
          </w:rPr>
          <w:t>群体</w:t>
        </w:r>
      </w:ins>
      <w:ins w:id="478" w:author="1111" w:date="2025-09-02T12:59:53Z">
        <w:r>
          <w:rPr>
            <w:rFonts w:hint="eastAsia" w:ascii="Times New Roman" w:hAnsi="Times New Roman" w:eastAsia="宋体" w:cs="Times New Roman"/>
            <w:color w:val="231F20"/>
            <w:kern w:val="0"/>
            <w:szCs w:val="21"/>
            <w:lang w:val="en-US" w:eastAsia="zh-CN" w:bidi="ar"/>
          </w:rPr>
          <w:t>范围</w:t>
        </w:r>
      </w:ins>
      <w:ins w:id="479" w:author="1111" w:date="2025-08-30T10:57:06Z">
        <w:r>
          <w:rPr>
            <w:rFonts w:hint="eastAsia" w:ascii="Times New Roman" w:hAnsi="Times New Roman" w:eastAsia="宋体" w:cs="Times New Roman"/>
            <w:color w:val="231F20"/>
            <w:kern w:val="0"/>
            <w:szCs w:val="21"/>
            <w:lang w:val="en-US" w:eastAsia="zh-CN" w:bidi="ar"/>
          </w:rPr>
          <w:t>以及</w:t>
        </w:r>
      </w:ins>
      <w:ins w:id="480" w:author="1111" w:date="2025-08-30T10:57:07Z">
        <w:r>
          <w:rPr>
            <w:rFonts w:hint="eastAsia" w:ascii="Times New Roman" w:hAnsi="Times New Roman" w:eastAsia="宋体" w:cs="Times New Roman"/>
            <w:color w:val="231F20"/>
            <w:kern w:val="0"/>
            <w:szCs w:val="21"/>
            <w:lang w:val="en-US" w:eastAsia="zh-CN" w:bidi="ar"/>
          </w:rPr>
          <w:t>群体</w:t>
        </w:r>
      </w:ins>
      <w:ins w:id="481" w:author="1111" w:date="2025-08-30T10:57:14Z">
        <w:r>
          <w:rPr>
            <w:rFonts w:hint="eastAsia" w:ascii="Times New Roman" w:hAnsi="Times New Roman" w:eastAsia="宋体" w:cs="Times New Roman"/>
            <w:color w:val="231F20"/>
            <w:kern w:val="0"/>
            <w:szCs w:val="21"/>
            <w:lang w:val="en-US" w:eastAsia="zh-CN" w:bidi="ar"/>
          </w:rPr>
          <w:t>内部的</w:t>
        </w:r>
      </w:ins>
      <w:ins w:id="482" w:author="1111" w:date="2025-09-02T12:59:40Z">
        <w:r>
          <w:rPr>
            <w:rFonts w:hint="eastAsia" w:ascii="Times New Roman" w:hAnsi="Times New Roman" w:eastAsia="宋体" w:cs="Times New Roman"/>
            <w:color w:val="231F20"/>
            <w:kern w:val="0"/>
            <w:szCs w:val="21"/>
            <w:lang w:val="en-US" w:eastAsia="zh-CN" w:bidi="ar"/>
          </w:rPr>
          <w:t>利益</w:t>
        </w:r>
      </w:ins>
      <w:ins w:id="483" w:author="1111" w:date="2025-08-30T11:07:03Z">
        <w:r>
          <w:rPr>
            <w:rFonts w:hint="eastAsia" w:ascii="Times New Roman" w:hAnsi="Times New Roman" w:eastAsia="宋体" w:cs="Times New Roman"/>
            <w:color w:val="231F20"/>
            <w:kern w:val="0"/>
            <w:szCs w:val="21"/>
            <w:lang w:val="en-US" w:eastAsia="zh-CN" w:bidi="ar"/>
          </w:rPr>
          <w:t>位序</w:t>
        </w:r>
      </w:ins>
      <w:ins w:id="484" w:author="1111" w:date="2025-09-02T13:16:43Z">
        <w:r>
          <w:rPr>
            <w:rFonts w:hint="eastAsia" w:ascii="Times New Roman" w:hAnsi="Times New Roman" w:eastAsia="宋体" w:cs="Times New Roman"/>
            <w:color w:val="231F20"/>
            <w:kern w:val="0"/>
            <w:szCs w:val="21"/>
            <w:lang w:val="en-US" w:eastAsia="zh-CN" w:bidi="ar"/>
          </w:rPr>
          <w:t>均</w:t>
        </w:r>
      </w:ins>
      <w:ins w:id="485" w:author="1111" w:date="2025-09-02T12:59:42Z">
        <w:r>
          <w:rPr>
            <w:rFonts w:hint="eastAsia" w:ascii="Times New Roman" w:hAnsi="Times New Roman" w:eastAsia="宋体" w:cs="Times New Roman"/>
            <w:color w:val="231F20"/>
            <w:kern w:val="0"/>
            <w:szCs w:val="21"/>
            <w:lang w:val="en-US" w:eastAsia="zh-CN" w:bidi="ar"/>
          </w:rPr>
          <w:t>不同</w:t>
        </w:r>
      </w:ins>
      <w:ins w:id="486" w:author="1111" w:date="2025-09-02T13:16:53Z">
        <w:r>
          <w:rPr>
            <w:rFonts w:hint="eastAsia" w:ascii="Times New Roman" w:hAnsi="Times New Roman" w:eastAsia="宋体" w:cs="Times New Roman"/>
            <w:color w:val="231F20"/>
            <w:kern w:val="0"/>
            <w:szCs w:val="21"/>
            <w:lang w:val="en-US" w:eastAsia="zh-CN" w:bidi="ar"/>
          </w:rPr>
          <w:t>，</w:t>
        </w:r>
      </w:ins>
      <w:ins w:id="487" w:author="1111" w:date="2025-09-02T13:16:55Z">
        <w:r>
          <w:rPr>
            <w:rFonts w:hint="eastAsia" w:ascii="Times New Roman" w:hAnsi="Times New Roman" w:eastAsia="宋体" w:cs="Times New Roman"/>
            <w:color w:val="231F20"/>
            <w:kern w:val="0"/>
            <w:szCs w:val="21"/>
            <w:lang w:val="en-US" w:eastAsia="zh-CN" w:bidi="ar"/>
          </w:rPr>
          <w:t>下文</w:t>
        </w:r>
      </w:ins>
      <w:ins w:id="488" w:author="1111" w:date="2025-09-02T13:16:56Z">
        <w:r>
          <w:rPr>
            <w:rFonts w:hint="eastAsia" w:ascii="Times New Roman" w:hAnsi="Times New Roman" w:eastAsia="宋体" w:cs="Times New Roman"/>
            <w:color w:val="231F20"/>
            <w:kern w:val="0"/>
            <w:szCs w:val="21"/>
            <w:lang w:val="en-US" w:eastAsia="zh-CN" w:bidi="ar"/>
          </w:rPr>
          <w:t>将</w:t>
        </w:r>
      </w:ins>
      <w:ins w:id="489" w:author="1111" w:date="2025-09-05T15:46:53Z">
        <w:r>
          <w:rPr>
            <w:rFonts w:hint="eastAsia" w:ascii="Times New Roman" w:hAnsi="Times New Roman" w:eastAsia="宋体" w:cs="Times New Roman"/>
            <w:color w:val="231F20"/>
            <w:kern w:val="0"/>
            <w:szCs w:val="21"/>
            <w:lang w:val="en-US" w:eastAsia="zh-CN" w:bidi="ar"/>
          </w:rPr>
          <w:t>具体</w:t>
        </w:r>
      </w:ins>
      <w:ins w:id="490" w:author="1111" w:date="2025-09-02T13:16:57Z">
        <w:r>
          <w:rPr>
            <w:rFonts w:hint="eastAsia" w:ascii="Times New Roman" w:hAnsi="Times New Roman" w:eastAsia="宋体" w:cs="Times New Roman"/>
            <w:color w:val="231F20"/>
            <w:kern w:val="0"/>
            <w:szCs w:val="21"/>
            <w:lang w:val="en-US" w:eastAsia="zh-CN" w:bidi="ar"/>
          </w:rPr>
          <w:t>结合</w:t>
        </w:r>
      </w:ins>
      <w:ins w:id="491" w:author="1111" w:date="2025-09-02T13:17:20Z">
        <w:r>
          <w:rPr>
            <w:rFonts w:hint="eastAsia" w:ascii="Times New Roman" w:hAnsi="Times New Roman" w:eastAsia="宋体" w:cs="Times New Roman"/>
            <w:color w:val="231F20"/>
            <w:kern w:val="0"/>
            <w:szCs w:val="21"/>
            <w:lang w:val="en-US" w:eastAsia="zh-CN" w:bidi="ar"/>
          </w:rPr>
          <w:t>公司组织</w:t>
        </w:r>
      </w:ins>
      <w:ins w:id="492" w:author="1111" w:date="2025-09-02T13:17:21Z">
        <w:r>
          <w:rPr>
            <w:rFonts w:hint="eastAsia" w:ascii="Times New Roman" w:hAnsi="Times New Roman" w:eastAsia="宋体" w:cs="Times New Roman"/>
            <w:color w:val="231F20"/>
            <w:kern w:val="0"/>
            <w:szCs w:val="21"/>
            <w:lang w:val="en-US" w:eastAsia="zh-CN" w:bidi="ar"/>
          </w:rPr>
          <w:t>变动</w:t>
        </w:r>
      </w:ins>
      <w:ins w:id="493" w:author="1111" w:date="2025-09-02T13:17:22Z">
        <w:r>
          <w:rPr>
            <w:rFonts w:hint="eastAsia" w:ascii="Times New Roman" w:hAnsi="Times New Roman" w:eastAsia="宋体" w:cs="Times New Roman"/>
            <w:color w:val="231F20"/>
            <w:kern w:val="0"/>
            <w:szCs w:val="21"/>
            <w:lang w:val="en-US" w:eastAsia="zh-CN" w:bidi="ar"/>
          </w:rPr>
          <w:t>场景</w:t>
        </w:r>
      </w:ins>
      <w:ins w:id="494" w:author="1111" w:date="2025-09-02T13:17:23Z">
        <w:r>
          <w:rPr>
            <w:rFonts w:hint="eastAsia" w:ascii="Times New Roman" w:hAnsi="Times New Roman" w:eastAsia="宋体" w:cs="Times New Roman"/>
            <w:color w:val="231F20"/>
            <w:kern w:val="0"/>
            <w:szCs w:val="21"/>
            <w:lang w:val="en-US" w:eastAsia="zh-CN" w:bidi="ar"/>
          </w:rPr>
          <w:t>详细分析</w:t>
        </w:r>
      </w:ins>
      <w:ins w:id="495" w:author="1111" w:date="2025-08-30T11:06:47Z">
        <w:r>
          <w:rPr>
            <w:rFonts w:hint="eastAsia" w:ascii="Times New Roman" w:hAnsi="Times New Roman" w:eastAsia="宋体" w:cs="Times New Roman"/>
            <w:color w:val="231F20"/>
            <w:kern w:val="0"/>
            <w:szCs w:val="21"/>
            <w:lang w:val="en-US" w:eastAsia="zh-CN" w:bidi="ar"/>
          </w:rPr>
          <w:t>。</w:t>
        </w:r>
      </w:ins>
      <w:ins w:id="496" w:author="1111" w:date="2025-08-29T21:28:12Z">
        <w:r>
          <w:rPr>
            <w:rFonts w:hint="eastAsia" w:ascii="Times New Roman" w:hAnsi="Times New Roman" w:eastAsia="宋体" w:cs="Times New Roman"/>
            <w:color w:val="231F20"/>
            <w:kern w:val="0"/>
            <w:szCs w:val="21"/>
            <w:lang w:val="en-US" w:eastAsia="zh-CN" w:bidi="ar"/>
          </w:rPr>
          <w:t>社会</w:t>
        </w:r>
      </w:ins>
      <w:ins w:id="497" w:author="1111" w:date="2025-08-29T21:28:14Z">
        <w:r>
          <w:rPr>
            <w:rFonts w:hint="eastAsia" w:ascii="Times New Roman" w:hAnsi="Times New Roman" w:eastAsia="宋体" w:cs="Times New Roman"/>
            <w:color w:val="231F20"/>
            <w:kern w:val="0"/>
            <w:szCs w:val="21"/>
            <w:lang w:val="en-US" w:eastAsia="zh-CN" w:bidi="ar"/>
          </w:rPr>
          <w:t>公共</w:t>
        </w:r>
      </w:ins>
      <w:ins w:id="498" w:author="1111" w:date="2025-08-29T21:28:15Z">
        <w:r>
          <w:rPr>
            <w:rFonts w:hint="eastAsia" w:ascii="Times New Roman" w:hAnsi="Times New Roman" w:eastAsia="宋体" w:cs="Times New Roman"/>
            <w:color w:val="231F20"/>
            <w:kern w:val="0"/>
            <w:szCs w:val="21"/>
            <w:lang w:val="en-US" w:eastAsia="zh-CN" w:bidi="ar"/>
          </w:rPr>
          <w:t>利益的</w:t>
        </w:r>
      </w:ins>
      <w:ins w:id="499" w:author="1111" w:date="2025-08-29T21:28:21Z">
        <w:r>
          <w:rPr>
            <w:rFonts w:hint="eastAsia" w:ascii="Times New Roman" w:hAnsi="Times New Roman" w:eastAsia="宋体" w:cs="Times New Roman"/>
            <w:color w:val="231F20"/>
            <w:kern w:val="0"/>
            <w:szCs w:val="21"/>
            <w:lang w:val="en-US" w:eastAsia="zh-CN" w:bidi="ar"/>
          </w:rPr>
          <w:t>也</w:t>
        </w:r>
      </w:ins>
      <w:ins w:id="500" w:author="1111" w:date="2025-09-02T13:03:51Z">
        <w:r>
          <w:rPr>
            <w:rFonts w:hint="eastAsia" w:ascii="Times New Roman" w:hAnsi="Times New Roman" w:eastAsia="宋体" w:cs="Times New Roman"/>
            <w:color w:val="231F20"/>
            <w:kern w:val="0"/>
            <w:szCs w:val="21"/>
            <w:lang w:val="en-US" w:eastAsia="zh-CN" w:bidi="ar"/>
          </w:rPr>
          <w:t>并非</w:t>
        </w:r>
      </w:ins>
      <w:ins w:id="501" w:author="1111" w:date="2025-09-02T13:03:54Z">
        <w:r>
          <w:rPr>
            <w:rFonts w:hint="eastAsia" w:ascii="Times New Roman" w:hAnsi="Times New Roman" w:eastAsia="宋体" w:cs="Times New Roman"/>
            <w:color w:val="231F20"/>
            <w:kern w:val="0"/>
            <w:szCs w:val="21"/>
            <w:lang w:val="en-US" w:eastAsia="zh-CN" w:bidi="ar"/>
          </w:rPr>
          <w:t>只</w:t>
        </w:r>
      </w:ins>
      <w:ins w:id="502" w:author="1111" w:date="2025-08-29T21:28:24Z">
        <w:r>
          <w:rPr>
            <w:rFonts w:hint="eastAsia" w:ascii="Times New Roman" w:hAnsi="Times New Roman" w:eastAsia="宋体" w:cs="Times New Roman"/>
            <w:color w:val="231F20"/>
            <w:kern w:val="0"/>
            <w:szCs w:val="21"/>
            <w:lang w:val="en-US" w:eastAsia="zh-CN" w:bidi="ar"/>
          </w:rPr>
          <w:t>包含</w:t>
        </w:r>
      </w:ins>
      <w:ins w:id="503" w:author="1111" w:date="2025-09-02T13:04:24Z">
        <w:r>
          <w:rPr>
            <w:rFonts w:hint="eastAsia" w:ascii="Times New Roman" w:hAnsi="Times New Roman" w:eastAsia="宋体" w:cs="Times New Roman"/>
            <w:color w:val="231F20"/>
            <w:kern w:val="0"/>
            <w:szCs w:val="21"/>
            <w:lang w:val="en-US" w:eastAsia="zh-CN" w:bidi="ar"/>
          </w:rPr>
          <w:t>“</w:t>
        </w:r>
      </w:ins>
      <w:ins w:id="504" w:author="1111" w:date="2025-09-02T13:04:27Z">
        <w:r>
          <w:rPr>
            <w:rFonts w:hint="eastAsia" w:ascii="Times New Roman" w:hAnsi="Times New Roman" w:eastAsia="宋体" w:cs="Times New Roman"/>
            <w:color w:val="231F20"/>
            <w:kern w:val="0"/>
            <w:szCs w:val="21"/>
            <w:lang w:val="en-US" w:eastAsia="zh-CN" w:bidi="ar"/>
          </w:rPr>
          <w:t>生态环境保护</w:t>
        </w:r>
      </w:ins>
      <w:ins w:id="505" w:author="1111" w:date="2025-09-02T13:04:28Z">
        <w:r>
          <w:rPr>
            <w:rFonts w:hint="eastAsia" w:ascii="Times New Roman" w:hAnsi="Times New Roman" w:eastAsia="宋体" w:cs="Times New Roman"/>
            <w:color w:val="231F20"/>
            <w:kern w:val="0"/>
            <w:szCs w:val="21"/>
            <w:lang w:val="en-US" w:eastAsia="zh-CN" w:bidi="ar"/>
          </w:rPr>
          <w:t>”</w:t>
        </w:r>
      </w:ins>
      <w:ins w:id="506" w:author="1111" w:date="2025-09-02T13:04:32Z">
        <w:r>
          <w:rPr>
            <w:rFonts w:hint="eastAsia" w:ascii="Times New Roman" w:hAnsi="Times New Roman" w:eastAsia="宋体" w:cs="Times New Roman"/>
            <w:color w:val="231F20"/>
            <w:kern w:val="0"/>
            <w:szCs w:val="21"/>
            <w:lang w:val="en-US" w:eastAsia="zh-CN" w:bidi="ar"/>
          </w:rPr>
          <w:t>，</w:t>
        </w:r>
      </w:ins>
      <w:ins w:id="507" w:author="1111" w:date="2025-09-02T13:19:09Z">
        <w:r>
          <w:rPr>
            <w:rFonts w:hint="eastAsia" w:ascii="Times New Roman" w:hAnsi="Times New Roman" w:eastAsia="宋体" w:cs="Times New Roman"/>
            <w:color w:val="231F20"/>
            <w:kern w:val="0"/>
            <w:szCs w:val="21"/>
            <w:lang w:val="en-US" w:eastAsia="zh-CN" w:bidi="ar"/>
          </w:rPr>
          <w:t>而</w:t>
        </w:r>
      </w:ins>
      <w:ins w:id="508" w:author="1111" w:date="2025-09-02T13:19:13Z">
        <w:r>
          <w:rPr>
            <w:rFonts w:hint="eastAsia" w:ascii="Times New Roman" w:hAnsi="Times New Roman" w:eastAsia="宋体" w:cs="Times New Roman"/>
            <w:color w:val="231F20"/>
            <w:kern w:val="0"/>
            <w:szCs w:val="21"/>
            <w:lang w:val="en-US" w:eastAsia="zh-CN" w:bidi="ar"/>
          </w:rPr>
          <w:t>意</w:t>
        </w:r>
      </w:ins>
      <w:ins w:id="509" w:author="1111" w:date="2025-09-02T13:19:16Z">
        <w:r>
          <w:rPr>
            <w:rFonts w:hint="eastAsia" w:ascii="Times New Roman" w:hAnsi="Times New Roman" w:eastAsia="宋体" w:cs="Times New Roman"/>
            <w:color w:val="231F20"/>
            <w:kern w:val="0"/>
            <w:szCs w:val="21"/>
            <w:lang w:val="en-US" w:eastAsia="zh-CN" w:bidi="ar"/>
          </w:rPr>
          <w:t>指</w:t>
        </w:r>
      </w:ins>
      <w:ins w:id="510" w:author="1111" w:date="2025-09-02T13:19:37Z">
        <w:r>
          <w:rPr>
            <w:rFonts w:hint="eastAsia" w:ascii="Times New Roman" w:hAnsi="Times New Roman" w:eastAsia="宋体" w:cs="Times New Roman"/>
            <w:color w:val="231F20"/>
            <w:kern w:val="0"/>
            <w:szCs w:val="21"/>
            <w:lang w:val="en-US" w:eastAsia="zh-CN" w:bidi="ar"/>
          </w:rPr>
          <w:t>那些</w:t>
        </w:r>
      </w:ins>
      <w:ins w:id="511" w:author="1111" w:date="2025-09-02T13:23:04Z">
        <w:r>
          <w:rPr>
            <w:rFonts w:hint="eastAsia" w:ascii="Times New Roman" w:hAnsi="Times New Roman" w:eastAsia="宋体" w:cs="Times New Roman"/>
            <w:color w:val="231F20"/>
            <w:kern w:val="0"/>
            <w:szCs w:val="21"/>
            <w:lang w:val="en-US" w:eastAsia="zh-CN" w:bidi="ar"/>
          </w:rPr>
          <w:t>受</w:t>
        </w:r>
      </w:ins>
      <w:ins w:id="512" w:author="1111" w:date="2025-09-02T13:23:05Z">
        <w:r>
          <w:rPr>
            <w:rFonts w:hint="eastAsia" w:ascii="Times New Roman" w:hAnsi="Times New Roman" w:eastAsia="宋体" w:cs="Times New Roman"/>
            <w:color w:val="231F20"/>
            <w:kern w:val="0"/>
            <w:szCs w:val="21"/>
            <w:lang w:val="en-US" w:eastAsia="zh-CN" w:bidi="ar"/>
          </w:rPr>
          <w:t>公司</w:t>
        </w:r>
      </w:ins>
      <w:ins w:id="513" w:author="1111" w:date="2025-09-02T13:23:14Z">
        <w:r>
          <w:rPr>
            <w:rFonts w:hint="eastAsia" w:ascii="Times New Roman" w:hAnsi="Times New Roman" w:eastAsia="宋体" w:cs="Times New Roman"/>
            <w:color w:val="231F20"/>
            <w:kern w:val="0"/>
            <w:szCs w:val="21"/>
            <w:lang w:val="en-US" w:eastAsia="zh-CN" w:bidi="ar"/>
          </w:rPr>
          <w:t>影响的</w:t>
        </w:r>
      </w:ins>
      <w:ins w:id="514" w:author="1111" w:date="2025-09-02T13:19:24Z">
        <w:r>
          <w:rPr>
            <w:rFonts w:hint="eastAsia" w:ascii="Times New Roman" w:hAnsi="Times New Roman" w:eastAsia="宋体" w:cs="Times New Roman"/>
            <w:color w:val="231F20"/>
            <w:kern w:val="0"/>
            <w:szCs w:val="21"/>
            <w:lang w:val="en-US" w:eastAsia="zh-CN" w:bidi="ar"/>
          </w:rPr>
          <w:t>不特定多数人共同享有的利益</w:t>
        </w:r>
      </w:ins>
      <w:ins w:id="515" w:author="1111" w:date="2025-09-02T13:23:25Z">
        <w:r>
          <w:rPr>
            <w:rFonts w:hint="eastAsia" w:ascii="Times New Roman" w:hAnsi="Times New Roman" w:eastAsia="宋体" w:cs="Times New Roman"/>
            <w:color w:val="231F20"/>
            <w:kern w:val="0"/>
            <w:szCs w:val="21"/>
            <w:lang w:val="en-US" w:eastAsia="zh-CN" w:bidi="ar"/>
          </w:rPr>
          <w:t>。</w:t>
        </w:r>
      </w:ins>
      <w:ins w:id="516" w:author="1111" w:date="2025-08-30T20:35:25Z">
        <w:r>
          <w:rPr>
            <w:rFonts w:hint="eastAsia" w:ascii="Times New Roman" w:hAnsi="Times New Roman" w:eastAsia="宋体" w:cs="Times New Roman"/>
            <w:color w:val="231F20"/>
            <w:kern w:val="0"/>
            <w:szCs w:val="21"/>
            <w:lang w:val="en-US" w:eastAsia="zh-CN" w:bidi="ar"/>
          </w:rPr>
          <w:t>其次</w:t>
        </w:r>
      </w:ins>
      <w:ins w:id="517" w:author="1111" w:date="2025-08-30T20:34:47Z">
        <w:r>
          <w:rPr>
            <w:rFonts w:hint="eastAsia" w:ascii="Times New Roman" w:hAnsi="Times New Roman" w:eastAsia="宋体" w:cs="Times New Roman"/>
            <w:color w:val="231F20"/>
            <w:kern w:val="0"/>
            <w:szCs w:val="21"/>
            <w:lang w:val="en-US" w:eastAsia="zh-CN" w:bidi="ar"/>
          </w:rPr>
          <w:t>体现</w:t>
        </w:r>
      </w:ins>
      <w:ins w:id="518" w:author="1111" w:date="2025-08-29T21:31:11Z">
        <w:r>
          <w:rPr>
            <w:rFonts w:hint="eastAsia" w:ascii="Times New Roman" w:hAnsi="Times New Roman" w:eastAsia="宋体" w:cs="Times New Roman"/>
            <w:szCs w:val="21"/>
            <w:lang w:val="en-US" w:eastAsia="zh-CN"/>
          </w:rPr>
          <w:t>在落实方式上</w:t>
        </w:r>
      </w:ins>
      <w:ins w:id="519" w:author="1111" w:date="2025-08-30T11:04:59Z">
        <w:r>
          <w:rPr>
            <w:rFonts w:hint="eastAsia" w:ascii="Times New Roman" w:hAnsi="Times New Roman" w:eastAsia="宋体" w:cs="Times New Roman"/>
            <w:szCs w:val="21"/>
            <w:lang w:val="en-US" w:eastAsia="zh-CN"/>
          </w:rPr>
          <w:t>，</w:t>
        </w:r>
      </w:ins>
      <w:ins w:id="520" w:author="1111" w:date="2025-08-30T20:53:19Z">
        <w:r>
          <w:rPr>
            <w:rFonts w:hint="eastAsia" w:ascii="Times New Roman" w:hAnsi="Times New Roman" w:eastAsia="宋体" w:cs="Times New Roman"/>
            <w:szCs w:val="21"/>
            <w:lang w:val="en-US" w:eastAsia="zh-CN"/>
          </w:rPr>
          <w:t>社会</w:t>
        </w:r>
      </w:ins>
      <w:ins w:id="521" w:author="1111" w:date="2025-08-30T20:53:20Z">
        <w:r>
          <w:rPr>
            <w:rFonts w:hint="eastAsia" w:ascii="Times New Roman" w:hAnsi="Times New Roman" w:eastAsia="宋体" w:cs="Times New Roman"/>
            <w:szCs w:val="21"/>
            <w:lang w:val="en-US" w:eastAsia="zh-CN"/>
          </w:rPr>
          <w:t>责任</w:t>
        </w:r>
      </w:ins>
      <w:ins w:id="522" w:author="1111" w:date="2025-08-30T20:53:21Z">
        <w:r>
          <w:rPr>
            <w:rFonts w:hint="eastAsia" w:ascii="Times New Roman" w:hAnsi="Times New Roman" w:eastAsia="宋体" w:cs="Times New Roman"/>
            <w:szCs w:val="21"/>
            <w:lang w:val="en-US" w:eastAsia="zh-CN"/>
          </w:rPr>
          <w:t>条款</w:t>
        </w:r>
      </w:ins>
      <w:ins w:id="523" w:author="1111" w:date="2025-08-29T20:31:43Z">
        <w:r>
          <w:rPr>
            <w:rFonts w:hint="eastAsia" w:ascii="Times New Roman" w:hAnsi="Times New Roman" w:eastAsia="宋体" w:cs="Times New Roman"/>
            <w:szCs w:val="21"/>
            <w:highlight w:val="none"/>
            <w:lang w:val="en-US" w:eastAsia="zh-CN"/>
            <w:rPrChange w:id="524" w:author="1111" w:date="2025-09-02T13:00:27Z">
              <w:rPr>
                <w:rFonts w:hint="eastAsia" w:ascii="Times New Roman" w:hAnsi="Times New Roman" w:eastAsia="宋体" w:cs="Times New Roman"/>
                <w:szCs w:val="21"/>
                <w:highlight w:val="yellow"/>
                <w:lang w:val="en-US" w:eastAsia="zh-CN"/>
              </w:rPr>
            </w:rPrChange>
          </w:rPr>
          <w:t>将</w:t>
        </w:r>
      </w:ins>
      <w:ins w:id="525" w:author="1111" w:date="2025-08-29T20:37:56Z">
        <w:r>
          <w:rPr>
            <w:rFonts w:hint="eastAsia" w:ascii="Times New Roman" w:hAnsi="Times New Roman" w:eastAsia="宋体" w:cs="Times New Roman"/>
            <w:szCs w:val="21"/>
            <w:highlight w:val="none"/>
            <w:lang w:val="en-US" w:eastAsia="zh-CN"/>
            <w:rPrChange w:id="526" w:author="1111" w:date="2025-09-02T13:00:27Z">
              <w:rPr>
                <w:rFonts w:hint="eastAsia" w:ascii="Times New Roman" w:hAnsi="Times New Roman" w:eastAsia="宋体" w:cs="Times New Roman"/>
                <w:szCs w:val="21"/>
                <w:lang w:val="en-US" w:eastAsia="zh-CN"/>
              </w:rPr>
            </w:rPrChange>
          </w:rPr>
          <w:t>ESG</w:t>
        </w:r>
      </w:ins>
      <w:ins w:id="527" w:author="1111" w:date="2025-08-29T20:37:58Z">
        <w:r>
          <w:rPr>
            <w:rFonts w:hint="eastAsia" w:ascii="Times New Roman" w:hAnsi="Times New Roman" w:eastAsia="宋体" w:cs="Times New Roman"/>
            <w:szCs w:val="21"/>
            <w:highlight w:val="none"/>
            <w:lang w:val="en-US" w:eastAsia="zh-CN"/>
            <w:rPrChange w:id="528" w:author="1111" w:date="2025-09-02T13:00:27Z">
              <w:rPr>
                <w:rFonts w:hint="eastAsia" w:ascii="Times New Roman" w:hAnsi="Times New Roman" w:eastAsia="宋体" w:cs="Times New Roman"/>
                <w:szCs w:val="21"/>
                <w:lang w:val="en-US" w:eastAsia="zh-CN"/>
              </w:rPr>
            </w:rPrChange>
          </w:rPr>
          <w:t>理念</w:t>
        </w:r>
      </w:ins>
      <w:ins w:id="529" w:author="1111" w:date="2025-08-29T20:37:59Z">
        <w:r>
          <w:rPr>
            <w:rFonts w:hint="eastAsia" w:ascii="Times New Roman" w:hAnsi="Times New Roman" w:eastAsia="宋体" w:cs="Times New Roman"/>
            <w:szCs w:val="21"/>
            <w:highlight w:val="none"/>
            <w:lang w:val="en-US" w:eastAsia="zh-CN"/>
            <w:rPrChange w:id="530" w:author="1111" w:date="2025-09-02T13:00:27Z">
              <w:rPr>
                <w:rFonts w:hint="eastAsia" w:ascii="Times New Roman" w:hAnsi="Times New Roman" w:eastAsia="宋体" w:cs="Times New Roman"/>
                <w:szCs w:val="21"/>
                <w:lang w:val="en-US" w:eastAsia="zh-CN"/>
              </w:rPr>
            </w:rPrChange>
          </w:rPr>
          <w:t>的</w:t>
        </w:r>
      </w:ins>
      <w:ins w:id="531" w:author="1111" w:date="2025-08-29T20:31:43Z">
        <w:r>
          <w:rPr>
            <w:rFonts w:hint="eastAsia" w:ascii="Times New Roman" w:hAnsi="Times New Roman" w:eastAsia="宋体" w:cs="Times New Roman"/>
            <w:szCs w:val="21"/>
            <w:highlight w:val="none"/>
            <w:lang w:val="en-US" w:eastAsia="zh-CN"/>
            <w:rPrChange w:id="532" w:author="1111" w:date="2025-09-02T13:00:27Z">
              <w:rPr>
                <w:rFonts w:hint="eastAsia" w:ascii="Times New Roman" w:hAnsi="Times New Roman" w:eastAsia="宋体" w:cs="Times New Roman"/>
                <w:szCs w:val="21"/>
                <w:highlight w:val="yellow"/>
                <w:lang w:val="en-US" w:eastAsia="zh-CN"/>
              </w:rPr>
            </w:rPrChange>
          </w:rPr>
          <w:t>外在评价标准内化为公司的治理目标</w:t>
        </w:r>
      </w:ins>
      <w:ins w:id="533" w:author="1111" w:date="2025-08-29T20:32:47Z">
        <w:r>
          <w:rPr>
            <w:rFonts w:hint="eastAsia" w:ascii="Times New Roman" w:hAnsi="Times New Roman" w:eastAsia="宋体" w:cs="Times New Roman"/>
            <w:szCs w:val="21"/>
            <w:lang w:val="en-US" w:eastAsia="zh-CN"/>
          </w:rPr>
          <w:t>，</w:t>
        </w:r>
      </w:ins>
      <w:ins w:id="534" w:author="1111" w:date="2025-08-29T20:32:47Z">
        <w:r>
          <w:rPr>
            <w:rFonts w:hint="eastAsia" w:ascii="Times New Roman" w:hAnsi="Times New Roman" w:eastAsia="宋体" w:cs="Times New Roman"/>
            <w:szCs w:val="21"/>
          </w:rPr>
          <w:t>立足于实体经济中的公司</w:t>
        </w:r>
      </w:ins>
      <w:ins w:id="535" w:author="1111" w:date="2025-08-29T20:32:47Z">
        <w:r>
          <w:rPr>
            <w:rFonts w:hint="eastAsia" w:ascii="Times New Roman" w:hAnsi="Times New Roman" w:eastAsia="宋体" w:cs="Times New Roman"/>
            <w:szCs w:val="21"/>
            <w:lang w:val="en-US" w:eastAsia="zh-CN"/>
          </w:rPr>
          <w:t>个体</w:t>
        </w:r>
      </w:ins>
      <w:ins w:id="536" w:author="1111" w:date="2025-08-29T20:32:47Z">
        <w:r>
          <w:rPr>
            <w:rFonts w:hint="eastAsia" w:ascii="Times New Roman" w:hAnsi="Times New Roman" w:eastAsia="宋体" w:cs="Times New Roman"/>
            <w:szCs w:val="21"/>
          </w:rPr>
          <w:t>强调公司的慎独自律</w:t>
        </w:r>
      </w:ins>
      <w:ins w:id="537" w:author="1111" w:date="2025-08-27T21:23:14Z">
        <w:r>
          <w:rPr>
            <w:rFonts w:hint="eastAsia" w:ascii="Times New Roman" w:hAnsi="Times New Roman" w:eastAsia="宋体" w:cs="Times New Roman"/>
            <w:color w:val="231F20"/>
            <w:kern w:val="0"/>
            <w:szCs w:val="21"/>
            <w:lang w:val="en-US" w:eastAsia="zh-CN" w:bidi="ar"/>
          </w:rPr>
          <w:t>。</w:t>
        </w:r>
      </w:ins>
      <w:ins w:id="538" w:author="1111" w:date="2025-08-27T21:16:13Z">
        <w:r>
          <w:rPr>
            <w:rFonts w:hint="eastAsia" w:ascii="Times New Roman" w:hAnsi="Times New Roman" w:eastAsia="宋体" w:cs="Times New Roman"/>
            <w:szCs w:val="21"/>
            <w:lang w:val="en-US" w:eastAsia="zh-CN"/>
          </w:rPr>
          <w:t>一方面</w:t>
        </w:r>
      </w:ins>
      <w:ins w:id="539" w:author="1111" w:date="2025-08-27T21:22:43Z">
        <w:r>
          <w:rPr>
            <w:rFonts w:hint="eastAsia" w:ascii="Times New Roman" w:hAnsi="Times New Roman" w:eastAsia="宋体" w:cs="Times New Roman"/>
            <w:szCs w:val="21"/>
            <w:lang w:val="en-US" w:eastAsia="zh-CN"/>
          </w:rPr>
          <w:t>通过</w:t>
        </w:r>
      </w:ins>
      <w:ins w:id="540" w:author="1111" w:date="2025-08-27T21:16:33Z">
        <w:r>
          <w:rPr>
            <w:rFonts w:hint="eastAsia" w:ascii="Times New Roman" w:hAnsi="Times New Roman" w:eastAsia="宋体" w:cs="Times New Roman"/>
            <w:color w:val="231F20"/>
            <w:kern w:val="0"/>
            <w:szCs w:val="21"/>
            <w:lang w:bidi="ar"/>
          </w:rPr>
          <w:t>较高限度的授权性规则</w:t>
        </w:r>
      </w:ins>
      <w:ins w:id="541" w:author="1111" w:date="2025-08-27T21:16:33Z">
        <w:r>
          <w:rPr>
            <w:rStyle w:val="15"/>
          </w:rPr>
          <w:commentReference w:id="0"/>
        </w:r>
      </w:ins>
      <w:ins w:id="542" w:author="1111" w:date="2025-08-27T21:16:33Z">
        <w:r>
          <w:rPr>
            <w:rFonts w:hint="eastAsia" w:ascii="Times New Roman" w:hAnsi="Times New Roman" w:eastAsia="宋体" w:cs="Times New Roman"/>
            <w:color w:val="231F20"/>
            <w:kern w:val="0"/>
            <w:szCs w:val="21"/>
            <w:lang w:bidi="ar"/>
          </w:rPr>
          <w:t>，对公司机关作出更广泛的 ESG 授权，</w:t>
        </w:r>
      </w:ins>
      <w:ins w:id="543" w:author="1111" w:date="2025-08-29T20:49:34Z">
        <w:r>
          <w:rPr>
            <w:rFonts w:hint="eastAsia" w:ascii="Times New Roman" w:hAnsi="Times New Roman" w:eastAsia="宋体" w:cs="Times New Roman"/>
            <w:color w:val="231F20"/>
            <w:kern w:val="0"/>
            <w:szCs w:val="21"/>
            <w:lang w:bidi="ar"/>
          </w:rPr>
          <w:t>允许其偏离对股东利益最大化的追求，赋予公司在 ESG 趋势下的更多决策空间，实现公司治理的现代化。</w:t>
        </w:r>
      </w:ins>
      <w:ins w:id="544" w:author="1111" w:date="2025-08-29T20:49:34Z">
        <w:r>
          <w:rPr>
            <w:rStyle w:val="16"/>
            <w:rFonts w:hint="eastAsia" w:ascii="Times New Roman" w:hAnsi="Times New Roman" w:eastAsia="宋体" w:cs="Times New Roman"/>
            <w:color w:val="231F20"/>
            <w:kern w:val="0"/>
            <w:szCs w:val="21"/>
            <w:lang w:bidi="ar"/>
          </w:rPr>
          <w:footnoteReference w:id="15"/>
        </w:r>
      </w:ins>
      <w:ins w:id="545" w:author="1111" w:date="2025-08-30T11:12:34Z">
        <w:r>
          <w:rPr>
            <w:rFonts w:hint="eastAsia" w:ascii="Times New Roman" w:hAnsi="Times New Roman" w:eastAsia="宋体" w:cs="Times New Roman"/>
            <w:color w:val="231F20"/>
            <w:kern w:val="0"/>
            <w:szCs w:val="21"/>
            <w:lang w:val="en-US" w:eastAsia="zh-CN" w:bidi="ar"/>
          </w:rPr>
          <w:t>为董事</w:t>
        </w:r>
      </w:ins>
      <w:ins w:id="546" w:author="1111" w:date="2025-08-30T11:15:56Z">
        <w:r>
          <w:rPr>
            <w:rFonts w:hint="eastAsia" w:ascii="Times New Roman" w:hAnsi="Times New Roman" w:eastAsia="宋体" w:cs="Times New Roman"/>
            <w:color w:val="231F20"/>
            <w:kern w:val="0"/>
            <w:szCs w:val="21"/>
            <w:lang w:val="en-US" w:eastAsia="zh-CN" w:bidi="ar"/>
          </w:rPr>
          <w:t>在</w:t>
        </w:r>
      </w:ins>
      <w:ins w:id="547" w:author="1111" w:date="2025-08-30T11:15:57Z">
        <w:r>
          <w:rPr>
            <w:rFonts w:hint="eastAsia" w:ascii="Times New Roman" w:hAnsi="Times New Roman" w:eastAsia="宋体" w:cs="Times New Roman"/>
            <w:color w:val="231F20"/>
            <w:kern w:val="0"/>
            <w:szCs w:val="21"/>
            <w:lang w:val="en-US" w:eastAsia="zh-CN" w:bidi="ar"/>
          </w:rPr>
          <w:t>公司</w:t>
        </w:r>
      </w:ins>
      <w:ins w:id="548" w:author="1111" w:date="2025-08-30T11:15:58Z">
        <w:r>
          <w:rPr>
            <w:rFonts w:hint="eastAsia" w:ascii="Times New Roman" w:hAnsi="Times New Roman" w:eastAsia="宋体" w:cs="Times New Roman"/>
            <w:color w:val="231F20"/>
            <w:kern w:val="0"/>
            <w:szCs w:val="21"/>
            <w:lang w:val="en-US" w:eastAsia="zh-CN" w:bidi="ar"/>
          </w:rPr>
          <w:t>组织</w:t>
        </w:r>
      </w:ins>
      <w:ins w:id="549" w:author="1111" w:date="2025-08-30T11:16:01Z">
        <w:r>
          <w:rPr>
            <w:rFonts w:hint="eastAsia" w:ascii="Times New Roman" w:hAnsi="Times New Roman" w:eastAsia="宋体" w:cs="Times New Roman"/>
            <w:color w:val="231F20"/>
            <w:kern w:val="0"/>
            <w:szCs w:val="21"/>
            <w:lang w:val="en-US" w:eastAsia="zh-CN" w:bidi="ar"/>
          </w:rPr>
          <w:t>变动等</w:t>
        </w:r>
      </w:ins>
      <w:ins w:id="550" w:author="1111" w:date="2025-08-30T11:16:04Z">
        <w:r>
          <w:rPr>
            <w:rFonts w:hint="eastAsia" w:ascii="Times New Roman" w:hAnsi="Times New Roman" w:eastAsia="宋体" w:cs="Times New Roman"/>
            <w:color w:val="231F20"/>
            <w:kern w:val="0"/>
            <w:szCs w:val="21"/>
            <w:lang w:val="en-US" w:eastAsia="zh-CN" w:bidi="ar"/>
          </w:rPr>
          <w:t>涉及</w:t>
        </w:r>
      </w:ins>
      <w:ins w:id="551" w:author="1111" w:date="2025-08-30T11:16:07Z">
        <w:r>
          <w:rPr>
            <w:rFonts w:hint="eastAsia" w:ascii="Times New Roman" w:hAnsi="Times New Roman" w:eastAsia="宋体" w:cs="Times New Roman"/>
            <w:color w:val="231F20"/>
            <w:kern w:val="0"/>
            <w:szCs w:val="21"/>
            <w:lang w:val="en-US" w:eastAsia="zh-CN" w:bidi="ar"/>
          </w:rPr>
          <w:t>公司</w:t>
        </w:r>
      </w:ins>
      <w:ins w:id="552" w:author="1111" w:date="2025-08-30T11:16:08Z">
        <w:r>
          <w:rPr>
            <w:rFonts w:hint="eastAsia" w:ascii="Times New Roman" w:hAnsi="Times New Roman" w:eastAsia="宋体" w:cs="Times New Roman"/>
            <w:color w:val="231F20"/>
            <w:kern w:val="0"/>
            <w:szCs w:val="21"/>
            <w:lang w:val="en-US" w:eastAsia="zh-CN" w:bidi="ar"/>
          </w:rPr>
          <w:t>外部</w:t>
        </w:r>
      </w:ins>
      <w:ins w:id="553" w:author="1111" w:date="2025-08-30T11:16:09Z">
        <w:r>
          <w:rPr>
            <w:rFonts w:hint="eastAsia" w:ascii="Times New Roman" w:hAnsi="Times New Roman" w:eastAsia="宋体" w:cs="Times New Roman"/>
            <w:color w:val="231F20"/>
            <w:kern w:val="0"/>
            <w:szCs w:val="21"/>
            <w:lang w:val="en-US" w:eastAsia="zh-CN" w:bidi="ar"/>
          </w:rPr>
          <w:t>利益</w:t>
        </w:r>
      </w:ins>
      <w:ins w:id="554" w:author="1111" w:date="2025-08-30T11:16:12Z">
        <w:r>
          <w:rPr>
            <w:rFonts w:hint="eastAsia" w:ascii="Times New Roman" w:hAnsi="Times New Roman" w:eastAsia="宋体" w:cs="Times New Roman"/>
            <w:color w:val="231F20"/>
            <w:kern w:val="0"/>
            <w:szCs w:val="21"/>
            <w:lang w:val="en-US" w:eastAsia="zh-CN" w:bidi="ar"/>
          </w:rPr>
          <w:t>的</w:t>
        </w:r>
      </w:ins>
      <w:ins w:id="555" w:author="1111" w:date="2025-08-30T11:12:34Z">
        <w:r>
          <w:rPr>
            <w:rFonts w:hint="eastAsia" w:ascii="Times New Roman" w:hAnsi="Times New Roman" w:eastAsia="宋体" w:cs="Times New Roman"/>
            <w:color w:val="231F20"/>
            <w:kern w:val="0"/>
            <w:szCs w:val="21"/>
            <w:lang w:val="en-US" w:eastAsia="zh-CN" w:bidi="ar"/>
          </w:rPr>
          <w:t>决策</w:t>
        </w:r>
      </w:ins>
      <w:ins w:id="556" w:author="1111" w:date="2025-08-30T11:17:16Z">
        <w:r>
          <w:rPr>
            <w:rFonts w:hint="eastAsia" w:ascii="Times New Roman" w:hAnsi="Times New Roman" w:eastAsia="宋体" w:cs="Times New Roman"/>
            <w:color w:val="231F20"/>
            <w:kern w:val="0"/>
            <w:szCs w:val="21"/>
            <w:lang w:val="en-US" w:eastAsia="zh-CN" w:bidi="ar"/>
          </w:rPr>
          <w:t>行为中</w:t>
        </w:r>
      </w:ins>
      <w:ins w:id="557" w:author="1111" w:date="2025-08-30T11:17:17Z">
        <w:r>
          <w:rPr>
            <w:rFonts w:hint="eastAsia" w:ascii="Times New Roman" w:hAnsi="Times New Roman" w:eastAsia="宋体" w:cs="Times New Roman"/>
            <w:color w:val="231F20"/>
            <w:kern w:val="0"/>
            <w:szCs w:val="21"/>
            <w:lang w:val="en-US" w:eastAsia="zh-CN" w:bidi="ar"/>
          </w:rPr>
          <w:t>的</w:t>
        </w:r>
      </w:ins>
      <w:ins w:id="558" w:author="1111" w:date="2025-08-30T11:16:36Z">
        <w:r>
          <w:rPr>
            <w:rFonts w:hint="eastAsia" w:ascii="Times New Roman" w:hAnsi="Times New Roman" w:eastAsia="宋体" w:cs="Times New Roman"/>
            <w:color w:val="231F20"/>
            <w:kern w:val="0"/>
            <w:szCs w:val="21"/>
            <w:lang w:val="en-US" w:eastAsia="zh-CN" w:bidi="ar"/>
          </w:rPr>
          <w:t>决策目标、</w:t>
        </w:r>
      </w:ins>
      <w:ins w:id="559" w:author="1111" w:date="2025-08-30T11:12:34Z">
        <w:r>
          <w:rPr>
            <w:rFonts w:hint="eastAsia" w:ascii="Times New Roman" w:hAnsi="Times New Roman" w:eastAsia="宋体" w:cs="Times New Roman"/>
            <w:color w:val="231F20"/>
            <w:kern w:val="0"/>
            <w:szCs w:val="21"/>
            <w:lang w:val="en-US" w:eastAsia="zh-CN" w:bidi="ar"/>
          </w:rPr>
          <w:t>具体</w:t>
        </w:r>
      </w:ins>
      <w:ins w:id="560" w:author="1111" w:date="2025-08-30T20:45:18Z">
        <w:r>
          <w:rPr>
            <w:rFonts w:hint="eastAsia" w:ascii="Times New Roman" w:hAnsi="Times New Roman" w:eastAsia="宋体" w:cs="Times New Roman"/>
            <w:color w:val="231F20"/>
            <w:kern w:val="0"/>
            <w:szCs w:val="21"/>
            <w:lang w:val="en-US" w:eastAsia="zh-CN" w:bidi="ar"/>
          </w:rPr>
          <w:t>操作</w:t>
        </w:r>
      </w:ins>
      <w:ins w:id="561" w:author="1111" w:date="2025-08-30T11:12:34Z">
        <w:r>
          <w:rPr>
            <w:rFonts w:hint="eastAsia" w:ascii="Times New Roman" w:hAnsi="Times New Roman" w:eastAsia="宋体" w:cs="Times New Roman"/>
            <w:color w:val="231F20"/>
            <w:kern w:val="0"/>
            <w:szCs w:val="21"/>
            <w:lang w:val="en-US" w:eastAsia="zh-CN" w:bidi="ar"/>
          </w:rPr>
          <w:t>指明了方向。</w:t>
        </w:r>
      </w:ins>
      <w:ins w:id="562" w:author="1111" w:date="2025-08-30T11:15:43Z">
        <w:r>
          <w:rPr>
            <w:rFonts w:hint="eastAsia" w:ascii="Times New Roman" w:hAnsi="Times New Roman" w:eastAsia="宋体" w:cs="Times New Roman"/>
            <w:color w:val="231F20"/>
            <w:kern w:val="0"/>
            <w:szCs w:val="21"/>
            <w:lang w:bidi="ar"/>
          </w:rPr>
          <w:t>要求</w:t>
        </w:r>
      </w:ins>
      <w:ins w:id="563" w:author="1111" w:date="2025-08-30T20:51:07Z">
        <w:r>
          <w:rPr>
            <w:rFonts w:hint="eastAsia" w:ascii="Times New Roman" w:hAnsi="Times New Roman" w:eastAsia="宋体" w:cs="Times New Roman"/>
            <w:color w:val="231F20"/>
            <w:kern w:val="0"/>
            <w:szCs w:val="21"/>
            <w:lang w:val="en-US" w:eastAsia="zh-CN" w:bidi="ar"/>
          </w:rPr>
          <w:t>其</w:t>
        </w:r>
      </w:ins>
      <w:ins w:id="564" w:author="1111" w:date="2025-08-30T20:47:11Z">
        <w:r>
          <w:rPr>
            <w:rFonts w:hint="eastAsia" w:ascii="Times New Roman" w:hAnsi="Times New Roman" w:eastAsia="宋体" w:cs="Times New Roman"/>
            <w:color w:val="231F20"/>
            <w:kern w:val="0"/>
            <w:szCs w:val="21"/>
            <w:lang w:val="en-US" w:eastAsia="zh-CN" w:bidi="ar"/>
          </w:rPr>
          <w:t>在</w:t>
        </w:r>
      </w:ins>
      <w:ins w:id="565" w:author="1111" w:date="2025-08-30T20:56:30Z">
        <w:r>
          <w:rPr>
            <w:rFonts w:hint="eastAsia" w:ascii="Times New Roman" w:hAnsi="Times New Roman" w:eastAsia="宋体" w:cs="Times New Roman"/>
            <w:color w:val="231F20"/>
            <w:kern w:val="0"/>
            <w:szCs w:val="21"/>
            <w:lang w:val="en-US" w:eastAsia="zh-CN" w:bidi="ar"/>
          </w:rPr>
          <w:t>决策</w:t>
        </w:r>
      </w:ins>
      <w:ins w:id="566" w:author="1111" w:date="2025-08-30T20:55:04Z">
        <w:r>
          <w:rPr>
            <w:rFonts w:hint="eastAsia" w:ascii="Times New Roman" w:hAnsi="Times New Roman" w:eastAsia="宋体" w:cs="Times New Roman"/>
            <w:color w:val="231F20"/>
            <w:kern w:val="0"/>
            <w:szCs w:val="21"/>
            <w:lang w:val="en-US" w:eastAsia="zh-CN" w:bidi="ar"/>
          </w:rPr>
          <w:t>中</w:t>
        </w:r>
      </w:ins>
      <w:ins w:id="567" w:author="1111" w:date="2025-08-30T20:47:45Z">
        <w:r>
          <w:rPr>
            <w:rFonts w:hint="eastAsia" w:ascii="Times New Roman" w:hAnsi="Times New Roman" w:eastAsia="宋体" w:cs="Times New Roman"/>
            <w:color w:val="231F20"/>
            <w:kern w:val="0"/>
            <w:szCs w:val="21"/>
            <w:lang w:val="en-US" w:eastAsia="zh-CN" w:bidi="ar"/>
          </w:rPr>
          <w:t>不能</w:t>
        </w:r>
      </w:ins>
      <w:ins w:id="568" w:author="1111" w:date="2025-08-30T20:47:48Z">
        <w:r>
          <w:rPr>
            <w:rFonts w:hint="eastAsia" w:ascii="Times New Roman" w:hAnsi="Times New Roman" w:eastAsia="宋体" w:cs="Times New Roman"/>
            <w:color w:val="231F20"/>
            <w:kern w:val="0"/>
            <w:szCs w:val="21"/>
            <w:lang w:val="en-US" w:eastAsia="zh-CN" w:bidi="ar"/>
          </w:rPr>
          <w:t>只考虑</w:t>
        </w:r>
      </w:ins>
      <w:ins w:id="569" w:author="1111" w:date="2025-08-30T20:47:52Z">
        <w:r>
          <w:rPr>
            <w:rFonts w:hint="eastAsia" w:ascii="Times New Roman" w:hAnsi="Times New Roman" w:eastAsia="宋体" w:cs="Times New Roman"/>
            <w:color w:val="231F20"/>
            <w:kern w:val="0"/>
            <w:szCs w:val="21"/>
            <w:lang w:val="en-US" w:eastAsia="zh-CN" w:bidi="ar"/>
          </w:rPr>
          <w:t>股东</w:t>
        </w:r>
      </w:ins>
      <w:ins w:id="570" w:author="1111" w:date="2025-08-30T20:56:39Z">
        <w:r>
          <w:rPr>
            <w:rFonts w:hint="eastAsia" w:ascii="Times New Roman" w:hAnsi="Times New Roman" w:eastAsia="宋体" w:cs="Times New Roman"/>
            <w:color w:val="231F20"/>
            <w:kern w:val="0"/>
            <w:szCs w:val="21"/>
            <w:lang w:val="en-US" w:eastAsia="zh-CN" w:bidi="ar"/>
          </w:rPr>
          <w:t>利益</w:t>
        </w:r>
      </w:ins>
      <w:ins w:id="571" w:author="1111" w:date="2025-08-30T20:47:57Z">
        <w:r>
          <w:rPr>
            <w:rFonts w:hint="eastAsia" w:ascii="Times New Roman" w:hAnsi="Times New Roman" w:eastAsia="宋体" w:cs="Times New Roman"/>
            <w:color w:val="231F20"/>
            <w:kern w:val="0"/>
            <w:szCs w:val="21"/>
            <w:lang w:val="en-US" w:eastAsia="zh-CN" w:bidi="ar"/>
          </w:rPr>
          <w:t>至上</w:t>
        </w:r>
      </w:ins>
      <w:ins w:id="572" w:author="1111" w:date="2025-08-30T20:47:58Z">
        <w:r>
          <w:rPr>
            <w:rFonts w:hint="eastAsia" w:ascii="Times New Roman" w:hAnsi="Times New Roman" w:eastAsia="宋体" w:cs="Times New Roman"/>
            <w:color w:val="231F20"/>
            <w:kern w:val="0"/>
            <w:szCs w:val="21"/>
            <w:lang w:val="en-US" w:eastAsia="zh-CN" w:bidi="ar"/>
          </w:rPr>
          <w:t>而</w:t>
        </w:r>
      </w:ins>
      <w:ins w:id="573" w:author="1111" w:date="2025-08-30T20:56:42Z">
        <w:r>
          <w:rPr>
            <w:rFonts w:hint="eastAsia" w:ascii="Times New Roman" w:hAnsi="Times New Roman" w:eastAsia="宋体" w:cs="Times New Roman"/>
            <w:color w:val="231F20"/>
            <w:kern w:val="0"/>
            <w:szCs w:val="21"/>
            <w:lang w:val="en-US" w:eastAsia="zh-CN" w:bidi="ar"/>
          </w:rPr>
          <w:t>应</w:t>
        </w:r>
      </w:ins>
      <w:ins w:id="574" w:author="1111" w:date="2025-08-30T20:59:07Z">
        <w:r>
          <w:rPr>
            <w:rFonts w:hint="eastAsia" w:ascii="Times New Roman" w:hAnsi="Times New Roman" w:eastAsia="宋体" w:cs="Times New Roman"/>
            <w:color w:val="231F20"/>
            <w:kern w:val="0"/>
            <w:szCs w:val="21"/>
            <w:lang w:eastAsia="zh-CN" w:bidi="ar"/>
          </w:rPr>
          <w:t>“</w:t>
        </w:r>
      </w:ins>
      <w:ins w:id="575" w:author="1111" w:date="2025-08-30T20:59:07Z">
        <w:r>
          <w:rPr>
            <w:rFonts w:hint="eastAsia" w:ascii="Times New Roman" w:hAnsi="Times New Roman" w:eastAsia="宋体" w:cs="Times New Roman"/>
            <w:color w:val="231F20"/>
            <w:kern w:val="0"/>
            <w:szCs w:val="21"/>
            <w:lang w:val="en-US" w:eastAsia="zh-CN" w:bidi="ar"/>
          </w:rPr>
          <w:t>充分</w:t>
        </w:r>
      </w:ins>
      <w:ins w:id="576" w:author="1111" w:date="2025-08-30T20:59:07Z">
        <w:r>
          <w:rPr>
            <w:rFonts w:hint="eastAsia" w:ascii="Times New Roman" w:hAnsi="Times New Roman" w:eastAsia="宋体" w:cs="Times New Roman"/>
            <w:color w:val="231F20"/>
            <w:kern w:val="0"/>
            <w:szCs w:val="21"/>
            <w:lang w:bidi="ar"/>
          </w:rPr>
          <w:t>考虑</w:t>
        </w:r>
      </w:ins>
      <w:ins w:id="577" w:author="1111" w:date="2025-08-30T20:59:07Z">
        <w:r>
          <w:rPr>
            <w:rFonts w:hint="eastAsia" w:ascii="Times New Roman" w:hAnsi="Times New Roman" w:eastAsia="宋体" w:cs="Times New Roman"/>
            <w:color w:val="231F20"/>
            <w:kern w:val="0"/>
            <w:szCs w:val="21"/>
            <w:lang w:eastAsia="zh-CN" w:bidi="ar"/>
          </w:rPr>
          <w:t>”</w:t>
        </w:r>
      </w:ins>
      <w:ins w:id="578" w:author="1111" w:date="2025-08-30T20:59:07Z">
        <w:r>
          <w:rPr>
            <w:rFonts w:hint="eastAsia" w:ascii="Times New Roman" w:hAnsi="Times New Roman" w:eastAsia="宋体" w:cs="Times New Roman"/>
            <w:color w:val="231F20"/>
            <w:kern w:val="0"/>
            <w:szCs w:val="21"/>
            <w:lang w:bidi="ar"/>
          </w:rPr>
          <w:t>公司行为的负外部性</w:t>
        </w:r>
      </w:ins>
      <w:ins w:id="579" w:author="1111" w:date="2025-08-30T20:59:09Z">
        <w:r>
          <w:rPr>
            <w:rFonts w:hint="eastAsia" w:ascii="Times New Roman" w:hAnsi="Times New Roman" w:eastAsia="宋体" w:cs="Times New Roman"/>
            <w:color w:val="231F20"/>
            <w:kern w:val="0"/>
            <w:szCs w:val="21"/>
            <w:lang w:eastAsia="zh-CN" w:bidi="ar"/>
          </w:rPr>
          <w:t>，</w:t>
        </w:r>
      </w:ins>
      <w:ins w:id="580" w:author="1111" w:date="2025-08-30T20:56:45Z">
        <w:r>
          <w:rPr>
            <w:rFonts w:hint="eastAsia" w:ascii="Times New Roman" w:hAnsi="Times New Roman" w:eastAsia="宋体" w:cs="Times New Roman"/>
            <w:color w:val="231F20"/>
            <w:kern w:val="0"/>
            <w:szCs w:val="21"/>
            <w:lang w:val="en-US" w:eastAsia="zh-CN" w:bidi="ar"/>
          </w:rPr>
          <w:t>兼顾</w:t>
        </w:r>
      </w:ins>
      <w:ins w:id="581" w:author="1111" w:date="2025-08-30T20:59:22Z">
        <w:r>
          <w:rPr>
            <w:rFonts w:hint="eastAsia" w:ascii="Times New Roman" w:hAnsi="Times New Roman" w:eastAsia="宋体" w:cs="Times New Roman"/>
            <w:color w:val="231F20"/>
            <w:kern w:val="0"/>
            <w:szCs w:val="21"/>
            <w:lang w:val="en-US" w:eastAsia="zh-CN" w:bidi="ar"/>
          </w:rPr>
          <w:t>利益</w:t>
        </w:r>
      </w:ins>
      <w:ins w:id="582" w:author="1111" w:date="2025-08-30T20:59:23Z">
        <w:r>
          <w:rPr>
            <w:rFonts w:hint="eastAsia" w:ascii="Times New Roman" w:hAnsi="Times New Roman" w:eastAsia="宋体" w:cs="Times New Roman"/>
            <w:color w:val="231F20"/>
            <w:kern w:val="0"/>
            <w:szCs w:val="21"/>
            <w:lang w:val="en-US" w:eastAsia="zh-CN" w:bidi="ar"/>
          </w:rPr>
          <w:t>相关者</w:t>
        </w:r>
      </w:ins>
      <w:ins w:id="583" w:author="1111" w:date="2025-08-30T20:59:24Z">
        <w:r>
          <w:rPr>
            <w:rFonts w:hint="eastAsia" w:ascii="Times New Roman" w:hAnsi="Times New Roman" w:eastAsia="宋体" w:cs="Times New Roman"/>
            <w:color w:val="231F20"/>
            <w:kern w:val="0"/>
            <w:szCs w:val="21"/>
            <w:lang w:val="en-US" w:eastAsia="zh-CN" w:bidi="ar"/>
          </w:rPr>
          <w:t>利益</w:t>
        </w:r>
      </w:ins>
      <w:ins w:id="584" w:author="1111" w:date="2025-08-30T20:59:26Z">
        <w:r>
          <w:rPr>
            <w:rFonts w:hint="eastAsia" w:ascii="Times New Roman" w:hAnsi="Times New Roman" w:eastAsia="宋体" w:cs="Times New Roman"/>
            <w:color w:val="231F20"/>
            <w:kern w:val="0"/>
            <w:szCs w:val="21"/>
            <w:lang w:val="en-US" w:eastAsia="zh-CN" w:bidi="ar"/>
          </w:rPr>
          <w:t>与</w:t>
        </w:r>
      </w:ins>
      <w:ins w:id="585" w:author="1111" w:date="2025-08-30T21:06:55Z">
        <w:r>
          <w:rPr>
            <w:rFonts w:hint="eastAsia" w:ascii="Times New Roman" w:hAnsi="Times New Roman" w:eastAsia="宋体" w:cs="Times New Roman"/>
            <w:color w:val="231F20"/>
            <w:kern w:val="0"/>
            <w:szCs w:val="21"/>
            <w:lang w:val="en-US" w:eastAsia="zh-CN" w:bidi="ar"/>
          </w:rPr>
          <w:t>社会公共</w:t>
        </w:r>
      </w:ins>
      <w:ins w:id="586" w:author="1111" w:date="2025-08-30T21:06:56Z">
        <w:r>
          <w:rPr>
            <w:rFonts w:hint="eastAsia" w:ascii="Times New Roman" w:hAnsi="Times New Roman" w:eastAsia="宋体" w:cs="Times New Roman"/>
            <w:color w:val="231F20"/>
            <w:kern w:val="0"/>
            <w:szCs w:val="21"/>
            <w:lang w:val="en-US" w:eastAsia="zh-CN" w:bidi="ar"/>
          </w:rPr>
          <w:t>利益</w:t>
        </w:r>
      </w:ins>
      <w:ins w:id="587" w:author="1111" w:date="2025-08-30T11:15:43Z">
        <w:r>
          <w:rPr>
            <w:rFonts w:hint="eastAsia" w:ascii="Times New Roman" w:hAnsi="Times New Roman" w:eastAsia="宋体" w:cs="Times New Roman"/>
            <w:color w:val="231F20"/>
            <w:kern w:val="0"/>
            <w:szCs w:val="21"/>
            <w:lang w:eastAsia="zh-CN" w:bidi="ar"/>
          </w:rPr>
          <w:t>。</w:t>
        </w:r>
      </w:ins>
      <w:ins w:id="588" w:author="1111" w:date="2025-08-30T20:50:52Z">
        <w:r>
          <w:rPr>
            <w:rFonts w:hint="eastAsia" w:ascii="Times New Roman" w:hAnsi="Times New Roman" w:eastAsia="宋体" w:cs="Times New Roman"/>
            <w:szCs w:val="21"/>
          </w:rPr>
          <w:t>公司社会责任</w:t>
        </w:r>
      </w:ins>
      <w:ins w:id="589" w:author="1111" w:date="2025-08-30T20:50:55Z">
        <w:r>
          <w:rPr>
            <w:rFonts w:hint="eastAsia" w:ascii="Times New Roman" w:hAnsi="Times New Roman" w:eastAsia="宋体" w:cs="Times New Roman"/>
            <w:szCs w:val="21"/>
            <w:lang w:val="en-US" w:eastAsia="zh-CN"/>
          </w:rPr>
          <w:t>条款</w:t>
        </w:r>
      </w:ins>
      <w:ins w:id="590" w:author="1111" w:date="2025-08-30T11:12:34Z">
        <w:r>
          <w:rPr>
            <w:rFonts w:hint="eastAsia" w:ascii="Times New Roman" w:hAnsi="Times New Roman" w:eastAsia="宋体" w:cs="Times New Roman"/>
            <w:color w:val="231F20"/>
            <w:kern w:val="0"/>
            <w:szCs w:val="21"/>
            <w:lang w:val="en-US" w:eastAsia="zh-CN" w:bidi="ar"/>
          </w:rPr>
          <w:t>通过指导董事行为和公司治理，</w:t>
        </w:r>
      </w:ins>
      <w:ins w:id="591" w:author="1111" w:date="2025-08-30T11:12:34Z">
        <w:r>
          <w:rPr>
            <w:rFonts w:hint="eastAsia" w:ascii="Times New Roman" w:hAnsi="Times New Roman" w:eastAsia="宋体" w:cs="Times New Roman"/>
            <w:szCs w:val="21"/>
          </w:rPr>
          <w:t>使</w:t>
        </w:r>
      </w:ins>
      <w:ins w:id="592" w:author="1111" w:date="2025-08-30T21:07:10Z">
        <w:r>
          <w:rPr>
            <w:rFonts w:hint="eastAsia" w:ascii="Times New Roman" w:hAnsi="Times New Roman" w:eastAsia="宋体" w:cs="Times New Roman"/>
            <w:szCs w:val="21"/>
            <w:lang w:val="en-US" w:eastAsia="zh-CN"/>
          </w:rPr>
          <w:t>ESG理念</w:t>
        </w:r>
      </w:ins>
      <w:ins w:id="593" w:author="1111" w:date="2025-08-30T11:12:34Z">
        <w:r>
          <w:rPr>
            <w:rFonts w:hint="eastAsia" w:ascii="Times New Roman" w:hAnsi="Times New Roman" w:eastAsia="宋体" w:cs="Times New Roman"/>
            <w:szCs w:val="21"/>
          </w:rPr>
          <w:t>直接融入公司商业决策过程中</w:t>
        </w:r>
      </w:ins>
      <w:ins w:id="594" w:author="1111" w:date="2025-08-30T21:07:20Z">
        <w:r>
          <w:rPr>
            <w:rFonts w:hint="eastAsia" w:ascii="Times New Roman" w:hAnsi="Times New Roman" w:eastAsia="宋体" w:cs="Times New Roman"/>
            <w:szCs w:val="21"/>
            <w:lang w:eastAsia="zh-CN"/>
          </w:rPr>
          <w:t>。</w:t>
        </w:r>
      </w:ins>
      <w:ins w:id="595" w:author="1111" w:date="2025-08-27T21:16:39Z">
        <w:r>
          <w:rPr>
            <w:rFonts w:hint="eastAsia" w:ascii="Times New Roman" w:hAnsi="Times New Roman" w:eastAsia="宋体" w:cs="Times New Roman"/>
            <w:szCs w:val="21"/>
            <w:lang w:val="en-US" w:eastAsia="zh-CN"/>
          </w:rPr>
          <w:t>另</w:t>
        </w:r>
      </w:ins>
      <w:del w:id="596" w:author="1111" w:date="2025-08-27T21:11:06Z">
        <w:r>
          <w:rPr>
            <w:rFonts w:hint="eastAsia" w:ascii="Times New Roman" w:hAnsi="Times New Roman" w:eastAsia="宋体" w:cs="Times New Roman"/>
            <w:szCs w:val="21"/>
          </w:rPr>
          <w:delText>其立足于实体经济中的公司</w:delText>
        </w:r>
      </w:del>
      <w:del w:id="597" w:author="1111" w:date="2025-08-27T21:11:06Z">
        <w:r>
          <w:rPr>
            <w:rFonts w:hint="eastAsia" w:ascii="Times New Roman" w:hAnsi="Times New Roman" w:eastAsia="宋体" w:cs="Times New Roman"/>
            <w:szCs w:val="21"/>
            <w:lang w:val="en-US" w:eastAsia="zh-CN"/>
          </w:rPr>
          <w:delText>个体</w:delText>
        </w:r>
      </w:del>
      <w:del w:id="598" w:author="1111" w:date="2025-08-27T21:11:06Z">
        <w:r>
          <w:rPr>
            <w:rFonts w:hint="eastAsia" w:ascii="Times New Roman" w:hAnsi="Times New Roman" w:eastAsia="宋体" w:cs="Times New Roman"/>
            <w:szCs w:val="21"/>
          </w:rPr>
          <w:delText>，强调公司的慎独自律，</w:delText>
        </w:r>
      </w:del>
      <w:del w:id="599" w:author="1111" w:date="2025-08-27T21:03:19Z">
        <w:r>
          <w:rPr>
            <w:rFonts w:hint="eastAsia" w:ascii="Times New Roman" w:hAnsi="Times New Roman" w:eastAsia="宋体" w:cs="Times New Roman"/>
            <w:szCs w:val="21"/>
          </w:rPr>
          <w:delText>通过立法对公司的治理结构、商业决策、信息披露作出规范。</w:delText>
        </w:r>
      </w:del>
      <w:del w:id="600" w:author="1111" w:date="2025-08-27T21:03:19Z">
        <w:commentRangeStart w:id="1"/>
        <w:r>
          <w:rPr>
            <w:rFonts w:hint="eastAsia" w:ascii="Times New Roman" w:hAnsi="Times New Roman" w:eastAsia="宋体" w:cs="Times New Roman"/>
            <w:color w:val="231F20"/>
            <w:kern w:val="0"/>
            <w:szCs w:val="21"/>
            <w:lang w:bidi="ar"/>
          </w:rPr>
          <w:delText>新《公司法》第20条的社会责任</w:delText>
        </w:r>
      </w:del>
      <w:ins w:id="601" w:author="1111" w:date="2025-08-26T19:10:52Z">
        <w:r>
          <w:rPr>
            <w:rFonts w:hint="eastAsia" w:ascii="Times New Roman" w:hAnsi="Times New Roman" w:eastAsia="宋体" w:cs="Times New Roman"/>
            <w:color w:val="231F20"/>
            <w:kern w:val="0"/>
            <w:szCs w:val="21"/>
            <w:lang w:val="en-US" w:eastAsia="zh-CN" w:bidi="ar"/>
          </w:rPr>
          <w:t>一方面</w:t>
        </w:r>
      </w:ins>
      <w:ins w:id="602" w:author="1111" w:date="2025-09-02T13:28:15Z">
        <w:r>
          <w:rPr>
            <w:rFonts w:hint="eastAsia" w:ascii="Times New Roman" w:hAnsi="Times New Roman" w:eastAsia="宋体" w:cs="Times New Roman"/>
            <w:color w:val="231F20"/>
            <w:kern w:val="0"/>
            <w:szCs w:val="21"/>
            <w:lang w:val="en-US" w:eastAsia="zh-CN" w:bidi="ar"/>
          </w:rPr>
          <w:t>通过</w:t>
        </w:r>
      </w:ins>
      <w:ins w:id="603" w:author="1111" w:date="2025-08-27T21:05:57Z">
        <w:r>
          <w:rPr>
            <w:rFonts w:hint="eastAsia" w:ascii="Times New Roman" w:hAnsi="Times New Roman" w:eastAsia="宋体" w:cs="Times New Roman"/>
            <w:color w:val="231F20"/>
            <w:kern w:val="0"/>
            <w:szCs w:val="21"/>
            <w:lang w:bidi="ar"/>
          </w:rPr>
          <w:t>引入国家强制力干预市场行为，强调社会本位和交易秩序，对商事自由进行适度限制</w:t>
        </w:r>
      </w:ins>
      <w:ins w:id="604" w:author="1111" w:date="2025-09-02T13:35:37Z">
        <w:r>
          <w:rPr>
            <w:rFonts w:hint="eastAsia" w:ascii="Times New Roman" w:hAnsi="Times New Roman" w:eastAsia="宋体" w:cs="Times New Roman"/>
            <w:color w:val="231F20"/>
            <w:kern w:val="0"/>
            <w:szCs w:val="21"/>
            <w:lang w:eastAsia="zh-CN" w:bidi="ar"/>
          </w:rPr>
          <w:t>。</w:t>
        </w:r>
      </w:ins>
      <w:del w:id="605" w:author="1111" w:date="2025-09-02T13:35:32Z">
        <w:r>
          <w:rPr>
            <w:rFonts w:hint="eastAsia" w:ascii="Times New Roman" w:hAnsi="Times New Roman" w:eastAsia="宋体" w:cs="Times New Roman"/>
            <w:color w:val="231F20"/>
            <w:kern w:val="0"/>
            <w:szCs w:val="21"/>
            <w:lang w:bidi="ar"/>
          </w:rPr>
          <w:delText>条款则兼具较低限度的强制性要求和</w:delText>
        </w:r>
      </w:del>
      <w:del w:id="606" w:author="1111" w:date="2025-08-27T21:16:33Z">
        <w:r>
          <w:rPr>
            <w:rFonts w:hint="eastAsia" w:ascii="Times New Roman" w:hAnsi="Times New Roman" w:eastAsia="宋体" w:cs="Times New Roman"/>
            <w:color w:val="231F20"/>
            <w:kern w:val="0"/>
            <w:szCs w:val="21"/>
            <w:lang w:bidi="ar"/>
          </w:rPr>
          <w:delText>较高限度的授权</w:delText>
        </w:r>
      </w:del>
      <w:ins w:id="607" w:author="1111" w:date="2025-09-02T13:31:34Z">
        <w:r>
          <w:rPr>
            <w:rFonts w:hint="eastAsia" w:ascii="Times New Roman" w:hAnsi="Times New Roman" w:eastAsia="宋体" w:cs="Times New Roman"/>
            <w:color w:val="231F20"/>
            <w:kern w:val="0"/>
            <w:szCs w:val="21"/>
            <w:lang w:val="en-US" w:eastAsia="zh-CN" w:bidi="ar"/>
          </w:rPr>
          <w:t>新</w:t>
        </w:r>
      </w:ins>
      <w:del w:id="608" w:author="1111" w:date="2025-08-27T21:16:33Z">
        <w:r>
          <w:rPr>
            <w:rFonts w:hint="eastAsia" w:ascii="Times New Roman" w:hAnsi="Times New Roman" w:eastAsia="宋体" w:cs="Times New Roman"/>
            <w:color w:val="231F20"/>
            <w:kern w:val="0"/>
            <w:szCs w:val="21"/>
            <w:lang w:bidi="ar"/>
          </w:rPr>
          <w:delText>性规</w:delText>
        </w:r>
      </w:del>
      <w:del w:id="609" w:author="1111" w:date="2025-09-02T13:31:28Z">
        <w:r>
          <w:rPr>
            <w:rFonts w:hint="eastAsia" w:ascii="Times New Roman" w:hAnsi="Times New Roman" w:eastAsia="宋体" w:cs="Times New Roman"/>
            <w:color w:val="231F20"/>
            <w:kern w:val="0"/>
            <w:szCs w:val="21"/>
            <w:lang w:bidi="ar"/>
          </w:rPr>
          <w:delText>则</w:delText>
        </w:r>
        <w:commentRangeEnd w:id="1"/>
      </w:del>
      <w:del w:id="610" w:author="1111" w:date="2025-09-02T13:31:28Z">
        <w:r>
          <w:rPr>
            <w:rStyle w:val="15"/>
          </w:rPr>
          <w:commentReference w:id="1"/>
        </w:r>
      </w:del>
      <w:ins w:id="611" w:author="1111" w:date="2025-09-02T13:34:30Z">
        <w:r>
          <w:rPr>
            <w:rStyle w:val="15"/>
            <w:rFonts w:hint="eastAsia"/>
            <w:lang w:val="en-US" w:eastAsia="zh-CN"/>
          </w:rPr>
          <w:t>公司</w:t>
        </w:r>
      </w:ins>
      <w:ins w:id="612" w:author="1111" w:date="2025-09-02T13:34:33Z">
        <w:r>
          <w:rPr>
            <w:rStyle w:val="15"/>
            <w:rFonts w:hint="eastAsia"/>
            <w:lang w:val="en-US" w:eastAsia="zh-CN"/>
          </w:rPr>
          <w:t>法</w:t>
        </w:r>
      </w:ins>
      <w:ins w:id="613" w:author="1111" w:date="2025-09-02T13:34:34Z">
        <w:r>
          <w:rPr>
            <w:rStyle w:val="15"/>
            <w:rFonts w:hint="eastAsia"/>
            <w:lang w:val="en-US" w:eastAsia="zh-CN"/>
          </w:rPr>
          <w:t>下</w:t>
        </w:r>
      </w:ins>
      <w:ins w:id="614" w:author="1111" w:date="2025-09-02T13:34:35Z">
        <w:r>
          <w:rPr>
            <w:rStyle w:val="15"/>
            <w:rFonts w:hint="eastAsia"/>
            <w:lang w:val="en-US" w:eastAsia="zh-CN"/>
          </w:rPr>
          <w:t>的</w:t>
        </w:r>
      </w:ins>
      <w:del w:id="615" w:author="1111" w:date="2025-09-02T13:31:28Z">
        <w:r>
          <w:rPr>
            <w:rFonts w:hint="eastAsia" w:ascii="Times New Roman" w:hAnsi="Times New Roman" w:eastAsia="宋体" w:cs="Times New Roman"/>
            <w:color w:val="231F20"/>
            <w:kern w:val="0"/>
            <w:szCs w:val="21"/>
            <w:lang w:bidi="ar"/>
          </w:rPr>
          <w:delText>，强制要求公司决策时考虑公司行为的负外部性，并对公司机关作出更广泛的 ESG 授权，允许其偏离对股东利益最大化的追求，赋予公司在 ESG 趋势下的更多决策空间，实现公司治理的现代化。</w:delText>
        </w:r>
      </w:del>
      <w:del w:id="616" w:author="1111" w:date="2025-09-02T13:31:28Z">
        <w:r>
          <w:rPr>
            <w:rStyle w:val="16"/>
            <w:rFonts w:hint="eastAsia" w:ascii="Times New Roman" w:hAnsi="Times New Roman" w:eastAsia="宋体" w:cs="Times New Roman"/>
            <w:color w:val="231F20"/>
            <w:kern w:val="0"/>
            <w:szCs w:val="21"/>
            <w:lang w:bidi="ar"/>
          </w:rPr>
          <w:footnoteReference w:id="16"/>
        </w:r>
      </w:del>
      <w:ins w:id="617" w:author="1111" w:date="2025-08-26T19:23:45Z">
        <w:r>
          <w:rPr>
            <w:rFonts w:hint="eastAsia" w:ascii="Times New Roman" w:hAnsi="Times New Roman" w:eastAsia="宋体" w:cs="Times New Roman"/>
            <w:color w:val="231F20"/>
            <w:kern w:val="0"/>
            <w:szCs w:val="21"/>
            <w:lang w:val="en-US" w:eastAsia="zh-CN" w:bidi="ar"/>
          </w:rPr>
          <w:t>社会责任</w:t>
        </w:r>
      </w:ins>
      <w:ins w:id="618" w:author="1111" w:date="2025-08-26T19:23:46Z">
        <w:r>
          <w:rPr>
            <w:rFonts w:hint="eastAsia" w:ascii="Times New Roman" w:hAnsi="Times New Roman" w:eastAsia="宋体" w:cs="Times New Roman"/>
            <w:color w:val="231F20"/>
            <w:kern w:val="0"/>
            <w:szCs w:val="21"/>
            <w:lang w:val="en-US" w:eastAsia="zh-CN" w:bidi="ar"/>
          </w:rPr>
          <w:t>落实</w:t>
        </w:r>
      </w:ins>
      <w:ins w:id="619" w:author="1111" w:date="2025-08-26T19:23:52Z">
        <w:r>
          <w:rPr>
            <w:rFonts w:hint="eastAsia" w:ascii="Times New Roman" w:hAnsi="Times New Roman" w:eastAsia="宋体" w:cs="Times New Roman"/>
            <w:color w:val="231F20"/>
            <w:kern w:val="0"/>
            <w:szCs w:val="21"/>
            <w:lang w:val="en-US" w:eastAsia="zh-CN" w:bidi="ar"/>
          </w:rPr>
          <w:t>不</w:t>
        </w:r>
      </w:ins>
      <w:ins w:id="620" w:author="1111" w:date="2025-09-02T13:32:48Z">
        <w:r>
          <w:rPr>
            <w:rFonts w:hint="eastAsia" w:ascii="Times New Roman" w:hAnsi="Times New Roman" w:eastAsia="宋体" w:cs="Times New Roman"/>
            <w:color w:val="231F20"/>
            <w:kern w:val="0"/>
            <w:szCs w:val="21"/>
            <w:lang w:val="en-US" w:eastAsia="zh-CN" w:bidi="ar"/>
          </w:rPr>
          <w:t>只</w:t>
        </w:r>
      </w:ins>
      <w:ins w:id="621" w:author="1111" w:date="2025-09-02T13:32:38Z">
        <w:r>
          <w:rPr>
            <w:rFonts w:hint="eastAsia" w:ascii="Times New Roman" w:hAnsi="Times New Roman" w:eastAsia="宋体" w:cs="Times New Roman"/>
            <w:color w:val="231F20"/>
            <w:kern w:val="0"/>
            <w:szCs w:val="21"/>
            <w:lang w:val="en-US" w:eastAsia="zh-CN" w:bidi="ar"/>
          </w:rPr>
          <w:t>依赖</w:t>
        </w:r>
      </w:ins>
      <w:ins w:id="622" w:author="1111" w:date="2025-09-02T13:32:41Z">
        <w:r>
          <w:rPr>
            <w:rFonts w:hint="eastAsia" w:ascii="Times New Roman" w:hAnsi="Times New Roman" w:eastAsia="宋体" w:cs="Times New Roman"/>
            <w:color w:val="231F20"/>
            <w:kern w:val="0"/>
            <w:szCs w:val="21"/>
            <w:lang w:val="en-US" w:eastAsia="zh-CN" w:bidi="ar"/>
          </w:rPr>
          <w:t>于</w:t>
        </w:r>
      </w:ins>
      <w:ins w:id="623" w:author="1111" w:date="2025-08-26T19:23:55Z">
        <w:r>
          <w:rPr>
            <w:rFonts w:hint="eastAsia" w:ascii="Times New Roman" w:hAnsi="Times New Roman" w:eastAsia="宋体" w:cs="Times New Roman"/>
            <w:color w:val="231F20"/>
            <w:kern w:val="0"/>
            <w:szCs w:val="21"/>
            <w:lang w:val="en-US" w:eastAsia="zh-CN" w:bidi="ar"/>
          </w:rPr>
          <w:t>公司</w:t>
        </w:r>
      </w:ins>
      <w:ins w:id="624" w:author="1111" w:date="2025-08-26T19:23:56Z">
        <w:r>
          <w:rPr>
            <w:rFonts w:hint="eastAsia" w:ascii="Times New Roman" w:hAnsi="Times New Roman" w:eastAsia="宋体" w:cs="Times New Roman"/>
            <w:color w:val="231F20"/>
            <w:kern w:val="0"/>
            <w:szCs w:val="21"/>
            <w:lang w:val="en-US" w:eastAsia="zh-CN" w:bidi="ar"/>
          </w:rPr>
          <w:t>内生</w:t>
        </w:r>
      </w:ins>
      <w:ins w:id="625" w:author="1111" w:date="2025-08-26T19:23:58Z">
        <w:r>
          <w:rPr>
            <w:rFonts w:hint="eastAsia" w:ascii="Times New Roman" w:hAnsi="Times New Roman" w:eastAsia="宋体" w:cs="Times New Roman"/>
            <w:color w:val="231F20"/>
            <w:kern w:val="0"/>
            <w:szCs w:val="21"/>
            <w:lang w:val="en-US" w:eastAsia="zh-CN" w:bidi="ar"/>
          </w:rPr>
          <w:t>力量</w:t>
        </w:r>
      </w:ins>
      <w:ins w:id="626" w:author="1111" w:date="2025-08-26T19:23:59Z">
        <w:r>
          <w:rPr>
            <w:rFonts w:hint="eastAsia" w:ascii="Times New Roman" w:hAnsi="Times New Roman" w:eastAsia="宋体" w:cs="Times New Roman"/>
            <w:color w:val="231F20"/>
            <w:kern w:val="0"/>
            <w:szCs w:val="21"/>
            <w:lang w:val="en-US" w:eastAsia="zh-CN" w:bidi="ar"/>
          </w:rPr>
          <w:t>，</w:t>
        </w:r>
      </w:ins>
      <w:ins w:id="627" w:author="1111" w:date="2025-08-26T19:24:02Z">
        <w:r>
          <w:rPr>
            <w:rFonts w:hint="eastAsia" w:ascii="Times New Roman" w:hAnsi="Times New Roman" w:eastAsia="宋体" w:cs="Times New Roman"/>
            <w:color w:val="231F20"/>
            <w:kern w:val="0"/>
            <w:szCs w:val="21"/>
            <w:lang w:val="en-US" w:eastAsia="zh-CN" w:bidi="ar"/>
          </w:rPr>
          <w:t>亦</w:t>
        </w:r>
      </w:ins>
      <w:ins w:id="628" w:author="1111" w:date="2025-09-02T13:37:51Z">
        <w:r>
          <w:rPr>
            <w:rFonts w:hint="eastAsia" w:ascii="Times New Roman" w:hAnsi="Times New Roman" w:eastAsia="宋体" w:cs="Times New Roman"/>
            <w:color w:val="231F20"/>
            <w:kern w:val="0"/>
            <w:szCs w:val="21"/>
            <w:lang w:val="en-US" w:eastAsia="zh-CN" w:bidi="ar"/>
          </w:rPr>
          <w:t>借助</w:t>
        </w:r>
      </w:ins>
      <w:ins w:id="629" w:author="1111" w:date="2025-08-26T19:24:12Z">
        <w:r>
          <w:rPr>
            <w:rFonts w:hint="eastAsia" w:ascii="Times New Roman" w:hAnsi="Times New Roman" w:eastAsia="宋体" w:cs="Times New Roman"/>
            <w:color w:val="231F20"/>
            <w:kern w:val="0"/>
            <w:szCs w:val="21"/>
            <w:lang w:val="en-US" w:eastAsia="zh-CN" w:bidi="ar"/>
          </w:rPr>
          <w:t>司法</w:t>
        </w:r>
      </w:ins>
      <w:ins w:id="630" w:author="1111" w:date="2025-08-26T19:24:15Z">
        <w:r>
          <w:rPr>
            <w:rFonts w:hint="eastAsia" w:ascii="Times New Roman" w:hAnsi="Times New Roman" w:eastAsia="宋体" w:cs="Times New Roman"/>
            <w:color w:val="231F20"/>
            <w:kern w:val="0"/>
            <w:szCs w:val="21"/>
            <w:lang w:val="en-US" w:eastAsia="zh-CN" w:bidi="ar"/>
          </w:rPr>
          <w:t>与</w:t>
        </w:r>
      </w:ins>
      <w:ins w:id="631" w:author="1111" w:date="2025-08-26T19:24:16Z">
        <w:r>
          <w:rPr>
            <w:rFonts w:hint="eastAsia" w:ascii="Times New Roman" w:hAnsi="Times New Roman" w:eastAsia="宋体" w:cs="Times New Roman"/>
            <w:color w:val="231F20"/>
            <w:kern w:val="0"/>
            <w:szCs w:val="21"/>
            <w:lang w:val="en-US" w:eastAsia="zh-CN" w:bidi="ar"/>
          </w:rPr>
          <w:t>行政</w:t>
        </w:r>
      </w:ins>
      <w:ins w:id="632" w:author="1111" w:date="2025-08-30T21:09:16Z">
        <w:r>
          <w:rPr>
            <w:rFonts w:hint="eastAsia" w:ascii="Times New Roman" w:hAnsi="Times New Roman" w:eastAsia="宋体" w:cs="Times New Roman"/>
            <w:color w:val="231F20"/>
            <w:kern w:val="0"/>
            <w:szCs w:val="21"/>
            <w:lang w:val="en-US" w:eastAsia="zh-CN" w:bidi="ar"/>
          </w:rPr>
          <w:t>强制</w:t>
        </w:r>
      </w:ins>
      <w:ins w:id="633" w:author="1111" w:date="2025-09-02T13:39:05Z">
        <w:r>
          <w:rPr>
            <w:rFonts w:hint="eastAsia" w:ascii="Times New Roman" w:hAnsi="Times New Roman" w:eastAsia="宋体" w:cs="Times New Roman"/>
            <w:color w:val="231F20"/>
            <w:kern w:val="0"/>
            <w:szCs w:val="21"/>
            <w:lang w:val="en-US" w:eastAsia="zh-CN" w:bidi="ar"/>
          </w:rPr>
          <w:t>等</w:t>
        </w:r>
      </w:ins>
      <w:ins w:id="634" w:author="1111" w:date="2025-09-02T13:39:09Z">
        <w:r>
          <w:rPr>
            <w:rFonts w:hint="eastAsia" w:ascii="Times New Roman" w:hAnsi="Times New Roman" w:eastAsia="宋体" w:cs="Times New Roman"/>
            <w:color w:val="231F20"/>
            <w:kern w:val="0"/>
            <w:szCs w:val="21"/>
            <w:lang w:val="en-US" w:eastAsia="zh-CN" w:bidi="ar"/>
          </w:rPr>
          <w:t>外力</w:t>
        </w:r>
      </w:ins>
      <w:ins w:id="635" w:author="1111" w:date="2025-09-02T13:39:14Z">
        <w:r>
          <w:rPr>
            <w:rFonts w:hint="eastAsia" w:ascii="Times New Roman" w:hAnsi="Times New Roman" w:eastAsia="宋体" w:cs="Times New Roman"/>
            <w:color w:val="231F20"/>
            <w:kern w:val="0"/>
            <w:szCs w:val="21"/>
            <w:lang w:val="en-US" w:eastAsia="zh-CN" w:bidi="ar"/>
          </w:rPr>
          <w:t>促使</w:t>
        </w:r>
      </w:ins>
      <w:ins w:id="636" w:author="1111" w:date="2025-08-26T19:24:20Z">
        <w:r>
          <w:rPr>
            <w:rFonts w:hint="eastAsia" w:ascii="Times New Roman" w:hAnsi="Times New Roman" w:eastAsia="宋体" w:cs="Times New Roman"/>
            <w:color w:val="231F20"/>
            <w:kern w:val="0"/>
            <w:szCs w:val="21"/>
            <w:lang w:val="en-US" w:eastAsia="zh-CN" w:bidi="ar"/>
          </w:rPr>
          <w:t>其</w:t>
        </w:r>
      </w:ins>
      <w:ins w:id="637" w:author="1111" w:date="2025-08-26T19:24:22Z">
        <w:r>
          <w:rPr>
            <w:rFonts w:hint="eastAsia" w:ascii="Times New Roman" w:hAnsi="Times New Roman" w:eastAsia="宋体" w:cs="Times New Roman"/>
            <w:color w:val="231F20"/>
            <w:kern w:val="0"/>
            <w:szCs w:val="21"/>
            <w:lang w:val="en-US" w:eastAsia="zh-CN" w:bidi="ar"/>
          </w:rPr>
          <w:t>承担</w:t>
        </w:r>
      </w:ins>
      <w:ins w:id="638" w:author="1111" w:date="2025-09-02T13:36:59Z">
        <w:r>
          <w:rPr>
            <w:rFonts w:hint="eastAsia" w:ascii="Times New Roman" w:hAnsi="Times New Roman" w:eastAsia="宋体" w:cs="Times New Roman"/>
            <w:color w:val="231F20"/>
            <w:kern w:val="0"/>
            <w:szCs w:val="21"/>
            <w:lang w:val="en-US" w:eastAsia="zh-CN" w:bidi="ar"/>
          </w:rPr>
          <w:t>，</w:t>
        </w:r>
      </w:ins>
      <w:ins w:id="639" w:author="1111" w:date="2025-09-02T13:39:30Z">
        <w:r>
          <w:rPr>
            <w:rFonts w:hint="eastAsia" w:ascii="Times New Roman" w:hAnsi="Times New Roman" w:eastAsia="宋体" w:cs="Times New Roman"/>
            <w:color w:val="231F20"/>
            <w:kern w:val="0"/>
            <w:szCs w:val="21"/>
            <w:lang w:val="en-US" w:eastAsia="zh-CN" w:bidi="ar"/>
          </w:rPr>
          <w:t>共同</w:t>
        </w:r>
      </w:ins>
      <w:ins w:id="640" w:author="1111" w:date="2025-09-02T13:39:27Z">
        <w:r>
          <w:rPr>
            <w:rFonts w:hint="eastAsia" w:ascii="Times New Roman" w:hAnsi="Times New Roman" w:eastAsia="宋体" w:cs="Times New Roman"/>
            <w:color w:val="231F20"/>
            <w:kern w:val="0"/>
            <w:szCs w:val="21"/>
            <w:lang w:val="en-US" w:eastAsia="zh-CN" w:bidi="ar"/>
          </w:rPr>
          <w:t>引导企业在追求经济增长、资本扩张的同时，充分考虑其行为对环境、社会责任和公司治理的影响</w:t>
        </w:r>
      </w:ins>
      <w:ins w:id="641" w:author="1111" w:date="2025-09-02T13:39:37Z">
        <w:r>
          <w:rPr>
            <w:rFonts w:hint="eastAsia" w:ascii="Times New Roman" w:hAnsi="Times New Roman" w:eastAsia="宋体" w:cs="Times New Roman"/>
            <w:color w:val="231F20"/>
            <w:kern w:val="0"/>
            <w:szCs w:val="21"/>
            <w:lang w:val="en-US" w:eastAsia="zh-CN" w:bidi="ar"/>
          </w:rPr>
          <w:t>，</w:t>
        </w:r>
      </w:ins>
      <w:ins w:id="642" w:author="1111" w:date="2025-09-02T13:37:03Z">
        <w:r>
          <w:rPr>
            <w:rFonts w:hint="eastAsia" w:ascii="Times New Roman" w:hAnsi="Times New Roman" w:eastAsia="宋体" w:cs="Times New Roman"/>
            <w:color w:val="231F20"/>
            <w:kern w:val="0"/>
            <w:szCs w:val="21"/>
            <w:lang w:val="en-US" w:eastAsia="zh-CN" w:bidi="ar"/>
          </w:rPr>
          <w:t>此时</w:t>
        </w:r>
      </w:ins>
      <w:ins w:id="643" w:author="1111" w:date="2025-09-02T13:35:32Z">
        <w:r>
          <w:rPr>
            <w:rFonts w:hint="eastAsia" w:ascii="Times New Roman" w:hAnsi="Times New Roman" w:eastAsia="宋体" w:cs="Times New Roman"/>
            <w:color w:val="231F20"/>
            <w:kern w:val="0"/>
            <w:szCs w:val="21"/>
            <w:lang w:val="en-US" w:eastAsia="zh-CN" w:bidi="ar"/>
          </w:rPr>
          <w:t>ESG理念也从一种市场筛选机制转变为法律干预机制</w:t>
        </w:r>
      </w:ins>
      <w:ins w:id="644" w:author="1111" w:date="2025-08-26T20:57:33Z">
        <w:r>
          <w:rPr>
            <w:rFonts w:hint="eastAsia" w:ascii="Times New Roman" w:hAnsi="Times New Roman" w:eastAsia="宋体" w:cs="Times New Roman"/>
            <w:color w:val="231F20"/>
            <w:kern w:val="0"/>
            <w:szCs w:val="21"/>
            <w:lang w:val="en-US" w:eastAsia="zh-CN" w:bidi="ar"/>
          </w:rPr>
          <w:t>。</w:t>
        </w:r>
      </w:ins>
    </w:p>
    <w:p>
      <w:pPr>
        <w:ind w:firstLine="480"/>
        <w:rPr>
          <w:rFonts w:hint="eastAsia" w:ascii="华文楷体" w:hAnsi="华文楷体" w:eastAsia="华文楷体" w:cs="Times New Roman"/>
          <w:sz w:val="24"/>
        </w:rPr>
      </w:pPr>
      <w:r>
        <w:rPr>
          <w:rFonts w:hint="eastAsia" w:ascii="华文楷体" w:hAnsi="华文楷体" w:eastAsia="华文楷体" w:cs="Times New Roman"/>
          <w:sz w:val="24"/>
        </w:rPr>
        <w:t>（二）社会责任条款调节公司组织变动行为的原因之辨</w:t>
      </w:r>
    </w:p>
    <w:p>
      <w:pPr>
        <w:ind w:firstLine="482"/>
        <w:rPr>
          <w:rFonts w:ascii="Times New Roman" w:hAnsi="Times New Roman" w:eastAsia="宋体" w:cs="Times New Roman"/>
          <w:szCs w:val="21"/>
        </w:rPr>
      </w:pPr>
      <w:r>
        <w:rPr>
          <w:rFonts w:hint="eastAsia" w:ascii="Times New Roman" w:hAnsi="Times New Roman" w:eastAsia="宋体" w:cs="Times New Roman"/>
          <w:szCs w:val="21"/>
        </w:rPr>
        <w:t>第一，公司组织变动行为的负外部性影响较大。公司组织变动行为的进展过程中涉及组织架构重置、经营策略调整，乃至公司主体资格消灭等等，这些行为/结果势必会对公司的内外部利害相关者产生</w:t>
      </w:r>
      <w:ins w:id="645" w:author="1111" w:date="2025-08-27T16:34:09Z">
        <w:r>
          <w:rPr>
            <w:rFonts w:hint="eastAsia" w:ascii="Times New Roman" w:hAnsi="Times New Roman" w:eastAsia="宋体" w:cs="Times New Roman"/>
            <w:szCs w:val="21"/>
            <w:lang w:val="en-US" w:eastAsia="zh-CN"/>
          </w:rPr>
          <w:t>不利</w:t>
        </w:r>
      </w:ins>
      <w:r>
        <w:rPr>
          <w:rFonts w:hint="eastAsia" w:ascii="Times New Roman" w:hAnsi="Times New Roman" w:eastAsia="宋体" w:cs="Times New Roman"/>
          <w:szCs w:val="21"/>
        </w:rPr>
        <w:t>影响。</w:t>
      </w:r>
      <w:ins w:id="646" w:author="1111" w:date="2025-08-30T21:14:03Z">
        <w:r>
          <w:rPr>
            <w:rFonts w:hint="eastAsia" w:ascii="Times New Roman" w:hAnsi="Times New Roman" w:eastAsia="宋体" w:cs="Times New Roman"/>
            <w:szCs w:val="21"/>
            <w:lang w:val="en-US" w:eastAsia="zh-CN"/>
          </w:rPr>
          <w:t>通过</w:t>
        </w:r>
      </w:ins>
      <w:ins w:id="647" w:author="1111" w:date="2025-09-02T13:49:28Z">
        <w:r>
          <w:rPr>
            <w:rFonts w:hint="eastAsia" w:ascii="Times New Roman" w:hAnsi="Times New Roman" w:eastAsia="宋体" w:cs="Times New Roman"/>
            <w:szCs w:val="21"/>
            <w:lang w:val="en-US" w:eastAsia="zh-CN"/>
          </w:rPr>
          <w:t>比对</w:t>
        </w:r>
      </w:ins>
      <w:ins w:id="648" w:author="1111" w:date="2025-08-30T21:14:12Z">
        <w:r>
          <w:rPr>
            <w:rFonts w:hint="eastAsia" w:ascii="Times New Roman" w:hAnsi="Times New Roman" w:eastAsia="宋体" w:cs="Times New Roman"/>
            <w:szCs w:val="21"/>
            <w:lang w:val="en-US" w:eastAsia="zh-CN"/>
          </w:rPr>
          <w:t>公司</w:t>
        </w:r>
      </w:ins>
      <w:ins w:id="649" w:author="1111" w:date="2025-08-30T21:14:13Z">
        <w:r>
          <w:rPr>
            <w:rFonts w:hint="eastAsia" w:ascii="Times New Roman" w:hAnsi="Times New Roman" w:eastAsia="宋体" w:cs="Times New Roman"/>
            <w:szCs w:val="21"/>
            <w:lang w:val="en-US" w:eastAsia="zh-CN"/>
          </w:rPr>
          <w:t>组织</w:t>
        </w:r>
      </w:ins>
      <w:ins w:id="650" w:author="1111" w:date="2025-08-30T21:14:14Z">
        <w:r>
          <w:rPr>
            <w:rFonts w:hint="eastAsia" w:ascii="Times New Roman" w:hAnsi="Times New Roman" w:eastAsia="宋体" w:cs="Times New Roman"/>
            <w:szCs w:val="21"/>
            <w:lang w:val="en-US" w:eastAsia="zh-CN"/>
          </w:rPr>
          <w:t>变动</w:t>
        </w:r>
      </w:ins>
      <w:ins w:id="651" w:author="1111" w:date="2025-09-02T13:47:35Z">
        <w:r>
          <w:rPr>
            <w:rFonts w:hint="eastAsia" w:ascii="Times New Roman" w:hAnsi="Times New Roman" w:eastAsia="宋体" w:cs="Times New Roman"/>
            <w:szCs w:val="21"/>
            <w:lang w:val="en-US" w:eastAsia="zh-CN"/>
          </w:rPr>
          <w:t>前</w:t>
        </w:r>
      </w:ins>
      <w:ins w:id="652" w:author="1111" w:date="2025-08-30T21:14:19Z">
        <w:r>
          <w:rPr>
            <w:rFonts w:hint="eastAsia" w:ascii="Times New Roman" w:hAnsi="Times New Roman" w:eastAsia="宋体" w:cs="Times New Roman"/>
            <w:szCs w:val="21"/>
            <w:lang w:val="en-US" w:eastAsia="zh-CN"/>
          </w:rPr>
          <w:t>后</w:t>
        </w:r>
      </w:ins>
      <w:ins w:id="653" w:author="1111" w:date="2025-09-02T13:42:37Z">
        <w:r>
          <w:rPr>
            <w:rFonts w:hint="eastAsia" w:ascii="Times New Roman" w:hAnsi="Times New Roman" w:eastAsia="宋体" w:cs="Times New Roman"/>
            <w:szCs w:val="21"/>
            <w:lang w:val="en-US" w:eastAsia="zh-CN"/>
          </w:rPr>
          <w:t>利益</w:t>
        </w:r>
      </w:ins>
      <w:ins w:id="654" w:author="1111" w:date="2025-09-02T13:42:39Z">
        <w:r>
          <w:rPr>
            <w:rFonts w:hint="eastAsia" w:ascii="Times New Roman" w:hAnsi="Times New Roman" w:eastAsia="宋体" w:cs="Times New Roman"/>
            <w:szCs w:val="21"/>
            <w:lang w:val="en-US" w:eastAsia="zh-CN"/>
          </w:rPr>
          <w:t>相关者的</w:t>
        </w:r>
      </w:ins>
      <w:ins w:id="655" w:author="1111" w:date="2025-09-02T13:42:41Z">
        <w:r>
          <w:rPr>
            <w:rFonts w:hint="eastAsia" w:ascii="Times New Roman" w:hAnsi="Times New Roman" w:eastAsia="宋体" w:cs="Times New Roman"/>
            <w:szCs w:val="21"/>
            <w:lang w:val="en-US" w:eastAsia="zh-CN"/>
          </w:rPr>
          <w:t>利益格局</w:t>
        </w:r>
      </w:ins>
      <w:ins w:id="656" w:author="1111" w:date="2025-09-02T13:47:41Z">
        <w:r>
          <w:rPr>
            <w:rFonts w:hint="eastAsia" w:ascii="Times New Roman" w:hAnsi="Times New Roman" w:eastAsia="宋体" w:cs="Times New Roman"/>
            <w:szCs w:val="21"/>
            <w:lang w:val="en-US" w:eastAsia="zh-CN"/>
          </w:rPr>
          <w:t>差异</w:t>
        </w:r>
      </w:ins>
      <w:ins w:id="657" w:author="1111" w:date="2025-08-30T21:14:34Z">
        <w:r>
          <w:rPr>
            <w:rFonts w:hint="eastAsia" w:ascii="Times New Roman" w:hAnsi="Times New Roman" w:eastAsia="宋体" w:cs="Times New Roman"/>
            <w:szCs w:val="21"/>
            <w:lang w:val="en-US" w:eastAsia="zh-CN"/>
          </w:rPr>
          <w:t>，</w:t>
        </w:r>
      </w:ins>
      <w:ins w:id="658" w:author="1111" w:date="2025-08-30T21:14:07Z">
        <w:r>
          <w:rPr>
            <w:rFonts w:hint="eastAsia" w:ascii="Times New Roman" w:hAnsi="Times New Roman" w:eastAsia="宋体" w:cs="Times New Roman"/>
            <w:szCs w:val="21"/>
            <w:lang w:val="en-US" w:eastAsia="zh-CN"/>
          </w:rPr>
          <w:t>可以发现</w:t>
        </w:r>
      </w:ins>
      <w:ins w:id="659" w:author="1111" w:date="2025-09-02T13:52:44Z">
        <w:r>
          <w:rPr>
            <w:rFonts w:hint="eastAsia" w:ascii="Times New Roman" w:hAnsi="Times New Roman" w:eastAsia="宋体" w:cs="Times New Roman"/>
            <w:szCs w:val="21"/>
            <w:lang w:val="en-US" w:eastAsia="zh-CN"/>
          </w:rPr>
          <w:t>其</w:t>
        </w:r>
      </w:ins>
      <w:ins w:id="660" w:author="1111" w:date="2025-09-02T13:52:51Z">
        <w:r>
          <w:rPr>
            <w:rFonts w:hint="eastAsia" w:ascii="Times New Roman" w:hAnsi="Times New Roman" w:eastAsia="宋体" w:cs="Times New Roman"/>
            <w:szCs w:val="21"/>
            <w:lang w:val="en-US" w:eastAsia="zh-CN"/>
          </w:rPr>
          <w:t>行为</w:t>
        </w:r>
      </w:ins>
      <w:ins w:id="661" w:author="1111" w:date="2025-09-02T13:52:58Z">
        <w:r>
          <w:rPr>
            <w:rFonts w:hint="eastAsia" w:ascii="Times New Roman" w:hAnsi="Times New Roman" w:eastAsia="宋体" w:cs="Times New Roman"/>
            <w:szCs w:val="21"/>
            <w:lang w:val="en-US" w:eastAsia="zh-CN"/>
          </w:rPr>
          <w:t>负</w:t>
        </w:r>
      </w:ins>
      <w:ins w:id="662" w:author="1111" w:date="2025-09-02T13:52:59Z">
        <w:r>
          <w:rPr>
            <w:rFonts w:hint="eastAsia" w:ascii="Times New Roman" w:hAnsi="Times New Roman" w:eastAsia="宋体" w:cs="Times New Roman"/>
            <w:szCs w:val="21"/>
            <w:lang w:val="en-US" w:eastAsia="zh-CN"/>
          </w:rPr>
          <w:t>外部性</w:t>
        </w:r>
      </w:ins>
      <w:ins w:id="663" w:author="1111" w:date="2025-09-02T13:53:00Z">
        <w:r>
          <w:rPr>
            <w:rFonts w:hint="eastAsia" w:ascii="Times New Roman" w:hAnsi="Times New Roman" w:eastAsia="宋体" w:cs="Times New Roman"/>
            <w:szCs w:val="21"/>
            <w:lang w:val="en-US" w:eastAsia="zh-CN"/>
          </w:rPr>
          <w:t>影响</w:t>
        </w:r>
      </w:ins>
      <w:ins w:id="664" w:author="1111" w:date="2025-09-02T13:53:03Z">
        <w:r>
          <w:rPr>
            <w:rFonts w:hint="eastAsia" w:ascii="Times New Roman" w:hAnsi="Times New Roman" w:eastAsia="宋体" w:cs="Times New Roman"/>
            <w:szCs w:val="21"/>
            <w:lang w:val="en-US" w:eastAsia="zh-CN"/>
          </w:rPr>
          <w:t>所</w:t>
        </w:r>
      </w:ins>
      <w:ins w:id="665" w:author="1111" w:date="2025-09-02T13:53:05Z">
        <w:r>
          <w:rPr>
            <w:rFonts w:hint="eastAsia" w:ascii="Times New Roman" w:hAnsi="Times New Roman" w:eastAsia="宋体" w:cs="Times New Roman"/>
            <w:szCs w:val="21"/>
            <w:lang w:val="en-US" w:eastAsia="zh-CN"/>
          </w:rPr>
          <w:t>在</w:t>
        </w:r>
      </w:ins>
      <w:ins w:id="666" w:author="1111" w:date="2025-09-02T13:52:40Z">
        <w:r>
          <w:rPr>
            <w:rFonts w:hint="eastAsia" w:ascii="Times New Roman" w:hAnsi="Times New Roman" w:eastAsia="宋体" w:cs="Times New Roman"/>
            <w:szCs w:val="21"/>
            <w:lang w:val="en-US" w:eastAsia="zh-CN"/>
          </w:rPr>
          <w:t>。</w:t>
        </w:r>
      </w:ins>
      <w:r>
        <w:rPr>
          <w:rFonts w:hint="eastAsia" w:ascii="Times New Roman" w:hAnsi="Times New Roman" w:eastAsia="宋体" w:cs="Times New Roman"/>
          <w:szCs w:val="21"/>
        </w:rPr>
        <w:t>于内而言，</w:t>
      </w:r>
      <w:ins w:id="667" w:author="1111" w:date="2025-08-27T16:38:47Z">
        <w:r>
          <w:rPr>
            <w:rFonts w:hint="eastAsia" w:ascii="Times New Roman" w:hAnsi="Times New Roman" w:eastAsia="宋体" w:cs="Times New Roman"/>
            <w:szCs w:val="21"/>
            <w:lang w:val="en-US" w:eastAsia="zh-CN"/>
          </w:rPr>
          <w:t>公司并购</w:t>
        </w:r>
      </w:ins>
      <w:ins w:id="668" w:author="1111" w:date="2025-08-27T16:38:51Z">
        <w:r>
          <w:rPr>
            <w:rFonts w:hint="eastAsia" w:ascii="Times New Roman" w:hAnsi="Times New Roman" w:eastAsia="宋体" w:cs="Times New Roman"/>
            <w:szCs w:val="21"/>
            <w:lang w:val="en-US" w:eastAsia="zh-CN"/>
          </w:rPr>
          <w:t>完成后的</w:t>
        </w:r>
      </w:ins>
      <w:r>
        <w:rPr>
          <w:rFonts w:hint="eastAsia" w:ascii="Times New Roman" w:hAnsi="Times New Roman" w:eastAsia="宋体" w:cs="Times New Roman"/>
          <w:szCs w:val="21"/>
        </w:rPr>
        <w:t>资本结构和业务配置的改变</w:t>
      </w:r>
      <w:ins w:id="669" w:author="1111" w:date="2025-08-30T21:26:39Z">
        <w:r>
          <w:rPr>
            <w:rFonts w:hint="eastAsia" w:ascii="Times New Roman" w:hAnsi="Times New Roman" w:eastAsia="宋体" w:cs="Times New Roman"/>
            <w:szCs w:val="21"/>
            <w:lang w:val="en-US" w:eastAsia="zh-CN"/>
          </w:rPr>
          <w:t>将</w:t>
        </w:r>
      </w:ins>
      <w:r>
        <w:rPr>
          <w:rFonts w:hint="eastAsia" w:ascii="Times New Roman" w:hAnsi="Times New Roman" w:eastAsia="宋体" w:cs="Times New Roman"/>
          <w:szCs w:val="21"/>
        </w:rPr>
        <w:t>直接影响股东</w:t>
      </w:r>
      <w:del w:id="670" w:author="1111" w:date="2025-08-30T21:26:28Z">
        <w:r>
          <w:rPr>
            <w:rFonts w:hint="eastAsia" w:ascii="Times New Roman" w:hAnsi="Times New Roman" w:eastAsia="宋体" w:cs="Times New Roman"/>
            <w:szCs w:val="21"/>
          </w:rPr>
          <w:delText>的财产</w:delText>
        </w:r>
      </w:del>
      <w:r>
        <w:rPr>
          <w:rFonts w:hint="eastAsia" w:ascii="Times New Roman" w:hAnsi="Times New Roman" w:eastAsia="宋体" w:cs="Times New Roman"/>
          <w:szCs w:val="21"/>
        </w:rPr>
        <w:t>权益，</w:t>
      </w:r>
      <w:ins w:id="671" w:author="1111" w:date="2025-08-27T16:39:08Z">
        <w:r>
          <w:rPr>
            <w:rFonts w:hint="eastAsia" w:ascii="Times New Roman" w:hAnsi="Times New Roman" w:eastAsia="宋体" w:cs="Times New Roman"/>
            <w:szCs w:val="21"/>
            <w:lang w:val="en-US" w:eastAsia="zh-CN"/>
          </w:rPr>
          <w:t>某些</w:t>
        </w:r>
      </w:ins>
      <w:ins w:id="672" w:author="1111" w:date="2025-08-30T21:24:55Z">
        <w:r>
          <w:rPr>
            <w:rFonts w:hint="eastAsia" w:ascii="Times New Roman" w:hAnsi="Times New Roman" w:eastAsia="宋体" w:cs="Times New Roman"/>
            <w:szCs w:val="21"/>
            <w:lang w:val="en-US" w:eastAsia="zh-CN"/>
          </w:rPr>
          <w:t>股东的</w:t>
        </w:r>
      </w:ins>
      <w:ins w:id="673" w:author="1111" w:date="2025-08-30T21:24:59Z">
        <w:r>
          <w:rPr>
            <w:rFonts w:hint="eastAsia" w:ascii="Times New Roman" w:hAnsi="Times New Roman" w:eastAsia="宋体" w:cs="Times New Roman"/>
            <w:szCs w:val="21"/>
            <w:lang w:val="en-US" w:eastAsia="zh-CN"/>
          </w:rPr>
          <w:t>股权可能</w:t>
        </w:r>
      </w:ins>
      <w:ins w:id="674" w:author="1111" w:date="2025-08-30T21:25:01Z">
        <w:r>
          <w:rPr>
            <w:rFonts w:hint="eastAsia" w:ascii="Times New Roman" w:hAnsi="Times New Roman" w:eastAsia="宋体" w:cs="Times New Roman"/>
            <w:szCs w:val="21"/>
            <w:lang w:val="en-US" w:eastAsia="zh-CN"/>
          </w:rPr>
          <w:t>被</w:t>
        </w:r>
      </w:ins>
      <w:ins w:id="675" w:author="1111" w:date="2025-08-30T21:25:04Z">
        <w:r>
          <w:rPr>
            <w:rFonts w:hint="eastAsia" w:ascii="Times New Roman" w:hAnsi="Times New Roman" w:eastAsia="宋体" w:cs="Times New Roman"/>
            <w:szCs w:val="21"/>
            <w:lang w:val="en-US" w:eastAsia="zh-CN"/>
          </w:rPr>
          <w:t>稀释</w:t>
        </w:r>
      </w:ins>
      <w:ins w:id="676" w:author="1111" w:date="2025-08-30T21:25:05Z">
        <w:r>
          <w:rPr>
            <w:rFonts w:hint="eastAsia" w:ascii="Times New Roman" w:hAnsi="Times New Roman" w:eastAsia="宋体" w:cs="Times New Roman"/>
            <w:szCs w:val="21"/>
            <w:lang w:val="en-US" w:eastAsia="zh-CN"/>
          </w:rPr>
          <w:t>而</w:t>
        </w:r>
      </w:ins>
      <w:ins w:id="677" w:author="1111" w:date="2025-09-02T13:55:14Z">
        <w:r>
          <w:rPr>
            <w:rFonts w:hint="eastAsia" w:ascii="Times New Roman" w:hAnsi="Times New Roman" w:eastAsia="宋体" w:cs="Times New Roman"/>
            <w:szCs w:val="21"/>
            <w:lang w:val="en-US" w:eastAsia="zh-CN"/>
          </w:rPr>
          <w:t>因此</w:t>
        </w:r>
      </w:ins>
      <w:ins w:id="678" w:author="1111" w:date="2025-08-30T21:25:08Z">
        <w:r>
          <w:rPr>
            <w:rFonts w:hint="eastAsia" w:ascii="Times New Roman" w:hAnsi="Times New Roman" w:eastAsia="宋体" w:cs="Times New Roman"/>
            <w:szCs w:val="21"/>
            <w:lang w:val="en-US" w:eastAsia="zh-CN"/>
          </w:rPr>
          <w:t>丧失</w:t>
        </w:r>
      </w:ins>
      <w:ins w:id="679" w:author="1111" w:date="2025-08-30T21:25:09Z">
        <w:r>
          <w:rPr>
            <w:rFonts w:hint="eastAsia" w:ascii="Times New Roman" w:hAnsi="Times New Roman" w:eastAsia="宋体" w:cs="Times New Roman"/>
            <w:szCs w:val="21"/>
            <w:lang w:val="en-US" w:eastAsia="zh-CN"/>
          </w:rPr>
          <w:t>对</w:t>
        </w:r>
      </w:ins>
      <w:ins w:id="680" w:author="1111" w:date="2025-08-30T21:25:18Z">
        <w:r>
          <w:rPr>
            <w:rFonts w:hint="eastAsia" w:ascii="Times New Roman" w:hAnsi="Times New Roman" w:eastAsia="宋体" w:cs="Times New Roman"/>
            <w:szCs w:val="21"/>
            <w:lang w:val="en-US" w:eastAsia="zh-CN"/>
          </w:rPr>
          <w:t>公司的</w:t>
        </w:r>
      </w:ins>
      <w:ins w:id="681" w:author="1111" w:date="2025-08-30T21:25:20Z">
        <w:r>
          <w:rPr>
            <w:rFonts w:hint="eastAsia" w:ascii="Times New Roman" w:hAnsi="Times New Roman" w:eastAsia="宋体" w:cs="Times New Roman"/>
            <w:szCs w:val="21"/>
            <w:lang w:val="en-US" w:eastAsia="zh-CN"/>
          </w:rPr>
          <w:t>控制</w:t>
        </w:r>
      </w:ins>
      <w:ins w:id="682" w:author="1111" w:date="2025-08-30T21:25:23Z">
        <w:r>
          <w:rPr>
            <w:rFonts w:hint="eastAsia" w:ascii="Times New Roman" w:hAnsi="Times New Roman" w:eastAsia="宋体" w:cs="Times New Roman"/>
            <w:szCs w:val="21"/>
            <w:lang w:val="en-US" w:eastAsia="zh-CN"/>
          </w:rPr>
          <w:t>权</w:t>
        </w:r>
      </w:ins>
      <w:ins w:id="683" w:author="1111" w:date="2025-08-27T16:31:22Z">
        <w:r>
          <w:rPr>
            <w:rFonts w:hint="eastAsia" w:ascii="Times New Roman" w:hAnsi="Times New Roman" w:eastAsia="宋体" w:cs="Times New Roman"/>
            <w:szCs w:val="21"/>
            <w:lang w:val="en-US" w:eastAsia="zh-CN"/>
          </w:rPr>
          <w:t>，</w:t>
        </w:r>
      </w:ins>
      <w:ins w:id="684" w:author="1111" w:date="2025-09-02T13:55:27Z">
        <w:r>
          <w:rPr>
            <w:rFonts w:hint="eastAsia" w:ascii="Times New Roman" w:hAnsi="Times New Roman" w:eastAsia="宋体" w:cs="Times New Roman"/>
            <w:szCs w:val="21"/>
            <w:lang w:val="en-US" w:eastAsia="zh-CN"/>
          </w:rPr>
          <w:t>为此</w:t>
        </w:r>
      </w:ins>
      <w:del w:id="685" w:author="1111" w:date="2025-09-02T13:55:25Z">
        <w:r>
          <w:rPr>
            <w:rFonts w:hint="eastAsia" w:ascii="Times New Roman" w:hAnsi="Times New Roman" w:eastAsia="宋体" w:cs="Times New Roman"/>
            <w:szCs w:val="21"/>
          </w:rPr>
          <w:delText>因此</w:delText>
        </w:r>
      </w:del>
      <w:r>
        <w:rPr>
          <w:rFonts w:hint="eastAsia" w:ascii="Times New Roman" w:hAnsi="Times New Roman" w:eastAsia="宋体" w:cs="Times New Roman"/>
          <w:szCs w:val="21"/>
        </w:rPr>
        <w:t>公司法</w:t>
      </w:r>
      <w:ins w:id="686" w:author="1111" w:date="2025-09-02T13:55:37Z">
        <w:r>
          <w:rPr>
            <w:rFonts w:hint="eastAsia" w:ascii="Times New Roman" w:hAnsi="Times New Roman" w:eastAsia="宋体" w:cs="Times New Roman"/>
            <w:szCs w:val="21"/>
            <w:lang w:val="en-US" w:eastAsia="zh-CN"/>
          </w:rPr>
          <w:t>特别</w:t>
        </w:r>
      </w:ins>
      <w:r>
        <w:rPr>
          <w:rFonts w:hint="eastAsia" w:ascii="Times New Roman" w:hAnsi="Times New Roman" w:eastAsia="宋体" w:cs="Times New Roman"/>
          <w:szCs w:val="21"/>
        </w:rPr>
        <w:t>规定公司合并、分立、解散等组织变动均属重大事项，需经三分之二以上特别多数的股东表决通过</w:t>
      </w:r>
      <w:r>
        <w:rPr>
          <w:rStyle w:val="16"/>
          <w:rFonts w:hint="eastAsia" w:ascii="Times New Roman" w:hAnsi="Times New Roman" w:eastAsia="宋体" w:cs="Times New Roman"/>
          <w:szCs w:val="21"/>
        </w:rPr>
        <w:footnoteReference w:id="17"/>
      </w:r>
      <w:r>
        <w:rPr>
          <w:rFonts w:hint="eastAsia" w:ascii="Times New Roman" w:hAnsi="Times New Roman" w:eastAsia="宋体" w:cs="Times New Roman"/>
          <w:szCs w:val="21"/>
        </w:rPr>
        <w:t>。于外而言，众多利益相关者需要在公司的正常存续中受益，</w:t>
      </w:r>
      <w:ins w:id="687" w:author="1111" w:date="2025-08-30T21:19:47Z">
        <w:r>
          <w:rPr>
            <w:rFonts w:hint="eastAsia" w:ascii="Times New Roman" w:hAnsi="Times New Roman" w:eastAsia="宋体" w:cs="Times New Roman"/>
            <w:szCs w:val="21"/>
          </w:rPr>
          <w:t>公司的合并、分立、解散等组织变动行为均可能直接导致公司主体的消亡，如在吸收合并中，被吸收的公司法人资格终止；在新设合并中，参与合并的公司均被解散。</w:t>
        </w:r>
      </w:ins>
      <w:ins w:id="688" w:author="1111" w:date="2025-08-30T21:20:14Z">
        <w:r>
          <w:rPr>
            <w:rFonts w:hint="eastAsia" w:ascii="Times New Roman" w:hAnsi="Times New Roman" w:eastAsia="宋体" w:cs="Times New Roman"/>
            <w:szCs w:val="21"/>
            <w:lang w:val="en-US" w:eastAsia="zh-CN"/>
          </w:rPr>
          <w:t>而</w:t>
        </w:r>
      </w:ins>
      <w:ins w:id="689" w:author="1111" w:date="2025-08-30T21:20:15Z">
        <w:r>
          <w:rPr>
            <w:rFonts w:hint="eastAsia" w:ascii="Times New Roman" w:hAnsi="Times New Roman" w:eastAsia="宋体" w:cs="Times New Roman"/>
            <w:szCs w:val="21"/>
            <w:lang w:val="en-US" w:eastAsia="zh-CN"/>
          </w:rPr>
          <w:t>公司</w:t>
        </w:r>
      </w:ins>
      <w:ins w:id="690" w:author="1111" w:date="2025-08-30T21:20:16Z">
        <w:r>
          <w:rPr>
            <w:rFonts w:hint="eastAsia" w:ascii="Times New Roman" w:hAnsi="Times New Roman" w:eastAsia="宋体" w:cs="Times New Roman"/>
            <w:szCs w:val="21"/>
            <w:lang w:val="en-US" w:eastAsia="zh-CN"/>
          </w:rPr>
          <w:t>一旦</w:t>
        </w:r>
      </w:ins>
      <w:ins w:id="691" w:author="1111" w:date="2025-08-30T21:20:17Z">
        <w:r>
          <w:rPr>
            <w:rFonts w:hint="eastAsia" w:ascii="Times New Roman" w:hAnsi="Times New Roman" w:eastAsia="宋体" w:cs="Times New Roman"/>
            <w:szCs w:val="21"/>
            <w:lang w:val="en-US" w:eastAsia="zh-CN"/>
          </w:rPr>
          <w:t>解散</w:t>
        </w:r>
      </w:ins>
      <w:ins w:id="692" w:author="1111" w:date="2025-08-30T21:20:19Z">
        <w:r>
          <w:rPr>
            <w:rFonts w:hint="eastAsia" w:ascii="Times New Roman" w:hAnsi="Times New Roman" w:eastAsia="宋体" w:cs="Times New Roman"/>
            <w:szCs w:val="21"/>
            <w:lang w:val="en-US" w:eastAsia="zh-CN"/>
          </w:rPr>
          <w:t>，</w:t>
        </w:r>
      </w:ins>
      <w:ins w:id="693" w:author="1111" w:date="2025-08-30T21:20:25Z">
        <w:r>
          <w:rPr>
            <w:rFonts w:hint="eastAsia" w:ascii="Times New Roman" w:hAnsi="Times New Roman" w:eastAsia="宋体" w:cs="Times New Roman"/>
            <w:szCs w:val="21"/>
            <w:lang w:val="en-US" w:eastAsia="zh-CN"/>
          </w:rPr>
          <w:t>公司</w:t>
        </w:r>
      </w:ins>
      <w:ins w:id="694" w:author="1111" w:date="2025-08-30T21:20:26Z">
        <w:r>
          <w:rPr>
            <w:rFonts w:hint="eastAsia" w:ascii="Times New Roman" w:hAnsi="Times New Roman" w:eastAsia="宋体" w:cs="Times New Roman"/>
            <w:szCs w:val="21"/>
            <w:lang w:val="en-US" w:eastAsia="zh-CN"/>
          </w:rPr>
          <w:t>员工</w:t>
        </w:r>
      </w:ins>
      <w:ins w:id="695" w:author="1111" w:date="2025-08-30T21:20:35Z">
        <w:r>
          <w:rPr>
            <w:rFonts w:hint="eastAsia" w:ascii="Times New Roman" w:hAnsi="Times New Roman" w:eastAsia="宋体" w:cs="Times New Roman"/>
            <w:szCs w:val="21"/>
            <w:lang w:val="en-US" w:eastAsia="zh-CN"/>
          </w:rPr>
          <w:t>将面临失业</w:t>
        </w:r>
      </w:ins>
      <w:ins w:id="696" w:author="1111" w:date="2025-08-30T21:20:36Z">
        <w:r>
          <w:rPr>
            <w:rFonts w:hint="eastAsia" w:ascii="Times New Roman" w:hAnsi="Times New Roman" w:eastAsia="宋体" w:cs="Times New Roman"/>
            <w:szCs w:val="21"/>
            <w:lang w:val="en-US" w:eastAsia="zh-CN"/>
          </w:rPr>
          <w:t>，</w:t>
        </w:r>
      </w:ins>
      <w:del w:id="697" w:author="1111" w:date="2025-08-30T21:20:23Z">
        <w:r>
          <w:rPr>
            <w:rFonts w:hint="eastAsia" w:ascii="Times New Roman" w:hAnsi="Times New Roman" w:eastAsia="宋体" w:cs="Times New Roman"/>
            <w:szCs w:val="21"/>
          </w:rPr>
          <w:delText>一旦公司发生组织变动则可能影响包括公司员工、</w:delText>
        </w:r>
      </w:del>
      <w:r>
        <w:rPr>
          <w:rFonts w:hint="eastAsia" w:ascii="Times New Roman" w:hAnsi="Times New Roman" w:eastAsia="宋体" w:cs="Times New Roman"/>
          <w:szCs w:val="21"/>
        </w:rPr>
        <w:t>债权人</w:t>
      </w:r>
      <w:ins w:id="698" w:author="1111" w:date="2025-09-02T13:50:38Z">
        <w:r>
          <w:rPr>
            <w:rFonts w:hint="eastAsia" w:ascii="Times New Roman" w:hAnsi="Times New Roman" w:eastAsia="宋体" w:cs="Times New Roman"/>
            <w:szCs w:val="21"/>
            <w:lang w:val="en-US" w:eastAsia="zh-CN"/>
          </w:rPr>
          <w:t>债权</w:t>
        </w:r>
      </w:ins>
      <w:ins w:id="699" w:author="1111" w:date="2025-09-02T13:50:59Z">
        <w:r>
          <w:rPr>
            <w:rFonts w:hint="eastAsia" w:ascii="Times New Roman" w:hAnsi="Times New Roman" w:eastAsia="宋体" w:cs="Times New Roman"/>
            <w:szCs w:val="21"/>
            <w:lang w:val="en-US" w:eastAsia="zh-CN"/>
          </w:rPr>
          <w:t>实现</w:t>
        </w:r>
      </w:ins>
      <w:ins w:id="700" w:author="1111" w:date="2025-09-02T13:51:00Z">
        <w:r>
          <w:rPr>
            <w:rFonts w:hint="eastAsia" w:ascii="Times New Roman" w:hAnsi="Times New Roman" w:eastAsia="宋体" w:cs="Times New Roman"/>
            <w:szCs w:val="21"/>
            <w:lang w:val="en-US" w:eastAsia="zh-CN"/>
          </w:rPr>
          <w:t>受阻</w:t>
        </w:r>
      </w:ins>
      <w:r>
        <w:rPr>
          <w:rFonts w:hint="eastAsia" w:ascii="Times New Roman" w:hAnsi="Times New Roman" w:eastAsia="宋体" w:cs="Times New Roman"/>
          <w:szCs w:val="21"/>
        </w:rPr>
        <w:t>、消费者</w:t>
      </w:r>
      <w:ins w:id="701" w:author="1111" w:date="2025-09-02T13:51:03Z">
        <w:r>
          <w:rPr>
            <w:rFonts w:hint="eastAsia" w:ascii="Times New Roman" w:hAnsi="Times New Roman" w:eastAsia="宋体" w:cs="Times New Roman"/>
            <w:szCs w:val="21"/>
            <w:lang w:val="en-US" w:eastAsia="zh-CN"/>
          </w:rPr>
          <w:t>缺乏</w:t>
        </w:r>
      </w:ins>
      <w:ins w:id="702" w:author="1111" w:date="2025-09-02T13:51:05Z">
        <w:r>
          <w:rPr>
            <w:rFonts w:hint="eastAsia" w:ascii="Times New Roman" w:hAnsi="Times New Roman" w:eastAsia="宋体" w:cs="Times New Roman"/>
            <w:szCs w:val="21"/>
            <w:lang w:val="en-US" w:eastAsia="zh-CN"/>
          </w:rPr>
          <w:t>售后</w:t>
        </w:r>
      </w:ins>
      <w:ins w:id="703" w:author="1111" w:date="2025-09-02T13:51:06Z">
        <w:r>
          <w:rPr>
            <w:rFonts w:hint="eastAsia" w:ascii="Times New Roman" w:hAnsi="Times New Roman" w:eastAsia="宋体" w:cs="Times New Roman"/>
            <w:szCs w:val="21"/>
            <w:lang w:val="en-US" w:eastAsia="zh-CN"/>
          </w:rPr>
          <w:t>保障</w:t>
        </w:r>
      </w:ins>
      <w:r>
        <w:rPr>
          <w:rFonts w:hint="eastAsia" w:ascii="Times New Roman" w:hAnsi="Times New Roman" w:eastAsia="宋体" w:cs="Times New Roman"/>
          <w:szCs w:val="21"/>
        </w:rPr>
        <w:t>、与公司发生业务往来的</w:t>
      </w:r>
      <w:ins w:id="704" w:author="1111" w:date="2025-08-30T21:20:45Z">
        <w:r>
          <w:rPr>
            <w:rFonts w:hint="eastAsia" w:ascii="Times New Roman" w:hAnsi="Times New Roman" w:eastAsia="宋体" w:cs="Times New Roman"/>
            <w:szCs w:val="21"/>
            <w:lang w:val="en-US" w:eastAsia="zh-CN"/>
          </w:rPr>
          <w:t>上下游</w:t>
        </w:r>
      </w:ins>
      <w:ins w:id="705" w:author="1111" w:date="2025-08-30T21:20:46Z">
        <w:r>
          <w:rPr>
            <w:rFonts w:hint="eastAsia" w:ascii="Times New Roman" w:hAnsi="Times New Roman" w:eastAsia="宋体" w:cs="Times New Roman"/>
            <w:szCs w:val="21"/>
            <w:lang w:val="en-US" w:eastAsia="zh-CN"/>
          </w:rPr>
          <w:t>企业</w:t>
        </w:r>
      </w:ins>
      <w:ins w:id="706" w:author="1111" w:date="2025-08-30T21:20:48Z">
        <w:r>
          <w:rPr>
            <w:rFonts w:hint="eastAsia" w:ascii="Times New Roman" w:hAnsi="Times New Roman" w:eastAsia="宋体" w:cs="Times New Roman"/>
            <w:szCs w:val="21"/>
            <w:lang w:val="en-US" w:eastAsia="zh-CN"/>
          </w:rPr>
          <w:t>均面临</w:t>
        </w:r>
      </w:ins>
      <w:ins w:id="707" w:author="1111" w:date="2025-08-30T21:20:56Z">
        <w:r>
          <w:rPr>
            <w:rFonts w:hint="eastAsia" w:ascii="Times New Roman" w:hAnsi="Times New Roman" w:eastAsia="宋体" w:cs="Times New Roman"/>
            <w:szCs w:val="21"/>
            <w:lang w:val="en-US" w:eastAsia="zh-CN"/>
          </w:rPr>
          <w:t>业务</w:t>
        </w:r>
      </w:ins>
      <w:ins w:id="708" w:author="1111" w:date="2025-08-30T21:20:58Z">
        <w:r>
          <w:rPr>
            <w:rFonts w:hint="eastAsia" w:ascii="Times New Roman" w:hAnsi="Times New Roman" w:eastAsia="宋体" w:cs="Times New Roman"/>
            <w:szCs w:val="21"/>
            <w:lang w:val="en-US" w:eastAsia="zh-CN"/>
          </w:rPr>
          <w:t>链条的</w:t>
        </w:r>
      </w:ins>
      <w:ins w:id="709" w:author="1111" w:date="2025-08-30T21:21:00Z">
        <w:r>
          <w:rPr>
            <w:rFonts w:hint="eastAsia" w:ascii="Times New Roman" w:hAnsi="Times New Roman" w:eastAsia="宋体" w:cs="Times New Roman"/>
            <w:szCs w:val="21"/>
            <w:lang w:val="en-US" w:eastAsia="zh-CN"/>
          </w:rPr>
          <w:t>断裂</w:t>
        </w:r>
      </w:ins>
      <w:ins w:id="710" w:author="1111" w:date="2025-08-30T21:28:03Z">
        <w:r>
          <w:rPr>
            <w:rFonts w:hint="eastAsia" w:ascii="Times New Roman" w:hAnsi="Times New Roman" w:eastAsia="宋体" w:cs="Times New Roman"/>
            <w:szCs w:val="21"/>
            <w:lang w:val="en-US" w:eastAsia="zh-CN"/>
          </w:rPr>
          <w:t>。</w:t>
        </w:r>
      </w:ins>
      <w:del w:id="711" w:author="1111" w:date="2025-08-30T21:28:03Z">
        <w:r>
          <w:rPr>
            <w:rFonts w:hint="eastAsia" w:ascii="Times New Roman" w:hAnsi="Times New Roman" w:eastAsia="宋体" w:cs="Times New Roman"/>
            <w:szCs w:val="21"/>
          </w:rPr>
          <w:delText>其</w:delText>
        </w:r>
      </w:del>
      <w:del w:id="712" w:author="1111" w:date="2025-08-30T21:28:03Z">
        <w:r>
          <w:rPr>
            <w:rFonts w:hint="eastAsia" w:ascii="Times New Roman" w:hAnsi="Times New Roman" w:eastAsia="宋体" w:cs="Times New Roman"/>
            <w:szCs w:val="21"/>
            <w:lang w:val="en-US" w:eastAsia="zh-CN"/>
          </w:rPr>
          <w:delText xml:space="preserve"> </w:delText>
        </w:r>
      </w:del>
      <w:del w:id="713" w:author="1111" w:date="2025-08-30T21:28:03Z">
        <w:r>
          <w:rPr>
            <w:rFonts w:hint="eastAsia" w:ascii="Times New Roman" w:hAnsi="Times New Roman" w:eastAsia="宋体" w:cs="Times New Roman"/>
            <w:szCs w:val="21"/>
          </w:rPr>
          <w:delText>他第三方经营者等利益相关者利益，及一定范围内的社会公共利益。</w:delText>
        </w:r>
      </w:del>
      <w:del w:id="714" w:author="1111" w:date="2025-08-30T21:28:05Z">
        <w:r>
          <w:rPr>
            <w:rFonts w:hint="eastAsia" w:ascii="Times New Roman" w:hAnsi="Times New Roman" w:eastAsia="宋体" w:cs="Times New Roman"/>
            <w:szCs w:val="21"/>
          </w:rPr>
          <w:delText>并且，</w:delText>
        </w:r>
      </w:del>
      <w:del w:id="715" w:author="1111" w:date="2025-08-30T21:19:47Z">
        <w:r>
          <w:rPr>
            <w:rFonts w:hint="eastAsia" w:ascii="Times New Roman" w:hAnsi="Times New Roman" w:eastAsia="宋体" w:cs="Times New Roman"/>
            <w:szCs w:val="21"/>
          </w:rPr>
          <w:delText>公司的合并、分立、解散等组织变动行为均可能直接导致公司主体的消亡，如在吸收合并中，被吸收的公司法人资格终止；在新设合并中，参与合并的公司均被解散。</w:delText>
        </w:r>
      </w:del>
      <w:r>
        <w:rPr>
          <w:rFonts w:hint="eastAsia" w:ascii="Times New Roman" w:hAnsi="Times New Roman" w:eastAsia="宋体" w:cs="Times New Roman"/>
          <w:szCs w:val="21"/>
        </w:rPr>
        <w:t>正如学者所说，“解散公司是对社会振荡最大的一种玉石俱焚的退出方法”</w:t>
      </w:r>
      <w:r>
        <w:rPr>
          <w:rStyle w:val="16"/>
          <w:rFonts w:hint="eastAsia" w:ascii="Times New Roman" w:hAnsi="Times New Roman" w:eastAsia="宋体" w:cs="Times New Roman"/>
          <w:szCs w:val="21"/>
        </w:rPr>
        <w:footnoteReference w:id="18"/>
      </w:r>
      <w:del w:id="716" w:author="1111" w:date="2025-09-02T13:56:09Z">
        <w:r>
          <w:rPr>
            <w:rFonts w:hint="eastAsia" w:ascii="Times New Roman" w:hAnsi="Times New Roman" w:eastAsia="宋体" w:cs="Times New Roman"/>
            <w:szCs w:val="21"/>
          </w:rPr>
          <w:delText>。</w:delText>
        </w:r>
      </w:del>
      <w:ins w:id="717" w:author="1111" w:date="2025-09-02T13:52:01Z">
        <w:r>
          <w:rPr>
            <w:rFonts w:hint="eastAsia" w:ascii="Times New Roman" w:hAnsi="Times New Roman" w:eastAsia="宋体" w:cs="Times New Roman"/>
            <w:szCs w:val="21"/>
            <w:lang w:val="en-US" w:eastAsia="zh-CN"/>
          </w:rPr>
          <w:t>。</w:t>
        </w:r>
      </w:ins>
      <w:ins w:id="718" w:author="1111" w:date="2025-08-27T16:28:42Z">
        <w:r>
          <w:rPr>
            <w:rFonts w:hint="eastAsia" w:ascii="Times New Roman" w:hAnsi="Times New Roman" w:eastAsia="宋体" w:cs="Times New Roman"/>
            <w:szCs w:val="21"/>
            <w:lang w:val="en-US" w:eastAsia="zh-CN"/>
          </w:rPr>
          <w:t>同时，</w:t>
        </w:r>
      </w:ins>
      <w:del w:id="719" w:author="1111" w:date="2025-08-27T16:20:55Z">
        <w:commentRangeStart w:id="2"/>
        <w:r>
          <w:rPr>
            <w:rFonts w:hint="eastAsia" w:ascii="Times New Roman" w:hAnsi="Times New Roman" w:eastAsia="宋体" w:cs="Times New Roman"/>
            <w:szCs w:val="21"/>
          </w:rPr>
          <w:delText>在24年年末极越汽车解散风波中，超5000名员工面临失业，围堵公司总部讨薪。同时引发70亿元的财务窟窿，许多供应商被迫垫资，账期过长导致财务压力巨大，一些小型供应商可能因此破产‌。此外，车主的权益也受到了影响，未来车辆的使用和维护都缺乏售后保障。并且</w:delText>
        </w:r>
      </w:del>
      <w:r>
        <w:rPr>
          <w:rFonts w:hint="eastAsia" w:ascii="Times New Roman" w:hAnsi="Times New Roman" w:eastAsia="宋体" w:cs="Times New Roman"/>
          <w:color w:val="231F20"/>
          <w:kern w:val="0"/>
          <w:szCs w:val="21"/>
          <w:lang w:bidi="ar"/>
        </w:rPr>
        <w:t>公司组织变动行为的负外部性影响经由公司的社会性不断放大，数字经济的发展使得公司与社会及利益相关方产生更为深远的联系，现代公司的社会影响范围远超我们的想象。再如金融市场中银行、券商、资管等面临连环冲击，公司组织变动后产生的跨市场风险传导一触即发。公司解散释放经济下行的信号亦会间接影响投资市场热情，对企业的融资造成不利影响，如硅谷银行的破产解散引发市场恐慌情绪，导致美国股市大幅下跌。由此可见，公司组织变动如同推倒“多米诺骨牌”一般，会对社会及利益相关者产生多方面的连锁影响。</w:t>
      </w:r>
      <w:commentRangeEnd w:id="2"/>
      <w:r>
        <w:rPr>
          <w:rStyle w:val="15"/>
        </w:rPr>
        <w:commentReference w:id="2"/>
      </w:r>
    </w:p>
    <w:p>
      <w:pPr>
        <w:ind w:firstLine="482"/>
        <w:rPr>
          <w:rFonts w:ascii="Times New Roman" w:hAnsi="Times New Roman" w:eastAsia="宋体" w:cs="Times New Roman"/>
          <w:szCs w:val="21"/>
        </w:rPr>
      </w:pPr>
      <w:r>
        <w:rPr>
          <w:rFonts w:hint="eastAsia" w:ascii="Times New Roman" w:hAnsi="Times New Roman" w:eastAsia="宋体" w:cs="Times New Roman"/>
          <w:szCs w:val="21"/>
        </w:rPr>
        <w:t>第二，‌公司组织变动</w:t>
      </w:r>
      <w:del w:id="720" w:author="1111" w:date="2025-09-02T14:11:47Z">
        <w:r>
          <w:rPr>
            <w:rFonts w:hint="eastAsia" w:ascii="Times New Roman" w:hAnsi="Times New Roman" w:eastAsia="宋体" w:cs="Times New Roman"/>
            <w:szCs w:val="21"/>
          </w:rPr>
          <w:delText>引发内部股东利益与外部社会利益的剧烈冲突，</w:delText>
        </w:r>
      </w:del>
      <w:ins w:id="721" w:author="1111" w:date="2025-09-02T14:02:09Z">
        <w:r>
          <w:rPr>
            <w:rFonts w:hint="eastAsia" w:ascii="Times New Roman" w:hAnsi="Times New Roman" w:eastAsia="宋体" w:cs="Times New Roman"/>
            <w:szCs w:val="21"/>
            <w:lang w:val="en-US" w:eastAsia="zh-CN"/>
          </w:rPr>
          <w:t>容易</w:t>
        </w:r>
      </w:ins>
      <w:ins w:id="722" w:author="1111" w:date="2025-09-02T14:02:11Z">
        <w:r>
          <w:rPr>
            <w:rFonts w:hint="eastAsia" w:ascii="Times New Roman" w:hAnsi="Times New Roman" w:eastAsia="宋体" w:cs="Times New Roman"/>
            <w:szCs w:val="21"/>
            <w:lang w:val="en-US" w:eastAsia="zh-CN"/>
          </w:rPr>
          <w:t>引</w:t>
        </w:r>
      </w:ins>
      <w:ins w:id="723" w:author="1111" w:date="2025-09-02T14:13:59Z">
        <w:r>
          <w:rPr>
            <w:rFonts w:hint="eastAsia" w:ascii="Times New Roman" w:hAnsi="Times New Roman" w:eastAsia="宋体" w:cs="Times New Roman"/>
            <w:szCs w:val="21"/>
            <w:lang w:val="en-US" w:eastAsia="zh-CN"/>
          </w:rPr>
          <w:t>发</w:t>
        </w:r>
      </w:ins>
      <w:ins w:id="724" w:author="1111" w:date="2025-09-02T14:02:12Z">
        <w:r>
          <w:rPr>
            <w:rFonts w:hint="eastAsia" w:ascii="Times New Roman" w:hAnsi="Times New Roman" w:eastAsia="宋体" w:cs="Times New Roman"/>
            <w:szCs w:val="21"/>
            <w:lang w:val="en-US" w:eastAsia="zh-CN"/>
          </w:rPr>
          <w:t>激烈的</w:t>
        </w:r>
      </w:ins>
      <w:ins w:id="725" w:author="1111" w:date="2025-09-02T14:02:13Z">
        <w:r>
          <w:rPr>
            <w:rFonts w:hint="eastAsia" w:ascii="Times New Roman" w:hAnsi="Times New Roman" w:eastAsia="宋体" w:cs="Times New Roman"/>
            <w:szCs w:val="21"/>
            <w:lang w:val="en-US" w:eastAsia="zh-CN"/>
          </w:rPr>
          <w:t>社会</w:t>
        </w:r>
      </w:ins>
      <w:ins w:id="726" w:author="1111" w:date="2025-09-02T14:02:17Z">
        <w:r>
          <w:rPr>
            <w:rFonts w:hint="eastAsia" w:ascii="Times New Roman" w:hAnsi="Times New Roman" w:eastAsia="宋体" w:cs="Times New Roman"/>
            <w:szCs w:val="21"/>
            <w:lang w:val="en-US" w:eastAsia="zh-CN"/>
          </w:rPr>
          <w:t>矛盾</w:t>
        </w:r>
      </w:ins>
      <w:ins w:id="727" w:author="1111" w:date="2025-09-02T14:02:19Z">
        <w:r>
          <w:rPr>
            <w:rFonts w:hint="eastAsia" w:ascii="Times New Roman" w:hAnsi="Times New Roman" w:eastAsia="宋体" w:cs="Times New Roman"/>
            <w:szCs w:val="21"/>
            <w:lang w:val="en-US" w:eastAsia="zh-CN"/>
          </w:rPr>
          <w:t>，</w:t>
        </w:r>
      </w:ins>
      <w:r>
        <w:rPr>
          <w:rFonts w:hint="eastAsia" w:ascii="Times New Roman" w:hAnsi="Times New Roman" w:eastAsia="宋体" w:cs="Times New Roman"/>
          <w:szCs w:val="21"/>
        </w:rPr>
        <w:t>需要引入社会责任</w:t>
      </w:r>
      <w:ins w:id="728" w:author="1111" w:date="2025-09-02T14:14:32Z">
        <w:r>
          <w:rPr>
            <w:rFonts w:hint="eastAsia" w:ascii="Times New Roman" w:hAnsi="Times New Roman" w:eastAsia="宋体" w:cs="Times New Roman"/>
            <w:szCs w:val="21"/>
            <w:lang w:val="en-US" w:eastAsia="zh-CN"/>
          </w:rPr>
          <w:t>理论</w:t>
        </w:r>
      </w:ins>
      <w:ins w:id="729" w:author="1111" w:date="2025-09-02T14:22:28Z">
        <w:r>
          <w:rPr>
            <w:rFonts w:hint="eastAsia" w:ascii="Times New Roman" w:hAnsi="Times New Roman" w:eastAsia="宋体" w:cs="Times New Roman"/>
            <w:szCs w:val="21"/>
            <w:lang w:val="en-US" w:eastAsia="zh-CN"/>
          </w:rPr>
          <w:t>提前</w:t>
        </w:r>
      </w:ins>
      <w:ins w:id="730" w:author="1111" w:date="2025-09-02T14:14:48Z">
        <w:r>
          <w:rPr>
            <w:rFonts w:hint="eastAsia" w:ascii="Times New Roman" w:hAnsi="Times New Roman" w:eastAsia="宋体" w:cs="Times New Roman"/>
            <w:szCs w:val="21"/>
            <w:lang w:val="en-US" w:eastAsia="zh-CN"/>
          </w:rPr>
          <w:t>对</w:t>
        </w:r>
      </w:ins>
      <w:ins w:id="731" w:author="1111" w:date="2025-09-02T14:14:49Z">
        <w:r>
          <w:rPr>
            <w:rFonts w:hint="eastAsia" w:ascii="Times New Roman" w:hAnsi="Times New Roman" w:eastAsia="宋体" w:cs="Times New Roman"/>
            <w:szCs w:val="21"/>
            <w:lang w:val="en-US" w:eastAsia="zh-CN"/>
          </w:rPr>
          <w:t>各方</w:t>
        </w:r>
      </w:ins>
      <w:del w:id="732" w:author="1111" w:date="2025-09-02T14:14:46Z">
        <w:r>
          <w:rPr>
            <w:rFonts w:hint="eastAsia" w:ascii="Times New Roman" w:hAnsi="Times New Roman" w:eastAsia="宋体" w:cs="Times New Roman"/>
            <w:szCs w:val="21"/>
          </w:rPr>
          <w:delText>实现两者</w:delText>
        </w:r>
      </w:del>
      <w:r>
        <w:rPr>
          <w:rFonts w:hint="eastAsia" w:ascii="Times New Roman" w:hAnsi="Times New Roman" w:eastAsia="宋体" w:cs="Times New Roman"/>
          <w:szCs w:val="21"/>
        </w:rPr>
        <w:t>利益</w:t>
      </w:r>
      <w:ins w:id="733" w:author="1111" w:date="2025-09-02T14:14:55Z">
        <w:r>
          <w:rPr>
            <w:rFonts w:hint="eastAsia" w:ascii="Times New Roman" w:hAnsi="Times New Roman" w:eastAsia="宋体" w:cs="Times New Roman"/>
            <w:szCs w:val="21"/>
            <w:lang w:val="en-US" w:eastAsia="zh-CN"/>
          </w:rPr>
          <w:t>进行</w:t>
        </w:r>
      </w:ins>
      <w:ins w:id="734" w:author="1111" w:date="2025-09-02T14:16:52Z">
        <w:r>
          <w:rPr>
            <w:rFonts w:hint="eastAsia" w:ascii="Times New Roman" w:hAnsi="Times New Roman" w:eastAsia="宋体" w:cs="Times New Roman"/>
            <w:szCs w:val="21"/>
            <w:lang w:val="en-US" w:eastAsia="zh-CN"/>
          </w:rPr>
          <w:t>平衡</w:t>
        </w:r>
      </w:ins>
      <w:del w:id="735" w:author="1111" w:date="2025-09-02T14:16:51Z">
        <w:r>
          <w:rPr>
            <w:rFonts w:hint="eastAsia" w:ascii="Times New Roman" w:hAnsi="Times New Roman" w:eastAsia="宋体" w:cs="Times New Roman"/>
            <w:szCs w:val="21"/>
          </w:rPr>
          <w:delText>的均衡兼顾</w:delText>
        </w:r>
      </w:del>
      <w:r>
        <w:rPr>
          <w:rFonts w:hint="eastAsia" w:ascii="Times New Roman" w:hAnsi="Times New Roman" w:eastAsia="宋体" w:cs="Times New Roman"/>
          <w:szCs w:val="21"/>
        </w:rPr>
        <w:t>。</w:t>
      </w:r>
      <w:ins w:id="736" w:author="1111" w:date="2025-09-02T14:55:23Z">
        <w:r>
          <w:rPr>
            <w:rFonts w:hint="eastAsia" w:ascii="Times New Roman" w:hAnsi="Times New Roman" w:eastAsia="宋体" w:cs="Times New Roman"/>
            <w:szCs w:val="21"/>
            <w:lang w:val="en-US" w:eastAsia="zh-CN"/>
          </w:rPr>
          <w:t>公司的</w:t>
        </w:r>
      </w:ins>
      <w:ins w:id="737" w:author="1111" w:date="2025-09-02T14:55:24Z">
        <w:r>
          <w:rPr>
            <w:rFonts w:hint="eastAsia" w:ascii="Times New Roman" w:hAnsi="Times New Roman" w:eastAsia="宋体" w:cs="Times New Roman"/>
            <w:szCs w:val="21"/>
            <w:lang w:val="en-US" w:eastAsia="zh-CN"/>
          </w:rPr>
          <w:t>组织</w:t>
        </w:r>
      </w:ins>
      <w:ins w:id="738" w:author="1111" w:date="2025-09-02T14:55:39Z">
        <w:r>
          <w:rPr>
            <w:rFonts w:hint="eastAsia" w:ascii="Times New Roman" w:hAnsi="Times New Roman" w:eastAsia="宋体" w:cs="Times New Roman"/>
            <w:szCs w:val="21"/>
            <w:lang w:val="en-US" w:eastAsia="zh-CN"/>
          </w:rPr>
          <w:t>变动</w:t>
        </w:r>
      </w:ins>
      <w:ins w:id="739" w:author="1111" w:date="2025-09-02T14:56:20Z">
        <w:r>
          <w:rPr>
            <w:rFonts w:hint="eastAsia" w:ascii="Times New Roman" w:hAnsi="Times New Roman" w:eastAsia="宋体" w:cs="Times New Roman"/>
            <w:szCs w:val="21"/>
            <w:lang w:val="en-US" w:eastAsia="zh-CN"/>
          </w:rPr>
          <w:t>所</w:t>
        </w:r>
      </w:ins>
      <w:ins w:id="740" w:author="1111" w:date="2025-09-02T14:55:39Z">
        <w:r>
          <w:rPr>
            <w:rFonts w:hint="eastAsia" w:ascii="Times New Roman" w:hAnsi="Times New Roman" w:eastAsia="宋体" w:cs="Times New Roman"/>
            <w:szCs w:val="21"/>
            <w:lang w:val="en-US" w:eastAsia="zh-CN"/>
          </w:rPr>
          <w:t>引发的</w:t>
        </w:r>
      </w:ins>
      <w:ins w:id="741" w:author="1111" w:date="2025-09-02T14:59:16Z">
        <w:r>
          <w:rPr>
            <w:rFonts w:hint="eastAsia" w:ascii="Times New Roman" w:hAnsi="Times New Roman" w:eastAsia="宋体" w:cs="Times New Roman"/>
            <w:szCs w:val="21"/>
            <w:lang w:val="en-US" w:eastAsia="zh-CN"/>
          </w:rPr>
          <w:t>劳资关系</w:t>
        </w:r>
      </w:ins>
      <w:ins w:id="742" w:author="1111" w:date="2025-09-02T14:59:20Z">
        <w:r>
          <w:rPr>
            <w:rFonts w:hint="eastAsia" w:ascii="Times New Roman" w:hAnsi="Times New Roman" w:eastAsia="宋体" w:cs="Times New Roman"/>
            <w:szCs w:val="21"/>
            <w:lang w:val="en-US" w:eastAsia="zh-CN"/>
          </w:rPr>
          <w:t>紧张</w:t>
        </w:r>
      </w:ins>
      <w:ins w:id="743" w:author="1111" w:date="2025-09-02T15:29:40Z">
        <w:r>
          <w:rPr>
            <w:rFonts w:hint="eastAsia" w:ascii="Times New Roman" w:hAnsi="Times New Roman" w:eastAsia="宋体" w:cs="Times New Roman"/>
            <w:szCs w:val="21"/>
            <w:lang w:val="en-US" w:eastAsia="zh-CN"/>
          </w:rPr>
          <w:t>、</w:t>
        </w:r>
      </w:ins>
      <w:ins w:id="744" w:author="1111" w:date="2025-09-02T15:29:51Z">
        <w:r>
          <w:rPr>
            <w:rFonts w:hint="eastAsia" w:ascii="Times New Roman" w:hAnsi="Times New Roman" w:eastAsia="宋体" w:cs="Times New Roman"/>
            <w:szCs w:val="21"/>
            <w:lang w:val="en-US" w:eastAsia="zh-CN"/>
          </w:rPr>
          <w:t>区域性</w:t>
        </w:r>
      </w:ins>
      <w:ins w:id="745" w:author="1111" w:date="2025-09-02T15:29:52Z">
        <w:r>
          <w:rPr>
            <w:rFonts w:hint="eastAsia" w:ascii="Times New Roman" w:hAnsi="Times New Roman" w:eastAsia="宋体" w:cs="Times New Roman"/>
            <w:szCs w:val="21"/>
            <w:lang w:val="en-US" w:eastAsia="zh-CN"/>
          </w:rPr>
          <w:t>经济</w:t>
        </w:r>
      </w:ins>
      <w:ins w:id="746" w:author="1111" w:date="2025-09-02T15:29:53Z">
        <w:r>
          <w:rPr>
            <w:rFonts w:hint="eastAsia" w:ascii="Times New Roman" w:hAnsi="Times New Roman" w:eastAsia="宋体" w:cs="Times New Roman"/>
            <w:szCs w:val="21"/>
            <w:lang w:val="en-US" w:eastAsia="zh-CN"/>
          </w:rPr>
          <w:t>下行</w:t>
        </w:r>
      </w:ins>
      <w:ins w:id="747" w:author="1111" w:date="2025-09-02T15:29:41Z">
        <w:r>
          <w:rPr>
            <w:rFonts w:hint="eastAsia" w:ascii="Times New Roman" w:hAnsi="Times New Roman" w:eastAsia="宋体" w:cs="Times New Roman"/>
            <w:szCs w:val="21"/>
            <w:lang w:val="en-US" w:eastAsia="zh-CN"/>
          </w:rPr>
          <w:t>等</w:t>
        </w:r>
      </w:ins>
      <w:ins w:id="748" w:author="1111" w:date="2025-09-02T15:29:42Z">
        <w:r>
          <w:rPr>
            <w:rFonts w:hint="eastAsia" w:ascii="Times New Roman" w:hAnsi="Times New Roman" w:eastAsia="宋体" w:cs="Times New Roman"/>
            <w:szCs w:val="21"/>
            <w:lang w:val="en-US" w:eastAsia="zh-CN"/>
          </w:rPr>
          <w:t>问题</w:t>
        </w:r>
      </w:ins>
      <w:ins w:id="749" w:author="1111" w:date="2025-09-02T14:56:09Z">
        <w:r>
          <w:rPr>
            <w:rFonts w:hint="eastAsia" w:ascii="Times New Roman" w:hAnsi="Times New Roman" w:eastAsia="宋体" w:cs="Times New Roman"/>
            <w:szCs w:val="21"/>
            <w:lang w:val="en-US" w:eastAsia="zh-CN"/>
          </w:rPr>
          <w:t>，</w:t>
        </w:r>
      </w:ins>
      <w:ins w:id="750" w:author="1111" w:date="2025-09-02T14:56:13Z">
        <w:r>
          <w:rPr>
            <w:rFonts w:hint="eastAsia" w:ascii="Times New Roman" w:hAnsi="Times New Roman" w:eastAsia="宋体" w:cs="Times New Roman"/>
            <w:szCs w:val="21"/>
            <w:lang w:val="en-US" w:eastAsia="zh-CN"/>
          </w:rPr>
          <w:t>可能</w:t>
        </w:r>
      </w:ins>
      <w:ins w:id="751" w:author="1111" w:date="2025-09-02T14:56:30Z">
        <w:r>
          <w:rPr>
            <w:rFonts w:hint="eastAsia" w:ascii="Times New Roman" w:hAnsi="Times New Roman" w:eastAsia="宋体" w:cs="Times New Roman"/>
            <w:szCs w:val="21"/>
            <w:lang w:val="en-US" w:eastAsia="zh-CN"/>
          </w:rPr>
          <w:t>造成剧烈的</w:t>
        </w:r>
      </w:ins>
      <w:ins w:id="752" w:author="1111" w:date="2025-09-02T14:56:31Z">
        <w:r>
          <w:rPr>
            <w:rFonts w:hint="eastAsia" w:ascii="Times New Roman" w:hAnsi="Times New Roman" w:eastAsia="宋体" w:cs="Times New Roman"/>
            <w:szCs w:val="21"/>
            <w:lang w:val="en-US" w:eastAsia="zh-CN"/>
          </w:rPr>
          <w:t>社会</w:t>
        </w:r>
      </w:ins>
      <w:ins w:id="753" w:author="1111" w:date="2025-09-02T14:56:32Z">
        <w:r>
          <w:rPr>
            <w:rFonts w:hint="eastAsia" w:ascii="Times New Roman" w:hAnsi="Times New Roman" w:eastAsia="宋体" w:cs="Times New Roman"/>
            <w:szCs w:val="21"/>
            <w:lang w:val="en-US" w:eastAsia="zh-CN"/>
          </w:rPr>
          <w:t>动荡，</w:t>
        </w:r>
      </w:ins>
      <w:ins w:id="754" w:author="1111" w:date="2025-09-02T15:03:52Z">
        <w:r>
          <w:rPr>
            <w:rFonts w:hint="eastAsia" w:ascii="Times New Roman" w:hAnsi="Times New Roman" w:eastAsia="宋体" w:cs="Times New Roman"/>
            <w:szCs w:val="21"/>
            <w:lang w:val="en-US" w:eastAsia="zh-CN"/>
          </w:rPr>
          <w:t>诸如</w:t>
        </w:r>
      </w:ins>
      <w:ins w:id="755" w:author="1111" w:date="2025-09-02T15:03:08Z">
        <w:r>
          <w:rPr>
            <w:rFonts w:hint="eastAsia" w:ascii="Times New Roman" w:hAnsi="Times New Roman" w:eastAsia="宋体" w:cs="Times New Roman"/>
            <w:szCs w:val="21"/>
            <w:lang w:val="en-US" w:eastAsia="zh-CN"/>
          </w:rPr>
          <w:t>2</w:t>
        </w:r>
      </w:ins>
      <w:ins w:id="756" w:author="1111" w:date="2025-09-02T15:03:09Z">
        <w:r>
          <w:rPr>
            <w:rFonts w:hint="eastAsia" w:ascii="Times New Roman" w:hAnsi="Times New Roman" w:eastAsia="宋体" w:cs="Times New Roman"/>
            <w:szCs w:val="21"/>
            <w:lang w:val="en-US" w:eastAsia="zh-CN"/>
          </w:rPr>
          <w:t>018</w:t>
        </w:r>
      </w:ins>
      <w:ins w:id="757" w:author="1111" w:date="2025-09-02T15:03:10Z">
        <w:r>
          <w:rPr>
            <w:rFonts w:hint="eastAsia" w:ascii="Times New Roman" w:hAnsi="Times New Roman" w:eastAsia="宋体" w:cs="Times New Roman"/>
            <w:szCs w:val="21"/>
            <w:lang w:val="en-US" w:eastAsia="zh-CN"/>
          </w:rPr>
          <w:t>年</w:t>
        </w:r>
      </w:ins>
      <w:ins w:id="758" w:author="1111" w:date="2025-09-02T15:02:58Z">
        <w:r>
          <w:rPr>
            <w:rFonts w:hint="eastAsia" w:ascii="Times New Roman" w:hAnsi="Times New Roman" w:eastAsia="宋体" w:cs="Times New Roman"/>
            <w:szCs w:val="21"/>
            <w:lang w:val="en-US" w:eastAsia="zh-CN"/>
          </w:rPr>
          <w:t>韩国通用汽车群山工厂关闭事件</w:t>
        </w:r>
      </w:ins>
      <w:ins w:id="759" w:author="1111" w:date="2025-09-02T15:03:15Z">
        <w:r>
          <w:rPr>
            <w:rFonts w:hint="eastAsia" w:ascii="Times New Roman" w:hAnsi="Times New Roman" w:eastAsia="宋体" w:cs="Times New Roman"/>
            <w:szCs w:val="21"/>
            <w:lang w:val="en-US" w:eastAsia="zh-CN"/>
          </w:rPr>
          <w:t>中</w:t>
        </w:r>
      </w:ins>
      <w:ins w:id="760" w:author="1111" w:date="2025-09-02T15:03:31Z">
        <w:r>
          <w:rPr>
            <w:rFonts w:hint="eastAsia" w:ascii="Times New Roman" w:hAnsi="Times New Roman" w:eastAsia="宋体" w:cs="Times New Roman"/>
            <w:szCs w:val="21"/>
            <w:lang w:val="en-US" w:eastAsia="zh-CN"/>
          </w:rPr>
          <w:t>，</w:t>
        </w:r>
      </w:ins>
      <w:ins w:id="761" w:author="1111" w:date="2025-09-02T15:03:36Z">
        <w:r>
          <w:rPr>
            <w:rFonts w:hint="eastAsia" w:ascii="Times New Roman" w:hAnsi="Times New Roman" w:eastAsia="宋体" w:cs="Times New Roman"/>
            <w:szCs w:val="21"/>
            <w:lang w:val="en-US" w:eastAsia="zh-CN"/>
          </w:rPr>
          <w:t>失业</w:t>
        </w:r>
      </w:ins>
      <w:ins w:id="762" w:author="1111" w:date="2025-09-02T15:03:39Z">
        <w:r>
          <w:rPr>
            <w:rFonts w:hint="eastAsia" w:ascii="Times New Roman" w:hAnsi="Times New Roman" w:eastAsia="宋体" w:cs="Times New Roman"/>
            <w:szCs w:val="21"/>
            <w:lang w:val="en-US" w:eastAsia="zh-CN"/>
          </w:rPr>
          <w:t>员工</w:t>
        </w:r>
      </w:ins>
      <w:ins w:id="763" w:author="1111" w:date="2025-09-02T15:03:43Z">
        <w:r>
          <w:rPr>
            <w:rFonts w:hint="eastAsia" w:ascii="Times New Roman" w:hAnsi="Times New Roman" w:eastAsia="宋体" w:cs="Times New Roman"/>
            <w:szCs w:val="21"/>
            <w:lang w:val="en-US" w:eastAsia="zh-CN"/>
          </w:rPr>
          <w:t>举行了长达数月的静坐示威和大规模游行抗议</w:t>
        </w:r>
      </w:ins>
      <w:ins w:id="764" w:author="1111" w:date="2025-09-03T20:53:03Z">
        <w:r>
          <w:rPr>
            <w:rFonts w:hint="eastAsia" w:ascii="Times New Roman" w:hAnsi="Times New Roman" w:eastAsia="宋体" w:cs="Times New Roman"/>
            <w:szCs w:val="21"/>
            <w:lang w:val="en-US" w:eastAsia="zh-CN"/>
          </w:rPr>
          <w:t>；</w:t>
        </w:r>
      </w:ins>
      <w:ins w:id="765" w:author="1111" w:date="2025-09-02T15:35:37Z">
        <w:r>
          <w:rPr>
            <w:rFonts w:hint="eastAsia" w:ascii="Times New Roman" w:hAnsi="Times New Roman" w:eastAsia="宋体" w:cs="Times New Roman"/>
            <w:szCs w:val="21"/>
            <w:lang w:val="en-US" w:eastAsia="zh-CN"/>
          </w:rPr>
          <w:t>2009</w:t>
        </w:r>
      </w:ins>
      <w:ins w:id="766" w:author="1111" w:date="2025-09-02T15:35:38Z">
        <w:r>
          <w:rPr>
            <w:rFonts w:hint="eastAsia" w:ascii="Times New Roman" w:hAnsi="Times New Roman" w:eastAsia="宋体" w:cs="Times New Roman"/>
            <w:szCs w:val="21"/>
            <w:lang w:val="en-US" w:eastAsia="zh-CN"/>
          </w:rPr>
          <w:t>年</w:t>
        </w:r>
      </w:ins>
      <w:ins w:id="767" w:author="1111" w:date="2025-09-02T15:32:38Z">
        <w:r>
          <w:rPr>
            <w:rFonts w:hint="eastAsia" w:ascii="Times New Roman" w:hAnsi="Times New Roman" w:eastAsia="宋体" w:cs="Times New Roman"/>
            <w:szCs w:val="21"/>
            <w:lang w:val="en-US" w:eastAsia="zh-CN"/>
          </w:rPr>
          <w:t>美国</w:t>
        </w:r>
      </w:ins>
      <w:ins w:id="768" w:author="1111" w:date="2025-09-02T15:32:39Z">
        <w:r>
          <w:rPr>
            <w:rFonts w:hint="eastAsia" w:ascii="Times New Roman" w:hAnsi="Times New Roman" w:eastAsia="宋体" w:cs="Times New Roman"/>
            <w:szCs w:val="21"/>
            <w:lang w:val="en-US" w:eastAsia="zh-CN"/>
          </w:rPr>
          <w:t>通用</w:t>
        </w:r>
      </w:ins>
      <w:ins w:id="769" w:author="1111" w:date="2025-09-02T15:33:32Z">
        <w:r>
          <w:rPr>
            <w:rFonts w:hint="eastAsia" w:ascii="Times New Roman" w:hAnsi="Times New Roman" w:eastAsia="宋体" w:cs="Times New Roman"/>
            <w:szCs w:val="21"/>
            <w:lang w:val="en-US" w:eastAsia="zh-CN"/>
          </w:rPr>
          <w:t>汽车</w:t>
        </w:r>
      </w:ins>
      <w:ins w:id="770" w:author="1111" w:date="2025-09-02T15:33:33Z">
        <w:r>
          <w:rPr>
            <w:rFonts w:hint="eastAsia" w:ascii="Times New Roman" w:hAnsi="Times New Roman" w:eastAsia="宋体" w:cs="Times New Roman"/>
            <w:szCs w:val="21"/>
            <w:lang w:val="en-US" w:eastAsia="zh-CN"/>
          </w:rPr>
          <w:t>公司</w:t>
        </w:r>
      </w:ins>
      <w:ins w:id="771" w:author="1111" w:date="2025-09-02T15:33:34Z">
        <w:r>
          <w:rPr>
            <w:rFonts w:hint="eastAsia" w:ascii="Times New Roman" w:hAnsi="Times New Roman" w:eastAsia="宋体" w:cs="Times New Roman"/>
            <w:szCs w:val="21"/>
            <w:lang w:val="en-US" w:eastAsia="zh-CN"/>
          </w:rPr>
          <w:t>破产</w:t>
        </w:r>
      </w:ins>
      <w:ins w:id="772" w:author="1111" w:date="2025-09-02T15:35:35Z">
        <w:r>
          <w:rPr>
            <w:rFonts w:hint="eastAsia" w:ascii="Times New Roman" w:hAnsi="Times New Roman" w:eastAsia="宋体" w:cs="Times New Roman"/>
            <w:szCs w:val="21"/>
            <w:lang w:val="en-US" w:eastAsia="zh-CN"/>
          </w:rPr>
          <w:t>重组</w:t>
        </w:r>
      </w:ins>
      <w:ins w:id="773" w:author="1111" w:date="2025-09-02T15:33:36Z">
        <w:r>
          <w:rPr>
            <w:rFonts w:hint="eastAsia" w:ascii="Times New Roman" w:hAnsi="Times New Roman" w:eastAsia="宋体" w:cs="Times New Roman"/>
            <w:szCs w:val="21"/>
            <w:lang w:val="en-US" w:eastAsia="zh-CN"/>
          </w:rPr>
          <w:t>则</w:t>
        </w:r>
      </w:ins>
      <w:ins w:id="774" w:author="1111" w:date="2025-09-02T15:33:50Z">
        <w:r>
          <w:rPr>
            <w:rFonts w:hint="eastAsia" w:ascii="Times New Roman" w:hAnsi="Times New Roman" w:eastAsia="宋体" w:cs="Times New Roman"/>
            <w:szCs w:val="21"/>
            <w:lang w:val="en-US" w:eastAsia="zh-CN"/>
          </w:rPr>
          <w:t>重创了整个“汽车城”底特律及周边依赖汽车产业的“铁锈带”地区</w:t>
        </w:r>
      </w:ins>
      <w:ins w:id="775" w:author="1111" w:date="2025-09-02T15:35:51Z">
        <w:r>
          <w:rPr>
            <w:rFonts w:hint="eastAsia" w:ascii="Times New Roman" w:hAnsi="Times New Roman" w:eastAsia="宋体" w:cs="Times New Roman"/>
            <w:szCs w:val="21"/>
            <w:lang w:val="en-US" w:eastAsia="zh-CN"/>
          </w:rPr>
          <w:t>，引发了</w:t>
        </w:r>
      </w:ins>
      <w:ins w:id="776" w:author="1111" w:date="2025-09-02T15:04:56Z">
        <w:r>
          <w:rPr>
            <w:rFonts w:hint="eastAsia" w:ascii="Times New Roman" w:hAnsi="Times New Roman" w:eastAsia="宋体" w:cs="Times New Roman"/>
            <w:szCs w:val="21"/>
            <w:lang w:val="en-US" w:eastAsia="zh-CN"/>
          </w:rPr>
          <w:t>大规模的社区衰败、人口流失、犯罪率上升和长期的经济衰退。</w:t>
        </w:r>
      </w:ins>
      <w:ins w:id="777" w:author="1111" w:date="2025-09-02T14:57:40Z">
        <w:r>
          <w:rPr>
            <w:rFonts w:hint="eastAsia" w:ascii="Times New Roman" w:hAnsi="Times New Roman" w:eastAsia="宋体" w:cs="Times New Roman"/>
            <w:szCs w:val="21"/>
            <w:lang w:val="en-US" w:eastAsia="zh-CN"/>
          </w:rPr>
          <w:t>200</w:t>
        </w:r>
      </w:ins>
      <w:ins w:id="778" w:author="1111" w:date="2025-09-02T14:57:42Z">
        <w:r>
          <w:rPr>
            <w:rFonts w:hint="eastAsia" w:ascii="Times New Roman" w:hAnsi="Times New Roman" w:eastAsia="宋体" w:cs="Times New Roman"/>
            <w:szCs w:val="21"/>
            <w:lang w:val="en-US" w:eastAsia="zh-CN"/>
          </w:rPr>
          <w:t>8</w:t>
        </w:r>
      </w:ins>
      <w:ins w:id="779" w:author="1111" w:date="2025-09-02T14:57:43Z">
        <w:r>
          <w:rPr>
            <w:rFonts w:hint="eastAsia" w:ascii="Times New Roman" w:hAnsi="Times New Roman" w:eastAsia="宋体" w:cs="Times New Roman"/>
            <w:szCs w:val="21"/>
            <w:lang w:val="en-US" w:eastAsia="zh-CN"/>
          </w:rPr>
          <w:t>年</w:t>
        </w:r>
      </w:ins>
      <w:ins w:id="780" w:author="1111" w:date="2025-09-02T14:57:45Z">
        <w:r>
          <w:rPr>
            <w:rFonts w:hint="eastAsia" w:ascii="Times New Roman" w:hAnsi="Times New Roman" w:eastAsia="宋体" w:cs="Times New Roman"/>
            <w:szCs w:val="21"/>
            <w:lang w:val="en-US" w:eastAsia="zh-CN"/>
          </w:rPr>
          <w:t>美国</w:t>
        </w:r>
      </w:ins>
      <w:ins w:id="781" w:author="1111" w:date="2025-09-02T14:57:51Z">
        <w:r>
          <w:rPr>
            <w:rFonts w:hint="eastAsia" w:ascii="Times New Roman" w:hAnsi="Times New Roman" w:eastAsia="宋体" w:cs="Times New Roman"/>
            <w:szCs w:val="21"/>
            <w:lang w:val="en-US" w:eastAsia="zh-CN"/>
          </w:rPr>
          <w:t>“</w:t>
        </w:r>
      </w:ins>
      <w:ins w:id="782" w:author="1111" w:date="2025-09-02T14:57:54Z">
        <w:r>
          <w:rPr>
            <w:rFonts w:hint="eastAsia" w:ascii="Times New Roman" w:hAnsi="Times New Roman" w:eastAsia="宋体" w:cs="Times New Roman"/>
            <w:szCs w:val="21"/>
            <w:lang w:val="en-US" w:eastAsia="zh-CN"/>
          </w:rPr>
          <w:t>曼</w:t>
        </w:r>
      </w:ins>
      <w:ins w:id="783" w:author="1111" w:date="2025-09-02T14:57:57Z">
        <w:r>
          <w:rPr>
            <w:rFonts w:hint="eastAsia" w:ascii="Times New Roman" w:hAnsi="Times New Roman" w:eastAsia="宋体" w:cs="Times New Roman"/>
            <w:szCs w:val="21"/>
            <w:lang w:val="en-US" w:eastAsia="zh-CN"/>
          </w:rPr>
          <w:t>雷</w:t>
        </w:r>
      </w:ins>
      <w:ins w:id="784" w:author="1111" w:date="2025-09-02T14:58:03Z">
        <w:r>
          <w:rPr>
            <w:rFonts w:hint="eastAsia" w:ascii="Times New Roman" w:hAnsi="Times New Roman" w:eastAsia="宋体" w:cs="Times New Roman"/>
            <w:szCs w:val="21"/>
            <w:lang w:val="en-US" w:eastAsia="zh-CN"/>
          </w:rPr>
          <w:t>兄弟</w:t>
        </w:r>
      </w:ins>
      <w:ins w:id="785" w:author="1111" w:date="2025-09-02T14:57:58Z">
        <w:r>
          <w:rPr>
            <w:rFonts w:hint="eastAsia" w:ascii="Times New Roman" w:hAnsi="Times New Roman" w:eastAsia="宋体" w:cs="Times New Roman"/>
            <w:szCs w:val="21"/>
            <w:lang w:val="en-US" w:eastAsia="zh-CN"/>
          </w:rPr>
          <w:t>”</w:t>
        </w:r>
      </w:ins>
      <w:ins w:id="786" w:author="1111" w:date="2025-09-02T14:58:07Z">
        <w:r>
          <w:rPr>
            <w:rFonts w:hint="eastAsia" w:ascii="Times New Roman" w:hAnsi="Times New Roman" w:eastAsia="宋体" w:cs="Times New Roman"/>
            <w:szCs w:val="21"/>
            <w:lang w:val="en-US" w:eastAsia="zh-CN"/>
          </w:rPr>
          <w:t>破产</w:t>
        </w:r>
      </w:ins>
      <w:ins w:id="787" w:author="1111" w:date="2025-09-02T15:40:56Z">
        <w:r>
          <w:rPr>
            <w:rFonts w:hint="eastAsia" w:ascii="Times New Roman" w:hAnsi="Times New Roman" w:eastAsia="宋体" w:cs="Times New Roman"/>
            <w:szCs w:val="21"/>
            <w:lang w:val="en-US" w:eastAsia="zh-CN"/>
          </w:rPr>
          <w:t>间接</w:t>
        </w:r>
      </w:ins>
      <w:ins w:id="788" w:author="1111" w:date="2025-09-02T15:40:57Z">
        <w:r>
          <w:rPr>
            <w:rFonts w:hint="eastAsia" w:ascii="Times New Roman" w:hAnsi="Times New Roman" w:eastAsia="宋体" w:cs="Times New Roman"/>
            <w:szCs w:val="21"/>
            <w:lang w:val="en-US" w:eastAsia="zh-CN"/>
          </w:rPr>
          <w:t>导致</w:t>
        </w:r>
      </w:ins>
      <w:ins w:id="789" w:author="1111" w:date="2025-09-02T15:41:04Z">
        <w:r>
          <w:rPr>
            <w:rFonts w:hint="eastAsia" w:ascii="Times New Roman" w:hAnsi="Times New Roman" w:eastAsia="宋体" w:cs="Times New Roman"/>
            <w:szCs w:val="21"/>
            <w:lang w:val="en-US" w:eastAsia="zh-CN"/>
          </w:rPr>
          <w:t>了</w:t>
        </w:r>
      </w:ins>
      <w:ins w:id="790" w:author="1111" w:date="2025-09-02T15:40:59Z">
        <w:r>
          <w:rPr>
            <w:rFonts w:hint="eastAsia" w:ascii="Times New Roman" w:hAnsi="Times New Roman" w:eastAsia="宋体" w:cs="Times New Roman"/>
            <w:szCs w:val="21"/>
            <w:lang w:val="en-US" w:eastAsia="zh-CN"/>
          </w:rPr>
          <w:t>“占领华尔街”（Occupy Wall Street）运动</w:t>
        </w:r>
      </w:ins>
      <w:ins w:id="791" w:author="1111" w:date="2025-09-02T15:41:07Z">
        <w:r>
          <w:rPr>
            <w:rFonts w:hint="eastAsia" w:ascii="Times New Roman" w:hAnsi="Times New Roman" w:eastAsia="宋体" w:cs="Times New Roman"/>
            <w:szCs w:val="21"/>
            <w:lang w:val="en-US" w:eastAsia="zh-CN"/>
          </w:rPr>
          <w:t>，</w:t>
        </w:r>
      </w:ins>
      <w:ins w:id="792" w:author="1111" w:date="2025-09-02T14:58:54Z">
        <w:r>
          <w:rPr>
            <w:rFonts w:hint="eastAsia" w:ascii="Times New Roman" w:hAnsi="Times New Roman" w:eastAsia="宋体" w:cs="Times New Roman"/>
            <w:szCs w:val="21"/>
            <w:lang w:val="en-US" w:eastAsia="zh-CN"/>
          </w:rPr>
          <w:t>引发了</w:t>
        </w:r>
      </w:ins>
      <w:ins w:id="793" w:author="1111" w:date="2025-09-02T15:43:16Z">
        <w:r>
          <w:rPr>
            <w:rFonts w:hint="eastAsia" w:ascii="Times New Roman" w:hAnsi="Times New Roman" w:eastAsia="宋体" w:cs="Times New Roman"/>
            <w:szCs w:val="21"/>
            <w:lang w:val="en-US" w:eastAsia="zh-CN"/>
          </w:rPr>
          <w:t>财富</w:t>
        </w:r>
      </w:ins>
      <w:ins w:id="794" w:author="1111" w:date="2025-09-02T15:43:17Z">
        <w:r>
          <w:rPr>
            <w:rFonts w:hint="eastAsia" w:ascii="Times New Roman" w:hAnsi="Times New Roman" w:eastAsia="宋体" w:cs="Times New Roman"/>
            <w:szCs w:val="21"/>
            <w:lang w:val="en-US" w:eastAsia="zh-CN"/>
          </w:rPr>
          <w:t>分配</w:t>
        </w:r>
      </w:ins>
      <w:ins w:id="795" w:author="1111" w:date="2025-09-02T15:43:18Z">
        <w:r>
          <w:rPr>
            <w:rFonts w:hint="eastAsia" w:ascii="Times New Roman" w:hAnsi="Times New Roman" w:eastAsia="宋体" w:cs="Times New Roman"/>
            <w:szCs w:val="21"/>
            <w:lang w:val="en-US" w:eastAsia="zh-CN"/>
          </w:rPr>
          <w:t>不公</w:t>
        </w:r>
      </w:ins>
      <w:ins w:id="796" w:author="1111" w:date="2025-09-02T15:43:20Z">
        <w:r>
          <w:rPr>
            <w:rFonts w:hint="eastAsia" w:ascii="Times New Roman" w:hAnsi="Times New Roman" w:eastAsia="宋体" w:cs="Times New Roman"/>
            <w:szCs w:val="21"/>
            <w:lang w:val="en-US" w:eastAsia="zh-CN"/>
          </w:rPr>
          <w:t>等</w:t>
        </w:r>
      </w:ins>
      <w:ins w:id="797" w:author="1111" w:date="2025-09-02T14:58:57Z">
        <w:r>
          <w:rPr>
            <w:rFonts w:hint="eastAsia" w:ascii="Times New Roman" w:hAnsi="Times New Roman" w:eastAsia="宋体" w:cs="Times New Roman"/>
            <w:szCs w:val="21"/>
            <w:lang w:val="en-US" w:eastAsia="zh-CN"/>
          </w:rPr>
          <w:t>更深层次的社会矛盾爆发。</w:t>
        </w:r>
      </w:ins>
      <w:ins w:id="798" w:author="1111" w:date="2025-09-02T15:43:28Z">
        <w:r>
          <w:rPr>
            <w:rFonts w:hint="eastAsia" w:ascii="Times New Roman" w:hAnsi="Times New Roman" w:eastAsia="宋体" w:cs="Times New Roman"/>
            <w:szCs w:val="21"/>
            <w:lang w:val="en-US" w:eastAsia="zh-CN"/>
          </w:rPr>
          <w:t>可见</w:t>
        </w:r>
      </w:ins>
      <w:ins w:id="799" w:author="1111" w:date="2025-09-02T15:36:27Z">
        <w:r>
          <w:rPr>
            <w:rFonts w:hint="eastAsia" w:ascii="Times New Roman" w:hAnsi="Times New Roman" w:eastAsia="宋体" w:cs="Times New Roman"/>
            <w:szCs w:val="21"/>
            <w:lang w:val="en-US" w:eastAsia="zh-CN"/>
          </w:rPr>
          <w:t>经济问题可能接连引发社会不满，甚至演变为政治动荡。</w:t>
        </w:r>
      </w:ins>
      <w:ins w:id="800" w:author="1111" w:date="2025-09-02T15:44:56Z">
        <w:r>
          <w:rPr>
            <w:rFonts w:hint="eastAsia" w:ascii="Times New Roman" w:hAnsi="Times New Roman" w:eastAsia="宋体" w:cs="Times New Roman"/>
            <w:szCs w:val="21"/>
            <w:lang w:val="en-US" w:eastAsia="zh-CN"/>
          </w:rPr>
          <w:t>究其</w:t>
        </w:r>
      </w:ins>
      <w:ins w:id="801" w:author="1111" w:date="2025-09-02T15:44:59Z">
        <w:r>
          <w:rPr>
            <w:rFonts w:hint="eastAsia" w:ascii="Times New Roman" w:hAnsi="Times New Roman" w:eastAsia="宋体" w:cs="Times New Roman"/>
            <w:szCs w:val="21"/>
            <w:lang w:val="en-US" w:eastAsia="zh-CN"/>
          </w:rPr>
          <w:t>根本，</w:t>
        </w:r>
      </w:ins>
      <w:ins w:id="802" w:author="1111" w:date="2025-09-02T15:45:19Z">
        <w:r>
          <w:rPr>
            <w:rFonts w:hint="eastAsia" w:ascii="Times New Roman" w:hAnsi="Times New Roman" w:eastAsia="宋体" w:cs="Times New Roman"/>
            <w:szCs w:val="21"/>
            <w:lang w:val="en-US" w:eastAsia="zh-CN"/>
          </w:rPr>
          <w:t>矛盾的</w:t>
        </w:r>
      </w:ins>
      <w:ins w:id="803" w:author="1111" w:date="2025-09-02T15:45:20Z">
        <w:r>
          <w:rPr>
            <w:rFonts w:hint="eastAsia" w:ascii="Times New Roman" w:hAnsi="Times New Roman" w:eastAsia="宋体" w:cs="Times New Roman"/>
            <w:szCs w:val="21"/>
            <w:lang w:val="en-US" w:eastAsia="zh-CN"/>
          </w:rPr>
          <w:t>核心</w:t>
        </w:r>
      </w:ins>
      <w:ins w:id="804" w:author="1111" w:date="2025-09-02T15:45:23Z">
        <w:r>
          <w:rPr>
            <w:rFonts w:hint="eastAsia" w:ascii="Times New Roman" w:hAnsi="Times New Roman" w:eastAsia="宋体" w:cs="Times New Roman"/>
            <w:szCs w:val="21"/>
            <w:lang w:val="en-US" w:eastAsia="zh-CN"/>
          </w:rPr>
          <w:t>体现在</w:t>
        </w:r>
      </w:ins>
      <w:ins w:id="805" w:author="1111" w:date="2025-08-30T21:37:25Z">
        <w:r>
          <w:rPr>
            <w:rFonts w:hint="eastAsia" w:ascii="Times New Roman" w:hAnsi="Times New Roman" w:eastAsia="宋体" w:cs="Times New Roman"/>
            <w:szCs w:val="21"/>
            <w:lang w:val="en-US" w:eastAsia="zh-CN"/>
          </w:rPr>
          <w:t>利益分配不均，</w:t>
        </w:r>
      </w:ins>
      <w:r>
        <w:rPr>
          <w:rFonts w:hint="eastAsia" w:ascii="Times New Roman" w:hAnsi="Times New Roman" w:eastAsia="宋体" w:cs="Times New Roman"/>
          <w:szCs w:val="21"/>
        </w:rPr>
        <w:t>促成公司组织变动的股东往往为其自身利益的实现，如</w:t>
      </w:r>
      <w:r>
        <w:rPr>
          <w:rFonts w:hint="eastAsia" w:ascii="Times New Roman" w:hAnsi="Times New Roman" w:eastAsia="宋体" w:cs="Times New Roman"/>
          <w:color w:val="000000" w:themeColor="text1"/>
          <w:szCs w:val="21"/>
          <w14:textFill>
            <w14:solidFill>
              <w14:schemeClr w14:val="tx1"/>
            </w14:solidFill>
          </w14:textFill>
        </w:rPr>
        <w:t>通过将股票高价售卖给收购方以获取积极利益，抑或</w:t>
      </w:r>
      <w:r>
        <w:rPr>
          <w:rFonts w:hint="eastAsia" w:ascii="Times New Roman" w:hAnsi="Times New Roman" w:eastAsia="宋体" w:cs="Times New Roman"/>
          <w:szCs w:val="21"/>
        </w:rPr>
        <w:t>通过公司解散及清算收回投资避免自身经济利益的损失的消极利益。但不论公司由于什么原因进行组织变动，股东逐利行为的成本均可能外溢由利益相关者与社会共同承担，双方间利益分配的不均实为引发社会矛盾的根源。</w:t>
      </w:r>
      <w:del w:id="806" w:author="1111" w:date="2025-09-02T15:50:56Z">
        <w:r>
          <w:rPr>
            <w:rFonts w:hint="eastAsia" w:ascii="Times New Roman" w:hAnsi="Times New Roman" w:eastAsia="宋体" w:cs="Times New Roman"/>
            <w:szCs w:val="21"/>
          </w:rPr>
          <w:delText>另一面，公司的组织变动本就是法律赋予股东的公司自治权利，股东亦可以借助有限责任制度降低自身投资风险，权利的行使定然会对他人造成一定程度上的影响，但不能仅仅据此就禁止股东对公司的组织架构作出合理的商业安排。</w:delText>
        </w:r>
      </w:del>
      <w:ins w:id="807" w:author="1111" w:date="2025-09-02T15:49:46Z">
        <w:r>
          <w:rPr>
            <w:rFonts w:hint="eastAsia" w:ascii="Times New Roman" w:hAnsi="Times New Roman" w:eastAsia="宋体" w:cs="Times New Roman"/>
            <w:szCs w:val="21"/>
            <w:lang w:val="en-US" w:eastAsia="zh-CN"/>
          </w:rPr>
          <w:t>为</w:t>
        </w:r>
      </w:ins>
      <w:ins w:id="808" w:author="1111" w:date="2025-09-02T15:49:53Z">
        <w:r>
          <w:rPr>
            <w:rFonts w:hint="eastAsia" w:ascii="Times New Roman" w:hAnsi="Times New Roman" w:eastAsia="宋体" w:cs="Times New Roman"/>
            <w:szCs w:val="21"/>
            <w:lang w:val="en-US" w:eastAsia="zh-CN"/>
          </w:rPr>
          <w:t>避免</w:t>
        </w:r>
      </w:ins>
      <w:ins w:id="809" w:author="1111" w:date="2025-09-02T15:49:56Z">
        <w:r>
          <w:rPr>
            <w:rFonts w:hint="eastAsia" w:ascii="Times New Roman" w:hAnsi="Times New Roman" w:eastAsia="宋体" w:cs="Times New Roman"/>
            <w:szCs w:val="21"/>
            <w:lang w:val="en-US" w:eastAsia="zh-CN"/>
          </w:rPr>
          <w:t>引发</w:t>
        </w:r>
      </w:ins>
      <w:ins w:id="810" w:author="1111" w:date="2025-09-02T15:51:08Z">
        <w:r>
          <w:rPr>
            <w:rFonts w:hint="eastAsia" w:ascii="Times New Roman" w:hAnsi="Times New Roman" w:eastAsia="宋体" w:cs="Times New Roman"/>
            <w:szCs w:val="21"/>
            <w:lang w:val="en-US" w:eastAsia="zh-CN"/>
          </w:rPr>
          <w:t>尖锐</w:t>
        </w:r>
      </w:ins>
      <w:ins w:id="811" w:author="1111" w:date="2025-09-02T15:51:06Z">
        <w:r>
          <w:rPr>
            <w:rFonts w:hint="eastAsia" w:ascii="Times New Roman" w:hAnsi="Times New Roman" w:eastAsia="宋体" w:cs="Times New Roman"/>
            <w:szCs w:val="21"/>
            <w:lang w:val="en-US" w:eastAsia="zh-CN"/>
          </w:rPr>
          <w:t>社会</w:t>
        </w:r>
      </w:ins>
      <w:ins w:id="812" w:author="1111" w:date="2025-09-02T15:51:14Z">
        <w:r>
          <w:rPr>
            <w:rFonts w:hint="eastAsia" w:ascii="Times New Roman" w:hAnsi="Times New Roman" w:eastAsia="宋体" w:cs="Times New Roman"/>
            <w:szCs w:val="21"/>
            <w:lang w:val="en-US" w:eastAsia="zh-CN"/>
          </w:rPr>
          <w:t>冲突</w:t>
        </w:r>
      </w:ins>
      <w:ins w:id="813" w:author="1111" w:date="2025-09-02T15:49:57Z">
        <w:r>
          <w:rPr>
            <w:rFonts w:hint="eastAsia" w:ascii="Times New Roman" w:hAnsi="Times New Roman" w:eastAsia="宋体" w:cs="Times New Roman"/>
            <w:szCs w:val="21"/>
            <w:lang w:val="en-US" w:eastAsia="zh-CN"/>
          </w:rPr>
          <w:t>，</w:t>
        </w:r>
      </w:ins>
      <w:ins w:id="814" w:author="1111" w:date="2025-09-02T15:49:59Z">
        <w:r>
          <w:rPr>
            <w:rFonts w:hint="eastAsia" w:ascii="Times New Roman" w:hAnsi="Times New Roman" w:eastAsia="宋体" w:cs="Times New Roman"/>
            <w:szCs w:val="21"/>
            <w:lang w:val="en-US" w:eastAsia="zh-CN"/>
          </w:rPr>
          <w:t>需要</w:t>
        </w:r>
      </w:ins>
      <w:ins w:id="815" w:author="1111" w:date="2025-09-02T15:50:00Z">
        <w:r>
          <w:rPr>
            <w:rFonts w:hint="eastAsia" w:ascii="Times New Roman" w:hAnsi="Times New Roman" w:eastAsia="宋体" w:cs="Times New Roman"/>
            <w:szCs w:val="21"/>
            <w:lang w:val="en-US" w:eastAsia="zh-CN"/>
          </w:rPr>
          <w:t>在</w:t>
        </w:r>
      </w:ins>
      <w:ins w:id="816" w:author="1111" w:date="2025-09-02T15:50:01Z">
        <w:r>
          <w:rPr>
            <w:rFonts w:hint="eastAsia" w:ascii="Times New Roman" w:hAnsi="Times New Roman" w:eastAsia="宋体" w:cs="Times New Roman"/>
            <w:szCs w:val="21"/>
            <w:lang w:val="en-US" w:eastAsia="zh-CN"/>
          </w:rPr>
          <w:t>公司</w:t>
        </w:r>
      </w:ins>
      <w:ins w:id="817" w:author="1111" w:date="2025-09-02T15:50:04Z">
        <w:r>
          <w:rPr>
            <w:rFonts w:hint="eastAsia" w:ascii="Times New Roman" w:hAnsi="Times New Roman" w:eastAsia="宋体" w:cs="Times New Roman"/>
            <w:szCs w:val="21"/>
            <w:lang w:val="en-US" w:eastAsia="zh-CN"/>
          </w:rPr>
          <w:t>发生</w:t>
        </w:r>
      </w:ins>
      <w:ins w:id="818" w:author="1111" w:date="2025-09-02T15:50:06Z">
        <w:r>
          <w:rPr>
            <w:rFonts w:hint="eastAsia" w:ascii="Times New Roman" w:hAnsi="Times New Roman" w:eastAsia="宋体" w:cs="Times New Roman"/>
            <w:szCs w:val="21"/>
            <w:lang w:val="en-US" w:eastAsia="zh-CN"/>
          </w:rPr>
          <w:t>组织</w:t>
        </w:r>
      </w:ins>
      <w:ins w:id="819" w:author="1111" w:date="2025-09-02T15:50:07Z">
        <w:r>
          <w:rPr>
            <w:rFonts w:hint="eastAsia" w:ascii="Times New Roman" w:hAnsi="Times New Roman" w:eastAsia="宋体" w:cs="Times New Roman"/>
            <w:szCs w:val="21"/>
            <w:lang w:val="en-US" w:eastAsia="zh-CN"/>
          </w:rPr>
          <w:t>变动</w:t>
        </w:r>
      </w:ins>
      <w:ins w:id="820" w:author="1111" w:date="2025-09-02T15:51:18Z">
        <w:r>
          <w:rPr>
            <w:rFonts w:hint="eastAsia" w:ascii="Times New Roman" w:hAnsi="Times New Roman" w:eastAsia="宋体" w:cs="Times New Roman"/>
            <w:szCs w:val="21"/>
            <w:lang w:val="en-US" w:eastAsia="zh-CN"/>
          </w:rPr>
          <w:t>前</w:t>
        </w:r>
      </w:ins>
      <w:ins w:id="821" w:author="1111" w:date="2025-09-02T15:50:11Z">
        <w:r>
          <w:rPr>
            <w:rFonts w:hint="eastAsia" w:ascii="Times New Roman" w:hAnsi="Times New Roman" w:eastAsia="宋体" w:cs="Times New Roman"/>
            <w:szCs w:val="21"/>
            <w:lang w:val="en-US" w:eastAsia="zh-CN"/>
          </w:rPr>
          <w:t>协调</w:t>
        </w:r>
      </w:ins>
      <w:ins w:id="822" w:author="1111" w:date="2025-09-02T15:51:28Z">
        <w:r>
          <w:rPr>
            <w:rFonts w:hint="eastAsia" w:ascii="Times New Roman" w:hAnsi="Times New Roman" w:eastAsia="宋体" w:cs="Times New Roman"/>
            <w:szCs w:val="21"/>
            <w:lang w:val="en-US" w:eastAsia="zh-CN"/>
          </w:rPr>
          <w:t>公司</w:t>
        </w:r>
      </w:ins>
      <w:ins w:id="823" w:author="1111" w:date="2025-09-02T15:51:29Z">
        <w:r>
          <w:rPr>
            <w:rFonts w:hint="eastAsia" w:ascii="Times New Roman" w:hAnsi="Times New Roman" w:eastAsia="宋体" w:cs="Times New Roman"/>
            <w:szCs w:val="21"/>
            <w:lang w:val="en-US" w:eastAsia="zh-CN"/>
          </w:rPr>
          <w:t>内外</w:t>
        </w:r>
      </w:ins>
      <w:ins w:id="824" w:author="1111" w:date="2025-09-02T15:51:31Z">
        <w:r>
          <w:rPr>
            <w:rFonts w:hint="eastAsia" w:ascii="Times New Roman" w:hAnsi="Times New Roman" w:eastAsia="宋体" w:cs="Times New Roman"/>
            <w:szCs w:val="21"/>
            <w:lang w:val="en-US" w:eastAsia="zh-CN"/>
          </w:rPr>
          <w:t>利益</w:t>
        </w:r>
      </w:ins>
      <w:ins w:id="825" w:author="1111" w:date="2025-09-02T15:51:32Z">
        <w:r>
          <w:rPr>
            <w:rFonts w:hint="eastAsia" w:ascii="Times New Roman" w:hAnsi="Times New Roman" w:eastAsia="宋体" w:cs="Times New Roman"/>
            <w:szCs w:val="21"/>
            <w:lang w:val="en-US" w:eastAsia="zh-CN"/>
          </w:rPr>
          <w:t>冲突</w:t>
        </w:r>
      </w:ins>
      <w:ins w:id="826" w:author="1111" w:date="2025-09-02T15:51:33Z">
        <w:r>
          <w:rPr>
            <w:rFonts w:hint="eastAsia" w:ascii="Times New Roman" w:hAnsi="Times New Roman" w:eastAsia="宋体" w:cs="Times New Roman"/>
            <w:szCs w:val="21"/>
            <w:lang w:val="en-US" w:eastAsia="zh-CN"/>
          </w:rPr>
          <w:t>，</w:t>
        </w:r>
      </w:ins>
      <w:ins w:id="827" w:author="1111" w:date="2025-09-02T15:51:36Z">
        <w:r>
          <w:rPr>
            <w:rFonts w:hint="eastAsia" w:ascii="Times New Roman" w:hAnsi="Times New Roman" w:eastAsia="宋体" w:cs="Times New Roman"/>
            <w:szCs w:val="21"/>
            <w:lang w:val="en-US" w:eastAsia="zh-CN"/>
          </w:rPr>
          <w:t>调整</w:t>
        </w:r>
      </w:ins>
      <w:ins w:id="828" w:author="1111" w:date="2025-09-02T15:51:37Z">
        <w:r>
          <w:rPr>
            <w:rFonts w:hint="eastAsia" w:ascii="Times New Roman" w:hAnsi="Times New Roman" w:eastAsia="宋体" w:cs="Times New Roman"/>
            <w:szCs w:val="21"/>
            <w:lang w:val="en-US" w:eastAsia="zh-CN"/>
          </w:rPr>
          <w:t>上述</w:t>
        </w:r>
      </w:ins>
      <w:ins w:id="829" w:author="1111" w:date="2025-09-02T15:51:41Z">
        <w:r>
          <w:rPr>
            <w:rFonts w:hint="eastAsia" w:ascii="Times New Roman" w:hAnsi="Times New Roman" w:eastAsia="宋体" w:cs="Times New Roman"/>
            <w:szCs w:val="21"/>
            <w:lang w:val="en-US" w:eastAsia="zh-CN"/>
          </w:rPr>
          <w:t>分配</w:t>
        </w:r>
      </w:ins>
      <w:ins w:id="830" w:author="1111" w:date="2025-09-02T15:51:43Z">
        <w:r>
          <w:rPr>
            <w:rFonts w:hint="eastAsia" w:ascii="Times New Roman" w:hAnsi="Times New Roman" w:eastAsia="宋体" w:cs="Times New Roman"/>
            <w:szCs w:val="21"/>
            <w:lang w:val="en-US" w:eastAsia="zh-CN"/>
          </w:rPr>
          <w:t>不均</w:t>
        </w:r>
      </w:ins>
      <w:ins w:id="831" w:author="1111" w:date="2025-09-02T15:51:44Z">
        <w:r>
          <w:rPr>
            <w:rFonts w:hint="eastAsia" w:ascii="Times New Roman" w:hAnsi="Times New Roman" w:eastAsia="宋体" w:cs="Times New Roman"/>
            <w:szCs w:val="21"/>
            <w:lang w:val="en-US" w:eastAsia="zh-CN"/>
          </w:rPr>
          <w:t>现象，</w:t>
        </w:r>
      </w:ins>
      <w:ins w:id="832" w:author="1111" w:date="2025-09-02T15:51:52Z">
        <w:r>
          <w:rPr>
            <w:rFonts w:hint="eastAsia" w:ascii="Times New Roman" w:hAnsi="Times New Roman" w:eastAsia="宋体" w:cs="Times New Roman"/>
            <w:szCs w:val="21"/>
            <w:lang w:val="en-US" w:eastAsia="zh-CN"/>
          </w:rPr>
          <w:t>而</w:t>
        </w:r>
      </w:ins>
      <w:del w:id="833" w:author="1111" w:date="2025-09-02T15:51:52Z">
        <w:r>
          <w:rPr>
            <w:rFonts w:hint="eastAsia" w:ascii="Times New Roman" w:hAnsi="Times New Roman" w:eastAsia="宋体" w:cs="Times New Roman"/>
            <w:szCs w:val="21"/>
          </w:rPr>
          <w:delText>公司组织变动场景下，公司的内外部利益存在尖锐冲突，</w:delText>
        </w:r>
      </w:del>
      <w:r>
        <w:rPr>
          <w:rFonts w:hint="eastAsia" w:ascii="Times New Roman" w:hAnsi="Times New Roman" w:eastAsia="宋体" w:cs="Times New Roman"/>
          <w:szCs w:val="21"/>
        </w:rPr>
        <w:t>社会责任理论</w:t>
      </w:r>
      <w:ins w:id="834" w:author="1111" w:date="2025-09-02T15:51:55Z">
        <w:r>
          <w:rPr>
            <w:rFonts w:hint="eastAsia" w:ascii="Times New Roman" w:hAnsi="Times New Roman" w:eastAsia="宋体" w:cs="Times New Roman"/>
            <w:szCs w:val="21"/>
            <w:lang w:val="en-US" w:eastAsia="zh-CN"/>
          </w:rPr>
          <w:t>则</w:t>
        </w:r>
      </w:ins>
      <w:r>
        <w:rPr>
          <w:rFonts w:hint="eastAsia" w:ascii="Times New Roman" w:hAnsi="Times New Roman" w:eastAsia="宋体" w:cs="Times New Roman"/>
          <w:szCs w:val="21"/>
        </w:rPr>
        <w:t>因其利益平衡的内在逻辑，能够为合理化解上述利益冲突提供理论支撑。</w:t>
      </w:r>
    </w:p>
    <w:p>
      <w:pPr>
        <w:ind w:firstLine="482"/>
        <w:rPr>
          <w:rFonts w:ascii="Times New Roman" w:hAnsi="Times New Roman" w:eastAsia="宋体" w:cs="Times New Roman"/>
          <w:szCs w:val="21"/>
        </w:rPr>
      </w:pPr>
      <w:r>
        <w:rPr>
          <w:rFonts w:hint="eastAsia" w:ascii="Times New Roman" w:hAnsi="Times New Roman" w:eastAsia="宋体" w:cs="Times New Roman"/>
          <w:szCs w:val="21"/>
        </w:rPr>
        <w:t>第三，公司组织变动中所涉及的利益具有社会公共利益面向，且具有优位性。首先，公司组织变动中可能会涉及劳动者、消费者等利益相关者的人权和自由，这一基本权益处于压倒一切的优先地位。如医药公司的解散可能影响消费者的健康权与生命权，公司主体的消灭更是直接影响劳动者的就业权与择业自由，劳动者生存权和发展权也会因此受到影响。其次，公司组织变动过程中所涉及的众多利益相关者利益构成社会公共利益及公序良俗。从宏观视角看，因公司组织变动行为涉众的广泛性，众多的利益相关者利益能汇聚升华为社会公共利益。构成公益的利益相关者利益优位于股东的个体私益，法理基础即在于其蕴含的核心伦理价值及公益普惠性。最后，公司的组织变动还会涉及国家利益。例如外资的并购与投资行为可能影响国家的经济安全、国防安全、环境安全等。外商投资常采取“斩首”策略以对行业的龙头企业实现绝对控股，而这极易形成外资垄断，侵蚀国内企业的自主创新和自有品牌，使我国丧失产业布局的优势，影响国家经济安全。</w:t>
      </w:r>
      <w:r>
        <w:rPr>
          <w:rStyle w:val="16"/>
          <w:rFonts w:hint="eastAsia" w:ascii="Times New Roman" w:hAnsi="Times New Roman" w:eastAsia="宋体" w:cs="Times New Roman"/>
          <w:szCs w:val="21"/>
        </w:rPr>
        <w:footnoteReference w:id="19"/>
      </w:r>
      <w:r>
        <w:rPr>
          <w:rFonts w:hint="eastAsia" w:ascii="Times New Roman" w:hAnsi="Times New Roman" w:eastAsia="宋体" w:cs="Times New Roman"/>
          <w:szCs w:val="21"/>
        </w:rPr>
        <w:t>如果不对外国资本加以节制，放任其进入国防生产及与国防相关的产业，则可能对国家国防安全造成影响。为此中国自2011年</w:t>
      </w:r>
      <w:r>
        <w:rPr>
          <w:rFonts w:hint="eastAsia" w:ascii="Times New Roman" w:hAnsi="Times New Roman" w:eastAsia="宋体" w:cs="Times New Roman"/>
          <w:szCs w:val="21"/>
          <w:lang w:val="en-US" w:eastAsia="zh-CN"/>
        </w:rPr>
        <w:t>专门</w:t>
      </w:r>
      <w:r>
        <w:rPr>
          <w:rFonts w:hint="eastAsia" w:ascii="Times New Roman" w:hAnsi="Times New Roman" w:eastAsia="宋体" w:cs="Times New Roman"/>
          <w:szCs w:val="21"/>
        </w:rPr>
        <w:t>建立了外国投资者并购境内企业安全审查制度，并于2019年出台《外商投资法》及其实施条例，在法律层面正式确立了准入前国民待遇与负面清单管理制度。2020年国家发改委与商务部更是联合颁布《外商投资安全审查办法》细化这一制度。与股东及公司个体的经济利益这一私益相比，上述利益均具有优位性，需要社会责任理论介入进行倾斜保护。</w:t>
      </w:r>
    </w:p>
    <w:p>
      <w:pPr>
        <w:ind w:firstLine="482"/>
        <w:rPr>
          <w:rFonts w:ascii="Times New Roman" w:hAnsi="Times New Roman" w:eastAsia="宋体" w:cs="Times New Roman"/>
          <w:szCs w:val="21"/>
        </w:rPr>
      </w:pPr>
    </w:p>
    <w:p>
      <w:pPr>
        <w:rPr>
          <w:rFonts w:hint="eastAsia" w:ascii="黑体" w:hAnsi="黑体" w:eastAsia="黑体" w:cs="Times New Roman"/>
          <w:sz w:val="28"/>
          <w:szCs w:val="28"/>
        </w:rPr>
      </w:pPr>
      <w:r>
        <w:rPr>
          <w:rFonts w:hint="eastAsia" w:ascii="黑体" w:hAnsi="黑体" w:eastAsia="黑体" w:cs="Times New Roman"/>
          <w:sz w:val="28"/>
          <w:szCs w:val="28"/>
        </w:rPr>
        <w:t>二、公司组织变动中社会责任条款的运行模式及问题表现</w:t>
      </w:r>
    </w:p>
    <w:p>
      <w:pPr>
        <w:ind w:firstLine="480"/>
        <w:rPr>
          <w:rFonts w:hint="eastAsia" w:ascii="华文楷体" w:hAnsi="华文楷体" w:eastAsia="华文楷体" w:cs="Times New Roman"/>
          <w:sz w:val="24"/>
        </w:rPr>
      </w:pPr>
      <w:r>
        <w:rPr>
          <w:rFonts w:hint="eastAsia" w:ascii="华文楷体" w:hAnsi="华文楷体" w:eastAsia="华文楷体" w:cs="Times New Roman"/>
          <w:sz w:val="24"/>
        </w:rPr>
        <w:t>（一）“市场驱动型”组织变动下社会责任条款的运行模式及问题表现</w:t>
      </w:r>
    </w:p>
    <w:p>
      <w:pPr>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市场驱动型”组织变动意指经营主体为追求更高的市场份额，提高企业市场竞争力，而基于意思自治主动作出的谋求其他公司控制权的行为，诸如公司的合并与收购行为。公司并购中亦存在股东与利益相关者的利益冲突需要社会责任介入调整。这一点在收购方违背目标公司管理层意愿进行的敌意收购行为中十分明显，敌意收购方希望通过并购获得目标公司的资源、市场渠道或技术优势，往往进行溢价收购，目标公司的大股东为追求短期利益愿意配合收购计划。但当收购行为完成后，目标公司可能面临巨大的未来不确定性，如目标公司业务调整、人员调动等，已建立的关系网络，无论是贸易往来、债权债务关系还是利益联盟，都将被彻底重塑，企业管理者和职工也可能因此失业，</w:t>
      </w:r>
      <w:r>
        <w:rPr>
          <w:rStyle w:val="16"/>
          <w:rFonts w:hint="eastAsia" w:ascii="Times New Roman" w:hAnsi="Times New Roman" w:eastAsia="宋体" w:cs="Times New Roman"/>
          <w:szCs w:val="21"/>
        </w:rPr>
        <w:footnoteReference w:id="20"/>
      </w:r>
      <w:r>
        <w:rPr>
          <w:rFonts w:hint="eastAsia" w:ascii="Times New Roman" w:hAnsi="Times New Roman" w:eastAsia="宋体" w:cs="Times New Roman"/>
          <w:szCs w:val="21"/>
        </w:rPr>
        <w:t>这些都会影响企业经营范围内的市场经济发展状况。可见敌意收购本身就是一种利弊互现的中性现象，一方面大股东确实能获益于股权溢价，公司管理层也能得到全面约束，积极履行勤勉受托义务，提升公司治理水平。但另一方面，敌意收购可能导致运行良好的公司解体，</w:t>
      </w:r>
      <w:r>
        <w:rPr>
          <w:rFonts w:ascii="Times New Roman" w:hAnsi="Times New Roman" w:eastAsia="宋体" w:cs="Times New Roman"/>
          <w:color w:val="000000"/>
          <w:kern w:val="0"/>
          <w:szCs w:val="21"/>
          <w:lang w:bidi="ar"/>
        </w:rPr>
        <w:t>敌意收购方牺牲小股东利益掠夺公司财富，</w:t>
      </w:r>
      <w:r>
        <w:rPr>
          <w:rFonts w:hint="eastAsia" w:ascii="Times New Roman" w:hAnsi="Times New Roman" w:eastAsia="宋体" w:cs="Times New Roman"/>
          <w:szCs w:val="21"/>
        </w:rPr>
        <w:t>通过替换管理层，影响公司的长远发展和劳动者利益，甚至会导致优秀职业经理人被驱逐，抑制某一行业的发展，减损了整个社会财富增长。</w:t>
      </w:r>
      <w:r>
        <w:rPr>
          <w:rStyle w:val="16"/>
          <w:rFonts w:hint="eastAsia" w:ascii="Times New Roman" w:hAnsi="Times New Roman" w:eastAsia="宋体" w:cs="Times New Roman"/>
          <w:szCs w:val="21"/>
        </w:rPr>
        <w:footnoteReference w:id="21"/>
      </w:r>
      <w:r>
        <w:rPr>
          <w:rFonts w:ascii="Times New Roman" w:hAnsi="Times New Roman" w:eastAsia="宋体" w:cs="Times New Roman"/>
          <w:szCs w:val="21"/>
        </w:rPr>
        <w:t>哈佛大学经济学家施莱弗和撒漠斯</w:t>
      </w:r>
      <w:r>
        <w:rPr>
          <w:rFonts w:hint="eastAsia" w:ascii="Times New Roman" w:hAnsi="Times New Roman" w:eastAsia="宋体" w:cs="Times New Roman"/>
          <w:szCs w:val="21"/>
        </w:rPr>
        <w:t>指出，</w:t>
      </w:r>
      <w:r>
        <w:rPr>
          <w:rFonts w:ascii="Times New Roman" w:hAnsi="Times New Roman" w:eastAsia="宋体" w:cs="Times New Roman"/>
          <w:szCs w:val="21"/>
        </w:rPr>
        <w:t>美国“环球航空公司”（TWA）</w:t>
      </w:r>
      <w:r>
        <w:rPr>
          <w:rFonts w:hint="eastAsia" w:ascii="Times New Roman" w:hAnsi="Times New Roman" w:eastAsia="宋体" w:cs="Times New Roman"/>
          <w:szCs w:val="21"/>
        </w:rPr>
        <w:t>并购案中</w:t>
      </w:r>
      <w:r>
        <w:rPr>
          <w:rFonts w:ascii="Times New Roman" w:hAnsi="Times New Roman" w:eastAsia="宋体" w:cs="Times New Roman"/>
          <w:szCs w:val="21"/>
        </w:rPr>
        <w:t>原股东收益的增加</w:t>
      </w:r>
      <w:r>
        <w:rPr>
          <w:rFonts w:hint="eastAsia" w:ascii="Times New Roman" w:hAnsi="Times New Roman" w:eastAsia="宋体" w:cs="Times New Roman"/>
          <w:szCs w:val="21"/>
        </w:rPr>
        <w:t>实质</w:t>
      </w:r>
      <w:r>
        <w:rPr>
          <w:rFonts w:ascii="Times New Roman" w:hAnsi="Times New Roman" w:eastAsia="宋体" w:cs="Times New Roman"/>
          <w:szCs w:val="21"/>
        </w:rPr>
        <w:t>是由</w:t>
      </w:r>
      <w:r>
        <w:rPr>
          <w:rFonts w:hint="eastAsia" w:ascii="Times New Roman" w:hAnsi="Times New Roman" w:eastAsia="宋体" w:cs="Times New Roman"/>
          <w:szCs w:val="21"/>
        </w:rPr>
        <w:t>大幅度削减</w:t>
      </w:r>
      <w:r>
        <w:rPr>
          <w:rFonts w:ascii="Times New Roman" w:hAnsi="Times New Roman" w:eastAsia="宋体" w:cs="Times New Roman"/>
          <w:szCs w:val="21"/>
        </w:rPr>
        <w:t>工人工资带来的</w:t>
      </w:r>
      <w:r>
        <w:rPr>
          <w:rFonts w:hint="eastAsia" w:ascii="Times New Roman" w:hAnsi="Times New Roman" w:eastAsia="宋体" w:cs="Times New Roman"/>
          <w:szCs w:val="21"/>
        </w:rPr>
        <w:t>。</w:t>
      </w:r>
      <w:r>
        <w:rPr>
          <w:rStyle w:val="16"/>
          <w:rFonts w:hint="eastAsia" w:ascii="Times New Roman" w:hAnsi="Times New Roman" w:eastAsia="宋体" w:cs="Times New Roman"/>
          <w:szCs w:val="21"/>
        </w:rPr>
        <w:footnoteReference w:id="22"/>
      </w:r>
      <w:r>
        <w:rPr>
          <w:rFonts w:ascii="Times New Roman" w:hAnsi="Times New Roman" w:eastAsia="宋体" w:cs="Times New Roman"/>
          <w:szCs w:val="21"/>
        </w:rPr>
        <w:t>有时敌意收购带来的不是资产</w:t>
      </w:r>
      <w:r>
        <w:rPr>
          <w:rFonts w:hint="eastAsia" w:ascii="Times New Roman" w:hAnsi="Times New Roman" w:eastAsia="宋体" w:cs="Times New Roman"/>
          <w:szCs w:val="21"/>
        </w:rPr>
        <w:t>总量</w:t>
      </w:r>
      <w:r>
        <w:rPr>
          <w:rFonts w:ascii="Times New Roman" w:hAnsi="Times New Roman" w:eastAsia="宋体" w:cs="Times New Roman"/>
          <w:szCs w:val="21"/>
        </w:rPr>
        <w:t>的提高，而是资产存量的再分配</w:t>
      </w:r>
      <w:r>
        <w:rPr>
          <w:rFonts w:hint="eastAsia" w:ascii="Times New Roman" w:hAnsi="Times New Roman" w:eastAsia="宋体" w:cs="Times New Roman"/>
          <w:szCs w:val="21"/>
        </w:rPr>
        <w:t>——通过转移利益相关者及社会公共利益实现大股东利益的提升。</w:t>
      </w:r>
    </w:p>
    <w:p>
      <w:pPr>
        <w:widowControl/>
        <w:ind w:firstLine="482"/>
        <w:jc w:val="lef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公司社会责任理论为目标公司管理层采取反收购措施提供了正当性基础。这一理念在美国的反收购立法中得到了充分展现。20世纪80年代，美国资本市场掀起了一轮“恶意收购”浪潮，收购者通过高价购买目标公司股票获得公司控制权，改组公司管理层，调整公司经营方针，并大规模裁员。不少学者与公司经理都批判这种敌意收购损害公司长期发展利益，引发了全美反收购法立法改革。美国</w:t>
      </w:r>
      <w:r>
        <w:rPr>
          <w:rFonts w:hint="eastAsia" w:ascii="Times New Roman" w:hAnsi="Times New Roman" w:eastAsia="宋体" w:cs="Times New Roman"/>
          <w:color w:val="000000" w:themeColor="text1"/>
          <w:kern w:val="0"/>
          <w:szCs w:val="21"/>
          <w:lang w:bidi="ar"/>
          <w14:textFill>
            <w14:solidFill>
              <w14:schemeClr w14:val="tx1"/>
            </w14:solidFill>
          </w14:textFill>
        </w:rPr>
        <w:t>至今</w:t>
      </w:r>
      <w:r>
        <w:rPr>
          <w:rFonts w:hint="eastAsia" w:ascii="Times New Roman" w:hAnsi="Times New Roman" w:eastAsia="宋体" w:cs="Times New Roman"/>
          <w:color w:val="000000" w:themeColor="text1"/>
          <w:szCs w:val="21"/>
          <w14:textFill>
            <w14:solidFill>
              <w14:schemeClr w14:val="tx1"/>
            </w14:solidFill>
          </w14:textFill>
        </w:rPr>
        <w:t>已有35个州颁布了保护非股东的其他利害关系人利益的反收购立法，授权公司董事会以考虑非股东的其他利害关系人的利益为理由，防御和阻止敌意收购的进行。</w:t>
      </w:r>
      <w:r>
        <w:rPr>
          <w:rStyle w:val="16"/>
          <w:rFonts w:hint="eastAsia" w:ascii="Times New Roman" w:hAnsi="Times New Roman" w:eastAsia="宋体" w:cs="Times New Roman"/>
          <w:color w:val="000000" w:themeColor="text1"/>
          <w:szCs w:val="21"/>
          <w14:textFill>
            <w14:solidFill>
              <w14:schemeClr w14:val="tx1"/>
            </w14:solidFill>
          </w14:textFill>
        </w:rPr>
        <w:footnoteReference w:id="23"/>
      </w:r>
      <w:r>
        <w:rPr>
          <w:rFonts w:hint="eastAsia" w:ascii="Times New Roman" w:hAnsi="Times New Roman" w:eastAsia="宋体" w:cs="Times New Roman"/>
          <w:color w:val="000000" w:themeColor="text1"/>
          <w:szCs w:val="21"/>
          <w14:textFill>
            <w14:solidFill>
              <w14:schemeClr w14:val="tx1"/>
            </w14:solidFill>
          </w14:textFill>
        </w:rPr>
        <w:t>以</w:t>
      </w:r>
      <w:r>
        <w:rPr>
          <w:rFonts w:hint="eastAsia" w:ascii="Times New Roman" w:hAnsi="Times New Roman" w:eastAsia="宋体" w:cs="Times New Roman"/>
          <w:color w:val="000000" w:themeColor="text1"/>
          <w:kern w:val="0"/>
          <w:szCs w:val="21"/>
          <w:lang w:bidi="ar"/>
          <w14:textFill>
            <w14:solidFill>
              <w14:schemeClr w14:val="tx1"/>
            </w14:solidFill>
          </w14:textFill>
        </w:rPr>
        <w:t>1990 年的宾夕法尼亚州反收购法为例，该法案被誉为</w:t>
      </w:r>
      <w:r>
        <w:rPr>
          <w:rFonts w:ascii="Times New Roman" w:hAnsi="Times New Roman" w:eastAsia="宋体" w:cs="Times New Roman"/>
          <w:color w:val="000000" w:themeColor="text1"/>
          <w:kern w:val="0"/>
          <w:szCs w:val="21"/>
          <w:lang w:bidi="ar"/>
          <w14:textFill>
            <w14:solidFill>
              <w14:schemeClr w14:val="tx1"/>
            </w14:solidFill>
          </w14:textFill>
        </w:rPr>
        <w:t>全美最为</w:t>
      </w:r>
      <w:r>
        <w:rPr>
          <w:rFonts w:hint="eastAsia" w:ascii="Times New Roman" w:hAnsi="Times New Roman" w:eastAsia="宋体" w:cs="Times New Roman"/>
          <w:color w:val="000000" w:themeColor="text1"/>
          <w:kern w:val="0"/>
          <w:szCs w:val="21"/>
          <w:lang w:bidi="ar"/>
          <w14:textFill>
            <w14:solidFill>
              <w14:schemeClr w14:val="tx1"/>
            </w14:solidFill>
          </w14:textFill>
        </w:rPr>
        <w:t>完善</w:t>
      </w:r>
      <w:r>
        <w:rPr>
          <w:rFonts w:ascii="Times New Roman" w:hAnsi="Times New Roman" w:eastAsia="宋体" w:cs="Times New Roman"/>
          <w:color w:val="000000" w:themeColor="text1"/>
          <w:kern w:val="0"/>
          <w:szCs w:val="21"/>
          <w:lang w:bidi="ar"/>
          <w14:textFill>
            <w14:solidFill>
              <w14:schemeClr w14:val="tx1"/>
            </w14:solidFill>
          </w14:textFill>
        </w:rPr>
        <w:t>的反收购立法</w:t>
      </w:r>
      <w:r>
        <w:rPr>
          <w:rFonts w:hint="eastAsia" w:ascii="Times New Roman" w:hAnsi="Times New Roman" w:eastAsia="宋体" w:cs="Times New Roman"/>
          <w:color w:val="000000" w:themeColor="text1"/>
          <w:kern w:val="0"/>
          <w:szCs w:val="21"/>
          <w:lang w:bidi="ar"/>
          <w14:textFill>
            <w14:solidFill>
              <w14:schemeClr w14:val="tx1"/>
            </w14:solidFill>
          </w14:textFill>
        </w:rPr>
        <w:t>，突破</w:t>
      </w:r>
      <w:r>
        <w:rPr>
          <w:rFonts w:ascii="Times New Roman" w:hAnsi="Times New Roman" w:eastAsia="宋体" w:cs="Times New Roman"/>
          <w:color w:val="000000" w:themeColor="text1"/>
          <w:kern w:val="0"/>
          <w:szCs w:val="21"/>
          <w:lang w:bidi="ar"/>
          <w14:textFill>
            <w14:solidFill>
              <w14:schemeClr w14:val="tx1"/>
            </w14:solidFill>
          </w14:textFill>
        </w:rPr>
        <w:t>了管理层仅以公司股东利益最大化为目标的</w:t>
      </w:r>
      <w:r>
        <w:rPr>
          <w:rFonts w:hint="eastAsia" w:ascii="Times New Roman" w:hAnsi="Times New Roman" w:eastAsia="宋体" w:cs="Times New Roman"/>
          <w:color w:val="000000" w:themeColor="text1"/>
          <w:kern w:val="0"/>
          <w:szCs w:val="21"/>
          <w:lang w:bidi="ar"/>
          <w14:textFill>
            <w14:solidFill>
              <w14:schemeClr w14:val="tx1"/>
            </w14:solidFill>
          </w14:textFill>
        </w:rPr>
        <w:t>传统</w:t>
      </w:r>
      <w:r>
        <w:rPr>
          <w:rFonts w:ascii="Times New Roman" w:hAnsi="Times New Roman" w:eastAsia="宋体" w:cs="Times New Roman"/>
          <w:color w:val="000000" w:themeColor="text1"/>
          <w:kern w:val="0"/>
          <w:szCs w:val="21"/>
          <w:lang w:bidi="ar"/>
          <w14:textFill>
            <w14:solidFill>
              <w14:schemeClr w14:val="tx1"/>
            </w14:solidFill>
          </w14:textFill>
        </w:rPr>
        <w:t>观念，</w:t>
      </w:r>
      <w:r>
        <w:rPr>
          <w:rFonts w:hint="eastAsia" w:ascii="Times New Roman" w:hAnsi="Times New Roman" w:eastAsia="宋体" w:cs="Times New Roman"/>
          <w:color w:val="000000" w:themeColor="text1"/>
          <w:kern w:val="0"/>
          <w:szCs w:val="21"/>
          <w:lang w:bidi="ar"/>
          <w14:textFill>
            <w14:solidFill>
              <w14:schemeClr w14:val="tx1"/>
            </w14:solidFill>
          </w14:textFill>
        </w:rPr>
        <w:t>确立了社会责任导向的复合型决策机制</w:t>
      </w:r>
      <w:r>
        <w:rPr>
          <w:rFonts w:ascii="Times New Roman" w:hAnsi="Times New Roman" w:eastAsia="宋体" w:cs="Times New Roman"/>
          <w:color w:val="000000" w:themeColor="text1"/>
          <w:kern w:val="0"/>
          <w:szCs w:val="21"/>
          <w:lang w:bidi="ar"/>
          <w14:textFill>
            <w14:solidFill>
              <w14:schemeClr w14:val="tx1"/>
            </w14:solidFill>
          </w14:textFill>
        </w:rPr>
        <w:t>，要求</w:t>
      </w:r>
      <w:r>
        <w:rPr>
          <w:rFonts w:hint="eastAsia" w:ascii="Times New Roman" w:hAnsi="Times New Roman" w:eastAsia="宋体" w:cs="Times New Roman"/>
          <w:color w:val="000000" w:themeColor="text1"/>
          <w:kern w:val="0"/>
          <w:szCs w:val="21"/>
          <w:lang w:bidi="ar"/>
          <w14:textFill>
            <w14:solidFill>
              <w14:schemeClr w14:val="tx1"/>
            </w14:solidFill>
          </w14:textFill>
        </w:rPr>
        <w:t>董事会在决定采取反收购措施时必须</w:t>
      </w:r>
      <w:r>
        <w:rPr>
          <w:rFonts w:ascii="Times New Roman" w:hAnsi="Times New Roman" w:eastAsia="宋体" w:cs="Times New Roman"/>
          <w:color w:val="000000" w:themeColor="text1"/>
          <w:kern w:val="0"/>
          <w:szCs w:val="21"/>
          <w:lang w:bidi="ar"/>
          <w14:textFill>
            <w14:solidFill>
              <w14:schemeClr w14:val="tx1"/>
            </w14:solidFill>
          </w14:textFill>
        </w:rPr>
        <w:t>综合考虑利益相关者的利益</w:t>
      </w:r>
      <w:r>
        <w:rPr>
          <w:rFonts w:hint="eastAsia" w:ascii="Times New Roman" w:hAnsi="Times New Roman" w:eastAsia="宋体" w:cs="Times New Roman"/>
          <w:color w:val="000000" w:themeColor="text1"/>
          <w:kern w:val="0"/>
          <w:szCs w:val="21"/>
          <w:lang w:bidi="ar"/>
          <w14:textFill>
            <w14:solidFill>
              <w14:schemeClr w14:val="tx1"/>
            </w14:solidFill>
          </w14:textFill>
        </w:rPr>
        <w:t>。</w:t>
      </w:r>
      <w:r>
        <w:rPr>
          <w:rFonts w:hint="eastAsia" w:ascii="Times New Roman" w:hAnsi="Times New Roman" w:eastAsia="宋体" w:cs="Times New Roman"/>
          <w:color w:val="000000" w:themeColor="text1"/>
          <w:szCs w:val="21"/>
          <w14:textFill>
            <w14:solidFill>
              <w14:schemeClr w14:val="tx1"/>
            </w14:solidFill>
          </w14:textFill>
        </w:rPr>
        <w:t>这一立法改革受到大多数法院的</w:t>
      </w:r>
      <w:r>
        <w:rPr>
          <w:rFonts w:hint="eastAsia" w:ascii="Times New Roman" w:hAnsi="Times New Roman" w:eastAsia="宋体" w:cs="Times New Roman"/>
          <w:color w:val="000000" w:themeColor="text1"/>
          <w:szCs w:val="21"/>
          <w:lang w:val="en-US" w:eastAsia="zh-CN"/>
          <w14:textFill>
            <w14:solidFill>
              <w14:schemeClr w14:val="tx1"/>
            </w14:solidFill>
          </w14:textFill>
        </w:rPr>
        <w:t>支持</w:t>
      </w:r>
      <w:r>
        <w:rPr>
          <w:rFonts w:hint="eastAsia" w:ascii="Times New Roman" w:hAnsi="Times New Roman" w:eastAsia="宋体" w:cs="Times New Roman"/>
          <w:color w:val="000000" w:themeColor="text1"/>
          <w:szCs w:val="21"/>
          <w14:textFill>
            <w14:solidFill>
              <w14:schemeClr w14:val="tx1"/>
            </w14:solidFill>
          </w14:textFill>
        </w:rPr>
        <w:t>，一直主张股东利益最大化理论的美国法经济学创始人之一依斯特布鲁克法官，在关于威斯康星州新公司法的合法性的判决中，亦支持“公司利害关系人”的说法，认为“敌意收购”虽有利于股东，但剥夺了债权人、经理和工人的人力资本，公司应当采取措施予以抵制。</w:t>
      </w:r>
      <w:r>
        <w:rPr>
          <w:rStyle w:val="16"/>
          <w:rFonts w:hint="eastAsia" w:ascii="Times New Roman" w:hAnsi="Times New Roman" w:eastAsia="宋体" w:cs="Times New Roman"/>
          <w:color w:val="000000" w:themeColor="text1"/>
          <w:szCs w:val="21"/>
          <w14:textFill>
            <w14:solidFill>
              <w14:schemeClr w14:val="tx1"/>
            </w14:solidFill>
          </w14:textFill>
        </w:rPr>
        <w:footnoteReference w:id="24"/>
      </w:r>
      <w:r>
        <w:rPr>
          <w:rFonts w:hint="eastAsia" w:ascii="Times New Roman" w:hAnsi="Times New Roman" w:eastAsia="宋体" w:cs="Times New Roman"/>
          <w:color w:val="000000" w:themeColor="text1"/>
          <w:szCs w:val="21"/>
          <w14:textFill>
            <w14:solidFill>
              <w14:schemeClr w14:val="tx1"/>
            </w14:solidFill>
          </w14:textFill>
        </w:rPr>
        <w:t>可见社会责任理论为被收购方管理层实施反收购措施提供了法理依据，当收购交易虽能提升股东权益却可能损害其他利益相关方及社会公益时，经营者基于公司所承担的社会责任有权采取防御性措施，以此对抗收购方采取并购这一组织变动形式进行的控制权争夺行为。</w:t>
      </w:r>
      <w:ins w:id="835" w:author="1111" w:date="2025-09-03T21:03:19Z">
        <w:r>
          <w:rPr>
            <w:rFonts w:hint="eastAsia" w:ascii="Times New Roman" w:hAnsi="Times New Roman" w:eastAsia="宋体" w:cs="Times New Roman"/>
            <w:color w:val="000000" w:themeColor="text1"/>
            <w:szCs w:val="21"/>
            <w:lang w:val="en-US" w:eastAsia="zh-CN"/>
            <w14:textFill>
              <w14:solidFill>
                <w14:schemeClr w14:val="tx1"/>
              </w14:solidFill>
            </w14:textFill>
          </w:rPr>
          <w:t>此时</w:t>
        </w:r>
      </w:ins>
      <w:ins w:id="836" w:author="1111" w:date="2025-09-03T21:00:17Z">
        <w:r>
          <w:rPr>
            <w:rFonts w:hint="eastAsia" w:ascii="Times New Roman" w:hAnsi="Times New Roman" w:eastAsia="宋体" w:cs="Times New Roman"/>
            <w:color w:val="000000" w:themeColor="text1"/>
            <w:szCs w:val="21"/>
            <w:lang w:val="en-US" w:eastAsia="zh-CN"/>
            <w14:textFill>
              <w14:solidFill>
                <w14:schemeClr w14:val="tx1"/>
              </w14:solidFill>
            </w14:textFill>
          </w:rPr>
          <w:t>债权人</w:t>
        </w:r>
      </w:ins>
      <w:ins w:id="837" w:author="1111" w:date="2025-09-03T21:00:18Z">
        <w:r>
          <w:rPr>
            <w:rFonts w:hint="eastAsia" w:ascii="Times New Roman" w:hAnsi="Times New Roman" w:eastAsia="宋体" w:cs="Times New Roman"/>
            <w:color w:val="000000" w:themeColor="text1"/>
            <w:szCs w:val="21"/>
            <w:lang w:val="en-US" w:eastAsia="zh-CN"/>
            <w14:textFill>
              <w14:solidFill>
                <w14:schemeClr w14:val="tx1"/>
              </w14:solidFill>
            </w14:textFill>
          </w:rPr>
          <w:t>、</w:t>
        </w:r>
      </w:ins>
      <w:ins w:id="838" w:author="1111" w:date="2025-09-03T21:00:21Z">
        <w:r>
          <w:rPr>
            <w:rFonts w:hint="eastAsia" w:ascii="Times New Roman" w:hAnsi="Times New Roman" w:eastAsia="宋体" w:cs="Times New Roman"/>
            <w:color w:val="000000" w:themeColor="text1"/>
            <w:szCs w:val="21"/>
            <w:lang w:val="en-US" w:eastAsia="zh-CN"/>
            <w14:textFill>
              <w14:solidFill>
                <w14:schemeClr w14:val="tx1"/>
              </w14:solidFill>
            </w14:textFill>
          </w:rPr>
          <w:t>公司</w:t>
        </w:r>
      </w:ins>
      <w:ins w:id="839" w:author="1111" w:date="2025-09-03T21:00:27Z">
        <w:r>
          <w:rPr>
            <w:rFonts w:hint="eastAsia" w:ascii="Times New Roman" w:hAnsi="Times New Roman" w:eastAsia="宋体" w:cs="Times New Roman"/>
            <w:color w:val="000000" w:themeColor="text1"/>
            <w:szCs w:val="21"/>
            <w:lang w:val="en-US" w:eastAsia="zh-CN"/>
            <w14:textFill>
              <w14:solidFill>
                <w14:schemeClr w14:val="tx1"/>
              </w14:solidFill>
            </w14:textFill>
          </w:rPr>
          <w:t>职工等</w:t>
        </w:r>
      </w:ins>
      <w:ins w:id="840" w:author="1111" w:date="2025-09-03T21:00:05Z">
        <w:r>
          <w:rPr>
            <w:rFonts w:hint="eastAsia" w:ascii="Times New Roman" w:hAnsi="Times New Roman" w:eastAsia="宋体" w:cs="Times New Roman"/>
            <w:color w:val="000000" w:themeColor="text1"/>
            <w:szCs w:val="21"/>
            <w:lang w:val="en-US" w:eastAsia="zh-CN"/>
            <w14:textFill>
              <w14:solidFill>
                <w14:schemeClr w14:val="tx1"/>
              </w14:solidFill>
            </w14:textFill>
          </w:rPr>
          <w:t>利益相关者</w:t>
        </w:r>
      </w:ins>
      <w:ins w:id="841" w:author="1111" w:date="2025-09-03T21:04:55Z">
        <w:r>
          <w:rPr>
            <w:rFonts w:hint="eastAsia" w:ascii="Times New Roman" w:hAnsi="Times New Roman" w:eastAsia="宋体" w:cs="Times New Roman"/>
            <w:color w:val="000000" w:themeColor="text1"/>
            <w:szCs w:val="21"/>
            <w:lang w:val="en-US" w:eastAsia="zh-CN"/>
            <w14:textFill>
              <w14:solidFill>
                <w14:schemeClr w14:val="tx1"/>
              </w14:solidFill>
            </w14:textFill>
          </w:rPr>
          <w:t>利益</w:t>
        </w:r>
      </w:ins>
      <w:ins w:id="842" w:author="1111" w:date="2025-09-03T21:04:57Z">
        <w:r>
          <w:rPr>
            <w:rFonts w:hint="eastAsia" w:ascii="Times New Roman" w:hAnsi="Times New Roman" w:eastAsia="宋体" w:cs="Times New Roman"/>
            <w:color w:val="000000" w:themeColor="text1"/>
            <w:szCs w:val="21"/>
            <w:lang w:val="en-US" w:eastAsia="zh-CN"/>
            <w14:textFill>
              <w14:solidFill>
                <w14:schemeClr w14:val="tx1"/>
              </w14:solidFill>
            </w14:textFill>
          </w:rPr>
          <w:t>则</w:t>
        </w:r>
      </w:ins>
      <w:ins w:id="843" w:author="1111" w:date="2025-09-03T21:04:58Z">
        <w:r>
          <w:rPr>
            <w:rFonts w:hint="eastAsia" w:ascii="Times New Roman" w:hAnsi="Times New Roman" w:eastAsia="宋体" w:cs="Times New Roman"/>
            <w:color w:val="000000" w:themeColor="text1"/>
            <w:szCs w:val="21"/>
            <w:lang w:val="en-US" w:eastAsia="zh-CN"/>
            <w14:textFill>
              <w14:solidFill>
                <w14:schemeClr w14:val="tx1"/>
              </w14:solidFill>
            </w14:textFill>
          </w:rPr>
          <w:t>优先于</w:t>
        </w:r>
      </w:ins>
      <w:ins w:id="844" w:author="1111" w:date="2025-09-03T21:04:59Z">
        <w:r>
          <w:rPr>
            <w:rFonts w:hint="eastAsia" w:ascii="Times New Roman" w:hAnsi="Times New Roman" w:eastAsia="宋体" w:cs="Times New Roman"/>
            <w:color w:val="000000" w:themeColor="text1"/>
            <w:szCs w:val="21"/>
            <w:lang w:val="en-US" w:eastAsia="zh-CN"/>
            <w14:textFill>
              <w14:solidFill>
                <w14:schemeClr w14:val="tx1"/>
              </w14:solidFill>
            </w14:textFill>
          </w:rPr>
          <w:t>股东及收购方的利益</w:t>
        </w:r>
      </w:ins>
      <w:ins w:id="845" w:author="1111" w:date="2025-09-03T21:03:39Z">
        <w:r>
          <w:rPr>
            <w:rFonts w:hint="eastAsia" w:ascii="Times New Roman" w:hAnsi="Times New Roman" w:eastAsia="宋体" w:cs="Times New Roman"/>
            <w:color w:val="000000" w:themeColor="text1"/>
            <w:szCs w:val="21"/>
            <w:lang w:val="en-US" w:eastAsia="zh-CN"/>
            <w14:textFill>
              <w14:solidFill>
                <w14:schemeClr w14:val="tx1"/>
              </w14:solidFill>
            </w14:textFill>
          </w:rPr>
          <w:t>获得</w:t>
        </w:r>
      </w:ins>
      <w:ins w:id="846" w:author="1111" w:date="2025-09-03T21:00:38Z">
        <w:r>
          <w:rPr>
            <w:rFonts w:hint="eastAsia" w:ascii="Times New Roman" w:hAnsi="Times New Roman" w:eastAsia="宋体" w:cs="Times New Roman"/>
            <w:color w:val="000000" w:themeColor="text1"/>
            <w:szCs w:val="21"/>
            <w:lang w:val="en-US" w:eastAsia="zh-CN"/>
            <w14:textFill>
              <w14:solidFill>
                <w14:schemeClr w14:val="tx1"/>
              </w14:solidFill>
            </w14:textFill>
          </w:rPr>
          <w:t>保护</w:t>
        </w:r>
      </w:ins>
      <w:ins w:id="847" w:author="1111" w:date="2025-09-03T21:03:56Z">
        <w:r>
          <w:rPr>
            <w:rFonts w:hint="eastAsia" w:ascii="Times New Roman" w:hAnsi="Times New Roman" w:eastAsia="宋体" w:cs="Times New Roman"/>
            <w:color w:val="000000" w:themeColor="text1"/>
            <w:szCs w:val="21"/>
            <w:lang w:val="en-US" w:eastAsia="zh-CN"/>
            <w14:textFill>
              <w14:solidFill>
                <w14:schemeClr w14:val="tx1"/>
              </w14:solidFill>
            </w14:textFill>
          </w:rPr>
          <w:t>。</w:t>
        </w:r>
      </w:ins>
      <w:r>
        <w:rPr>
          <w:rFonts w:hint="eastAsia" w:ascii="Times New Roman" w:hAnsi="Times New Roman" w:eastAsia="宋体" w:cs="Times New Roman"/>
          <w:color w:val="000000" w:themeColor="text1"/>
          <w:szCs w:val="21"/>
          <w14:textFill>
            <w14:solidFill>
              <w14:schemeClr w14:val="tx1"/>
            </w14:solidFill>
          </w14:textFill>
        </w:rPr>
        <w:t>承担公司社会责任、维护股东之外的利益相关者的合法权益免受敌意收购的不法侵害是反收购措施具有正当性与合法性的理论依据之一。</w:t>
      </w:r>
    </w:p>
    <w:p>
      <w:pPr>
        <w:widowControl/>
        <w:ind w:firstLine="482"/>
        <w:jc w:val="left"/>
        <w:rPr>
          <w:rFonts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社会责任条款在介入“市场驱动型”组织变动的实践运行中缺乏反收购措施的约束机制。虽然我国立法将反收购行为的最终决定权授予股东会，</w:t>
      </w:r>
      <w:r>
        <w:rPr>
          <w:rStyle w:val="16"/>
          <w:rFonts w:hint="eastAsia" w:ascii="Times New Roman" w:hAnsi="Times New Roman" w:eastAsia="宋体" w:cs="Times New Roman"/>
          <w:color w:val="000000" w:themeColor="text1"/>
          <w:szCs w:val="21"/>
          <w14:textFill>
            <w14:solidFill>
              <w14:schemeClr w14:val="tx1"/>
            </w14:solidFill>
          </w14:textFill>
        </w:rPr>
        <w:footnoteReference w:id="25"/>
      </w:r>
      <w:r>
        <w:rPr>
          <w:rFonts w:hint="eastAsia" w:ascii="Times New Roman" w:hAnsi="Times New Roman" w:eastAsia="宋体" w:cs="Times New Roman"/>
          <w:color w:val="000000" w:themeColor="text1"/>
          <w:szCs w:val="21"/>
          <w14:textFill>
            <w14:solidFill>
              <w14:schemeClr w14:val="tx1"/>
            </w14:solidFill>
          </w14:textFill>
        </w:rPr>
        <w:t>但在实践中由于股东会权力的虚置和低效率，事实上无论是反收购措施的决定权还是实施权都掌握在目标公司的控股股东或管理层手中。</w:t>
      </w:r>
      <w:r>
        <w:rPr>
          <w:rStyle w:val="16"/>
          <w:rFonts w:hint="eastAsia" w:ascii="Times New Roman" w:hAnsi="Times New Roman" w:eastAsia="宋体" w:cs="Times New Roman"/>
          <w:color w:val="000000" w:themeColor="text1"/>
          <w:szCs w:val="21"/>
          <w14:textFill>
            <w14:solidFill>
              <w14:schemeClr w14:val="tx1"/>
            </w14:solidFill>
          </w14:textFill>
        </w:rPr>
        <w:footnoteReference w:id="26"/>
      </w:r>
      <w:r>
        <w:rPr>
          <w:rFonts w:hint="eastAsia" w:ascii="Times New Roman" w:hAnsi="Times New Roman" w:eastAsia="宋体" w:cs="Times New Roman"/>
          <w:color w:val="000000" w:themeColor="text1"/>
          <w:szCs w:val="21"/>
          <w14:textFill>
            <w14:solidFill>
              <w14:schemeClr w14:val="tx1"/>
            </w14:solidFill>
          </w14:textFill>
        </w:rPr>
        <w:t>而控股股东或董事等管理层在决定是否采取反收购措施时，通常更多考虑的是公司的目前利益甚至是董事的个人利益，如何避免其滥用反收购权谋求私利至今都是一个悬而未决的问题。社会责任理论更是进一步丰富了反收购措施的合法性理由，对此不少学者担忧</w:t>
      </w:r>
      <w:r>
        <w:rPr>
          <w:rFonts w:ascii="Times New Roman" w:hAnsi="Times New Roman" w:eastAsia="宋体" w:cs="Times New Roman"/>
          <w:color w:val="000000" w:themeColor="text1"/>
          <w:szCs w:val="21"/>
          <w14:textFill>
            <w14:solidFill>
              <w14:schemeClr w14:val="tx1"/>
            </w14:solidFill>
          </w14:textFill>
        </w:rPr>
        <w:t>目标公司的</w:t>
      </w:r>
      <w:r>
        <w:rPr>
          <w:rFonts w:hint="eastAsia" w:ascii="Times New Roman" w:hAnsi="Times New Roman" w:eastAsia="宋体" w:cs="Times New Roman"/>
          <w:color w:val="000000" w:themeColor="text1"/>
          <w:szCs w:val="21"/>
          <w14:textFill>
            <w14:solidFill>
              <w14:schemeClr w14:val="tx1"/>
            </w14:solidFill>
          </w14:textFill>
        </w:rPr>
        <w:t>董事会滥用</w:t>
      </w:r>
      <w:r>
        <w:rPr>
          <w:rFonts w:ascii="Times New Roman" w:hAnsi="Times New Roman" w:eastAsia="宋体" w:cs="Times New Roman"/>
          <w:color w:val="000000" w:themeColor="text1"/>
          <w:szCs w:val="21"/>
          <w14:textFill>
            <w14:solidFill>
              <w14:schemeClr w14:val="tx1"/>
            </w14:solidFill>
          </w14:textFill>
        </w:rPr>
        <w:t>社会责任</w:t>
      </w:r>
      <w:r>
        <w:rPr>
          <w:rFonts w:hint="eastAsia" w:ascii="Times New Roman" w:hAnsi="Times New Roman" w:eastAsia="宋体" w:cs="Times New Roman"/>
          <w:color w:val="000000" w:themeColor="text1"/>
          <w:szCs w:val="21"/>
          <w14:textFill>
            <w14:solidFill>
              <w14:schemeClr w14:val="tx1"/>
            </w14:solidFill>
          </w14:textFill>
        </w:rPr>
        <w:t>理论美化</w:t>
      </w:r>
      <w:r>
        <w:rPr>
          <w:rFonts w:ascii="Times New Roman" w:hAnsi="Times New Roman" w:eastAsia="宋体" w:cs="Times New Roman"/>
          <w:color w:val="000000" w:themeColor="text1"/>
          <w:szCs w:val="21"/>
          <w14:textFill>
            <w14:solidFill>
              <w14:schemeClr w14:val="tx1"/>
            </w14:solidFill>
          </w14:textFill>
        </w:rPr>
        <w:t>反收购</w:t>
      </w:r>
      <w:r>
        <w:rPr>
          <w:rFonts w:hint="eastAsia" w:ascii="Times New Roman" w:hAnsi="Times New Roman" w:eastAsia="宋体" w:cs="Times New Roman"/>
          <w:color w:val="000000" w:themeColor="text1"/>
          <w:szCs w:val="21"/>
          <w14:textFill>
            <w14:solidFill>
              <w14:schemeClr w14:val="tx1"/>
            </w14:solidFill>
          </w14:textFill>
        </w:rPr>
        <w:t>决策的正当性</w:t>
      </w:r>
      <w:r>
        <w:rPr>
          <w:rFonts w:ascii="Times New Roman" w:hAnsi="Times New Roman" w:eastAsia="宋体" w:cs="Times New Roman"/>
          <w:color w:val="000000" w:themeColor="text1"/>
          <w:szCs w:val="21"/>
          <w14:textFill>
            <w14:solidFill>
              <w14:schemeClr w14:val="tx1"/>
            </w14:solidFill>
          </w14:textFill>
        </w:rPr>
        <w:t>，这可能</w:t>
      </w:r>
      <w:r>
        <w:rPr>
          <w:rFonts w:hint="eastAsia" w:ascii="Times New Roman" w:hAnsi="Times New Roman" w:eastAsia="宋体" w:cs="Times New Roman"/>
          <w:color w:val="000000" w:themeColor="text1"/>
          <w:szCs w:val="21"/>
          <w14:textFill>
            <w14:solidFill>
              <w14:schemeClr w14:val="tx1"/>
            </w14:solidFill>
          </w14:textFill>
        </w:rPr>
        <w:t>导致</w:t>
      </w:r>
      <w:r>
        <w:rPr>
          <w:rFonts w:ascii="Times New Roman" w:hAnsi="Times New Roman" w:eastAsia="宋体" w:cs="Times New Roman"/>
          <w:color w:val="000000" w:themeColor="text1"/>
          <w:szCs w:val="21"/>
          <w14:textFill>
            <w14:solidFill>
              <w14:schemeClr w14:val="tx1"/>
            </w14:solidFill>
          </w14:textFill>
        </w:rPr>
        <w:t>目标公司的</w:t>
      </w:r>
      <w:r>
        <w:rPr>
          <w:rFonts w:ascii="Times New Roman" w:hAnsi="Times New Roman" w:eastAsia="宋体" w:cs="Times New Roman"/>
          <w:szCs w:val="21"/>
        </w:rPr>
        <w:t>反收购行为失去约束</w:t>
      </w:r>
      <w:r>
        <w:rPr>
          <w:rFonts w:hint="eastAsia" w:ascii="Times New Roman" w:hAnsi="Times New Roman" w:eastAsia="宋体" w:cs="Times New Roman"/>
          <w:szCs w:val="21"/>
        </w:rPr>
        <w:t>。</w:t>
      </w:r>
      <w:r>
        <w:rPr>
          <w:rStyle w:val="16"/>
          <w:rFonts w:ascii="Times New Roman" w:hAnsi="Times New Roman" w:eastAsia="宋体" w:cs="Times New Roman"/>
          <w:szCs w:val="21"/>
        </w:rPr>
        <w:footnoteReference w:id="27"/>
      </w:r>
      <w:r>
        <w:rPr>
          <w:rFonts w:hint="eastAsia" w:ascii="Times New Roman" w:hAnsi="Times New Roman" w:eastAsia="宋体" w:cs="Times New Roman"/>
          <w:color w:val="000000" w:themeColor="text1"/>
          <w:szCs w:val="21"/>
          <w14:textFill>
            <w14:solidFill>
              <w14:schemeClr w14:val="tx1"/>
            </w14:solidFill>
          </w14:textFill>
        </w:rPr>
        <w:t>例如公司经营者为了避免公司被收购后薪酬的降低及关键职位的丧失，可能会故意阻止那些本身对公司发展有利的收购，</w:t>
      </w:r>
      <w:r>
        <w:rPr>
          <w:rStyle w:val="16"/>
          <w:rFonts w:hint="eastAsia" w:ascii="Times New Roman" w:hAnsi="Times New Roman" w:eastAsia="宋体" w:cs="Times New Roman"/>
          <w:color w:val="000000" w:themeColor="text1"/>
          <w:szCs w:val="21"/>
          <w14:textFill>
            <w14:solidFill>
              <w14:schemeClr w14:val="tx1"/>
            </w14:solidFill>
          </w14:textFill>
        </w:rPr>
        <w:footnoteReference w:id="28"/>
      </w:r>
      <w:r>
        <w:rPr>
          <w:rFonts w:hint="eastAsia" w:ascii="Times New Roman" w:hAnsi="Times New Roman" w:eastAsia="宋体" w:cs="Times New Roman"/>
          <w:color w:val="000000" w:themeColor="text1"/>
          <w:szCs w:val="21"/>
          <w14:textFill>
            <w14:solidFill>
              <w14:schemeClr w14:val="tx1"/>
            </w14:solidFill>
          </w14:textFill>
        </w:rPr>
        <w:t>甚至不计代价采用那些可能损害公司或股东合法权益的反收购策略。虽然目标公司经营者具有天然的反收购动机，但纯粹为维护自身地位的反收购措施应当被法律禁止。如何避免“社会责任条款”成为了董事在公司反收购场景下损害公司及股东利益的挡箭牌是当下急需解决的问题。</w:t>
      </w:r>
    </w:p>
    <w:p>
      <w:pPr>
        <w:widowControl/>
        <w:ind w:firstLine="482"/>
        <w:jc w:val="left"/>
        <w:rPr>
          <w:rFonts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在“市场驱动型”组织变动过程中，缺乏直接面向利益相关者的社会责任条款之表达。我国《上市公司收购管理办法》第7条、第8条引入董事的信义义务规避反收购措施的滥用行为，</w:t>
      </w:r>
      <w:r>
        <w:rPr>
          <w:rStyle w:val="16"/>
          <w:rFonts w:hint="eastAsia" w:ascii="Times New Roman" w:hAnsi="Times New Roman" w:eastAsia="宋体" w:cs="Times New Roman"/>
          <w:color w:val="000000" w:themeColor="text1"/>
          <w:szCs w:val="21"/>
          <w14:textFill>
            <w14:solidFill>
              <w14:schemeClr w14:val="tx1"/>
            </w14:solidFill>
          </w14:textFill>
        </w:rPr>
        <w:footnoteReference w:id="29"/>
      </w:r>
      <w:r>
        <w:rPr>
          <w:rFonts w:hint="eastAsia" w:ascii="Times New Roman" w:hAnsi="Times New Roman" w:eastAsia="宋体" w:cs="Times New Roman"/>
          <w:color w:val="000000" w:themeColor="text1"/>
          <w:szCs w:val="21"/>
          <w14:textFill>
            <w14:solidFill>
              <w14:schemeClr w14:val="tx1"/>
            </w14:solidFill>
          </w14:textFill>
        </w:rPr>
        <w:t>但其仅点明董事承担信义义务的对象是公司及股东，并未结合公司社会责任理论考量利益相关者。</w:t>
      </w:r>
      <w:r>
        <w:rPr>
          <w:rStyle w:val="16"/>
          <w:rFonts w:hint="eastAsia" w:ascii="Times New Roman" w:hAnsi="Times New Roman" w:eastAsia="宋体" w:cs="Times New Roman"/>
          <w:color w:val="000000" w:themeColor="text1"/>
          <w:szCs w:val="21"/>
          <w14:textFill>
            <w14:solidFill>
              <w14:schemeClr w14:val="tx1"/>
            </w14:solidFill>
          </w14:textFill>
        </w:rPr>
        <w:footnoteReference w:id="30"/>
      </w:r>
      <w:r>
        <w:rPr>
          <w:rFonts w:hint="eastAsia" w:ascii="Times New Roman" w:hAnsi="Times New Roman" w:eastAsia="宋体" w:cs="Times New Roman"/>
          <w:color w:val="000000" w:themeColor="text1"/>
          <w:szCs w:val="21"/>
          <w14:textFill>
            <w14:solidFill>
              <w14:schemeClr w14:val="tx1"/>
            </w14:solidFill>
          </w14:textFill>
        </w:rPr>
        <w:t>并且，我国公司法在借公司社会责任将利益相关者利益纳入保护的同时，却未能同步构建司法救济机制。在公司收购活动中，如果董事滥用反收购决策权损害了股东利益，股东可以依据新《公司法》第190条、第189条的规定，行使股东直接诉权和股东派生诉权，维护自身和公司的合法权益。但是对于被收购公司的利益相关者，我国现行法并没有明文规定其直接向公司董事求偿的相关诉权，利益相关者纵使受到损害也只能依据基础关系向公司求偿，难以遏制董事以损害利益相关者利益为代价的谋私行为。司法救济是维护社会公正的最后一道防线，若想真正落实公司社会责任，就必须解决这一问题。</w:t>
      </w:r>
    </w:p>
    <w:p>
      <w:pPr>
        <w:ind w:firstLine="480"/>
        <w:rPr>
          <w:rFonts w:hint="eastAsia" w:ascii="华文楷体" w:hAnsi="华文楷体" w:eastAsia="华文楷体" w:cs="Times New Roman"/>
          <w:sz w:val="24"/>
        </w:rPr>
      </w:pPr>
      <w:r>
        <w:rPr>
          <w:rFonts w:hint="eastAsia" w:ascii="华文楷体" w:hAnsi="华文楷体" w:eastAsia="华文楷体" w:cs="Times New Roman"/>
          <w:sz w:val="24"/>
        </w:rPr>
        <w:t>（二）“司法驱动型”组织变动下社会责任条款的运行模式及问题表现</w:t>
      </w:r>
    </w:p>
    <w:p>
      <w:pPr>
        <w:ind w:firstLine="420" w:firstLineChars="200"/>
        <w:rPr>
          <w:rStyle w:val="15"/>
        </w:rPr>
      </w:pPr>
      <w:r>
        <w:rPr>
          <w:rFonts w:hint="eastAsia" w:ascii="Times New Roman" w:hAnsi="Times New Roman" w:eastAsia="宋体" w:cs="Times New Roman"/>
          <w:szCs w:val="21"/>
        </w:rPr>
        <w:t>“司法驱动型”组织变动指公司基于司法强制力要求所发生的组织结构的调整，诸如公司的司法解散行为。观察我国司法解散纠纷裁判现状，可以发现越来越多的法院在考查被告公司是否满足司法解散法定要件外，选择适用社会责任条款或其意旨论述公司应否解散。如经笔者统计，自2011年至今，共有63个公司司法解散案件中法院提及了公司社会责任。</w:t>
      </w:r>
      <w:commentRangeStart w:id="3"/>
      <w:r>
        <w:rPr>
          <w:rFonts w:hint="eastAsia" w:ascii="Times New Roman" w:hAnsi="Times New Roman" w:eastAsia="宋体" w:cs="Times New Roman"/>
          <w:szCs w:val="21"/>
        </w:rPr>
        <w:t>如2015年由最高院指令再审的“李秀针与青岛杰盛置业有限公司等公司解散纠纷再审案”中，山东省高院认为该案与最高院8号指导案例案情相似，但该案中杰盛公司经营范围涉及房地产项目，涉及众多购房者利益，相比凯莱实业公司生产经营的普通产品而言承担着更大的社会责任，因此法院认为在判断公司应否解散时，不仅要考虑股东利益还要考虑到社会公众利益并最终驳回了原告主张司法解散公司的诉讼请求。</w:t>
      </w:r>
      <w:r>
        <w:rPr>
          <w:rStyle w:val="16"/>
          <w:rFonts w:hint="eastAsia" w:ascii="Times New Roman" w:hAnsi="Times New Roman" w:eastAsia="宋体" w:cs="Times New Roman"/>
          <w:szCs w:val="21"/>
        </w:rPr>
        <w:footnoteReference w:id="31"/>
      </w:r>
      <w:commentRangeEnd w:id="3"/>
      <w:r>
        <w:rPr>
          <w:rStyle w:val="15"/>
        </w:rPr>
        <w:commentReference w:id="3"/>
      </w:r>
    </w:p>
    <w:p>
      <w:pPr>
        <w:ind w:firstLine="420" w:firstLineChars="200"/>
        <w:rPr>
          <w:del w:id="848" w:author="1111" w:date="2025-09-02T15:59:27Z"/>
          <w:rStyle w:val="15"/>
          <w:rFonts w:hint="default"/>
          <w:lang w:val="en-US" w:eastAsia="zh-CN"/>
        </w:rPr>
      </w:pPr>
      <w:del w:id="849" w:author="1111" w:date="2025-09-02T15:59:27Z">
        <w:r>
          <w:rPr>
            <w:rStyle w:val="15"/>
            <w:rFonts w:hint="eastAsia"/>
            <w:lang w:val="en-US" w:eastAsia="zh-CN"/>
          </w:rPr>
          <w:delText>比如说理过程中是否说明了为什么，直接得出结论，掩饰背后的利益衡量过程，结合裁判结果和说理过程分</w:delText>
        </w:r>
      </w:del>
    </w:p>
    <w:p>
      <w:pPr>
        <w:ind w:firstLine="482"/>
        <w:rPr>
          <w:del w:id="850" w:author="1111" w:date="2025-09-02T15:56:03Z"/>
          <w:rFonts w:ascii="Times New Roman" w:hAnsi="Times New Roman" w:eastAsia="宋体" w:cs="Times New Roman"/>
          <w:szCs w:val="21"/>
          <w:u w:val="single"/>
        </w:rPr>
      </w:pPr>
      <w:del w:id="851" w:author="1111" w:date="2025-09-02T15:56:03Z">
        <w:r>
          <w:rPr>
            <w:rFonts w:hint="eastAsia" w:ascii="Times New Roman" w:hAnsi="Times New Roman" w:eastAsia="宋体" w:cs="Times New Roman"/>
            <w:szCs w:val="21"/>
            <w:u w:val="single"/>
          </w:rPr>
          <w:delText>法院在公司司法解散的认定中考量社会责任的原因，在于公司解散这一组织变动形式涉及利益主体的广泛性。公司解散可能造成上下游企业交易机会的丧失，大量的工人失业，公司债权人的债权受损，乃至公司所在社区的社会公共利益亦会受到影响，一旦法院未能合理判决司法解散，将引发巨大的社会问题，影响社会稳定。而在公司司法解散中引入社会责任，则是法官希望在股东利益与社会公共利益、利益相关者利益间实现均衡保护。</w:delText>
        </w:r>
      </w:del>
    </w:p>
    <w:p>
      <w:pPr>
        <w:ind w:firstLine="482"/>
        <w:rPr>
          <w:rFonts w:ascii="Times New Roman" w:hAnsi="Times New Roman" w:eastAsia="宋体" w:cs="Times New Roman"/>
          <w:szCs w:val="21"/>
        </w:rPr>
      </w:pPr>
      <w:r>
        <w:rPr>
          <w:rFonts w:hint="eastAsia" w:ascii="Times New Roman" w:hAnsi="Times New Roman" w:eastAsia="宋体" w:cs="Times New Roman"/>
          <w:szCs w:val="21"/>
        </w:rPr>
        <w:t>社会责任通过影响法官的利益衡量过程作用于“司法解散”的结果判定。首先，司法解散纠纷背后实质是法院在股东个人利益与社会公共利益间冲突的比较与选择：判决公司不予解散实则坚持“社会公共利益的优先保护”，认为公司僵局的解决不应仅考虑某一股东利益，也要全面考虑其他股东及利益相关者的利益保护。股东权利的行使应当受到公司及股东承担的社会义务的约束，具体的承担方式则是限制股东解散请求权的行使，以公司的存续实现其社会责任的承担。而判决公司解散的利益衡量结论则是“股东利益的优先实现”，其认为公司终究是为股东利益而存在的，司法判决解散也正是为了</w:t>
      </w:r>
      <w:r>
        <w:rPr>
          <w:rFonts w:hint="eastAsia" w:ascii="Times New Roman" w:hAnsi="Times New Roman" w:eastAsia="宋体" w:cs="Times New Roman"/>
          <w:szCs w:val="21"/>
          <w:lang w:val="en-US" w:eastAsia="zh-CN"/>
        </w:rPr>
        <w:t>避免公司僵局下股东利益受损</w:t>
      </w:r>
      <w:r>
        <w:rPr>
          <w:rFonts w:hint="eastAsia" w:ascii="Times New Roman" w:hAnsi="Times New Roman" w:eastAsia="宋体" w:cs="Times New Roman"/>
          <w:szCs w:val="21"/>
        </w:rPr>
        <w:t>。公司解散均会导致员工失业、税收流失等结果，但这不是公司社会责任的应有之义，更不能成为阻止公司解散的理由，且公司解散后会成立清算组对公司相关事务进行清理，利益相关者的利益在公司解散后的清算程序中是可以依法得到救济的，并不会引发社会问题。其次，公司所应承担的社会责任的多寡，影响了上述利益衡量的结论。法院在进行上述利益衡量时，会结合公司的行业性质、规模大小等因素考量公司解散对利益相关者与社会公共利益产生的影响。在公司涉及房地产、水利、环境和公共设施建设、汽车销售、交通运输、农业矿业、教育培训、商务服务、租赁中介等行业时，抑或公司规模较大、员工众多，公司解散对广大消费者群体及职工利益影响较大时，法院往往认为被告公司应当承当更大的社会责任，公司对外保护利益相关者的社会责任大于公司对内部股东应负责任。</w:t>
      </w:r>
      <w:r>
        <w:rPr>
          <w:rStyle w:val="16"/>
          <w:rFonts w:hint="eastAsia" w:ascii="Times New Roman" w:hAnsi="Times New Roman" w:eastAsia="宋体" w:cs="Times New Roman"/>
          <w:szCs w:val="21"/>
        </w:rPr>
        <w:footnoteReference w:id="32"/>
      </w:r>
      <w:r>
        <w:rPr>
          <w:rFonts w:hint="eastAsia" w:ascii="Times New Roman" w:hAnsi="Times New Roman" w:eastAsia="宋体" w:cs="Times New Roman"/>
          <w:szCs w:val="21"/>
        </w:rPr>
        <w:t>法院在运用社会责任条款审理司法解散的具体思路如图1所示。</w:t>
      </w:r>
    </w:p>
    <w:p>
      <w:pPr>
        <w:ind w:firstLine="482"/>
        <w:jc w:val="center"/>
        <w:rPr>
          <w:rFonts w:ascii="Times New Roman" w:hAnsi="Times New Roman" w:eastAsia="宋体" w:cs="Times New Roman"/>
          <w:szCs w:val="21"/>
        </w:rPr>
      </w:pPr>
      <w:r>
        <w:rPr>
          <w:rFonts w:hint="eastAsia" w:ascii="Times New Roman" w:hAnsi="Times New Roman" w:eastAsia="宋体" w:cs="Times New Roman"/>
          <w:szCs w:val="21"/>
        </w:rPr>
        <w:drawing>
          <wp:inline distT="0" distB="0" distL="114300" distR="114300">
            <wp:extent cx="4335780" cy="2924810"/>
            <wp:effectExtent l="0" t="0" r="0" b="0"/>
            <wp:docPr id="1" name="图片 1" descr="未命名文件(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文件(4)"/>
                    <pic:cNvPicPr>
                      <a:picLocks noChangeAspect="1"/>
                    </pic:cNvPicPr>
                  </pic:nvPicPr>
                  <pic:blipFill>
                    <a:blip r:embed="rId7"/>
                    <a:stretch>
                      <a:fillRect/>
                    </a:stretch>
                  </pic:blipFill>
                  <pic:spPr>
                    <a:xfrm>
                      <a:off x="0" y="0"/>
                      <a:ext cx="4335780" cy="2924810"/>
                    </a:xfrm>
                    <a:prstGeom prst="rect">
                      <a:avLst/>
                    </a:prstGeom>
                  </pic:spPr>
                </pic:pic>
              </a:graphicData>
            </a:graphic>
          </wp:inline>
        </w:drawing>
      </w:r>
    </w:p>
    <w:p>
      <w:pPr>
        <w:ind w:firstLine="482"/>
        <w:jc w:val="center"/>
        <w:rPr>
          <w:rFonts w:ascii="Times New Roman" w:hAnsi="Times New Roman" w:eastAsia="宋体" w:cs="Times New Roman"/>
          <w:szCs w:val="21"/>
        </w:rPr>
      </w:pPr>
      <w:r>
        <w:rPr>
          <w:rFonts w:hint="eastAsia" w:ascii="Times New Roman" w:hAnsi="Times New Roman" w:eastAsia="宋体" w:cs="Times New Roman"/>
          <w:szCs w:val="21"/>
        </w:rPr>
        <w:t>图1 司法解散案件审理思路图</w:t>
      </w:r>
    </w:p>
    <w:p>
      <w:pPr>
        <w:ind w:firstLine="482"/>
        <w:rPr>
          <w:rFonts w:ascii="Times New Roman" w:hAnsi="Times New Roman" w:eastAsia="宋体" w:cs="Times New Roman"/>
          <w:szCs w:val="21"/>
        </w:rPr>
      </w:pPr>
      <w:r>
        <w:rPr>
          <w:rFonts w:hint="eastAsia" w:ascii="Times New Roman" w:hAnsi="Times New Roman" w:eastAsia="宋体" w:cs="Times New Roman"/>
          <w:szCs w:val="21"/>
        </w:rPr>
        <w:t>虽然部分法院已经在司法解散纠纷中引入社会责任条款，但其适用还存在以下几方面问题：</w:t>
      </w:r>
    </w:p>
    <w:p>
      <w:pPr>
        <w:numPr>
          <w:ilvl w:val="-1"/>
          <w:numId w:val="0"/>
        </w:numPr>
        <w:ind w:firstLine="420" w:firstLineChars="200"/>
        <w:rPr>
          <w:rFonts w:ascii="Times New Roman" w:hAnsi="Times New Roman" w:eastAsia="宋体" w:cs="Times New Roman"/>
          <w:szCs w:val="21"/>
        </w:rPr>
      </w:pPr>
      <w:ins w:id="852" w:author="1111" w:date="2025-09-02T16:50:05Z">
        <w:r>
          <w:rPr>
            <w:rFonts w:hint="eastAsia" w:ascii="Times New Roman" w:hAnsi="Times New Roman" w:eastAsia="宋体" w:cs="Times New Roman"/>
            <w:szCs w:val="21"/>
            <w:lang w:val="en-US" w:eastAsia="zh-CN"/>
          </w:rPr>
          <w:t>第一，</w:t>
        </w:r>
      </w:ins>
      <w:r>
        <w:rPr>
          <w:rFonts w:hint="eastAsia" w:ascii="Times New Roman" w:hAnsi="Times New Roman" w:eastAsia="宋体" w:cs="Times New Roman"/>
          <w:szCs w:val="21"/>
        </w:rPr>
        <w:t>公司社会责任的边界不明。公司社会责任内核已然统一，但公司承担社会责任的边界在哪却未有定论。</w:t>
      </w:r>
      <w:ins w:id="853" w:author="1111" w:date="2025-09-02T16:10:10Z">
        <w:r>
          <w:rPr>
            <w:rFonts w:hint="eastAsia" w:ascii="Times New Roman" w:hAnsi="Times New Roman" w:eastAsia="宋体" w:cs="Times New Roman"/>
            <w:szCs w:val="21"/>
            <w:lang w:val="en-US" w:eastAsia="zh-CN"/>
          </w:rPr>
          <w:t>在</w:t>
        </w:r>
      </w:ins>
      <w:ins w:id="854" w:author="1111" w:date="2025-09-02T16:10:13Z">
        <w:r>
          <w:rPr>
            <w:rFonts w:hint="eastAsia" w:ascii="Times New Roman" w:hAnsi="Times New Roman" w:eastAsia="宋体" w:cs="Times New Roman"/>
            <w:szCs w:val="21"/>
            <w:lang w:val="en-US" w:eastAsia="zh-CN"/>
          </w:rPr>
          <w:t>样本</w:t>
        </w:r>
      </w:ins>
      <w:ins w:id="855" w:author="1111" w:date="2025-09-02T16:10:14Z">
        <w:r>
          <w:rPr>
            <w:rFonts w:hint="eastAsia" w:ascii="Times New Roman" w:hAnsi="Times New Roman" w:eastAsia="宋体" w:cs="Times New Roman"/>
            <w:szCs w:val="21"/>
            <w:lang w:val="en-US" w:eastAsia="zh-CN"/>
          </w:rPr>
          <w:t>案例</w:t>
        </w:r>
      </w:ins>
      <w:ins w:id="856" w:author="1111" w:date="2025-09-02T16:10:15Z">
        <w:r>
          <w:rPr>
            <w:rFonts w:hint="eastAsia" w:ascii="Times New Roman" w:hAnsi="Times New Roman" w:eastAsia="宋体" w:cs="Times New Roman"/>
            <w:szCs w:val="21"/>
            <w:lang w:val="en-US" w:eastAsia="zh-CN"/>
          </w:rPr>
          <w:t>中，</w:t>
        </w:r>
      </w:ins>
      <w:ins w:id="857" w:author="1111" w:date="2025-09-02T16:15:31Z">
        <w:r>
          <w:rPr>
            <w:rFonts w:hint="eastAsia" w:ascii="Times New Roman" w:hAnsi="Times New Roman" w:eastAsia="宋体" w:cs="Times New Roman"/>
            <w:szCs w:val="21"/>
            <w:lang w:val="en-US" w:eastAsia="zh-CN"/>
          </w:rPr>
          <w:t>针对</w:t>
        </w:r>
      </w:ins>
      <w:ins w:id="858" w:author="1111" w:date="2025-09-02T16:15:32Z">
        <w:r>
          <w:rPr>
            <w:rFonts w:hint="eastAsia" w:ascii="Times New Roman" w:hAnsi="Times New Roman" w:eastAsia="宋体" w:cs="Times New Roman"/>
            <w:szCs w:val="21"/>
            <w:lang w:val="en-US" w:eastAsia="zh-CN"/>
          </w:rPr>
          <w:t>公司</w:t>
        </w:r>
      </w:ins>
      <w:ins w:id="859" w:author="1111" w:date="2025-09-02T16:15:33Z">
        <w:r>
          <w:rPr>
            <w:rFonts w:hint="eastAsia" w:ascii="Times New Roman" w:hAnsi="Times New Roman" w:eastAsia="宋体" w:cs="Times New Roman"/>
            <w:szCs w:val="21"/>
            <w:lang w:val="en-US" w:eastAsia="zh-CN"/>
          </w:rPr>
          <w:t>承担</w:t>
        </w:r>
      </w:ins>
      <w:ins w:id="860" w:author="1111" w:date="2025-09-02T16:15:34Z">
        <w:r>
          <w:rPr>
            <w:rFonts w:hint="eastAsia" w:ascii="Times New Roman" w:hAnsi="Times New Roman" w:eastAsia="宋体" w:cs="Times New Roman"/>
            <w:szCs w:val="21"/>
            <w:lang w:val="en-US" w:eastAsia="zh-CN"/>
          </w:rPr>
          <w:t>社会责任</w:t>
        </w:r>
      </w:ins>
      <w:ins w:id="861" w:author="1111" w:date="2025-09-02T16:15:37Z">
        <w:r>
          <w:rPr>
            <w:rFonts w:hint="eastAsia" w:ascii="Times New Roman" w:hAnsi="Times New Roman" w:eastAsia="宋体" w:cs="Times New Roman"/>
            <w:szCs w:val="21"/>
            <w:lang w:val="en-US" w:eastAsia="zh-CN"/>
          </w:rPr>
          <w:t>范围</w:t>
        </w:r>
      </w:ins>
      <w:ins w:id="862" w:author="1111" w:date="2025-09-02T16:15:38Z">
        <w:r>
          <w:rPr>
            <w:rFonts w:hint="eastAsia" w:ascii="Times New Roman" w:hAnsi="Times New Roman" w:eastAsia="宋体" w:cs="Times New Roman"/>
            <w:szCs w:val="21"/>
            <w:lang w:val="en-US" w:eastAsia="zh-CN"/>
          </w:rPr>
          <w:t>的</w:t>
        </w:r>
      </w:ins>
      <w:ins w:id="863" w:author="1111" w:date="2025-09-02T16:15:39Z">
        <w:r>
          <w:rPr>
            <w:rFonts w:hint="eastAsia" w:ascii="Times New Roman" w:hAnsi="Times New Roman" w:eastAsia="宋体" w:cs="Times New Roman"/>
            <w:szCs w:val="21"/>
            <w:lang w:val="en-US" w:eastAsia="zh-CN"/>
          </w:rPr>
          <w:t>论述</w:t>
        </w:r>
      </w:ins>
      <w:ins w:id="864" w:author="1111" w:date="2025-09-02T16:15:41Z">
        <w:r>
          <w:rPr>
            <w:rFonts w:hint="eastAsia" w:ascii="Times New Roman" w:hAnsi="Times New Roman" w:eastAsia="宋体" w:cs="Times New Roman"/>
            <w:szCs w:val="21"/>
            <w:lang w:val="en-US" w:eastAsia="zh-CN"/>
          </w:rPr>
          <w:t>还存在</w:t>
        </w:r>
      </w:ins>
      <w:ins w:id="865" w:author="1111" w:date="2025-09-02T16:26:56Z">
        <w:r>
          <w:rPr>
            <w:rFonts w:hint="eastAsia" w:ascii="Times New Roman" w:hAnsi="Times New Roman" w:eastAsia="宋体" w:cs="Times New Roman"/>
            <w:szCs w:val="21"/>
            <w:lang w:val="en-US" w:eastAsia="zh-CN"/>
          </w:rPr>
          <w:t>冲突</w:t>
        </w:r>
      </w:ins>
      <w:ins w:id="866" w:author="1111" w:date="2025-09-02T16:15:43Z">
        <w:r>
          <w:rPr>
            <w:rFonts w:hint="eastAsia" w:ascii="Times New Roman" w:hAnsi="Times New Roman" w:eastAsia="宋体" w:cs="Times New Roman"/>
            <w:szCs w:val="21"/>
            <w:lang w:val="en-US" w:eastAsia="zh-CN"/>
          </w:rPr>
          <w:t>，</w:t>
        </w:r>
      </w:ins>
      <w:ins w:id="867" w:author="1111" w:date="2025-09-02T16:23:16Z">
        <w:r>
          <w:rPr>
            <w:rFonts w:hint="eastAsia" w:ascii="Times New Roman" w:hAnsi="Times New Roman" w:eastAsia="宋体" w:cs="Times New Roman"/>
            <w:szCs w:val="21"/>
            <w:lang w:val="en-US" w:eastAsia="zh-CN"/>
          </w:rPr>
          <w:t>有的</w:t>
        </w:r>
      </w:ins>
      <w:ins w:id="868" w:author="1111" w:date="2025-09-02T16:23:17Z">
        <w:r>
          <w:rPr>
            <w:rFonts w:hint="eastAsia" w:ascii="Times New Roman" w:hAnsi="Times New Roman" w:eastAsia="宋体" w:cs="Times New Roman"/>
            <w:szCs w:val="21"/>
            <w:lang w:val="en-US" w:eastAsia="zh-CN"/>
          </w:rPr>
          <w:t>法院</w:t>
        </w:r>
      </w:ins>
      <w:ins w:id="869" w:author="1111" w:date="2025-09-02T16:23:19Z">
        <w:r>
          <w:rPr>
            <w:rFonts w:hint="eastAsia" w:ascii="Times New Roman" w:hAnsi="Times New Roman" w:eastAsia="宋体" w:cs="Times New Roman"/>
            <w:szCs w:val="21"/>
            <w:lang w:val="en-US" w:eastAsia="zh-CN"/>
          </w:rPr>
          <w:t>将其</w:t>
        </w:r>
      </w:ins>
      <w:ins w:id="870" w:author="1111" w:date="2025-09-02T16:23:20Z">
        <w:r>
          <w:rPr>
            <w:rFonts w:hint="eastAsia" w:ascii="Times New Roman" w:hAnsi="Times New Roman" w:eastAsia="宋体" w:cs="Times New Roman"/>
            <w:szCs w:val="21"/>
            <w:lang w:val="en-US" w:eastAsia="zh-CN"/>
          </w:rPr>
          <w:t>理解为</w:t>
        </w:r>
      </w:ins>
      <w:ins w:id="871" w:author="1111" w:date="2025-09-02T16:23:21Z">
        <w:r>
          <w:rPr>
            <w:rFonts w:hint="eastAsia" w:ascii="Times New Roman" w:hAnsi="Times New Roman" w:eastAsia="宋体" w:cs="Times New Roman"/>
            <w:szCs w:val="21"/>
            <w:lang w:val="en-US" w:eastAsia="zh-CN"/>
          </w:rPr>
          <w:t>“</w:t>
        </w:r>
      </w:ins>
      <w:ins w:id="872" w:author="1111" w:date="2025-09-02T16:23:34Z">
        <w:r>
          <w:rPr>
            <w:rFonts w:hint="eastAsia" w:ascii="Times New Roman" w:hAnsi="Times New Roman" w:eastAsia="宋体" w:cs="Times New Roman"/>
            <w:szCs w:val="21"/>
            <w:lang w:val="en-US" w:eastAsia="zh-CN"/>
          </w:rPr>
          <w:t>公司</w:t>
        </w:r>
      </w:ins>
      <w:ins w:id="873" w:author="1111" w:date="2025-09-02T16:23:35Z">
        <w:r>
          <w:rPr>
            <w:rFonts w:hint="eastAsia" w:ascii="Times New Roman" w:hAnsi="Times New Roman" w:eastAsia="宋体" w:cs="Times New Roman"/>
            <w:szCs w:val="21"/>
            <w:lang w:val="en-US" w:eastAsia="zh-CN"/>
          </w:rPr>
          <w:t>维持原则</w:t>
        </w:r>
      </w:ins>
      <w:ins w:id="874" w:author="1111" w:date="2025-09-02T16:23:36Z">
        <w:r>
          <w:rPr>
            <w:rFonts w:hint="eastAsia" w:ascii="Times New Roman" w:hAnsi="Times New Roman" w:eastAsia="宋体" w:cs="Times New Roman"/>
            <w:szCs w:val="21"/>
            <w:lang w:val="en-US" w:eastAsia="zh-CN"/>
          </w:rPr>
          <w:t>的</w:t>
        </w:r>
      </w:ins>
      <w:ins w:id="875" w:author="1111" w:date="2025-09-02T16:23:37Z">
        <w:r>
          <w:rPr>
            <w:rFonts w:hint="eastAsia" w:ascii="Times New Roman" w:hAnsi="Times New Roman" w:eastAsia="宋体" w:cs="Times New Roman"/>
            <w:szCs w:val="21"/>
            <w:lang w:val="en-US" w:eastAsia="zh-CN"/>
          </w:rPr>
          <w:t>尊重</w:t>
        </w:r>
      </w:ins>
      <w:ins w:id="876" w:author="1111" w:date="2025-09-02T16:23:39Z">
        <w:r>
          <w:rPr>
            <w:rFonts w:hint="eastAsia" w:ascii="Times New Roman" w:hAnsi="Times New Roman" w:eastAsia="宋体" w:cs="Times New Roman"/>
            <w:szCs w:val="21"/>
            <w:lang w:val="en-US" w:eastAsia="zh-CN"/>
          </w:rPr>
          <w:t>”</w:t>
        </w:r>
      </w:ins>
      <w:ins w:id="877" w:author="1111" w:date="2025-09-02T16:24:30Z">
        <w:r>
          <w:rPr>
            <w:rStyle w:val="16"/>
            <w:rFonts w:hint="eastAsia" w:ascii="Times New Roman" w:hAnsi="Times New Roman" w:eastAsia="宋体" w:cs="Times New Roman"/>
            <w:szCs w:val="21"/>
            <w:lang w:val="en-US" w:eastAsia="zh-CN"/>
          </w:rPr>
          <w:footnoteReference w:id="33"/>
        </w:r>
      </w:ins>
      <w:ins w:id="878" w:author="1111" w:date="2025-09-02T16:23:40Z">
        <w:r>
          <w:rPr>
            <w:rFonts w:hint="eastAsia" w:ascii="Times New Roman" w:hAnsi="Times New Roman" w:eastAsia="宋体" w:cs="Times New Roman"/>
            <w:szCs w:val="21"/>
            <w:lang w:val="en-US" w:eastAsia="zh-CN"/>
          </w:rPr>
          <w:t>，</w:t>
        </w:r>
      </w:ins>
      <w:ins w:id="879" w:author="1111" w:date="2025-09-02T16:37:40Z">
        <w:r>
          <w:rPr>
            <w:rFonts w:hint="eastAsia" w:ascii="Times New Roman" w:hAnsi="Times New Roman" w:eastAsia="宋体" w:cs="Times New Roman"/>
            <w:szCs w:val="21"/>
            <w:lang w:val="en-US" w:eastAsia="zh-CN"/>
          </w:rPr>
          <w:t>有的</w:t>
        </w:r>
      </w:ins>
      <w:ins w:id="880" w:author="1111" w:date="2025-09-02T16:37:41Z">
        <w:r>
          <w:rPr>
            <w:rFonts w:hint="eastAsia" w:ascii="Times New Roman" w:hAnsi="Times New Roman" w:eastAsia="宋体" w:cs="Times New Roman"/>
            <w:szCs w:val="21"/>
            <w:lang w:val="en-US" w:eastAsia="zh-CN"/>
          </w:rPr>
          <w:t>法院</w:t>
        </w:r>
      </w:ins>
      <w:ins w:id="881" w:author="1111" w:date="2025-09-02T16:37:44Z">
        <w:r>
          <w:rPr>
            <w:rFonts w:hint="eastAsia" w:ascii="Times New Roman" w:hAnsi="Times New Roman" w:eastAsia="宋体" w:cs="Times New Roman"/>
            <w:szCs w:val="21"/>
            <w:lang w:val="en-US" w:eastAsia="zh-CN"/>
          </w:rPr>
          <w:t>则</w:t>
        </w:r>
      </w:ins>
      <w:ins w:id="882" w:author="1111" w:date="2025-09-02T16:37:45Z">
        <w:r>
          <w:rPr>
            <w:rFonts w:hint="eastAsia" w:ascii="Times New Roman" w:hAnsi="Times New Roman" w:eastAsia="宋体" w:cs="Times New Roman"/>
            <w:szCs w:val="21"/>
            <w:lang w:val="en-US" w:eastAsia="zh-CN"/>
          </w:rPr>
          <w:t>认为</w:t>
        </w:r>
      </w:ins>
      <w:ins w:id="883" w:author="1111" w:date="2025-09-02T16:28:07Z">
        <w:r>
          <w:rPr>
            <w:rFonts w:hint="eastAsia" w:ascii="Times New Roman" w:hAnsi="Times New Roman" w:eastAsia="宋体" w:cs="Times New Roman"/>
            <w:szCs w:val="21"/>
            <w:lang w:val="en-US" w:eastAsia="zh-CN"/>
          </w:rPr>
          <w:t>“</w:t>
        </w:r>
      </w:ins>
      <w:ins w:id="884" w:author="1111" w:date="2025-09-02T16:28:08Z">
        <w:r>
          <w:rPr>
            <w:rFonts w:hint="eastAsia" w:ascii="Times New Roman" w:hAnsi="Times New Roman" w:eastAsia="宋体" w:cs="Times New Roman"/>
            <w:szCs w:val="21"/>
            <w:lang w:val="en-US" w:eastAsia="zh-CN"/>
          </w:rPr>
          <w:t>社会</w:t>
        </w:r>
      </w:ins>
      <w:ins w:id="885" w:author="1111" w:date="2025-09-02T16:28:10Z">
        <w:r>
          <w:rPr>
            <w:rFonts w:hint="eastAsia" w:ascii="Times New Roman" w:hAnsi="Times New Roman" w:eastAsia="宋体" w:cs="Times New Roman"/>
            <w:szCs w:val="21"/>
            <w:lang w:val="en-US" w:eastAsia="zh-CN"/>
          </w:rPr>
          <w:t>公共</w:t>
        </w:r>
      </w:ins>
      <w:ins w:id="886" w:author="1111" w:date="2025-09-02T16:28:11Z">
        <w:r>
          <w:rPr>
            <w:rFonts w:hint="eastAsia" w:ascii="Times New Roman" w:hAnsi="Times New Roman" w:eastAsia="宋体" w:cs="Times New Roman"/>
            <w:szCs w:val="21"/>
            <w:lang w:val="en-US" w:eastAsia="zh-CN"/>
          </w:rPr>
          <w:t>利益的</w:t>
        </w:r>
      </w:ins>
      <w:ins w:id="887" w:author="1111" w:date="2025-09-02T16:28:18Z">
        <w:r>
          <w:rPr>
            <w:rFonts w:hint="eastAsia" w:ascii="Times New Roman" w:hAnsi="Times New Roman" w:eastAsia="宋体" w:cs="Times New Roman"/>
            <w:szCs w:val="21"/>
            <w:lang w:val="en-US" w:eastAsia="zh-CN"/>
          </w:rPr>
          <w:t>优</w:t>
        </w:r>
      </w:ins>
      <w:ins w:id="888" w:author="1111" w:date="2025-09-02T16:28:21Z">
        <w:r>
          <w:rPr>
            <w:rFonts w:hint="eastAsia" w:ascii="Times New Roman" w:hAnsi="Times New Roman" w:eastAsia="宋体" w:cs="Times New Roman"/>
            <w:szCs w:val="21"/>
            <w:lang w:val="en-US" w:eastAsia="zh-CN"/>
          </w:rPr>
          <w:t>位</w:t>
        </w:r>
      </w:ins>
      <w:ins w:id="889" w:author="1111" w:date="2025-09-02T16:28:22Z">
        <w:r>
          <w:rPr>
            <w:rFonts w:hint="eastAsia" w:ascii="Times New Roman" w:hAnsi="Times New Roman" w:eastAsia="宋体" w:cs="Times New Roman"/>
            <w:szCs w:val="21"/>
            <w:lang w:val="en-US" w:eastAsia="zh-CN"/>
          </w:rPr>
          <w:t>实现</w:t>
        </w:r>
      </w:ins>
      <w:ins w:id="890" w:author="1111" w:date="2025-09-02T16:28:23Z">
        <w:r>
          <w:rPr>
            <w:rFonts w:hint="eastAsia" w:ascii="Times New Roman" w:hAnsi="Times New Roman" w:eastAsia="宋体" w:cs="Times New Roman"/>
            <w:szCs w:val="21"/>
            <w:lang w:val="en-US" w:eastAsia="zh-CN"/>
          </w:rPr>
          <w:t>”</w:t>
        </w:r>
      </w:ins>
      <w:ins w:id="891" w:author="1111" w:date="2025-09-02T16:37:52Z">
        <w:r>
          <w:rPr>
            <w:rFonts w:hint="eastAsia" w:ascii="Times New Roman" w:hAnsi="Times New Roman" w:eastAsia="宋体" w:cs="Times New Roman"/>
            <w:szCs w:val="21"/>
            <w:lang w:val="en-US" w:eastAsia="zh-CN"/>
          </w:rPr>
          <w:t>即是</w:t>
        </w:r>
      </w:ins>
      <w:ins w:id="892" w:author="1111" w:date="2025-09-02T16:37:55Z">
        <w:r>
          <w:rPr>
            <w:rFonts w:hint="eastAsia" w:ascii="Times New Roman" w:hAnsi="Times New Roman" w:eastAsia="宋体" w:cs="Times New Roman"/>
            <w:szCs w:val="21"/>
            <w:lang w:val="en-US" w:eastAsia="zh-CN"/>
          </w:rPr>
          <w:t>社会</w:t>
        </w:r>
      </w:ins>
      <w:ins w:id="893" w:author="1111" w:date="2025-09-02T16:37:56Z">
        <w:r>
          <w:rPr>
            <w:rFonts w:hint="eastAsia" w:ascii="Times New Roman" w:hAnsi="Times New Roman" w:eastAsia="宋体" w:cs="Times New Roman"/>
            <w:szCs w:val="21"/>
            <w:lang w:val="en-US" w:eastAsia="zh-CN"/>
          </w:rPr>
          <w:t>责任</w:t>
        </w:r>
      </w:ins>
      <w:ins w:id="894" w:author="1111" w:date="2025-09-02T16:37:57Z">
        <w:r>
          <w:rPr>
            <w:rFonts w:hint="eastAsia" w:ascii="Times New Roman" w:hAnsi="Times New Roman" w:eastAsia="宋体" w:cs="Times New Roman"/>
            <w:szCs w:val="21"/>
            <w:lang w:val="en-US" w:eastAsia="zh-CN"/>
          </w:rPr>
          <w:t>的</w:t>
        </w:r>
      </w:ins>
      <w:ins w:id="895" w:author="1111" w:date="2025-09-02T16:37:58Z">
        <w:r>
          <w:rPr>
            <w:rFonts w:hint="eastAsia" w:ascii="Times New Roman" w:hAnsi="Times New Roman" w:eastAsia="宋体" w:cs="Times New Roman"/>
            <w:szCs w:val="21"/>
            <w:lang w:val="en-US" w:eastAsia="zh-CN"/>
          </w:rPr>
          <w:t>基本</w:t>
        </w:r>
      </w:ins>
      <w:ins w:id="896" w:author="1111" w:date="2025-09-02T16:37:59Z">
        <w:r>
          <w:rPr>
            <w:rFonts w:hint="eastAsia" w:ascii="Times New Roman" w:hAnsi="Times New Roman" w:eastAsia="宋体" w:cs="Times New Roman"/>
            <w:szCs w:val="21"/>
            <w:lang w:val="en-US" w:eastAsia="zh-CN"/>
          </w:rPr>
          <w:t>内涵</w:t>
        </w:r>
      </w:ins>
      <w:ins w:id="897" w:author="1111" w:date="2025-09-02T16:47:05Z">
        <w:r>
          <w:rPr>
            <w:rStyle w:val="16"/>
            <w:rFonts w:hint="eastAsia" w:ascii="Times New Roman" w:hAnsi="Times New Roman" w:eastAsia="宋体" w:cs="Times New Roman"/>
            <w:szCs w:val="21"/>
            <w:lang w:val="en-US" w:eastAsia="zh-CN"/>
          </w:rPr>
          <w:footnoteReference w:id="34"/>
        </w:r>
      </w:ins>
      <w:ins w:id="898" w:author="1111" w:date="2025-09-02T16:38:00Z">
        <w:r>
          <w:rPr>
            <w:rFonts w:hint="eastAsia" w:ascii="Times New Roman" w:hAnsi="Times New Roman" w:eastAsia="宋体" w:cs="Times New Roman"/>
            <w:szCs w:val="21"/>
            <w:lang w:val="en-US" w:eastAsia="zh-CN"/>
          </w:rPr>
          <w:t>，</w:t>
        </w:r>
      </w:ins>
      <w:ins w:id="899" w:author="1111" w:date="2025-09-02T16:38:02Z">
        <w:r>
          <w:rPr>
            <w:rFonts w:hint="eastAsia" w:ascii="Times New Roman" w:hAnsi="Times New Roman" w:eastAsia="宋体" w:cs="Times New Roman"/>
            <w:szCs w:val="21"/>
            <w:lang w:val="en-US" w:eastAsia="zh-CN"/>
          </w:rPr>
          <w:t>但</w:t>
        </w:r>
      </w:ins>
      <w:ins w:id="900" w:author="1111" w:date="2025-09-02T16:38:03Z">
        <w:r>
          <w:rPr>
            <w:rFonts w:hint="eastAsia" w:ascii="Times New Roman" w:hAnsi="Times New Roman" w:eastAsia="宋体" w:cs="Times New Roman"/>
            <w:szCs w:val="21"/>
            <w:lang w:val="en-US" w:eastAsia="zh-CN"/>
          </w:rPr>
          <w:t>也有</w:t>
        </w:r>
      </w:ins>
      <w:ins w:id="901" w:author="1111" w:date="2025-09-02T16:38:08Z">
        <w:r>
          <w:rPr>
            <w:rFonts w:hint="eastAsia" w:ascii="Times New Roman" w:hAnsi="Times New Roman" w:eastAsia="宋体" w:cs="Times New Roman"/>
            <w:szCs w:val="21"/>
            <w:lang w:val="en-US" w:eastAsia="zh-CN"/>
          </w:rPr>
          <w:t>反对</w:t>
        </w:r>
      </w:ins>
      <w:ins w:id="902" w:author="1111" w:date="2025-09-02T16:38:09Z">
        <w:r>
          <w:rPr>
            <w:rFonts w:hint="eastAsia" w:ascii="Times New Roman" w:hAnsi="Times New Roman" w:eastAsia="宋体" w:cs="Times New Roman"/>
            <w:szCs w:val="21"/>
            <w:lang w:val="en-US" w:eastAsia="zh-CN"/>
          </w:rPr>
          <w:t>观点</w:t>
        </w:r>
      </w:ins>
      <w:ins w:id="903" w:author="1111" w:date="2025-09-02T16:39:18Z">
        <w:r>
          <w:rPr>
            <w:rFonts w:hint="eastAsia" w:ascii="Times New Roman" w:hAnsi="Times New Roman" w:eastAsia="宋体" w:cs="Times New Roman"/>
            <w:szCs w:val="21"/>
            <w:lang w:val="en-US" w:eastAsia="zh-CN"/>
          </w:rPr>
          <w:t>认为</w:t>
        </w:r>
      </w:ins>
      <w:ins w:id="904" w:author="1111" w:date="2025-09-02T16:39:21Z">
        <w:r>
          <w:rPr>
            <w:rFonts w:hint="eastAsia" w:ascii="Times New Roman" w:hAnsi="Times New Roman" w:eastAsia="宋体" w:cs="Times New Roman"/>
            <w:szCs w:val="21"/>
            <w:lang w:val="en-US" w:eastAsia="zh-CN"/>
          </w:rPr>
          <w:t>应当</w:t>
        </w:r>
      </w:ins>
      <w:ins w:id="905" w:author="1111" w:date="2025-09-02T16:39:32Z">
        <w:r>
          <w:rPr>
            <w:rFonts w:hint="eastAsia" w:ascii="Times New Roman" w:hAnsi="Times New Roman" w:eastAsia="宋体" w:cs="Times New Roman"/>
            <w:szCs w:val="21"/>
            <w:lang w:val="en-US" w:eastAsia="zh-CN"/>
          </w:rPr>
          <w:t>实现</w:t>
        </w:r>
      </w:ins>
      <w:ins w:id="906" w:author="1111" w:date="2025-09-02T16:28:24Z">
        <w:r>
          <w:rPr>
            <w:rFonts w:hint="eastAsia" w:ascii="Times New Roman" w:hAnsi="Times New Roman" w:eastAsia="宋体" w:cs="Times New Roman"/>
            <w:szCs w:val="21"/>
            <w:lang w:val="en-US" w:eastAsia="zh-CN"/>
          </w:rPr>
          <w:t>“</w:t>
        </w:r>
      </w:ins>
      <w:ins w:id="907" w:author="1111" w:date="2025-09-02T16:30:40Z">
        <w:r>
          <w:rPr>
            <w:rFonts w:hint="eastAsia" w:ascii="Times New Roman" w:hAnsi="Times New Roman" w:eastAsia="宋体" w:cs="Times New Roman"/>
            <w:szCs w:val="21"/>
            <w:lang w:val="en-US" w:eastAsia="zh-CN"/>
          </w:rPr>
          <w:t>公司</w:t>
        </w:r>
      </w:ins>
      <w:ins w:id="908" w:author="1111" w:date="2025-09-02T16:30:41Z">
        <w:r>
          <w:rPr>
            <w:rFonts w:hint="eastAsia" w:ascii="Times New Roman" w:hAnsi="Times New Roman" w:eastAsia="宋体" w:cs="Times New Roman"/>
            <w:szCs w:val="21"/>
            <w:lang w:val="en-US" w:eastAsia="zh-CN"/>
          </w:rPr>
          <w:t>利益与</w:t>
        </w:r>
      </w:ins>
      <w:ins w:id="909" w:author="1111" w:date="2025-09-02T16:30:49Z">
        <w:r>
          <w:rPr>
            <w:rFonts w:hint="eastAsia" w:ascii="Times New Roman" w:hAnsi="Times New Roman" w:eastAsia="宋体" w:cs="Times New Roman"/>
            <w:szCs w:val="21"/>
            <w:lang w:val="en-US" w:eastAsia="zh-CN"/>
          </w:rPr>
          <w:t>社会</w:t>
        </w:r>
      </w:ins>
      <w:ins w:id="910" w:author="1111" w:date="2025-09-02T16:30:51Z">
        <w:r>
          <w:rPr>
            <w:rFonts w:hint="eastAsia" w:ascii="Times New Roman" w:hAnsi="Times New Roman" w:eastAsia="宋体" w:cs="Times New Roman"/>
            <w:szCs w:val="21"/>
            <w:lang w:val="en-US" w:eastAsia="zh-CN"/>
          </w:rPr>
          <w:t>公共</w:t>
        </w:r>
      </w:ins>
      <w:ins w:id="911" w:author="1111" w:date="2025-09-02T16:30:52Z">
        <w:r>
          <w:rPr>
            <w:rFonts w:hint="eastAsia" w:ascii="Times New Roman" w:hAnsi="Times New Roman" w:eastAsia="宋体" w:cs="Times New Roman"/>
            <w:szCs w:val="21"/>
            <w:lang w:val="en-US" w:eastAsia="zh-CN"/>
          </w:rPr>
          <w:t>利益的</w:t>
        </w:r>
      </w:ins>
      <w:ins w:id="912" w:author="1111" w:date="2025-09-02T16:30:55Z">
        <w:r>
          <w:rPr>
            <w:rFonts w:hint="eastAsia" w:ascii="Times New Roman" w:hAnsi="Times New Roman" w:eastAsia="宋体" w:cs="Times New Roman"/>
            <w:szCs w:val="21"/>
            <w:lang w:val="en-US" w:eastAsia="zh-CN"/>
          </w:rPr>
          <w:t>平衡</w:t>
        </w:r>
      </w:ins>
      <w:ins w:id="913" w:author="1111" w:date="2025-09-02T16:28:24Z">
        <w:r>
          <w:rPr>
            <w:rFonts w:hint="eastAsia" w:ascii="Times New Roman" w:hAnsi="Times New Roman" w:eastAsia="宋体" w:cs="Times New Roman"/>
            <w:szCs w:val="21"/>
            <w:lang w:val="en-US" w:eastAsia="zh-CN"/>
          </w:rPr>
          <w:t>”</w:t>
        </w:r>
      </w:ins>
      <w:ins w:id="914" w:author="1111" w:date="2025-09-02T16:31:28Z">
        <w:r>
          <w:rPr>
            <w:rStyle w:val="16"/>
            <w:rFonts w:hint="eastAsia" w:ascii="Times New Roman" w:hAnsi="Times New Roman" w:eastAsia="宋体" w:cs="Times New Roman"/>
            <w:szCs w:val="21"/>
            <w:lang w:val="en-US" w:eastAsia="zh-CN"/>
          </w:rPr>
          <w:footnoteReference w:id="35"/>
        </w:r>
      </w:ins>
      <w:ins w:id="915" w:author="1111" w:date="2025-09-02T16:45:43Z">
        <w:r>
          <w:rPr>
            <w:rFonts w:hint="eastAsia" w:ascii="Times New Roman" w:hAnsi="Times New Roman" w:eastAsia="宋体" w:cs="Times New Roman"/>
            <w:szCs w:val="21"/>
            <w:lang w:val="en-US" w:eastAsia="zh-CN"/>
          </w:rPr>
          <w:t>，</w:t>
        </w:r>
      </w:ins>
      <w:ins w:id="916" w:author="1111" w:date="2025-09-02T16:45:44Z">
        <w:r>
          <w:rPr>
            <w:rFonts w:hint="eastAsia" w:ascii="Times New Roman" w:hAnsi="Times New Roman" w:eastAsia="宋体" w:cs="Times New Roman"/>
            <w:szCs w:val="21"/>
            <w:lang w:val="en-US" w:eastAsia="zh-CN"/>
          </w:rPr>
          <w:t>还有</w:t>
        </w:r>
      </w:ins>
      <w:ins w:id="917" w:author="1111" w:date="2025-09-02T16:45:45Z">
        <w:r>
          <w:rPr>
            <w:rFonts w:hint="eastAsia" w:ascii="Times New Roman" w:hAnsi="Times New Roman" w:eastAsia="宋体" w:cs="Times New Roman"/>
            <w:szCs w:val="21"/>
            <w:lang w:val="en-US" w:eastAsia="zh-CN"/>
          </w:rPr>
          <w:t>不少</w:t>
        </w:r>
      </w:ins>
      <w:ins w:id="918" w:author="1111" w:date="2025-09-02T16:45:46Z">
        <w:r>
          <w:rPr>
            <w:rFonts w:hint="eastAsia" w:ascii="Times New Roman" w:hAnsi="Times New Roman" w:eastAsia="宋体" w:cs="Times New Roman"/>
            <w:szCs w:val="21"/>
            <w:lang w:val="en-US" w:eastAsia="zh-CN"/>
          </w:rPr>
          <w:t>法院</w:t>
        </w:r>
      </w:ins>
      <w:ins w:id="919" w:author="1111" w:date="2025-09-02T16:45:47Z">
        <w:r>
          <w:rPr>
            <w:rFonts w:hint="eastAsia" w:ascii="Times New Roman" w:hAnsi="Times New Roman" w:eastAsia="宋体" w:cs="Times New Roman"/>
            <w:szCs w:val="21"/>
            <w:lang w:val="en-US" w:eastAsia="zh-CN"/>
          </w:rPr>
          <w:t>只是</w:t>
        </w:r>
      </w:ins>
      <w:ins w:id="920" w:author="1111" w:date="2025-09-02T16:45:50Z">
        <w:r>
          <w:rPr>
            <w:rFonts w:hint="eastAsia" w:ascii="Times New Roman" w:hAnsi="Times New Roman" w:eastAsia="宋体" w:cs="Times New Roman"/>
            <w:szCs w:val="21"/>
            <w:lang w:val="en-US" w:eastAsia="zh-CN"/>
          </w:rPr>
          <w:t>简单重复</w:t>
        </w:r>
      </w:ins>
      <w:ins w:id="921" w:author="1111" w:date="2025-09-02T16:45:51Z">
        <w:r>
          <w:rPr>
            <w:rFonts w:hint="eastAsia" w:ascii="Times New Roman" w:hAnsi="Times New Roman" w:eastAsia="宋体" w:cs="Times New Roman"/>
            <w:szCs w:val="21"/>
            <w:lang w:val="en-US" w:eastAsia="zh-CN"/>
          </w:rPr>
          <w:t>立法</w:t>
        </w:r>
      </w:ins>
      <w:ins w:id="922" w:author="1111" w:date="2025-09-02T16:45:52Z">
        <w:r>
          <w:rPr>
            <w:rFonts w:hint="eastAsia" w:ascii="Times New Roman" w:hAnsi="Times New Roman" w:eastAsia="宋体" w:cs="Times New Roman"/>
            <w:szCs w:val="21"/>
            <w:lang w:val="en-US" w:eastAsia="zh-CN"/>
          </w:rPr>
          <w:t>规定，</w:t>
        </w:r>
      </w:ins>
      <w:ins w:id="923" w:author="1111" w:date="2025-09-02T16:45:54Z">
        <w:r>
          <w:rPr>
            <w:rFonts w:hint="eastAsia" w:ascii="Times New Roman" w:hAnsi="Times New Roman" w:eastAsia="宋体" w:cs="Times New Roman"/>
            <w:szCs w:val="21"/>
            <w:lang w:val="en-US" w:eastAsia="zh-CN"/>
          </w:rPr>
          <w:t>并未</w:t>
        </w:r>
      </w:ins>
      <w:ins w:id="924" w:author="1111" w:date="2025-09-02T16:45:55Z">
        <w:r>
          <w:rPr>
            <w:rFonts w:hint="eastAsia" w:ascii="Times New Roman" w:hAnsi="Times New Roman" w:eastAsia="宋体" w:cs="Times New Roman"/>
            <w:szCs w:val="21"/>
            <w:lang w:val="en-US" w:eastAsia="zh-CN"/>
          </w:rPr>
          <w:t>对</w:t>
        </w:r>
      </w:ins>
      <w:ins w:id="925" w:author="1111" w:date="2025-09-02T16:45:56Z">
        <w:r>
          <w:rPr>
            <w:rFonts w:hint="eastAsia" w:ascii="Times New Roman" w:hAnsi="Times New Roman" w:eastAsia="宋体" w:cs="Times New Roman"/>
            <w:szCs w:val="21"/>
            <w:lang w:val="en-US" w:eastAsia="zh-CN"/>
          </w:rPr>
          <w:t>其</w:t>
        </w:r>
      </w:ins>
      <w:ins w:id="926" w:author="1111" w:date="2025-09-02T16:46:05Z">
        <w:r>
          <w:rPr>
            <w:rFonts w:hint="eastAsia" w:ascii="Times New Roman" w:hAnsi="Times New Roman" w:eastAsia="宋体" w:cs="Times New Roman"/>
            <w:szCs w:val="21"/>
            <w:lang w:val="en-US" w:eastAsia="zh-CN"/>
          </w:rPr>
          <w:t>含义</w:t>
        </w:r>
      </w:ins>
      <w:ins w:id="927" w:author="1111" w:date="2025-09-02T16:46:11Z">
        <w:r>
          <w:rPr>
            <w:rFonts w:hint="eastAsia" w:ascii="Times New Roman" w:hAnsi="Times New Roman" w:eastAsia="宋体" w:cs="Times New Roman"/>
            <w:szCs w:val="21"/>
            <w:lang w:val="en-US" w:eastAsia="zh-CN"/>
          </w:rPr>
          <w:t>进行解释</w:t>
        </w:r>
      </w:ins>
      <w:ins w:id="928" w:author="1111" w:date="2025-09-02T16:48:11Z">
        <w:r>
          <w:rPr>
            <w:rStyle w:val="16"/>
            <w:rFonts w:hint="eastAsia" w:ascii="Times New Roman" w:hAnsi="Times New Roman" w:eastAsia="宋体" w:cs="Times New Roman"/>
            <w:szCs w:val="21"/>
            <w:lang w:val="en-US" w:eastAsia="zh-CN"/>
          </w:rPr>
          <w:footnoteReference w:id="36"/>
        </w:r>
      </w:ins>
      <w:ins w:id="929" w:author="1111" w:date="2025-09-02T16:15:48Z">
        <w:r>
          <w:rPr>
            <w:rFonts w:hint="eastAsia" w:ascii="Times New Roman" w:hAnsi="Times New Roman" w:eastAsia="宋体" w:cs="Times New Roman"/>
            <w:szCs w:val="21"/>
            <w:lang w:val="en-US" w:eastAsia="zh-CN"/>
          </w:rPr>
          <w:t>。</w:t>
        </w:r>
      </w:ins>
      <w:ins w:id="930" w:author="1111" w:date="2025-09-02T16:44:35Z">
        <w:r>
          <w:rPr>
            <w:rFonts w:hint="eastAsia" w:ascii="Times New Roman" w:hAnsi="Times New Roman" w:eastAsia="宋体" w:cs="Times New Roman"/>
            <w:szCs w:val="21"/>
            <w:lang w:val="en-US" w:eastAsia="zh-CN"/>
          </w:rPr>
          <w:t>在</w:t>
        </w:r>
      </w:ins>
      <w:ins w:id="931" w:author="1111" w:date="2025-09-02T16:44:37Z">
        <w:r>
          <w:rPr>
            <w:rFonts w:hint="eastAsia" w:ascii="Times New Roman" w:hAnsi="Times New Roman" w:eastAsia="宋体" w:cs="Times New Roman"/>
            <w:szCs w:val="21"/>
            <w:lang w:val="en-US" w:eastAsia="zh-CN"/>
          </w:rPr>
          <w:t>公司</w:t>
        </w:r>
      </w:ins>
      <w:ins w:id="932" w:author="1111" w:date="2025-09-02T16:44:40Z">
        <w:r>
          <w:rPr>
            <w:rFonts w:hint="eastAsia" w:ascii="Times New Roman" w:hAnsi="Times New Roman" w:eastAsia="宋体" w:cs="Times New Roman"/>
            <w:szCs w:val="21"/>
            <w:lang w:val="en-US" w:eastAsia="zh-CN"/>
          </w:rPr>
          <w:t>解散</w:t>
        </w:r>
      </w:ins>
      <w:ins w:id="933" w:author="1111" w:date="2025-09-02T16:44:42Z">
        <w:r>
          <w:rPr>
            <w:rFonts w:hint="eastAsia" w:ascii="Times New Roman" w:hAnsi="Times New Roman" w:eastAsia="宋体" w:cs="Times New Roman"/>
            <w:szCs w:val="21"/>
            <w:lang w:val="en-US" w:eastAsia="zh-CN"/>
          </w:rPr>
          <w:t>纠纷</w:t>
        </w:r>
      </w:ins>
      <w:ins w:id="934" w:author="1111" w:date="2025-09-02T16:44:44Z">
        <w:r>
          <w:rPr>
            <w:rFonts w:hint="eastAsia" w:ascii="Times New Roman" w:hAnsi="Times New Roman" w:eastAsia="宋体" w:cs="Times New Roman"/>
            <w:szCs w:val="21"/>
            <w:lang w:val="en-US" w:eastAsia="zh-CN"/>
          </w:rPr>
          <w:t>场景下，</w:t>
        </w:r>
      </w:ins>
      <w:ins w:id="935" w:author="1111" w:date="2025-09-02T16:44:46Z">
        <w:r>
          <w:rPr>
            <w:rFonts w:hint="eastAsia" w:ascii="Times New Roman" w:hAnsi="Times New Roman" w:eastAsia="宋体" w:cs="Times New Roman"/>
            <w:szCs w:val="21"/>
            <w:lang w:val="en-US" w:eastAsia="zh-CN"/>
          </w:rPr>
          <w:t>社会责任</w:t>
        </w:r>
      </w:ins>
      <w:ins w:id="936" w:author="1111" w:date="2025-09-02T16:44:49Z">
        <w:r>
          <w:rPr>
            <w:rFonts w:hint="eastAsia" w:ascii="Times New Roman" w:hAnsi="Times New Roman" w:eastAsia="宋体" w:cs="Times New Roman"/>
            <w:szCs w:val="21"/>
            <w:lang w:val="en-US" w:eastAsia="zh-CN"/>
          </w:rPr>
          <w:t>是否</w:t>
        </w:r>
      </w:ins>
      <w:ins w:id="937" w:author="1111" w:date="2025-09-02T16:49:14Z">
        <w:r>
          <w:rPr>
            <w:rFonts w:hint="eastAsia" w:ascii="Times New Roman" w:hAnsi="Times New Roman" w:eastAsia="宋体" w:cs="Times New Roman"/>
            <w:szCs w:val="21"/>
            <w:lang w:val="en-US" w:eastAsia="zh-CN"/>
          </w:rPr>
          <w:t>包含</w:t>
        </w:r>
      </w:ins>
      <w:ins w:id="938" w:author="1111" w:date="2025-09-02T16:45:08Z">
        <w:r>
          <w:rPr>
            <w:rFonts w:hint="eastAsia" w:ascii="Times New Roman" w:hAnsi="Times New Roman" w:eastAsia="宋体" w:cs="Times New Roman"/>
            <w:szCs w:val="21"/>
          </w:rPr>
          <w:t>阻却公司解散的</w:t>
        </w:r>
      </w:ins>
      <w:ins w:id="939" w:author="1111" w:date="2025-09-03T14:32:19Z">
        <w:r>
          <w:rPr>
            <w:rFonts w:hint="eastAsia" w:ascii="Times New Roman" w:hAnsi="Times New Roman" w:eastAsia="宋体" w:cs="Times New Roman"/>
            <w:szCs w:val="21"/>
            <w:lang w:val="en-US" w:eastAsia="zh-CN"/>
          </w:rPr>
          <w:t>效力</w:t>
        </w:r>
      </w:ins>
      <w:ins w:id="940" w:author="1111" w:date="2025-09-02T16:47:31Z">
        <w:r>
          <w:rPr>
            <w:rFonts w:hint="eastAsia" w:ascii="Times New Roman" w:hAnsi="Times New Roman" w:eastAsia="宋体" w:cs="Times New Roman"/>
            <w:szCs w:val="21"/>
            <w:lang w:val="en-US" w:eastAsia="zh-CN"/>
          </w:rPr>
          <w:t>内涵</w:t>
        </w:r>
      </w:ins>
      <w:ins w:id="941" w:author="1111" w:date="2025-09-02T16:45:08Z">
        <w:r>
          <w:rPr>
            <w:rFonts w:hint="eastAsia" w:ascii="Times New Roman" w:hAnsi="Times New Roman" w:eastAsia="宋体" w:cs="Times New Roman"/>
            <w:szCs w:val="21"/>
          </w:rPr>
          <w:t>？</w:t>
        </w:r>
      </w:ins>
      <w:ins w:id="942" w:author="1111" w:date="2025-09-02T16:46:33Z">
        <w:r>
          <w:rPr>
            <w:rFonts w:hint="eastAsia" w:ascii="Times New Roman" w:hAnsi="Times New Roman" w:eastAsia="宋体" w:cs="Times New Roman"/>
            <w:szCs w:val="21"/>
          </w:rPr>
          <w:t>理论学界针对这一问题也尚存争议。有学者认为司法解散的目的在于避免公司僵局的维持，但在公司僵局形成后考虑非股东利益相关者利益既不能破除僵局，也不能避免股东利益受损。</w:t>
        </w:r>
      </w:ins>
      <w:ins w:id="943" w:author="1111" w:date="2025-09-02T16:46:33Z">
        <w:r>
          <w:rPr>
            <w:rStyle w:val="16"/>
            <w:rFonts w:hint="eastAsia" w:ascii="Times New Roman" w:hAnsi="Times New Roman" w:eastAsia="宋体" w:cs="Times New Roman"/>
            <w:szCs w:val="21"/>
          </w:rPr>
          <w:footnoteReference w:id="37"/>
        </w:r>
      </w:ins>
      <w:ins w:id="944" w:author="1111" w:date="2025-09-02T16:46:33Z">
        <w:r>
          <w:rPr>
            <w:rFonts w:hint="eastAsia" w:ascii="Times New Roman" w:hAnsi="Times New Roman" w:eastAsia="宋体" w:cs="Times New Roman"/>
            <w:szCs w:val="21"/>
          </w:rPr>
          <w:t>亦有学者持相反观点，认为公司涉及各方利益，应当在考量公司社会责任的基础上秉持公司维持理念，对公司强制解散持谨慎态度。</w:t>
        </w:r>
      </w:ins>
      <w:ins w:id="945" w:author="1111" w:date="2025-09-02T16:46:33Z">
        <w:r>
          <w:rPr>
            <w:rStyle w:val="16"/>
            <w:rFonts w:hint="eastAsia" w:ascii="Times New Roman" w:hAnsi="Times New Roman" w:eastAsia="宋体" w:cs="Times New Roman"/>
            <w:szCs w:val="21"/>
          </w:rPr>
          <w:footnoteReference w:id="38"/>
        </w:r>
      </w:ins>
      <w:ins w:id="946" w:author="1111" w:date="2025-09-02T16:46:33Z">
        <w:r>
          <w:rPr>
            <w:rFonts w:hint="eastAsia" w:ascii="Times New Roman" w:hAnsi="Times New Roman" w:eastAsia="宋体" w:cs="Times New Roman"/>
            <w:szCs w:val="21"/>
          </w:rPr>
          <w:t>当企业运营涉及社会稳定等重大公共利益时，若存在既能化解僵局又可保障股东核心利益的替代安排，股东则不得因非理性动机无视公司所承担的社会责任主张解散公司，法律亦不应支持此类肆意解散行为。</w:t>
        </w:r>
      </w:ins>
      <w:ins w:id="947" w:author="1111" w:date="2025-09-02T16:46:33Z">
        <w:r>
          <w:rPr>
            <w:rStyle w:val="16"/>
            <w:rFonts w:hint="eastAsia" w:ascii="Times New Roman" w:hAnsi="Times New Roman" w:eastAsia="宋体" w:cs="Times New Roman"/>
            <w:szCs w:val="21"/>
          </w:rPr>
          <w:footnoteReference w:id="39"/>
        </w:r>
      </w:ins>
      <w:r>
        <w:rPr>
          <w:rFonts w:hint="eastAsia" w:ascii="Times New Roman" w:hAnsi="Times New Roman" w:eastAsia="宋体" w:cs="Times New Roman"/>
          <w:szCs w:val="21"/>
        </w:rPr>
        <w:t>在面临股东利益与利益相关者利益、公司利益与社会公共利益间的冲突时，并非所有场景下</w:t>
      </w:r>
      <w:ins w:id="948" w:author="1111" w:date="2025-09-02T16:20:59Z">
        <w:r>
          <w:rPr>
            <w:rFonts w:hint="eastAsia" w:ascii="Times New Roman" w:hAnsi="Times New Roman" w:eastAsia="宋体" w:cs="Times New Roman"/>
            <w:szCs w:val="21"/>
            <w:lang w:val="en-US" w:eastAsia="zh-CN"/>
          </w:rPr>
          <w:t>公司</w:t>
        </w:r>
      </w:ins>
      <w:ins w:id="949" w:author="1111" w:date="2025-09-02T16:21:01Z">
        <w:r>
          <w:rPr>
            <w:rFonts w:hint="eastAsia" w:ascii="Times New Roman" w:hAnsi="Times New Roman" w:eastAsia="宋体" w:cs="Times New Roman"/>
            <w:szCs w:val="21"/>
            <w:lang w:val="en-US" w:eastAsia="zh-CN"/>
          </w:rPr>
          <w:t>所承担的</w:t>
        </w:r>
      </w:ins>
      <w:ins w:id="950" w:author="1111" w:date="2025-09-02T16:21:02Z">
        <w:r>
          <w:rPr>
            <w:rFonts w:hint="eastAsia" w:ascii="Times New Roman" w:hAnsi="Times New Roman" w:eastAsia="宋体" w:cs="Times New Roman"/>
            <w:szCs w:val="21"/>
            <w:lang w:val="en-US" w:eastAsia="zh-CN"/>
          </w:rPr>
          <w:t>社会</w:t>
        </w:r>
      </w:ins>
      <w:ins w:id="951" w:author="1111" w:date="2025-09-02T16:21:03Z">
        <w:r>
          <w:rPr>
            <w:rFonts w:hint="eastAsia" w:ascii="Times New Roman" w:hAnsi="Times New Roman" w:eastAsia="宋体" w:cs="Times New Roman"/>
            <w:szCs w:val="21"/>
            <w:lang w:val="en-US" w:eastAsia="zh-CN"/>
          </w:rPr>
          <w:t>责任</w:t>
        </w:r>
      </w:ins>
      <w:ins w:id="952" w:author="1111" w:date="2025-09-02T16:21:04Z">
        <w:r>
          <w:rPr>
            <w:rFonts w:hint="eastAsia" w:ascii="Times New Roman" w:hAnsi="Times New Roman" w:eastAsia="宋体" w:cs="Times New Roman"/>
            <w:szCs w:val="21"/>
            <w:lang w:val="en-US" w:eastAsia="zh-CN"/>
          </w:rPr>
          <w:t>均</w:t>
        </w:r>
      </w:ins>
      <w:ins w:id="953" w:author="1111" w:date="2025-09-02T16:21:06Z">
        <w:r>
          <w:rPr>
            <w:rFonts w:hint="eastAsia" w:ascii="Times New Roman" w:hAnsi="Times New Roman" w:eastAsia="宋体" w:cs="Times New Roman"/>
            <w:szCs w:val="21"/>
            <w:lang w:val="en-US" w:eastAsia="zh-CN"/>
          </w:rPr>
          <w:t>具有</w:t>
        </w:r>
      </w:ins>
      <w:ins w:id="954" w:author="1111" w:date="2025-09-02T16:21:09Z">
        <w:r>
          <w:rPr>
            <w:rFonts w:hint="eastAsia" w:ascii="Times New Roman" w:hAnsi="Times New Roman" w:eastAsia="宋体" w:cs="Times New Roman"/>
            <w:szCs w:val="21"/>
            <w:lang w:val="en-US" w:eastAsia="zh-CN"/>
          </w:rPr>
          <w:t>实现</w:t>
        </w:r>
      </w:ins>
      <w:ins w:id="955" w:author="1111" w:date="2025-09-02T16:21:16Z">
        <w:r>
          <w:rPr>
            <w:rFonts w:hint="eastAsia" w:ascii="Times New Roman" w:hAnsi="Times New Roman" w:eastAsia="宋体" w:cs="Times New Roman"/>
            <w:szCs w:val="21"/>
            <w:lang w:val="en-US" w:eastAsia="zh-CN"/>
          </w:rPr>
          <w:t>优</w:t>
        </w:r>
      </w:ins>
      <w:ins w:id="956" w:author="1111" w:date="2025-09-02T16:21:18Z">
        <w:r>
          <w:rPr>
            <w:rFonts w:hint="eastAsia" w:ascii="Times New Roman" w:hAnsi="Times New Roman" w:eastAsia="宋体" w:cs="Times New Roman"/>
            <w:szCs w:val="21"/>
            <w:lang w:val="en-US" w:eastAsia="zh-CN"/>
          </w:rPr>
          <w:t>位</w:t>
        </w:r>
      </w:ins>
      <w:ins w:id="957" w:author="1111" w:date="2025-09-02T16:21:20Z">
        <w:r>
          <w:rPr>
            <w:rFonts w:hint="eastAsia" w:ascii="Times New Roman" w:hAnsi="Times New Roman" w:eastAsia="宋体" w:cs="Times New Roman"/>
            <w:szCs w:val="21"/>
            <w:lang w:val="en-US" w:eastAsia="zh-CN"/>
          </w:rPr>
          <w:t>性</w:t>
        </w:r>
      </w:ins>
      <w:del w:id="958" w:author="1111" w:date="2025-09-02T16:20:58Z">
        <w:r>
          <w:rPr>
            <w:rFonts w:hint="eastAsia" w:ascii="Times New Roman" w:hAnsi="Times New Roman" w:eastAsia="宋体" w:cs="Times New Roman"/>
            <w:szCs w:val="21"/>
          </w:rPr>
          <w:delText>公司所承担的社会责任都应当实现优先保护</w:delText>
        </w:r>
      </w:del>
      <w:r>
        <w:rPr>
          <w:rFonts w:hint="eastAsia" w:ascii="Times New Roman" w:hAnsi="Times New Roman" w:eastAsia="宋体" w:cs="Times New Roman"/>
          <w:szCs w:val="21"/>
        </w:rPr>
        <w:t>。正如学者所说，“公司社会责任条款是一种有限度的裁判规范，需要附条件限缩其司法适用。”</w:t>
      </w:r>
      <w:r>
        <w:rPr>
          <w:rStyle w:val="16"/>
          <w:rFonts w:hint="eastAsia" w:ascii="Times New Roman" w:hAnsi="Times New Roman" w:eastAsia="宋体" w:cs="Times New Roman"/>
          <w:szCs w:val="21"/>
        </w:rPr>
        <w:footnoteReference w:id="40"/>
      </w:r>
      <w:r>
        <w:rPr>
          <w:rFonts w:hint="eastAsia" w:ascii="Times New Roman" w:hAnsi="Times New Roman" w:eastAsia="宋体" w:cs="Times New Roman"/>
          <w:szCs w:val="21"/>
        </w:rPr>
        <w:t>合理确定其在司法裁判中的适用边界是当下急需解决的问题。</w:t>
      </w:r>
      <w:del w:id="959" w:author="1111" w:date="2025-09-02T16:46:33Z">
        <w:r>
          <w:rPr>
            <w:rFonts w:hint="eastAsia" w:ascii="Times New Roman" w:hAnsi="Times New Roman" w:eastAsia="宋体" w:cs="Times New Roman"/>
            <w:szCs w:val="21"/>
          </w:rPr>
          <w:delText>公司社会责任能否产生阻却公司解散的效力？理论学界针对这一问题也尚存争议。有学者认为司法解散的目的在于避免公司僵局的维持，但在公司僵局形成后考虑非股东利益相关者利益既不能破除僵局，也不能避免股东利益受损。</w:delText>
        </w:r>
      </w:del>
      <w:del w:id="960" w:author="1111" w:date="2025-09-02T16:46:33Z">
        <w:r>
          <w:rPr>
            <w:rStyle w:val="16"/>
            <w:rFonts w:hint="eastAsia" w:ascii="Times New Roman" w:hAnsi="Times New Roman" w:eastAsia="宋体" w:cs="Times New Roman"/>
            <w:szCs w:val="21"/>
          </w:rPr>
          <w:footnoteReference w:id="41"/>
        </w:r>
      </w:del>
      <w:del w:id="961" w:author="1111" w:date="2025-09-02T16:46:33Z">
        <w:r>
          <w:rPr>
            <w:rFonts w:hint="eastAsia" w:ascii="Times New Roman" w:hAnsi="Times New Roman" w:eastAsia="宋体" w:cs="Times New Roman"/>
            <w:szCs w:val="21"/>
          </w:rPr>
          <w:delText>亦有学者持相反观点，认为公司涉及各方利益，应当在考量公司社会责任的基础上秉持公司维持理念，对公司强制解散持谨慎态度。</w:delText>
        </w:r>
      </w:del>
      <w:del w:id="962" w:author="1111" w:date="2025-09-02T16:46:33Z">
        <w:r>
          <w:rPr>
            <w:rStyle w:val="16"/>
            <w:rFonts w:hint="eastAsia" w:ascii="Times New Roman" w:hAnsi="Times New Roman" w:eastAsia="宋体" w:cs="Times New Roman"/>
            <w:szCs w:val="21"/>
          </w:rPr>
          <w:footnoteReference w:id="42"/>
        </w:r>
      </w:del>
      <w:del w:id="963" w:author="1111" w:date="2025-09-02T16:46:33Z">
        <w:r>
          <w:rPr>
            <w:rFonts w:hint="eastAsia" w:ascii="Times New Roman" w:hAnsi="Times New Roman" w:eastAsia="宋体" w:cs="Times New Roman"/>
            <w:szCs w:val="21"/>
          </w:rPr>
          <w:delText>当企业运营涉及社会稳定等重大公共利益时，若存在既能化解僵局又可保障股东核心利益的替代安排，股东则不得因非理性动机无视公司所承担的社会责任主张解散公司，法律亦不应支持此类肆意解散行为。</w:delText>
        </w:r>
      </w:del>
      <w:del w:id="964" w:author="1111" w:date="2025-09-02T16:46:33Z">
        <w:r>
          <w:rPr>
            <w:rStyle w:val="16"/>
            <w:rFonts w:hint="eastAsia" w:ascii="Times New Roman" w:hAnsi="Times New Roman" w:eastAsia="宋体" w:cs="Times New Roman"/>
            <w:szCs w:val="21"/>
          </w:rPr>
          <w:footnoteReference w:id="43"/>
        </w:r>
      </w:del>
    </w:p>
    <w:p>
      <w:pPr>
        <w:ind w:firstLine="482"/>
        <w:jc w:val="left"/>
        <w:rPr>
          <w:rFonts w:ascii="Times New Roman" w:hAnsi="Times New Roman" w:eastAsia="宋体" w:cs="Times New Roman"/>
          <w:szCs w:val="21"/>
        </w:rPr>
      </w:pPr>
      <w:r>
        <w:rPr>
          <w:rFonts w:hint="eastAsia" w:ascii="Times New Roman" w:hAnsi="Times New Roman" w:eastAsia="宋体" w:cs="Times New Roman"/>
          <w:szCs w:val="21"/>
        </w:rPr>
        <w:t>第二，并未考虑公司的差异性表现进而未形成定制化的公司社会责任条款司法适用格局。不同公司因其自身经营规模、从事行业等因素的差异所产生的社会影响程度不同，所应承担的社会责任亦应有所差异。公司社会责任的道德属性决定了其内涵受制于特定时代的社会环境与道德观念，因此公司法确立的社会责任规范必然呈现差异化特征与层次化结构。</w:t>
      </w:r>
      <w:r>
        <w:rPr>
          <w:rStyle w:val="16"/>
          <w:rFonts w:hint="eastAsia" w:ascii="Times New Roman" w:hAnsi="Times New Roman" w:eastAsia="宋体" w:cs="Times New Roman"/>
          <w:szCs w:val="21"/>
        </w:rPr>
        <w:footnoteReference w:id="44"/>
      </w:r>
      <w:r>
        <w:rPr>
          <w:rFonts w:hint="eastAsia" w:ascii="Times New Roman" w:hAnsi="Times New Roman" w:eastAsia="宋体" w:cs="Times New Roman"/>
          <w:szCs w:val="21"/>
        </w:rPr>
        <w:t>但反观现有司法实践，</w:t>
      </w:r>
      <w:ins w:id="965" w:author="1111" w:date="2025-09-03T14:36:54Z">
        <w:r>
          <w:rPr>
            <w:rFonts w:hint="eastAsia" w:ascii="Times New Roman" w:hAnsi="Times New Roman" w:eastAsia="宋体" w:cs="Times New Roman"/>
            <w:szCs w:val="21"/>
            <w:lang w:val="en-US" w:eastAsia="zh-CN"/>
          </w:rPr>
          <w:t>部分法院选择模糊处理</w:t>
        </w:r>
      </w:ins>
      <w:ins w:id="966" w:author="1111" w:date="2025-09-03T14:42:41Z">
        <w:r>
          <w:rPr>
            <w:rFonts w:hint="eastAsia" w:ascii="Times New Roman" w:hAnsi="Times New Roman" w:eastAsia="宋体" w:cs="Times New Roman"/>
            <w:szCs w:val="21"/>
            <w:lang w:val="en-US" w:eastAsia="zh-CN"/>
          </w:rPr>
          <w:t>案涉</w:t>
        </w:r>
      </w:ins>
      <w:ins w:id="967" w:author="1111" w:date="2025-09-03T14:42:43Z">
        <w:r>
          <w:rPr>
            <w:rFonts w:hint="eastAsia" w:ascii="Times New Roman" w:hAnsi="Times New Roman" w:eastAsia="宋体" w:cs="Times New Roman"/>
            <w:szCs w:val="21"/>
            <w:lang w:val="en-US" w:eastAsia="zh-CN"/>
          </w:rPr>
          <w:t>公司</w:t>
        </w:r>
      </w:ins>
      <w:ins w:id="968" w:author="1111" w:date="2025-09-03T14:42:44Z">
        <w:r>
          <w:rPr>
            <w:rFonts w:hint="eastAsia" w:ascii="Times New Roman" w:hAnsi="Times New Roman" w:eastAsia="宋体" w:cs="Times New Roman"/>
            <w:szCs w:val="21"/>
            <w:lang w:val="en-US" w:eastAsia="zh-CN"/>
          </w:rPr>
          <w:t>主体的</w:t>
        </w:r>
      </w:ins>
      <w:ins w:id="969" w:author="1111" w:date="2025-09-03T14:42:46Z">
        <w:r>
          <w:rPr>
            <w:rFonts w:hint="eastAsia" w:ascii="Times New Roman" w:hAnsi="Times New Roman" w:eastAsia="宋体" w:cs="Times New Roman"/>
            <w:szCs w:val="21"/>
            <w:lang w:val="en-US" w:eastAsia="zh-CN"/>
          </w:rPr>
          <w:t>特殊性</w:t>
        </w:r>
      </w:ins>
      <w:ins w:id="970" w:author="1111" w:date="2025-09-03T14:38:23Z">
        <w:r>
          <w:rPr>
            <w:rFonts w:hint="eastAsia" w:ascii="Times New Roman" w:hAnsi="Times New Roman" w:eastAsia="宋体" w:cs="Times New Roman"/>
            <w:szCs w:val="21"/>
            <w:lang w:val="en-US" w:eastAsia="zh-CN"/>
          </w:rPr>
          <w:t>，</w:t>
        </w:r>
      </w:ins>
      <w:ins w:id="971" w:author="1111" w:date="2025-09-03T14:51:01Z">
        <w:r>
          <w:rPr>
            <w:rFonts w:hint="eastAsia" w:ascii="Times New Roman" w:hAnsi="Times New Roman" w:eastAsia="宋体" w:cs="Times New Roman"/>
            <w:szCs w:val="21"/>
            <w:lang w:val="en-US" w:eastAsia="zh-CN"/>
          </w:rPr>
          <w:t>并未</w:t>
        </w:r>
      </w:ins>
      <w:ins w:id="972" w:author="1111" w:date="2025-09-03T14:43:01Z">
        <w:r>
          <w:rPr>
            <w:rFonts w:hint="eastAsia" w:ascii="Times New Roman" w:hAnsi="Times New Roman" w:eastAsia="宋体" w:cs="Times New Roman"/>
            <w:szCs w:val="21"/>
            <w:lang w:val="en-US" w:eastAsia="zh-CN"/>
          </w:rPr>
          <w:t>结合</w:t>
        </w:r>
      </w:ins>
      <w:ins w:id="973" w:author="1111" w:date="2025-09-03T14:43:02Z">
        <w:r>
          <w:rPr>
            <w:rFonts w:hint="eastAsia" w:ascii="Times New Roman" w:hAnsi="Times New Roman" w:eastAsia="宋体" w:cs="Times New Roman"/>
            <w:szCs w:val="21"/>
            <w:lang w:val="en-US" w:eastAsia="zh-CN"/>
          </w:rPr>
          <w:t>具体</w:t>
        </w:r>
      </w:ins>
      <w:ins w:id="974" w:author="1111" w:date="2025-09-03T14:43:06Z">
        <w:r>
          <w:rPr>
            <w:rFonts w:hint="eastAsia" w:ascii="Times New Roman" w:hAnsi="Times New Roman" w:eastAsia="宋体" w:cs="Times New Roman"/>
            <w:szCs w:val="21"/>
            <w:lang w:val="en-US" w:eastAsia="zh-CN"/>
          </w:rPr>
          <w:t>案情</w:t>
        </w:r>
      </w:ins>
      <w:ins w:id="975" w:author="1111" w:date="2025-09-03T14:43:08Z">
        <w:r>
          <w:rPr>
            <w:rFonts w:hint="eastAsia" w:ascii="Times New Roman" w:hAnsi="Times New Roman" w:eastAsia="宋体" w:cs="Times New Roman"/>
            <w:szCs w:val="21"/>
            <w:lang w:val="en-US" w:eastAsia="zh-CN"/>
          </w:rPr>
          <w:t>论述</w:t>
        </w:r>
      </w:ins>
      <w:ins w:id="976" w:author="1111" w:date="2025-09-03T14:51:07Z">
        <w:r>
          <w:rPr>
            <w:rFonts w:hint="eastAsia" w:ascii="Times New Roman" w:hAnsi="Times New Roman" w:eastAsia="宋体" w:cs="Times New Roman"/>
            <w:szCs w:val="21"/>
            <w:lang w:val="en-US" w:eastAsia="zh-CN"/>
          </w:rPr>
          <w:t>案涉</w:t>
        </w:r>
      </w:ins>
      <w:ins w:id="977" w:author="1111" w:date="2025-09-03T14:50:01Z">
        <w:r>
          <w:rPr>
            <w:rFonts w:hint="eastAsia" w:ascii="Times New Roman" w:hAnsi="Times New Roman" w:eastAsia="宋体" w:cs="Times New Roman"/>
            <w:szCs w:val="21"/>
            <w:lang w:val="en-US" w:eastAsia="zh-CN"/>
          </w:rPr>
          <w:t>公司所</w:t>
        </w:r>
      </w:ins>
      <w:ins w:id="978" w:author="1111" w:date="2025-09-03T14:50:02Z">
        <w:r>
          <w:rPr>
            <w:rFonts w:hint="eastAsia" w:ascii="Times New Roman" w:hAnsi="Times New Roman" w:eastAsia="宋体" w:cs="Times New Roman"/>
            <w:szCs w:val="21"/>
            <w:lang w:val="en-US" w:eastAsia="zh-CN"/>
          </w:rPr>
          <w:t>承担的</w:t>
        </w:r>
      </w:ins>
      <w:ins w:id="979" w:author="1111" w:date="2025-09-03T14:50:03Z">
        <w:r>
          <w:rPr>
            <w:rFonts w:hint="eastAsia" w:ascii="Times New Roman" w:hAnsi="Times New Roman" w:eastAsia="宋体" w:cs="Times New Roman"/>
            <w:szCs w:val="21"/>
            <w:lang w:val="en-US" w:eastAsia="zh-CN"/>
          </w:rPr>
          <w:t>社会</w:t>
        </w:r>
      </w:ins>
      <w:ins w:id="980" w:author="1111" w:date="2025-09-03T14:50:04Z">
        <w:r>
          <w:rPr>
            <w:rFonts w:hint="eastAsia" w:ascii="Times New Roman" w:hAnsi="Times New Roman" w:eastAsia="宋体" w:cs="Times New Roman"/>
            <w:szCs w:val="21"/>
            <w:lang w:val="en-US" w:eastAsia="zh-CN"/>
          </w:rPr>
          <w:t>责任</w:t>
        </w:r>
      </w:ins>
      <w:ins w:id="981" w:author="1111" w:date="2025-09-03T14:43:10Z">
        <w:r>
          <w:rPr>
            <w:rFonts w:hint="eastAsia" w:ascii="Times New Roman" w:hAnsi="Times New Roman" w:eastAsia="宋体" w:cs="Times New Roman"/>
            <w:szCs w:val="21"/>
            <w:lang w:val="en-US" w:eastAsia="zh-CN"/>
          </w:rPr>
          <w:t>，</w:t>
        </w:r>
      </w:ins>
      <w:ins w:id="982" w:author="1111" w:date="2025-09-03T14:43:11Z">
        <w:r>
          <w:rPr>
            <w:rFonts w:hint="eastAsia" w:ascii="Times New Roman" w:hAnsi="Times New Roman" w:eastAsia="宋体" w:cs="Times New Roman"/>
            <w:szCs w:val="21"/>
            <w:lang w:val="en-US" w:eastAsia="zh-CN"/>
          </w:rPr>
          <w:t>仅是</w:t>
        </w:r>
      </w:ins>
      <w:ins w:id="983" w:author="1111" w:date="2025-09-03T14:43:12Z">
        <w:r>
          <w:rPr>
            <w:rFonts w:hint="eastAsia" w:ascii="Times New Roman" w:hAnsi="Times New Roman" w:eastAsia="宋体" w:cs="Times New Roman"/>
            <w:szCs w:val="21"/>
            <w:lang w:val="en-US" w:eastAsia="zh-CN"/>
          </w:rPr>
          <w:t>认为</w:t>
        </w:r>
      </w:ins>
      <w:ins w:id="984" w:author="1111" w:date="2025-09-03T14:43:13Z">
        <w:r>
          <w:rPr>
            <w:rFonts w:hint="eastAsia" w:ascii="Times New Roman" w:hAnsi="Times New Roman" w:eastAsia="宋体" w:cs="Times New Roman"/>
            <w:szCs w:val="21"/>
            <w:lang w:val="en-US" w:eastAsia="zh-CN"/>
          </w:rPr>
          <w:t>“公司解散直接导致公司主体人格的消灭</w:t>
        </w:r>
      </w:ins>
      <w:ins w:id="985" w:author="1111" w:date="2025-09-03T14:50:30Z">
        <w:r>
          <w:rPr>
            <w:rFonts w:hint="eastAsia" w:ascii="Times New Roman" w:hAnsi="Times New Roman" w:eastAsia="宋体" w:cs="Times New Roman"/>
            <w:szCs w:val="21"/>
            <w:lang w:val="en-US" w:eastAsia="zh-CN"/>
          </w:rPr>
          <w:t>，</w:t>
        </w:r>
      </w:ins>
      <w:ins w:id="986" w:author="1111" w:date="2025-09-03T14:43:13Z">
        <w:r>
          <w:rPr>
            <w:rFonts w:hint="eastAsia" w:ascii="Times New Roman" w:hAnsi="Times New Roman" w:eastAsia="宋体" w:cs="Times New Roman"/>
            <w:szCs w:val="21"/>
            <w:lang w:val="en-US" w:eastAsia="zh-CN"/>
          </w:rPr>
          <w:t>对股东利益、债权人利益和社会责任均产生直接影响</w:t>
        </w:r>
      </w:ins>
      <w:ins w:id="987" w:author="1111" w:date="2025-09-03T14:50:18Z">
        <w:r>
          <w:rPr>
            <w:rFonts w:hint="eastAsia" w:ascii="Times New Roman" w:hAnsi="Times New Roman" w:eastAsia="宋体" w:cs="Times New Roman"/>
            <w:szCs w:val="21"/>
            <w:lang w:val="en-US" w:eastAsia="zh-CN"/>
          </w:rPr>
          <w:t>，</w:t>
        </w:r>
      </w:ins>
      <w:ins w:id="988" w:author="1111" w:date="2025-09-03T14:43:19Z">
        <w:r>
          <w:rPr>
            <w:rFonts w:hint="eastAsia" w:ascii="Times New Roman" w:hAnsi="Times New Roman" w:eastAsia="宋体" w:cs="Times New Roman"/>
            <w:szCs w:val="21"/>
            <w:lang w:val="en-US" w:eastAsia="zh-CN"/>
          </w:rPr>
          <w:t>因此</w:t>
        </w:r>
      </w:ins>
      <w:ins w:id="989" w:author="1111" w:date="2025-09-03T14:43:45Z">
        <w:r>
          <w:rPr>
            <w:rFonts w:hint="eastAsia" w:ascii="Times New Roman" w:hAnsi="Times New Roman" w:eastAsia="宋体" w:cs="Times New Roman"/>
            <w:szCs w:val="21"/>
            <w:lang w:val="en-US" w:eastAsia="zh-CN"/>
          </w:rPr>
          <w:t>从公司全局的角度出发</w:t>
        </w:r>
      </w:ins>
      <w:ins w:id="990" w:author="1111" w:date="2025-09-03T14:50:32Z">
        <w:r>
          <w:rPr>
            <w:rFonts w:hint="eastAsia" w:ascii="Times New Roman" w:hAnsi="Times New Roman" w:eastAsia="宋体" w:cs="Times New Roman"/>
            <w:szCs w:val="21"/>
            <w:lang w:val="en-US" w:eastAsia="zh-CN"/>
          </w:rPr>
          <w:t>，</w:t>
        </w:r>
      </w:ins>
      <w:ins w:id="991" w:author="1111" w:date="2025-09-03T14:43:45Z">
        <w:r>
          <w:rPr>
            <w:rFonts w:hint="eastAsia" w:ascii="Times New Roman" w:hAnsi="Times New Roman" w:eastAsia="宋体" w:cs="Times New Roman"/>
            <w:szCs w:val="21"/>
            <w:lang w:val="en-US" w:eastAsia="zh-CN"/>
          </w:rPr>
          <w:t>应对于公司解散持谨慎态度</w:t>
        </w:r>
      </w:ins>
      <w:ins w:id="992" w:author="1111" w:date="2025-09-03T14:43:15Z">
        <w:r>
          <w:rPr>
            <w:rFonts w:hint="eastAsia" w:ascii="Times New Roman" w:hAnsi="Times New Roman" w:eastAsia="宋体" w:cs="Times New Roman"/>
            <w:szCs w:val="21"/>
            <w:lang w:val="en-US" w:eastAsia="zh-CN"/>
          </w:rPr>
          <w:t>”</w:t>
        </w:r>
      </w:ins>
      <w:ins w:id="993" w:author="1111" w:date="2025-09-03T14:51:24Z">
        <w:r>
          <w:rPr>
            <w:rFonts w:hint="eastAsia" w:ascii="Times New Roman" w:hAnsi="Times New Roman" w:eastAsia="宋体" w:cs="Times New Roman"/>
            <w:szCs w:val="21"/>
            <w:lang w:val="en-US" w:eastAsia="zh-CN"/>
          </w:rPr>
          <w:t>据此</w:t>
        </w:r>
      </w:ins>
      <w:ins w:id="994" w:author="1111" w:date="2025-09-03T14:51:27Z">
        <w:r>
          <w:rPr>
            <w:rFonts w:hint="eastAsia" w:ascii="Times New Roman" w:hAnsi="Times New Roman" w:eastAsia="宋体" w:cs="Times New Roman"/>
            <w:szCs w:val="21"/>
            <w:lang w:val="en-US" w:eastAsia="zh-CN"/>
          </w:rPr>
          <w:t>驳回</w:t>
        </w:r>
      </w:ins>
      <w:ins w:id="995" w:author="1111" w:date="2025-09-03T14:51:36Z">
        <w:r>
          <w:rPr>
            <w:rFonts w:hint="eastAsia" w:ascii="Times New Roman" w:hAnsi="Times New Roman" w:eastAsia="宋体" w:cs="Times New Roman"/>
            <w:szCs w:val="21"/>
            <w:lang w:val="en-US" w:eastAsia="zh-CN"/>
          </w:rPr>
          <w:t>原告</w:t>
        </w:r>
      </w:ins>
      <w:ins w:id="996" w:author="1111" w:date="2025-09-03T14:51:39Z">
        <w:r>
          <w:rPr>
            <w:rFonts w:hint="eastAsia" w:ascii="Times New Roman" w:hAnsi="Times New Roman" w:eastAsia="宋体" w:cs="Times New Roman"/>
            <w:szCs w:val="21"/>
            <w:lang w:val="en-US" w:eastAsia="zh-CN"/>
          </w:rPr>
          <w:t>申请</w:t>
        </w:r>
      </w:ins>
      <w:ins w:id="997" w:author="1111" w:date="2025-09-03T14:51:40Z">
        <w:r>
          <w:rPr>
            <w:rFonts w:hint="eastAsia" w:ascii="Times New Roman" w:hAnsi="Times New Roman" w:eastAsia="宋体" w:cs="Times New Roman"/>
            <w:szCs w:val="21"/>
            <w:lang w:val="en-US" w:eastAsia="zh-CN"/>
          </w:rPr>
          <w:t>解散</w:t>
        </w:r>
      </w:ins>
      <w:ins w:id="998" w:author="1111" w:date="2025-09-03T14:51:41Z">
        <w:r>
          <w:rPr>
            <w:rFonts w:hint="eastAsia" w:ascii="Times New Roman" w:hAnsi="Times New Roman" w:eastAsia="宋体" w:cs="Times New Roman"/>
            <w:szCs w:val="21"/>
            <w:lang w:val="en-US" w:eastAsia="zh-CN"/>
          </w:rPr>
          <w:t>公司的</w:t>
        </w:r>
      </w:ins>
      <w:ins w:id="999" w:author="1111" w:date="2025-09-03T14:51:42Z">
        <w:r>
          <w:rPr>
            <w:rFonts w:hint="eastAsia" w:ascii="Times New Roman" w:hAnsi="Times New Roman" w:eastAsia="宋体" w:cs="Times New Roman"/>
            <w:szCs w:val="21"/>
            <w:lang w:val="en-US" w:eastAsia="zh-CN"/>
          </w:rPr>
          <w:t>诉讼</w:t>
        </w:r>
      </w:ins>
      <w:ins w:id="1000" w:author="1111" w:date="2025-09-03T14:51:54Z">
        <w:r>
          <w:rPr>
            <w:rFonts w:hint="eastAsia" w:ascii="Times New Roman" w:hAnsi="Times New Roman" w:eastAsia="宋体" w:cs="Times New Roman"/>
            <w:szCs w:val="21"/>
            <w:lang w:val="en-US" w:eastAsia="zh-CN"/>
          </w:rPr>
          <w:t>请求。</w:t>
        </w:r>
      </w:ins>
      <w:ins w:id="1001" w:author="1111" w:date="2025-09-03T14:43:26Z">
        <w:r>
          <w:rPr>
            <w:rStyle w:val="16"/>
            <w:rFonts w:hint="eastAsia" w:ascii="Times New Roman" w:hAnsi="Times New Roman" w:eastAsia="宋体" w:cs="Times New Roman"/>
            <w:szCs w:val="21"/>
            <w:lang w:val="en-US" w:eastAsia="zh-CN"/>
          </w:rPr>
          <w:footnoteReference w:id="45"/>
        </w:r>
      </w:ins>
      <w:ins w:id="1002" w:author="1111" w:date="2025-09-03T15:17:11Z">
        <w:r>
          <w:rPr>
            <w:rFonts w:hint="eastAsia" w:ascii="Times New Roman" w:hAnsi="Times New Roman" w:eastAsia="宋体" w:cs="Times New Roman"/>
            <w:szCs w:val="21"/>
            <w:lang w:val="en-US" w:eastAsia="zh-CN"/>
          </w:rPr>
          <w:t>其他</w:t>
        </w:r>
      </w:ins>
      <w:ins w:id="1003" w:author="1111" w:date="2025-09-03T14:52:51Z">
        <w:r>
          <w:rPr>
            <w:rFonts w:hint="eastAsia" w:ascii="Times New Roman" w:hAnsi="Times New Roman" w:eastAsia="宋体" w:cs="Times New Roman"/>
            <w:szCs w:val="21"/>
            <w:lang w:val="en-US" w:eastAsia="zh-CN"/>
          </w:rPr>
          <w:t>法院</w:t>
        </w:r>
      </w:ins>
      <w:ins w:id="1004" w:author="1111" w:date="2025-09-03T14:56:52Z">
        <w:r>
          <w:rPr>
            <w:rFonts w:hint="eastAsia" w:ascii="Times New Roman" w:hAnsi="Times New Roman" w:eastAsia="宋体" w:cs="Times New Roman"/>
            <w:szCs w:val="21"/>
            <w:lang w:val="en-US" w:eastAsia="zh-CN"/>
          </w:rPr>
          <w:t>虽</w:t>
        </w:r>
      </w:ins>
      <w:del w:id="1005" w:author="1111" w:date="2025-09-03T14:58:14Z">
        <w:r>
          <w:rPr>
            <w:rFonts w:hint="eastAsia" w:ascii="Times New Roman" w:hAnsi="Times New Roman" w:eastAsia="宋体" w:cs="Times New Roman"/>
            <w:szCs w:val="21"/>
          </w:rPr>
          <w:delText>部分法院虽然</w:delText>
        </w:r>
      </w:del>
      <w:r>
        <w:rPr>
          <w:rFonts w:hint="eastAsia" w:ascii="Times New Roman" w:hAnsi="Times New Roman" w:eastAsia="宋体" w:cs="Times New Roman"/>
          <w:szCs w:val="21"/>
        </w:rPr>
        <w:t>个案论述了公司社会性的多寡，但是缺乏固定的细化衡量标准，也缺少主体间的横向比较。</w:t>
      </w:r>
      <w:ins w:id="1006" w:author="1111" w:date="2025-09-03T14:37:12Z">
        <w:r>
          <w:rPr>
            <w:rFonts w:hint="eastAsia" w:ascii="Times New Roman" w:hAnsi="Times New Roman" w:eastAsia="宋体" w:cs="Times New Roman"/>
            <w:szCs w:val="21"/>
            <w:lang w:val="en-US" w:eastAsia="zh-CN"/>
          </w:rPr>
          <w:t>究其根本，</w:t>
        </w:r>
      </w:ins>
      <w:ins w:id="1007" w:author="1111" w:date="2025-09-03T14:37:13Z">
        <w:r>
          <w:rPr>
            <w:rFonts w:hint="eastAsia" w:ascii="Times New Roman" w:hAnsi="Times New Roman" w:eastAsia="宋体" w:cs="Times New Roman"/>
            <w:szCs w:val="21"/>
            <w:lang w:val="en-US" w:eastAsia="zh-CN"/>
          </w:rPr>
          <w:t>造成</w:t>
        </w:r>
      </w:ins>
      <w:ins w:id="1008" w:author="1111" w:date="2025-09-03T14:37:14Z">
        <w:r>
          <w:rPr>
            <w:rFonts w:hint="eastAsia" w:ascii="Times New Roman" w:hAnsi="Times New Roman" w:eastAsia="宋体" w:cs="Times New Roman"/>
            <w:szCs w:val="21"/>
            <w:lang w:val="en-US" w:eastAsia="zh-CN"/>
          </w:rPr>
          <w:t>上述</w:t>
        </w:r>
      </w:ins>
      <w:ins w:id="1009" w:author="1111" w:date="2025-09-03T14:37:17Z">
        <w:r>
          <w:rPr>
            <w:rFonts w:hint="eastAsia" w:ascii="Times New Roman" w:hAnsi="Times New Roman" w:eastAsia="宋体" w:cs="Times New Roman"/>
            <w:szCs w:val="21"/>
            <w:lang w:val="en-US" w:eastAsia="zh-CN"/>
          </w:rPr>
          <w:t>模糊化</w:t>
        </w:r>
      </w:ins>
      <w:ins w:id="1010" w:author="1111" w:date="2025-09-03T14:37:18Z">
        <w:r>
          <w:rPr>
            <w:rFonts w:hint="eastAsia" w:ascii="Times New Roman" w:hAnsi="Times New Roman" w:eastAsia="宋体" w:cs="Times New Roman"/>
            <w:szCs w:val="21"/>
            <w:lang w:val="en-US" w:eastAsia="zh-CN"/>
          </w:rPr>
          <w:t>处理的</w:t>
        </w:r>
      </w:ins>
      <w:ins w:id="1011" w:author="1111" w:date="2025-09-03T14:37:20Z">
        <w:r>
          <w:rPr>
            <w:rFonts w:hint="eastAsia" w:ascii="Times New Roman" w:hAnsi="Times New Roman" w:eastAsia="宋体" w:cs="Times New Roman"/>
            <w:szCs w:val="21"/>
            <w:lang w:val="en-US" w:eastAsia="zh-CN"/>
          </w:rPr>
          <w:t>原因在于</w:t>
        </w:r>
      </w:ins>
      <w:ins w:id="1012" w:author="1111" w:date="2025-09-03T15:17:22Z">
        <w:r>
          <w:rPr>
            <w:rFonts w:hint="eastAsia" w:ascii="Times New Roman" w:hAnsi="Times New Roman" w:eastAsia="宋体" w:cs="Times New Roman"/>
            <w:szCs w:val="21"/>
            <w:lang w:val="en-US" w:eastAsia="zh-CN"/>
          </w:rPr>
          <w:t>缺乏</w:t>
        </w:r>
      </w:ins>
      <w:ins w:id="1013" w:author="1111" w:date="2025-09-03T15:05:07Z">
        <w:r>
          <w:rPr>
            <w:rFonts w:hint="eastAsia" w:ascii="Times New Roman" w:hAnsi="Times New Roman" w:eastAsia="宋体" w:cs="Times New Roman"/>
            <w:szCs w:val="21"/>
          </w:rPr>
          <w:t>一套行之有效的“公司社会责任评价细化标准”引导法官的积极适用与准确裁判</w:t>
        </w:r>
      </w:ins>
      <w:ins w:id="1014" w:author="1111" w:date="2025-09-03T15:05:12Z">
        <w:r>
          <w:rPr>
            <w:rFonts w:hint="eastAsia" w:ascii="Times New Roman" w:hAnsi="Times New Roman" w:eastAsia="宋体" w:cs="Times New Roman"/>
            <w:szCs w:val="21"/>
            <w:lang w:eastAsia="zh-CN"/>
          </w:rPr>
          <w:t>。</w:t>
        </w:r>
      </w:ins>
      <w:ins w:id="1015" w:author="1111" w:date="2025-09-03T15:05:14Z">
        <w:r>
          <w:rPr>
            <w:rFonts w:hint="eastAsia" w:ascii="Times New Roman" w:hAnsi="Times New Roman" w:eastAsia="宋体" w:cs="Times New Roman"/>
            <w:szCs w:val="21"/>
            <w:lang w:val="en-US" w:eastAsia="zh-CN"/>
          </w:rPr>
          <w:t>在</w:t>
        </w:r>
      </w:ins>
      <w:ins w:id="1016" w:author="1111" w:date="2025-09-03T15:10:43Z">
        <w:r>
          <w:rPr>
            <w:rFonts w:hint="eastAsia" w:ascii="Times New Roman" w:hAnsi="Times New Roman" w:eastAsia="宋体" w:cs="Times New Roman"/>
            <w:szCs w:val="21"/>
            <w:lang w:val="en-US" w:eastAsia="zh-CN"/>
          </w:rPr>
          <w:t>新法</w:t>
        </w:r>
      </w:ins>
      <w:ins w:id="1017" w:author="1111" w:date="2025-09-03T15:05:17Z">
        <w:r>
          <w:rPr>
            <w:rFonts w:hint="eastAsia" w:ascii="Times New Roman" w:hAnsi="Times New Roman" w:eastAsia="宋体" w:cs="Times New Roman"/>
            <w:szCs w:val="21"/>
            <w:lang w:val="en-US" w:eastAsia="zh-CN"/>
          </w:rPr>
          <w:t>中</w:t>
        </w:r>
      </w:ins>
      <w:r>
        <w:rPr>
          <w:rFonts w:hint="eastAsia" w:ascii="Times New Roman" w:hAnsi="Times New Roman" w:eastAsia="宋体" w:cs="Times New Roman"/>
          <w:szCs w:val="21"/>
        </w:rPr>
        <w:t>立法者</w:t>
      </w:r>
      <w:ins w:id="1018" w:author="1111" w:date="2025-09-03T15:17:35Z">
        <w:r>
          <w:rPr>
            <w:rFonts w:hint="eastAsia" w:ascii="Times New Roman" w:hAnsi="Times New Roman" w:eastAsia="宋体" w:cs="Times New Roman"/>
            <w:szCs w:val="21"/>
            <w:lang w:val="en-US" w:eastAsia="zh-CN"/>
          </w:rPr>
          <w:t>更是</w:t>
        </w:r>
      </w:ins>
      <w:r>
        <w:rPr>
          <w:rFonts w:hint="eastAsia" w:ascii="Times New Roman" w:hAnsi="Times New Roman" w:eastAsia="宋体" w:cs="Times New Roman"/>
          <w:szCs w:val="21"/>
        </w:rPr>
        <w:t>运用“充分考量”的表述试图给予公司社会责任司法适用的弹性空间，但在法律适用不确定的初期，法律规范应当尽量清晰，以确保法律的可预测性与可执行性</w:t>
      </w:r>
      <w:ins w:id="1019" w:author="1111" w:date="2025-09-03T15:05:02Z">
        <w:r>
          <w:rPr>
            <w:rFonts w:hint="eastAsia" w:ascii="Times New Roman" w:hAnsi="Times New Roman" w:eastAsia="宋体" w:cs="Times New Roman"/>
            <w:szCs w:val="21"/>
          </w:rPr>
          <w:t>，而法律的灵活性则能在具体的司法解释中进一步实现。</w:t>
        </w:r>
      </w:ins>
      <w:ins w:id="1020" w:author="1111" w:date="2025-09-03T15:12:30Z">
        <w:r>
          <w:rPr>
            <w:rFonts w:hint="eastAsia" w:ascii="Times New Roman" w:hAnsi="Times New Roman" w:eastAsia="宋体" w:cs="Times New Roman"/>
            <w:szCs w:val="21"/>
            <w:lang w:val="en-US" w:eastAsia="zh-CN"/>
          </w:rPr>
          <w:t>现阶段</w:t>
        </w:r>
      </w:ins>
      <w:ins w:id="1021" w:author="1111" w:date="2025-09-03T15:13:30Z">
        <w:r>
          <w:rPr>
            <w:rFonts w:hint="eastAsia" w:ascii="Times New Roman" w:hAnsi="Times New Roman" w:eastAsia="宋体" w:cs="Times New Roman"/>
            <w:szCs w:val="21"/>
            <w:lang w:val="en-US" w:eastAsia="zh-CN"/>
          </w:rPr>
          <w:t>司法实践</w:t>
        </w:r>
      </w:ins>
      <w:ins w:id="1022" w:author="1111" w:date="2025-09-03T15:13:31Z">
        <w:r>
          <w:rPr>
            <w:rFonts w:hint="eastAsia" w:ascii="Times New Roman" w:hAnsi="Times New Roman" w:eastAsia="宋体" w:cs="Times New Roman"/>
            <w:szCs w:val="21"/>
            <w:lang w:val="en-US" w:eastAsia="zh-CN"/>
          </w:rPr>
          <w:t>已经</w:t>
        </w:r>
      </w:ins>
      <w:ins w:id="1023" w:author="1111" w:date="2025-09-03T15:13:32Z">
        <w:r>
          <w:rPr>
            <w:rFonts w:hint="eastAsia" w:ascii="Times New Roman" w:hAnsi="Times New Roman" w:eastAsia="宋体" w:cs="Times New Roman"/>
            <w:szCs w:val="21"/>
            <w:lang w:val="en-US" w:eastAsia="zh-CN"/>
          </w:rPr>
          <w:t>形成</w:t>
        </w:r>
      </w:ins>
      <w:ins w:id="1024" w:author="1111" w:date="2025-09-03T15:23:04Z">
        <w:r>
          <w:rPr>
            <w:rFonts w:hint="eastAsia" w:ascii="Times New Roman" w:hAnsi="Times New Roman" w:eastAsia="宋体" w:cs="Times New Roman"/>
            <w:szCs w:val="21"/>
            <w:lang w:val="en-US" w:eastAsia="zh-CN"/>
          </w:rPr>
          <w:t>了</w:t>
        </w:r>
      </w:ins>
      <w:ins w:id="1025" w:author="1111" w:date="2025-09-03T15:23:07Z">
        <w:r>
          <w:rPr>
            <w:rFonts w:hint="eastAsia" w:ascii="Times New Roman" w:hAnsi="Times New Roman" w:eastAsia="宋体" w:cs="Times New Roman"/>
            <w:szCs w:val="21"/>
            <w:lang w:val="en-US" w:eastAsia="zh-CN"/>
          </w:rPr>
          <w:t>一系列</w:t>
        </w:r>
      </w:ins>
      <w:ins w:id="1026" w:author="1111" w:date="2025-09-03T15:23:17Z">
        <w:r>
          <w:rPr>
            <w:rFonts w:hint="eastAsia" w:ascii="Times New Roman" w:hAnsi="Times New Roman" w:eastAsia="宋体" w:cs="Times New Roman"/>
            <w:szCs w:val="21"/>
            <w:lang w:val="en-US" w:eastAsia="zh-CN"/>
          </w:rPr>
          <w:t>认定</w:t>
        </w:r>
      </w:ins>
      <w:ins w:id="1027" w:author="1111" w:date="2025-09-03T15:23:19Z">
        <w:r>
          <w:rPr>
            <w:rFonts w:hint="eastAsia" w:ascii="Times New Roman" w:hAnsi="Times New Roman" w:eastAsia="宋体" w:cs="Times New Roman"/>
            <w:szCs w:val="21"/>
            <w:lang w:val="en-US" w:eastAsia="zh-CN"/>
          </w:rPr>
          <w:t>公司社会</w:t>
        </w:r>
      </w:ins>
      <w:ins w:id="1028" w:author="1111" w:date="2025-09-03T15:23:20Z">
        <w:r>
          <w:rPr>
            <w:rFonts w:hint="eastAsia" w:ascii="Times New Roman" w:hAnsi="Times New Roman" w:eastAsia="宋体" w:cs="Times New Roman"/>
            <w:szCs w:val="21"/>
            <w:lang w:val="en-US" w:eastAsia="zh-CN"/>
          </w:rPr>
          <w:t>责任的</w:t>
        </w:r>
      </w:ins>
      <w:ins w:id="1029" w:author="1111" w:date="2025-09-03T15:23:22Z">
        <w:r>
          <w:rPr>
            <w:rFonts w:hint="eastAsia" w:ascii="Times New Roman" w:hAnsi="Times New Roman" w:eastAsia="宋体" w:cs="Times New Roman"/>
            <w:szCs w:val="21"/>
            <w:lang w:val="en-US" w:eastAsia="zh-CN"/>
          </w:rPr>
          <w:t>考量因素，</w:t>
        </w:r>
      </w:ins>
      <w:ins w:id="1030" w:author="1111" w:date="2025-09-03T15:21:02Z">
        <w:r>
          <w:rPr>
            <w:rFonts w:hint="eastAsia" w:ascii="Times New Roman" w:hAnsi="Times New Roman" w:eastAsia="宋体" w:cs="Times New Roman"/>
            <w:szCs w:val="21"/>
            <w:lang w:val="en-US" w:eastAsia="zh-CN"/>
          </w:rPr>
          <w:t>诸如</w:t>
        </w:r>
      </w:ins>
      <w:ins w:id="1031" w:author="1111" w:date="2025-09-03T15:21:39Z">
        <w:r>
          <w:rPr>
            <w:rFonts w:hint="eastAsia" w:ascii="Times New Roman" w:hAnsi="Times New Roman" w:eastAsia="宋体" w:cs="Times New Roman"/>
            <w:szCs w:val="21"/>
            <w:lang w:val="en-US" w:eastAsia="zh-CN"/>
          </w:rPr>
          <w:t>结合</w:t>
        </w:r>
      </w:ins>
      <w:ins w:id="1032" w:author="1111" w:date="2025-09-03T15:19:48Z">
        <w:r>
          <w:rPr>
            <w:rFonts w:hint="eastAsia" w:ascii="Times New Roman" w:hAnsi="Times New Roman" w:eastAsia="宋体" w:cs="Times New Roman"/>
            <w:szCs w:val="21"/>
            <w:lang w:val="en-US" w:eastAsia="zh-CN"/>
          </w:rPr>
          <w:t>利益相关者</w:t>
        </w:r>
      </w:ins>
      <w:ins w:id="1033" w:author="1111" w:date="2025-09-03T15:19:50Z">
        <w:r>
          <w:rPr>
            <w:rFonts w:hint="eastAsia" w:ascii="Times New Roman" w:hAnsi="Times New Roman" w:eastAsia="宋体" w:cs="Times New Roman"/>
            <w:szCs w:val="21"/>
            <w:lang w:val="en-US" w:eastAsia="zh-CN"/>
          </w:rPr>
          <w:t>范围、</w:t>
        </w:r>
      </w:ins>
      <w:ins w:id="1034" w:author="1111" w:date="2025-09-03T15:22:17Z">
        <w:r>
          <w:rPr>
            <w:rFonts w:hint="eastAsia" w:ascii="Times New Roman" w:hAnsi="Times New Roman" w:eastAsia="宋体" w:cs="Times New Roman"/>
            <w:szCs w:val="21"/>
            <w:lang w:val="en-US" w:eastAsia="zh-CN"/>
          </w:rPr>
          <w:t>行业</w:t>
        </w:r>
      </w:ins>
      <w:ins w:id="1035" w:author="1111" w:date="2025-09-03T15:22:20Z">
        <w:r>
          <w:rPr>
            <w:rFonts w:hint="eastAsia" w:ascii="Times New Roman" w:hAnsi="Times New Roman" w:eastAsia="宋体" w:cs="Times New Roman"/>
            <w:szCs w:val="21"/>
            <w:lang w:val="en-US" w:eastAsia="zh-CN"/>
          </w:rPr>
          <w:t>集中</w:t>
        </w:r>
      </w:ins>
      <w:ins w:id="1036" w:author="1111" w:date="2025-09-03T15:22:21Z">
        <w:r>
          <w:rPr>
            <w:rFonts w:hint="eastAsia" w:ascii="Times New Roman" w:hAnsi="Times New Roman" w:eastAsia="宋体" w:cs="Times New Roman"/>
            <w:szCs w:val="21"/>
            <w:lang w:val="en-US" w:eastAsia="zh-CN"/>
          </w:rPr>
          <w:t>程度</w:t>
        </w:r>
      </w:ins>
      <w:ins w:id="1037" w:author="1111" w:date="2025-09-03T15:23:55Z">
        <w:r>
          <w:rPr>
            <w:rFonts w:hint="eastAsia" w:ascii="Times New Roman" w:hAnsi="Times New Roman" w:eastAsia="宋体" w:cs="Times New Roman"/>
            <w:szCs w:val="21"/>
            <w:lang w:val="en-US" w:eastAsia="zh-CN"/>
          </w:rPr>
          <w:t>等等</w:t>
        </w:r>
      </w:ins>
      <w:ins w:id="1038" w:author="1111" w:date="2025-09-03T15:12:39Z">
        <w:r>
          <w:rPr>
            <w:rFonts w:hint="eastAsia" w:ascii="Times New Roman" w:hAnsi="Times New Roman" w:eastAsia="宋体" w:cs="Times New Roman"/>
            <w:szCs w:val="21"/>
            <w:lang w:val="en-US" w:eastAsia="zh-CN"/>
          </w:rPr>
          <w:t>，</w:t>
        </w:r>
      </w:ins>
      <w:ins w:id="1039" w:author="1111" w:date="2025-09-03T15:14:02Z">
        <w:r>
          <w:rPr>
            <w:rFonts w:hint="eastAsia" w:ascii="Times New Roman" w:hAnsi="Times New Roman" w:eastAsia="宋体" w:cs="Times New Roman"/>
            <w:szCs w:val="21"/>
            <w:lang w:val="en-US" w:eastAsia="zh-CN"/>
          </w:rPr>
          <w:t>“</w:t>
        </w:r>
      </w:ins>
      <w:ins w:id="1040" w:author="1111" w:date="2025-09-03T15:14:06Z">
        <w:r>
          <w:rPr>
            <w:rFonts w:hint="eastAsia" w:ascii="Times New Roman" w:hAnsi="Times New Roman" w:eastAsia="宋体" w:cs="Times New Roman"/>
            <w:szCs w:val="21"/>
            <w:lang w:val="en-US" w:eastAsia="zh-CN"/>
          </w:rPr>
          <w:t>公司社会</w:t>
        </w:r>
      </w:ins>
      <w:ins w:id="1041" w:author="1111" w:date="2025-09-03T15:14:07Z">
        <w:r>
          <w:rPr>
            <w:rFonts w:hint="eastAsia" w:ascii="Times New Roman" w:hAnsi="Times New Roman" w:eastAsia="宋体" w:cs="Times New Roman"/>
            <w:szCs w:val="21"/>
            <w:lang w:val="en-US" w:eastAsia="zh-CN"/>
          </w:rPr>
          <w:t>责任</w:t>
        </w:r>
      </w:ins>
      <w:ins w:id="1042" w:author="1111" w:date="2025-09-03T15:14:08Z">
        <w:r>
          <w:rPr>
            <w:rFonts w:hint="eastAsia" w:ascii="Times New Roman" w:hAnsi="Times New Roman" w:eastAsia="宋体" w:cs="Times New Roman"/>
            <w:szCs w:val="21"/>
            <w:lang w:val="en-US" w:eastAsia="zh-CN"/>
          </w:rPr>
          <w:t>评价</w:t>
        </w:r>
      </w:ins>
      <w:ins w:id="1043" w:author="1111" w:date="2025-09-03T15:14:09Z">
        <w:r>
          <w:rPr>
            <w:rFonts w:hint="eastAsia" w:ascii="Times New Roman" w:hAnsi="Times New Roman" w:eastAsia="宋体" w:cs="Times New Roman"/>
            <w:szCs w:val="21"/>
            <w:lang w:val="en-US" w:eastAsia="zh-CN"/>
          </w:rPr>
          <w:t>细化</w:t>
        </w:r>
      </w:ins>
      <w:ins w:id="1044" w:author="1111" w:date="2025-09-03T15:14:10Z">
        <w:r>
          <w:rPr>
            <w:rFonts w:hint="eastAsia" w:ascii="Times New Roman" w:hAnsi="Times New Roman" w:eastAsia="宋体" w:cs="Times New Roman"/>
            <w:szCs w:val="21"/>
            <w:lang w:val="en-US" w:eastAsia="zh-CN"/>
          </w:rPr>
          <w:t>标准</w:t>
        </w:r>
      </w:ins>
      <w:ins w:id="1045" w:author="1111" w:date="2025-09-03T15:14:11Z">
        <w:r>
          <w:rPr>
            <w:rFonts w:hint="eastAsia" w:ascii="Times New Roman" w:hAnsi="Times New Roman" w:eastAsia="宋体" w:cs="Times New Roman"/>
            <w:szCs w:val="21"/>
            <w:lang w:val="en-US" w:eastAsia="zh-CN"/>
          </w:rPr>
          <w:t>”</w:t>
        </w:r>
      </w:ins>
      <w:ins w:id="1046" w:author="1111" w:date="2025-09-03T15:14:12Z">
        <w:r>
          <w:rPr>
            <w:rFonts w:hint="eastAsia" w:ascii="Times New Roman" w:hAnsi="Times New Roman" w:eastAsia="宋体" w:cs="Times New Roman"/>
            <w:szCs w:val="21"/>
            <w:lang w:val="en-US" w:eastAsia="zh-CN"/>
          </w:rPr>
          <w:t>的</w:t>
        </w:r>
      </w:ins>
      <w:ins w:id="1047" w:author="1111" w:date="2025-09-03T15:14:13Z">
        <w:r>
          <w:rPr>
            <w:rFonts w:hint="eastAsia" w:ascii="Times New Roman" w:hAnsi="Times New Roman" w:eastAsia="宋体" w:cs="Times New Roman"/>
            <w:szCs w:val="21"/>
            <w:lang w:val="en-US" w:eastAsia="zh-CN"/>
          </w:rPr>
          <w:t>确立</w:t>
        </w:r>
      </w:ins>
      <w:ins w:id="1048" w:author="1111" w:date="2025-09-03T15:14:16Z">
        <w:r>
          <w:rPr>
            <w:rFonts w:hint="eastAsia" w:ascii="Times New Roman" w:hAnsi="Times New Roman" w:eastAsia="宋体" w:cs="Times New Roman"/>
            <w:szCs w:val="21"/>
            <w:lang w:val="en-US" w:eastAsia="zh-CN"/>
          </w:rPr>
          <w:t>具有实践</w:t>
        </w:r>
      </w:ins>
      <w:ins w:id="1049" w:author="1111" w:date="2025-09-03T15:14:17Z">
        <w:r>
          <w:rPr>
            <w:rFonts w:hint="eastAsia" w:ascii="Times New Roman" w:hAnsi="Times New Roman" w:eastAsia="宋体" w:cs="Times New Roman"/>
            <w:szCs w:val="21"/>
            <w:lang w:val="en-US" w:eastAsia="zh-CN"/>
          </w:rPr>
          <w:t>基础</w:t>
        </w:r>
      </w:ins>
      <w:ins w:id="1050" w:author="1111" w:date="2025-09-03T15:14:19Z">
        <w:r>
          <w:rPr>
            <w:rFonts w:hint="eastAsia" w:ascii="Times New Roman" w:hAnsi="Times New Roman" w:eastAsia="宋体" w:cs="Times New Roman"/>
            <w:szCs w:val="21"/>
            <w:lang w:val="en-US" w:eastAsia="zh-CN"/>
          </w:rPr>
          <w:t>，</w:t>
        </w:r>
      </w:ins>
      <w:ins w:id="1051" w:author="1111" w:date="2025-09-03T15:13:02Z">
        <w:r>
          <w:rPr>
            <w:rFonts w:hint="eastAsia" w:ascii="Times New Roman" w:hAnsi="Times New Roman" w:eastAsia="宋体" w:cs="Times New Roman"/>
            <w:szCs w:val="21"/>
            <w:lang w:val="en-US" w:eastAsia="zh-CN"/>
          </w:rPr>
          <w:t>下一阶段</w:t>
        </w:r>
      </w:ins>
      <w:ins w:id="1052" w:author="1111" w:date="2025-09-03T15:13:04Z">
        <w:r>
          <w:rPr>
            <w:rFonts w:hint="eastAsia" w:ascii="Times New Roman" w:hAnsi="Times New Roman" w:eastAsia="宋体" w:cs="Times New Roman"/>
            <w:szCs w:val="21"/>
            <w:lang w:val="en-US" w:eastAsia="zh-CN"/>
          </w:rPr>
          <w:t>则</w:t>
        </w:r>
      </w:ins>
      <w:ins w:id="1053" w:author="1111" w:date="2025-09-03T15:14:24Z">
        <w:r>
          <w:rPr>
            <w:rFonts w:hint="eastAsia" w:ascii="Times New Roman" w:hAnsi="Times New Roman" w:eastAsia="宋体" w:cs="Times New Roman"/>
            <w:szCs w:val="21"/>
            <w:lang w:val="en-US" w:eastAsia="zh-CN"/>
          </w:rPr>
          <w:t>可</w:t>
        </w:r>
      </w:ins>
      <w:ins w:id="1054" w:author="1111" w:date="2025-09-03T15:14:26Z">
        <w:r>
          <w:rPr>
            <w:rFonts w:hint="eastAsia" w:ascii="Times New Roman" w:hAnsi="Times New Roman" w:eastAsia="宋体" w:cs="Times New Roman"/>
            <w:szCs w:val="21"/>
            <w:lang w:val="en-US" w:eastAsia="zh-CN"/>
          </w:rPr>
          <w:t>进一步</w:t>
        </w:r>
      </w:ins>
      <w:ins w:id="1055" w:author="1111" w:date="2025-09-03T15:23:38Z">
        <w:r>
          <w:rPr>
            <w:rFonts w:hint="eastAsia" w:ascii="Times New Roman" w:hAnsi="Times New Roman" w:eastAsia="宋体" w:cs="Times New Roman"/>
            <w:szCs w:val="21"/>
            <w:lang w:val="en-US" w:eastAsia="zh-CN"/>
          </w:rPr>
          <w:t>思考如何</w:t>
        </w:r>
      </w:ins>
      <w:del w:id="1056" w:author="1111" w:date="2025-09-03T15:12:17Z">
        <w:r>
          <w:rPr>
            <w:rFonts w:hint="eastAsia" w:ascii="Times New Roman" w:hAnsi="Times New Roman" w:eastAsia="宋体" w:cs="Times New Roman"/>
            <w:szCs w:val="21"/>
          </w:rPr>
          <w:delText>。当务之急还是确立一套行之有效的“公司社会责任评价细化标准”，以此引导法官的积极适用与准确裁判，而法律的灵活性则能在具体的司法解释中进一步实现。</w:delText>
        </w:r>
      </w:del>
    </w:p>
    <w:p>
      <w:pPr>
        <w:ind w:firstLine="482"/>
        <w:rPr>
          <w:rFonts w:ascii="Times New Roman" w:hAnsi="Times New Roman" w:eastAsia="宋体" w:cs="Times New Roman"/>
          <w:szCs w:val="21"/>
        </w:rPr>
      </w:pPr>
      <w:r>
        <w:rPr>
          <w:rFonts w:hint="eastAsia" w:ascii="Times New Roman" w:hAnsi="Times New Roman" w:eastAsia="宋体" w:cs="Times New Roman"/>
          <w:szCs w:val="21"/>
        </w:rPr>
        <w:t>第三，公司社会责任条款的司法裁判说理不明。在公司的司法解散纠纷中虽然部分法院将公司社会责任条款作为裁判依据，</w:t>
      </w:r>
      <w:r>
        <w:rPr>
          <w:rStyle w:val="16"/>
          <w:rFonts w:hint="eastAsia" w:ascii="Times New Roman" w:hAnsi="Times New Roman" w:eastAsia="宋体" w:cs="Times New Roman"/>
          <w:szCs w:val="21"/>
        </w:rPr>
        <w:footnoteReference w:id="46"/>
      </w:r>
      <w:r>
        <w:rPr>
          <w:rFonts w:hint="eastAsia" w:ascii="Times New Roman" w:hAnsi="Times New Roman" w:eastAsia="宋体" w:cs="Times New Roman"/>
          <w:szCs w:val="21"/>
        </w:rPr>
        <w:t>但其也主要起到辅助说理的作用，法院依旧重点围绕《公司法》第231条司法解散三要件进行审查</w:t>
      </w:r>
      <w:r>
        <w:rPr>
          <w:rStyle w:val="16"/>
          <w:rFonts w:hint="eastAsia" w:ascii="Times New Roman" w:hAnsi="Times New Roman" w:eastAsia="宋体" w:cs="Times New Roman"/>
          <w:szCs w:val="21"/>
        </w:rPr>
        <w:footnoteReference w:id="47"/>
      </w:r>
      <w:ins w:id="1057" w:author="1111" w:date="2025-09-03T15:41:31Z">
        <w:r>
          <w:rPr>
            <w:rFonts w:hint="eastAsia" w:ascii="Times New Roman" w:hAnsi="Times New Roman" w:eastAsia="宋体" w:cs="Times New Roman"/>
            <w:szCs w:val="21"/>
            <w:lang w:eastAsia="zh-CN"/>
          </w:rPr>
          <w:t>。</w:t>
        </w:r>
      </w:ins>
      <w:ins w:id="1058" w:author="1111" w:date="2025-09-03T15:41:43Z">
        <w:r>
          <w:rPr>
            <w:rFonts w:hint="eastAsia" w:ascii="Times New Roman" w:hAnsi="Times New Roman" w:eastAsia="宋体" w:cs="Times New Roman"/>
            <w:szCs w:val="21"/>
            <w:lang w:val="en-US" w:eastAsia="zh-CN"/>
          </w:rPr>
          <w:t>部分</w:t>
        </w:r>
      </w:ins>
      <w:ins w:id="1059" w:author="1111" w:date="2025-09-03T15:41:45Z">
        <w:r>
          <w:rPr>
            <w:rFonts w:hint="eastAsia" w:ascii="Times New Roman" w:hAnsi="Times New Roman" w:eastAsia="宋体" w:cs="Times New Roman"/>
            <w:szCs w:val="21"/>
            <w:lang w:val="en-US" w:eastAsia="zh-CN"/>
          </w:rPr>
          <w:t>案件</w:t>
        </w:r>
      </w:ins>
      <w:ins w:id="1060" w:author="1111" w:date="2025-09-03T15:41:49Z">
        <w:r>
          <w:rPr>
            <w:rFonts w:hint="eastAsia" w:ascii="Times New Roman" w:hAnsi="Times New Roman" w:eastAsia="宋体" w:cs="Times New Roman"/>
            <w:szCs w:val="21"/>
            <w:lang w:val="en-US" w:eastAsia="zh-CN"/>
          </w:rPr>
          <w:t>的</w:t>
        </w:r>
      </w:ins>
      <w:ins w:id="1061" w:author="1111" w:date="2025-09-03T15:41:50Z">
        <w:r>
          <w:rPr>
            <w:rFonts w:hint="eastAsia" w:ascii="Times New Roman" w:hAnsi="Times New Roman" w:eastAsia="宋体" w:cs="Times New Roman"/>
            <w:szCs w:val="21"/>
            <w:lang w:val="en-US" w:eastAsia="zh-CN"/>
          </w:rPr>
          <w:t>审理</w:t>
        </w:r>
      </w:ins>
      <w:del w:id="1062" w:author="1111" w:date="2025-09-03T15:41:41Z">
        <w:r>
          <w:rPr>
            <w:rFonts w:hint="eastAsia" w:ascii="Times New Roman" w:hAnsi="Times New Roman" w:eastAsia="宋体" w:cs="Times New Roman"/>
            <w:szCs w:val="21"/>
          </w:rPr>
          <w:delText>，</w:delText>
        </w:r>
      </w:del>
      <w:ins w:id="1063" w:author="1111" w:date="2025-09-03T15:33:34Z">
        <w:r>
          <w:rPr>
            <w:rFonts w:hint="eastAsia" w:ascii="Times New Roman" w:hAnsi="Times New Roman" w:eastAsia="宋体" w:cs="Times New Roman"/>
            <w:szCs w:val="21"/>
            <w:lang w:val="en-US" w:eastAsia="zh-CN"/>
          </w:rPr>
          <w:t>法院认为</w:t>
        </w:r>
      </w:ins>
      <w:ins w:id="1064" w:author="1111" w:date="2025-09-03T15:27:42Z">
        <w:r>
          <w:rPr>
            <w:rFonts w:hint="eastAsia" w:ascii="Times New Roman" w:hAnsi="Times New Roman" w:eastAsia="宋体" w:cs="Times New Roman"/>
            <w:szCs w:val="21"/>
            <w:lang w:val="en-US" w:eastAsia="zh-CN"/>
          </w:rPr>
          <w:t>“</w:t>
        </w:r>
      </w:ins>
      <w:ins w:id="1065" w:author="1111" w:date="2025-09-03T15:42:25Z">
        <w:r>
          <w:rPr>
            <w:rFonts w:hint="eastAsia" w:ascii="Times New Roman" w:hAnsi="Times New Roman" w:eastAsia="宋体" w:cs="Times New Roman"/>
            <w:szCs w:val="21"/>
            <w:lang w:val="en-US" w:eastAsia="zh-CN"/>
          </w:rPr>
          <w:t>在</w:t>
        </w:r>
      </w:ins>
      <w:ins w:id="1066" w:author="1111" w:date="2025-09-03T15:27:43Z">
        <w:r>
          <w:rPr>
            <w:rFonts w:hint="eastAsia" w:ascii="Times New Roman" w:hAnsi="Times New Roman" w:eastAsia="宋体" w:cs="Times New Roman"/>
            <w:szCs w:val="21"/>
            <w:lang w:val="en-US" w:eastAsia="zh-CN"/>
          </w:rPr>
          <w:t>涉及股东内部人的利益与公司外部消费者等社会公众利益的冲突时，需要优先维护社会公共利益</w:t>
        </w:r>
      </w:ins>
      <w:ins w:id="1067" w:author="1111" w:date="2025-09-03T15:27:44Z">
        <w:r>
          <w:rPr>
            <w:rFonts w:hint="eastAsia" w:ascii="Times New Roman" w:hAnsi="Times New Roman" w:eastAsia="宋体" w:cs="Times New Roman"/>
            <w:szCs w:val="21"/>
            <w:lang w:val="en-US" w:eastAsia="zh-CN"/>
          </w:rPr>
          <w:t>”</w:t>
        </w:r>
      </w:ins>
      <w:ins w:id="1068" w:author="1111" w:date="2025-09-03T15:38:55Z">
        <w:r>
          <w:rPr>
            <w:rFonts w:hint="eastAsia" w:ascii="Times New Roman" w:hAnsi="Times New Roman" w:eastAsia="宋体" w:cs="Times New Roman"/>
            <w:szCs w:val="21"/>
            <w:lang w:val="en-US" w:eastAsia="zh-CN"/>
          </w:rPr>
          <w:t>，</w:t>
        </w:r>
      </w:ins>
      <w:ins w:id="1069" w:author="1111" w:date="2025-09-03T15:38:56Z">
        <w:r>
          <w:rPr>
            <w:rFonts w:hint="eastAsia" w:ascii="Times New Roman" w:hAnsi="Times New Roman" w:eastAsia="宋体" w:cs="Times New Roman"/>
            <w:szCs w:val="21"/>
            <w:lang w:val="en-US" w:eastAsia="zh-CN"/>
          </w:rPr>
          <w:t>据此</w:t>
        </w:r>
      </w:ins>
      <w:ins w:id="1070" w:author="1111" w:date="2025-09-03T15:38:59Z">
        <w:r>
          <w:rPr>
            <w:rFonts w:hint="eastAsia" w:ascii="Times New Roman" w:hAnsi="Times New Roman" w:eastAsia="宋体" w:cs="Times New Roman"/>
            <w:szCs w:val="21"/>
            <w:lang w:val="en-US" w:eastAsia="zh-CN"/>
          </w:rPr>
          <w:t>判决</w:t>
        </w:r>
      </w:ins>
      <w:ins w:id="1071" w:author="1111" w:date="2025-09-03T15:40:37Z">
        <w:r>
          <w:rPr>
            <w:rFonts w:hint="eastAsia" w:ascii="Times New Roman" w:hAnsi="Times New Roman" w:eastAsia="宋体" w:cs="Times New Roman"/>
            <w:szCs w:val="21"/>
            <w:lang w:val="en-US" w:eastAsia="zh-CN"/>
          </w:rPr>
          <w:t>驳回</w:t>
        </w:r>
      </w:ins>
      <w:ins w:id="1072" w:author="1111" w:date="2025-09-03T15:42:38Z">
        <w:r>
          <w:rPr>
            <w:rFonts w:hint="eastAsia" w:ascii="Times New Roman" w:hAnsi="Times New Roman" w:eastAsia="宋体" w:cs="Times New Roman"/>
            <w:szCs w:val="21"/>
            <w:lang w:val="en-US" w:eastAsia="zh-CN"/>
          </w:rPr>
          <w:t>解散</w:t>
        </w:r>
      </w:ins>
      <w:ins w:id="1073" w:author="1111" w:date="2025-09-03T15:42:39Z">
        <w:r>
          <w:rPr>
            <w:rFonts w:hint="eastAsia" w:ascii="Times New Roman" w:hAnsi="Times New Roman" w:eastAsia="宋体" w:cs="Times New Roman"/>
            <w:szCs w:val="21"/>
            <w:lang w:val="en-US" w:eastAsia="zh-CN"/>
          </w:rPr>
          <w:t>公司的</w:t>
        </w:r>
      </w:ins>
      <w:ins w:id="1074" w:author="1111" w:date="2025-09-03T15:42:41Z">
        <w:r>
          <w:rPr>
            <w:rFonts w:hint="eastAsia" w:ascii="Times New Roman" w:hAnsi="Times New Roman" w:eastAsia="宋体" w:cs="Times New Roman"/>
            <w:szCs w:val="21"/>
            <w:lang w:val="en-US" w:eastAsia="zh-CN"/>
          </w:rPr>
          <w:t>诉讼请求</w:t>
        </w:r>
      </w:ins>
      <w:ins w:id="1075" w:author="1111" w:date="2025-09-03T15:33:56Z">
        <w:r>
          <w:rPr>
            <w:rFonts w:hint="eastAsia" w:ascii="Times New Roman" w:hAnsi="Times New Roman" w:eastAsia="宋体" w:cs="Times New Roman"/>
            <w:szCs w:val="21"/>
            <w:lang w:val="en-US" w:eastAsia="zh-CN"/>
          </w:rPr>
          <w:t>。</w:t>
        </w:r>
      </w:ins>
      <w:ins w:id="1076" w:author="1111" w:date="2025-09-03T15:42:45Z">
        <w:r>
          <w:rPr>
            <w:rFonts w:hint="eastAsia" w:ascii="Times New Roman" w:hAnsi="Times New Roman" w:eastAsia="宋体" w:cs="Times New Roman"/>
            <w:szCs w:val="21"/>
            <w:lang w:val="en-US" w:eastAsia="zh-CN"/>
          </w:rPr>
          <w:t>可以发现</w:t>
        </w:r>
      </w:ins>
      <w:ins w:id="1077" w:author="1111" w:date="2025-09-03T15:42:55Z">
        <w:r>
          <w:rPr>
            <w:rFonts w:hint="eastAsia" w:ascii="Times New Roman" w:hAnsi="Times New Roman" w:eastAsia="宋体" w:cs="Times New Roman"/>
            <w:szCs w:val="21"/>
            <w:lang w:val="en-US" w:eastAsia="zh-CN"/>
          </w:rPr>
          <w:t>法官</w:t>
        </w:r>
      </w:ins>
      <w:ins w:id="1078" w:author="1111" w:date="2025-09-03T15:42:57Z">
        <w:r>
          <w:rPr>
            <w:rFonts w:hint="eastAsia" w:ascii="Times New Roman" w:hAnsi="Times New Roman" w:eastAsia="宋体" w:cs="Times New Roman"/>
            <w:szCs w:val="21"/>
            <w:lang w:val="en-US" w:eastAsia="zh-CN"/>
          </w:rPr>
          <w:t>是在</w:t>
        </w:r>
      </w:ins>
      <w:ins w:id="1079" w:author="1111" w:date="2025-09-03T15:43:01Z">
        <w:r>
          <w:rPr>
            <w:rFonts w:hint="eastAsia" w:ascii="Times New Roman" w:hAnsi="Times New Roman" w:eastAsia="宋体" w:cs="Times New Roman"/>
            <w:szCs w:val="21"/>
            <w:lang w:val="en-US" w:eastAsia="zh-CN"/>
          </w:rPr>
          <w:t>股东利益</w:t>
        </w:r>
      </w:ins>
      <w:ins w:id="1080" w:author="1111" w:date="2025-09-03T15:43:02Z">
        <w:r>
          <w:rPr>
            <w:rFonts w:hint="eastAsia" w:ascii="Times New Roman" w:hAnsi="Times New Roman" w:eastAsia="宋体" w:cs="Times New Roman"/>
            <w:szCs w:val="21"/>
            <w:lang w:val="en-US" w:eastAsia="zh-CN"/>
          </w:rPr>
          <w:t>与</w:t>
        </w:r>
      </w:ins>
      <w:ins w:id="1081" w:author="1111" w:date="2025-09-03T15:43:04Z">
        <w:r>
          <w:rPr>
            <w:rFonts w:hint="eastAsia" w:ascii="Times New Roman" w:hAnsi="Times New Roman" w:eastAsia="宋体" w:cs="Times New Roman"/>
            <w:szCs w:val="21"/>
            <w:lang w:val="en-US" w:eastAsia="zh-CN"/>
          </w:rPr>
          <w:t>社</w:t>
        </w:r>
      </w:ins>
      <w:ins w:id="1082" w:author="1111" w:date="2025-09-03T15:43:06Z">
        <w:r>
          <w:rPr>
            <w:rFonts w:hint="eastAsia" w:ascii="Times New Roman" w:hAnsi="Times New Roman" w:eastAsia="宋体" w:cs="Times New Roman"/>
            <w:szCs w:val="21"/>
            <w:lang w:val="en-US" w:eastAsia="zh-CN"/>
          </w:rPr>
          <w:t>会</w:t>
        </w:r>
      </w:ins>
      <w:ins w:id="1083" w:author="1111" w:date="2025-09-03T15:43:08Z">
        <w:r>
          <w:rPr>
            <w:rFonts w:hint="eastAsia" w:ascii="Times New Roman" w:hAnsi="Times New Roman" w:eastAsia="宋体" w:cs="Times New Roman"/>
            <w:szCs w:val="21"/>
            <w:lang w:val="en-US" w:eastAsia="zh-CN"/>
          </w:rPr>
          <w:t>公共利益</w:t>
        </w:r>
      </w:ins>
      <w:ins w:id="1084" w:author="1111" w:date="2025-09-03T15:43:09Z">
        <w:r>
          <w:rPr>
            <w:rFonts w:hint="eastAsia" w:ascii="Times New Roman" w:hAnsi="Times New Roman" w:eastAsia="宋体" w:cs="Times New Roman"/>
            <w:szCs w:val="21"/>
            <w:lang w:val="en-US" w:eastAsia="zh-CN"/>
          </w:rPr>
          <w:t>间</w:t>
        </w:r>
      </w:ins>
      <w:ins w:id="1085" w:author="1111" w:date="2025-09-03T15:43:10Z">
        <w:r>
          <w:rPr>
            <w:rFonts w:hint="eastAsia" w:ascii="Times New Roman" w:hAnsi="Times New Roman" w:eastAsia="宋体" w:cs="Times New Roman"/>
            <w:szCs w:val="21"/>
            <w:lang w:val="en-US" w:eastAsia="zh-CN"/>
          </w:rPr>
          <w:t>进行</w:t>
        </w:r>
      </w:ins>
      <w:ins w:id="1086" w:author="1111" w:date="2025-09-03T15:43:13Z">
        <w:r>
          <w:rPr>
            <w:rFonts w:hint="eastAsia" w:ascii="Times New Roman" w:hAnsi="Times New Roman" w:eastAsia="宋体" w:cs="Times New Roman"/>
            <w:szCs w:val="21"/>
            <w:lang w:val="en-US" w:eastAsia="zh-CN"/>
          </w:rPr>
          <w:t>了</w:t>
        </w:r>
      </w:ins>
      <w:ins w:id="1087" w:author="1111" w:date="2025-09-03T15:43:14Z">
        <w:r>
          <w:rPr>
            <w:rFonts w:hint="eastAsia" w:ascii="Times New Roman" w:hAnsi="Times New Roman" w:eastAsia="宋体" w:cs="Times New Roman"/>
            <w:szCs w:val="21"/>
            <w:lang w:val="en-US" w:eastAsia="zh-CN"/>
          </w:rPr>
          <w:t>利益</w:t>
        </w:r>
      </w:ins>
      <w:ins w:id="1088" w:author="1111" w:date="2025-09-03T15:43:16Z">
        <w:r>
          <w:rPr>
            <w:rFonts w:hint="eastAsia" w:ascii="Times New Roman" w:hAnsi="Times New Roman" w:eastAsia="宋体" w:cs="Times New Roman"/>
            <w:szCs w:val="21"/>
            <w:lang w:val="en-US" w:eastAsia="zh-CN"/>
          </w:rPr>
          <w:t>衡量</w:t>
        </w:r>
      </w:ins>
      <w:ins w:id="1089" w:author="1111" w:date="2025-09-03T15:47:07Z">
        <w:r>
          <w:rPr>
            <w:rFonts w:hint="eastAsia" w:ascii="Times New Roman" w:hAnsi="Times New Roman" w:eastAsia="宋体" w:cs="Times New Roman"/>
            <w:szCs w:val="21"/>
            <w:lang w:val="en-US" w:eastAsia="zh-CN"/>
          </w:rPr>
          <w:t>，</w:t>
        </w:r>
      </w:ins>
      <w:ins w:id="1090" w:author="1111" w:date="2025-09-03T15:47:16Z">
        <w:r>
          <w:rPr>
            <w:rFonts w:hint="eastAsia" w:ascii="Times New Roman" w:hAnsi="Times New Roman" w:eastAsia="宋体" w:cs="Times New Roman"/>
            <w:szCs w:val="21"/>
            <w:lang w:val="en-US" w:eastAsia="zh-CN"/>
          </w:rPr>
          <w:t>认为</w:t>
        </w:r>
      </w:ins>
      <w:ins w:id="1091" w:author="1111" w:date="2025-09-03T15:56:54Z">
        <w:r>
          <w:rPr>
            <w:rFonts w:hint="eastAsia" w:ascii="Times New Roman" w:hAnsi="Times New Roman" w:eastAsia="宋体" w:cs="Times New Roman"/>
            <w:szCs w:val="21"/>
            <w:lang w:val="en-US" w:eastAsia="zh-CN"/>
          </w:rPr>
          <w:t>社会</w:t>
        </w:r>
      </w:ins>
      <w:ins w:id="1092" w:author="1111" w:date="2025-09-03T15:56:55Z">
        <w:r>
          <w:rPr>
            <w:rFonts w:hint="eastAsia" w:ascii="Times New Roman" w:hAnsi="Times New Roman" w:eastAsia="宋体" w:cs="Times New Roman"/>
            <w:szCs w:val="21"/>
            <w:lang w:val="en-US" w:eastAsia="zh-CN"/>
          </w:rPr>
          <w:t>公共</w:t>
        </w:r>
      </w:ins>
      <w:ins w:id="1093" w:author="1111" w:date="2025-09-03T15:56:56Z">
        <w:r>
          <w:rPr>
            <w:rFonts w:hint="eastAsia" w:ascii="Times New Roman" w:hAnsi="Times New Roman" w:eastAsia="宋体" w:cs="Times New Roman"/>
            <w:szCs w:val="21"/>
            <w:lang w:val="en-US" w:eastAsia="zh-CN"/>
          </w:rPr>
          <w:t>利益</w:t>
        </w:r>
      </w:ins>
      <w:ins w:id="1094" w:author="1111" w:date="2025-09-03T15:56:59Z">
        <w:r>
          <w:rPr>
            <w:rFonts w:hint="eastAsia" w:ascii="Times New Roman" w:hAnsi="Times New Roman" w:eastAsia="宋体" w:cs="Times New Roman"/>
            <w:szCs w:val="21"/>
            <w:lang w:val="en-US" w:eastAsia="zh-CN"/>
          </w:rPr>
          <w:t>应当</w:t>
        </w:r>
      </w:ins>
      <w:ins w:id="1095" w:author="1111" w:date="2025-09-03T15:57:03Z">
        <w:r>
          <w:rPr>
            <w:rFonts w:hint="eastAsia" w:ascii="Times New Roman" w:hAnsi="Times New Roman" w:eastAsia="宋体" w:cs="Times New Roman"/>
            <w:szCs w:val="21"/>
            <w:lang w:val="en-US" w:eastAsia="zh-CN"/>
          </w:rPr>
          <w:t>优先保护</w:t>
        </w:r>
      </w:ins>
      <w:ins w:id="1096" w:author="1111" w:date="2025-09-03T15:43:17Z">
        <w:r>
          <w:rPr>
            <w:rFonts w:hint="eastAsia" w:ascii="Times New Roman" w:hAnsi="Times New Roman" w:eastAsia="宋体" w:cs="Times New Roman"/>
            <w:szCs w:val="21"/>
            <w:lang w:val="en-US" w:eastAsia="zh-CN"/>
          </w:rPr>
          <w:t>。</w:t>
        </w:r>
      </w:ins>
      <w:ins w:id="1097" w:author="1111" w:date="2025-09-03T15:44:15Z">
        <w:r>
          <w:rPr>
            <w:rFonts w:hint="eastAsia" w:ascii="Times New Roman" w:hAnsi="Times New Roman" w:eastAsia="宋体" w:cs="Times New Roman"/>
            <w:szCs w:val="21"/>
            <w:lang w:val="en-US" w:eastAsia="zh-CN"/>
          </w:rPr>
          <w:t>但</w:t>
        </w:r>
      </w:ins>
      <w:ins w:id="1098" w:author="1111" w:date="2025-09-03T15:47:26Z">
        <w:r>
          <w:rPr>
            <w:rFonts w:hint="eastAsia" w:ascii="Times New Roman" w:hAnsi="Times New Roman" w:eastAsia="宋体" w:cs="Times New Roman"/>
            <w:szCs w:val="21"/>
            <w:lang w:val="en-US" w:eastAsia="zh-CN"/>
          </w:rPr>
          <w:t>其</w:t>
        </w:r>
      </w:ins>
      <w:ins w:id="1099" w:author="1111" w:date="2025-09-03T15:47:27Z">
        <w:r>
          <w:rPr>
            <w:rFonts w:hint="eastAsia" w:ascii="Times New Roman" w:hAnsi="Times New Roman" w:eastAsia="宋体" w:cs="Times New Roman"/>
            <w:szCs w:val="21"/>
            <w:lang w:val="en-US" w:eastAsia="zh-CN"/>
          </w:rPr>
          <w:t>论证</w:t>
        </w:r>
      </w:ins>
      <w:ins w:id="1100" w:author="1111" w:date="2025-09-03T15:57:18Z">
        <w:r>
          <w:rPr>
            <w:rFonts w:hint="eastAsia" w:ascii="Times New Roman" w:hAnsi="Times New Roman" w:eastAsia="宋体" w:cs="Times New Roman"/>
            <w:szCs w:val="21"/>
            <w:lang w:val="en-US" w:eastAsia="zh-CN"/>
          </w:rPr>
          <w:t>过程</w:t>
        </w:r>
      </w:ins>
      <w:ins w:id="1101" w:author="1111" w:date="2025-09-03T15:47:32Z">
        <w:r>
          <w:rPr>
            <w:rFonts w:hint="eastAsia" w:ascii="Times New Roman" w:hAnsi="Times New Roman" w:eastAsia="宋体" w:cs="Times New Roman"/>
            <w:szCs w:val="21"/>
            <w:lang w:val="en-US" w:eastAsia="zh-CN"/>
          </w:rPr>
          <w:t>还存在</w:t>
        </w:r>
      </w:ins>
      <w:ins w:id="1102" w:author="1111" w:date="2025-09-03T15:47:33Z">
        <w:r>
          <w:rPr>
            <w:rFonts w:hint="eastAsia" w:ascii="Times New Roman" w:hAnsi="Times New Roman" w:eastAsia="宋体" w:cs="Times New Roman"/>
            <w:szCs w:val="21"/>
            <w:lang w:val="en-US" w:eastAsia="zh-CN"/>
          </w:rPr>
          <w:t>不少</w:t>
        </w:r>
      </w:ins>
      <w:ins w:id="1103" w:author="1111" w:date="2025-09-03T15:47:36Z">
        <w:r>
          <w:rPr>
            <w:rFonts w:hint="eastAsia" w:ascii="Times New Roman" w:hAnsi="Times New Roman" w:eastAsia="宋体" w:cs="Times New Roman"/>
            <w:szCs w:val="21"/>
            <w:lang w:val="en-US" w:eastAsia="zh-CN"/>
          </w:rPr>
          <w:t>未能</w:t>
        </w:r>
      </w:ins>
      <w:ins w:id="1104" w:author="1111" w:date="2025-09-03T15:48:00Z">
        <w:r>
          <w:rPr>
            <w:rFonts w:hint="eastAsia" w:ascii="Times New Roman" w:hAnsi="Times New Roman" w:eastAsia="宋体" w:cs="Times New Roman"/>
            <w:szCs w:val="21"/>
            <w:lang w:val="en-US" w:eastAsia="zh-CN"/>
          </w:rPr>
          <w:t>说明</w:t>
        </w:r>
      </w:ins>
      <w:ins w:id="1105" w:author="1111" w:date="2025-09-03T15:47:55Z">
        <w:r>
          <w:rPr>
            <w:rFonts w:hint="eastAsia" w:ascii="Times New Roman" w:hAnsi="Times New Roman" w:eastAsia="宋体" w:cs="Times New Roman"/>
            <w:szCs w:val="21"/>
            <w:lang w:val="en-US" w:eastAsia="zh-CN"/>
          </w:rPr>
          <w:t>之处</w:t>
        </w:r>
      </w:ins>
      <w:ins w:id="1106" w:author="1111" w:date="2025-09-03T15:48:03Z">
        <w:r>
          <w:rPr>
            <w:rFonts w:hint="eastAsia" w:ascii="Times New Roman" w:hAnsi="Times New Roman" w:eastAsia="宋体" w:cs="Times New Roman"/>
            <w:szCs w:val="21"/>
            <w:lang w:val="en-US" w:eastAsia="zh-CN"/>
          </w:rPr>
          <w:t>，</w:t>
        </w:r>
      </w:ins>
      <w:ins w:id="1107" w:author="1111" w:date="2025-09-03T15:44:17Z">
        <w:r>
          <w:rPr>
            <w:rFonts w:hint="eastAsia" w:ascii="Times New Roman" w:hAnsi="Times New Roman" w:eastAsia="宋体" w:cs="Times New Roman"/>
            <w:szCs w:val="21"/>
            <w:lang w:val="en-US" w:eastAsia="zh-CN"/>
          </w:rPr>
          <w:t>除</w:t>
        </w:r>
      </w:ins>
      <w:ins w:id="1108" w:author="1111" w:date="2025-09-03T15:57:37Z">
        <w:r>
          <w:rPr>
            <w:rFonts w:hint="eastAsia" w:ascii="Times New Roman" w:hAnsi="Times New Roman" w:eastAsia="宋体" w:cs="Times New Roman"/>
            <w:szCs w:val="21"/>
            <w:lang w:val="en-US" w:eastAsia="zh-CN"/>
          </w:rPr>
          <w:t>了</w:t>
        </w:r>
      </w:ins>
      <w:ins w:id="1109" w:author="1111" w:date="2025-09-03T15:57:39Z">
        <w:r>
          <w:rPr>
            <w:rFonts w:hint="eastAsia" w:ascii="Times New Roman" w:hAnsi="Times New Roman" w:eastAsia="宋体" w:cs="Times New Roman"/>
            <w:szCs w:val="21"/>
            <w:lang w:val="en-US" w:eastAsia="zh-CN"/>
          </w:rPr>
          <w:t>股东利益</w:t>
        </w:r>
      </w:ins>
      <w:ins w:id="1110" w:author="1111" w:date="2025-09-03T15:57:40Z">
        <w:r>
          <w:rPr>
            <w:rFonts w:hint="eastAsia" w:ascii="Times New Roman" w:hAnsi="Times New Roman" w:eastAsia="宋体" w:cs="Times New Roman"/>
            <w:szCs w:val="21"/>
            <w:lang w:val="en-US" w:eastAsia="zh-CN"/>
          </w:rPr>
          <w:t>与</w:t>
        </w:r>
      </w:ins>
      <w:ins w:id="1111" w:author="1111" w:date="2025-09-03T15:57:47Z">
        <w:r>
          <w:rPr>
            <w:rFonts w:hint="eastAsia" w:ascii="Times New Roman" w:hAnsi="Times New Roman" w:eastAsia="宋体" w:cs="Times New Roman"/>
            <w:szCs w:val="21"/>
            <w:lang w:val="en-US" w:eastAsia="zh-CN"/>
          </w:rPr>
          <w:t>社会</w:t>
        </w:r>
      </w:ins>
      <w:ins w:id="1112" w:author="1111" w:date="2025-09-03T15:57:48Z">
        <w:r>
          <w:rPr>
            <w:rFonts w:hint="eastAsia" w:ascii="Times New Roman" w:hAnsi="Times New Roman" w:eastAsia="宋体" w:cs="Times New Roman"/>
            <w:szCs w:val="21"/>
            <w:lang w:val="en-US" w:eastAsia="zh-CN"/>
          </w:rPr>
          <w:t>公共</w:t>
        </w:r>
      </w:ins>
      <w:ins w:id="1113" w:author="1111" w:date="2025-09-03T15:57:49Z">
        <w:r>
          <w:rPr>
            <w:rFonts w:hint="eastAsia" w:ascii="Times New Roman" w:hAnsi="Times New Roman" w:eastAsia="宋体" w:cs="Times New Roman"/>
            <w:szCs w:val="21"/>
            <w:lang w:val="en-US" w:eastAsia="zh-CN"/>
          </w:rPr>
          <w:t>利益</w:t>
        </w:r>
      </w:ins>
      <w:ins w:id="1114" w:author="1111" w:date="2025-09-03T15:44:20Z">
        <w:r>
          <w:rPr>
            <w:rFonts w:hint="eastAsia" w:ascii="Times New Roman" w:hAnsi="Times New Roman" w:eastAsia="宋体" w:cs="Times New Roman"/>
            <w:szCs w:val="21"/>
            <w:lang w:val="en-US" w:eastAsia="zh-CN"/>
          </w:rPr>
          <w:t>之外</w:t>
        </w:r>
      </w:ins>
      <w:ins w:id="1115" w:author="1111" w:date="2025-09-03T15:44:22Z">
        <w:r>
          <w:rPr>
            <w:rFonts w:hint="eastAsia" w:ascii="Times New Roman" w:hAnsi="Times New Roman" w:eastAsia="宋体" w:cs="Times New Roman"/>
            <w:szCs w:val="21"/>
            <w:lang w:val="en-US" w:eastAsia="zh-CN"/>
          </w:rPr>
          <w:t>是否</w:t>
        </w:r>
      </w:ins>
      <w:ins w:id="1116" w:author="1111" w:date="2025-09-03T15:44:23Z">
        <w:r>
          <w:rPr>
            <w:rFonts w:hint="eastAsia" w:ascii="Times New Roman" w:hAnsi="Times New Roman" w:eastAsia="宋体" w:cs="Times New Roman"/>
            <w:szCs w:val="21"/>
            <w:lang w:val="en-US" w:eastAsia="zh-CN"/>
          </w:rPr>
          <w:t>还存在</w:t>
        </w:r>
      </w:ins>
      <w:ins w:id="1117" w:author="1111" w:date="2025-09-03T15:44:24Z">
        <w:r>
          <w:rPr>
            <w:rFonts w:hint="eastAsia" w:ascii="Times New Roman" w:hAnsi="Times New Roman" w:eastAsia="宋体" w:cs="Times New Roman"/>
            <w:szCs w:val="21"/>
            <w:lang w:val="en-US" w:eastAsia="zh-CN"/>
          </w:rPr>
          <w:t>其他</w:t>
        </w:r>
      </w:ins>
      <w:ins w:id="1118" w:author="1111" w:date="2025-09-03T15:57:54Z">
        <w:r>
          <w:rPr>
            <w:rFonts w:hint="eastAsia" w:ascii="Times New Roman" w:hAnsi="Times New Roman" w:eastAsia="宋体" w:cs="Times New Roman"/>
            <w:szCs w:val="21"/>
            <w:lang w:val="en-US" w:eastAsia="zh-CN"/>
          </w:rPr>
          <w:t>利益</w:t>
        </w:r>
      </w:ins>
      <w:ins w:id="1119" w:author="1111" w:date="2025-09-03T15:59:42Z">
        <w:r>
          <w:rPr>
            <w:rFonts w:hint="eastAsia" w:ascii="Times New Roman" w:hAnsi="Times New Roman" w:eastAsia="宋体" w:cs="Times New Roman"/>
            <w:szCs w:val="21"/>
            <w:lang w:val="en-US" w:eastAsia="zh-CN"/>
          </w:rPr>
          <w:t>，</w:t>
        </w:r>
      </w:ins>
      <w:ins w:id="1120" w:author="1111" w:date="2025-09-03T15:41:14Z">
        <w:r>
          <w:rPr>
            <w:rFonts w:hint="eastAsia" w:ascii="Times New Roman" w:hAnsi="Times New Roman" w:eastAsia="宋体" w:cs="Times New Roman"/>
            <w:szCs w:val="21"/>
            <w:lang w:val="en-US" w:eastAsia="zh-CN"/>
          </w:rPr>
          <w:t>两者</w:t>
        </w:r>
      </w:ins>
      <w:ins w:id="1121" w:author="1111" w:date="2025-09-03T15:59:47Z">
        <w:r>
          <w:rPr>
            <w:rFonts w:hint="eastAsia" w:ascii="Times New Roman" w:hAnsi="Times New Roman" w:eastAsia="宋体" w:cs="Times New Roman"/>
            <w:szCs w:val="21"/>
            <w:lang w:val="en-US" w:eastAsia="zh-CN"/>
          </w:rPr>
          <w:t>间</w:t>
        </w:r>
      </w:ins>
      <w:ins w:id="1122" w:author="1111" w:date="2025-09-03T15:59:49Z">
        <w:r>
          <w:rPr>
            <w:rFonts w:hint="eastAsia" w:ascii="Times New Roman" w:hAnsi="Times New Roman" w:eastAsia="宋体" w:cs="Times New Roman"/>
            <w:szCs w:val="21"/>
            <w:lang w:val="en-US" w:eastAsia="zh-CN"/>
          </w:rPr>
          <w:t>权重</w:t>
        </w:r>
      </w:ins>
      <w:ins w:id="1123" w:author="1111" w:date="2025-09-03T15:59:50Z">
        <w:r>
          <w:rPr>
            <w:rFonts w:hint="eastAsia" w:ascii="Times New Roman" w:hAnsi="Times New Roman" w:eastAsia="宋体" w:cs="Times New Roman"/>
            <w:szCs w:val="21"/>
            <w:lang w:val="en-US" w:eastAsia="zh-CN"/>
          </w:rPr>
          <w:t>如何</w:t>
        </w:r>
      </w:ins>
      <w:ins w:id="1124" w:author="1111" w:date="2025-09-03T15:59:51Z">
        <w:r>
          <w:rPr>
            <w:rFonts w:hint="eastAsia" w:ascii="Times New Roman" w:hAnsi="Times New Roman" w:eastAsia="宋体" w:cs="Times New Roman"/>
            <w:szCs w:val="21"/>
            <w:lang w:val="en-US" w:eastAsia="zh-CN"/>
          </w:rPr>
          <w:t>配置</w:t>
        </w:r>
      </w:ins>
      <w:ins w:id="1125" w:author="1111" w:date="2025-09-03T15:59:54Z">
        <w:r>
          <w:rPr>
            <w:rFonts w:hint="eastAsia" w:ascii="Times New Roman" w:hAnsi="Times New Roman" w:eastAsia="宋体" w:cs="Times New Roman"/>
            <w:szCs w:val="21"/>
            <w:lang w:val="en-US" w:eastAsia="zh-CN"/>
          </w:rPr>
          <w:t>？</w:t>
        </w:r>
      </w:ins>
      <w:ins w:id="1126" w:author="1111" w:date="2025-09-03T15:31:49Z">
        <w:r>
          <w:rPr>
            <w:rFonts w:hint="eastAsia" w:ascii="Times New Roman" w:hAnsi="Times New Roman" w:eastAsia="宋体" w:cs="Times New Roman"/>
            <w:szCs w:val="21"/>
            <w:lang w:val="en-US" w:eastAsia="zh-CN"/>
          </w:rPr>
          <w:t>社会公共</w:t>
        </w:r>
      </w:ins>
      <w:ins w:id="1127" w:author="1111" w:date="2025-09-03T15:31:50Z">
        <w:r>
          <w:rPr>
            <w:rFonts w:hint="eastAsia" w:ascii="Times New Roman" w:hAnsi="Times New Roman" w:eastAsia="宋体" w:cs="Times New Roman"/>
            <w:szCs w:val="21"/>
            <w:lang w:val="en-US" w:eastAsia="zh-CN"/>
          </w:rPr>
          <w:t>利益</w:t>
        </w:r>
      </w:ins>
      <w:ins w:id="1128" w:author="1111" w:date="2025-09-03T15:34:41Z">
        <w:r>
          <w:rPr>
            <w:rFonts w:hint="eastAsia" w:ascii="Times New Roman" w:hAnsi="Times New Roman" w:eastAsia="宋体" w:cs="Times New Roman"/>
            <w:szCs w:val="21"/>
            <w:lang w:val="en-US" w:eastAsia="zh-CN"/>
          </w:rPr>
          <w:t>何以</w:t>
        </w:r>
      </w:ins>
      <w:ins w:id="1129" w:author="1111" w:date="2025-09-03T15:34:43Z">
        <w:r>
          <w:rPr>
            <w:rFonts w:hint="eastAsia" w:ascii="Times New Roman" w:hAnsi="Times New Roman" w:eastAsia="宋体" w:cs="Times New Roman"/>
            <w:szCs w:val="21"/>
            <w:lang w:val="en-US" w:eastAsia="zh-CN"/>
          </w:rPr>
          <w:t>处于</w:t>
        </w:r>
      </w:ins>
      <w:ins w:id="1130" w:author="1111" w:date="2025-09-03T15:32:41Z">
        <w:r>
          <w:rPr>
            <w:rFonts w:hint="eastAsia" w:ascii="Times New Roman" w:hAnsi="Times New Roman" w:eastAsia="宋体" w:cs="Times New Roman"/>
            <w:szCs w:val="21"/>
            <w:lang w:val="en-US" w:eastAsia="zh-CN"/>
          </w:rPr>
          <w:t>优先</w:t>
        </w:r>
      </w:ins>
      <w:ins w:id="1131" w:author="1111" w:date="2025-09-03T15:31:36Z">
        <w:r>
          <w:rPr>
            <w:rFonts w:hint="eastAsia" w:ascii="Times New Roman" w:hAnsi="Times New Roman" w:eastAsia="宋体" w:cs="Times New Roman"/>
            <w:szCs w:val="21"/>
            <w:lang w:val="en-US" w:eastAsia="zh-CN"/>
          </w:rPr>
          <w:t>位</w:t>
        </w:r>
      </w:ins>
      <w:ins w:id="1132" w:author="1111" w:date="2025-09-03T15:31:40Z">
        <w:r>
          <w:rPr>
            <w:rFonts w:hint="eastAsia" w:ascii="Times New Roman" w:hAnsi="Times New Roman" w:eastAsia="宋体" w:cs="Times New Roman"/>
            <w:szCs w:val="21"/>
            <w:lang w:val="en-US" w:eastAsia="zh-CN"/>
          </w:rPr>
          <w:t>阶</w:t>
        </w:r>
      </w:ins>
      <w:ins w:id="1133" w:author="1111" w:date="2025-09-03T15:40:07Z">
        <w:r>
          <w:rPr>
            <w:rFonts w:hint="eastAsia" w:ascii="Times New Roman" w:hAnsi="Times New Roman" w:eastAsia="宋体" w:cs="Times New Roman"/>
            <w:szCs w:val="21"/>
            <w:lang w:val="en-US" w:eastAsia="zh-CN"/>
          </w:rPr>
          <w:t>，</w:t>
        </w:r>
      </w:ins>
      <w:ins w:id="1134" w:author="1111" w:date="2025-09-03T15:40:11Z">
        <w:r>
          <w:rPr>
            <w:rFonts w:hint="eastAsia" w:ascii="Times New Roman" w:hAnsi="Times New Roman" w:eastAsia="宋体" w:cs="Times New Roman"/>
            <w:szCs w:val="21"/>
            <w:lang w:val="en-US" w:eastAsia="zh-CN"/>
          </w:rPr>
          <w:t>牺牲股东</w:t>
        </w:r>
      </w:ins>
      <w:ins w:id="1135" w:author="1111" w:date="2025-09-03T15:40:12Z">
        <w:r>
          <w:rPr>
            <w:rFonts w:hint="eastAsia" w:ascii="Times New Roman" w:hAnsi="Times New Roman" w:eastAsia="宋体" w:cs="Times New Roman"/>
            <w:szCs w:val="21"/>
            <w:lang w:val="en-US" w:eastAsia="zh-CN"/>
          </w:rPr>
          <w:t>利益</w:t>
        </w:r>
      </w:ins>
      <w:ins w:id="1136" w:author="1111" w:date="2025-09-03T15:40:15Z">
        <w:r>
          <w:rPr>
            <w:rFonts w:hint="eastAsia" w:ascii="Times New Roman" w:hAnsi="Times New Roman" w:eastAsia="宋体" w:cs="Times New Roman"/>
            <w:szCs w:val="21"/>
            <w:lang w:val="en-US" w:eastAsia="zh-CN"/>
          </w:rPr>
          <w:t>保护</w:t>
        </w:r>
      </w:ins>
      <w:ins w:id="1137" w:author="1111" w:date="2025-09-03T15:40:16Z">
        <w:r>
          <w:rPr>
            <w:rFonts w:hint="eastAsia" w:ascii="Times New Roman" w:hAnsi="Times New Roman" w:eastAsia="宋体" w:cs="Times New Roman"/>
            <w:szCs w:val="21"/>
            <w:lang w:val="en-US" w:eastAsia="zh-CN"/>
          </w:rPr>
          <w:t>社会</w:t>
        </w:r>
      </w:ins>
      <w:ins w:id="1138" w:author="1111" w:date="2025-09-03T15:40:17Z">
        <w:r>
          <w:rPr>
            <w:rFonts w:hint="eastAsia" w:ascii="Times New Roman" w:hAnsi="Times New Roman" w:eastAsia="宋体" w:cs="Times New Roman"/>
            <w:szCs w:val="21"/>
            <w:lang w:val="en-US" w:eastAsia="zh-CN"/>
          </w:rPr>
          <w:t>公共</w:t>
        </w:r>
      </w:ins>
      <w:ins w:id="1139" w:author="1111" w:date="2025-09-03T15:40:19Z">
        <w:r>
          <w:rPr>
            <w:rFonts w:hint="eastAsia" w:ascii="Times New Roman" w:hAnsi="Times New Roman" w:eastAsia="宋体" w:cs="Times New Roman"/>
            <w:szCs w:val="21"/>
            <w:lang w:val="en-US" w:eastAsia="zh-CN"/>
          </w:rPr>
          <w:t>利益</w:t>
        </w:r>
      </w:ins>
      <w:ins w:id="1140" w:author="1111" w:date="2025-09-03T15:40:20Z">
        <w:r>
          <w:rPr>
            <w:rFonts w:hint="eastAsia" w:ascii="Times New Roman" w:hAnsi="Times New Roman" w:eastAsia="宋体" w:cs="Times New Roman"/>
            <w:szCs w:val="21"/>
            <w:lang w:val="en-US" w:eastAsia="zh-CN"/>
          </w:rPr>
          <w:t>的</w:t>
        </w:r>
      </w:ins>
      <w:ins w:id="1141" w:author="1111" w:date="2025-09-03T15:40:21Z">
        <w:r>
          <w:rPr>
            <w:rFonts w:hint="eastAsia" w:ascii="Times New Roman" w:hAnsi="Times New Roman" w:eastAsia="宋体" w:cs="Times New Roman"/>
            <w:szCs w:val="21"/>
            <w:lang w:val="en-US" w:eastAsia="zh-CN"/>
          </w:rPr>
          <w:t>正当性</w:t>
        </w:r>
      </w:ins>
      <w:ins w:id="1142" w:author="1111" w:date="2025-09-03T16:00:10Z">
        <w:r>
          <w:rPr>
            <w:rFonts w:hint="eastAsia" w:ascii="Times New Roman" w:hAnsi="Times New Roman" w:eastAsia="宋体" w:cs="Times New Roman"/>
            <w:szCs w:val="21"/>
            <w:lang w:val="en-US" w:eastAsia="zh-CN"/>
          </w:rPr>
          <w:t>又</w:t>
        </w:r>
      </w:ins>
      <w:ins w:id="1143" w:author="1111" w:date="2025-09-03T16:00:11Z">
        <w:r>
          <w:rPr>
            <w:rFonts w:hint="eastAsia" w:ascii="Times New Roman" w:hAnsi="Times New Roman" w:eastAsia="宋体" w:cs="Times New Roman"/>
            <w:szCs w:val="21"/>
            <w:lang w:val="en-US" w:eastAsia="zh-CN"/>
          </w:rPr>
          <w:t>何在</w:t>
        </w:r>
      </w:ins>
      <w:ins w:id="1144" w:author="1111" w:date="2025-09-03T16:01:41Z">
        <w:r>
          <w:rPr>
            <w:rFonts w:hint="eastAsia" w:ascii="Times New Roman" w:hAnsi="Times New Roman" w:eastAsia="宋体" w:cs="Times New Roman"/>
            <w:szCs w:val="21"/>
            <w:lang w:val="en-US" w:eastAsia="zh-CN"/>
          </w:rPr>
          <w:t>？</w:t>
        </w:r>
      </w:ins>
      <w:ins w:id="1145" w:author="1111" w:date="2025-09-03T16:02:32Z">
        <w:r>
          <w:rPr>
            <w:rFonts w:hint="eastAsia" w:ascii="Times New Roman" w:hAnsi="Times New Roman" w:eastAsia="宋体" w:cs="Times New Roman"/>
            <w:szCs w:val="21"/>
            <w:lang w:val="en-US" w:eastAsia="zh-CN"/>
          </w:rPr>
          <w:t>上述</w:t>
        </w:r>
      </w:ins>
      <w:ins w:id="1146" w:author="1111" w:date="2025-09-03T16:04:19Z">
        <w:r>
          <w:rPr>
            <w:rFonts w:hint="eastAsia" w:ascii="Times New Roman" w:hAnsi="Times New Roman" w:eastAsia="宋体" w:cs="Times New Roman"/>
            <w:szCs w:val="21"/>
            <w:lang w:val="en-US" w:eastAsia="zh-CN"/>
          </w:rPr>
          <w:t>问题</w:t>
        </w:r>
      </w:ins>
      <w:ins w:id="1147" w:author="1111" w:date="2025-09-03T16:02:35Z">
        <w:r>
          <w:rPr>
            <w:rFonts w:hint="eastAsia" w:ascii="Times New Roman" w:hAnsi="Times New Roman" w:eastAsia="宋体" w:cs="Times New Roman"/>
            <w:szCs w:val="21"/>
            <w:lang w:val="en-US" w:eastAsia="zh-CN"/>
          </w:rPr>
          <w:t>的</w:t>
        </w:r>
      </w:ins>
      <w:ins w:id="1148" w:author="1111" w:date="2025-09-03T16:02:38Z">
        <w:r>
          <w:rPr>
            <w:rFonts w:hint="eastAsia" w:ascii="Times New Roman" w:hAnsi="Times New Roman" w:eastAsia="宋体" w:cs="Times New Roman"/>
            <w:szCs w:val="21"/>
            <w:lang w:val="en-US" w:eastAsia="zh-CN"/>
          </w:rPr>
          <w:t>回避</w:t>
        </w:r>
      </w:ins>
      <w:ins w:id="1149" w:author="1111" w:date="2025-09-03T16:02:40Z">
        <w:r>
          <w:rPr>
            <w:rFonts w:hint="eastAsia" w:ascii="Times New Roman" w:hAnsi="Times New Roman" w:eastAsia="宋体" w:cs="Times New Roman"/>
            <w:szCs w:val="21"/>
            <w:lang w:val="en-US" w:eastAsia="zh-CN"/>
          </w:rPr>
          <w:t>使得</w:t>
        </w:r>
      </w:ins>
      <w:ins w:id="1150" w:author="1111" w:date="2025-09-03T16:04:23Z">
        <w:r>
          <w:rPr>
            <w:rFonts w:hint="eastAsia" w:ascii="Times New Roman" w:hAnsi="Times New Roman" w:eastAsia="宋体" w:cs="Times New Roman"/>
            <w:szCs w:val="21"/>
            <w:lang w:val="en-US" w:eastAsia="zh-CN"/>
          </w:rPr>
          <w:t>法院</w:t>
        </w:r>
      </w:ins>
      <w:ins w:id="1151" w:author="1111" w:date="2025-09-03T16:04:25Z">
        <w:r>
          <w:rPr>
            <w:rFonts w:hint="eastAsia" w:ascii="Times New Roman" w:hAnsi="Times New Roman" w:eastAsia="宋体" w:cs="Times New Roman"/>
            <w:szCs w:val="21"/>
            <w:lang w:val="en-US" w:eastAsia="zh-CN"/>
          </w:rPr>
          <w:t>说理</w:t>
        </w:r>
      </w:ins>
      <w:ins w:id="1152" w:author="1111" w:date="2025-09-03T16:04:30Z">
        <w:r>
          <w:rPr>
            <w:rFonts w:hint="eastAsia" w:ascii="Times New Roman" w:hAnsi="Times New Roman" w:eastAsia="宋体" w:cs="Times New Roman"/>
            <w:szCs w:val="21"/>
            <w:lang w:val="en-US" w:eastAsia="zh-CN"/>
          </w:rPr>
          <w:t>浮于表面</w:t>
        </w:r>
      </w:ins>
      <w:ins w:id="1153" w:author="1111" w:date="2025-09-03T16:04:41Z">
        <w:r>
          <w:rPr>
            <w:rFonts w:hint="eastAsia" w:ascii="Times New Roman" w:hAnsi="Times New Roman" w:eastAsia="宋体" w:cs="Times New Roman"/>
            <w:szCs w:val="21"/>
            <w:lang w:val="en-US" w:eastAsia="zh-CN"/>
          </w:rPr>
          <w:t>难以服众</w:t>
        </w:r>
      </w:ins>
      <w:ins w:id="1154" w:author="1111" w:date="2025-09-03T16:03:40Z">
        <w:r>
          <w:rPr>
            <w:rFonts w:hint="eastAsia" w:ascii="Times New Roman" w:hAnsi="Times New Roman" w:eastAsia="宋体" w:cs="Times New Roman"/>
            <w:szCs w:val="21"/>
            <w:lang w:val="en-US" w:eastAsia="zh-CN"/>
          </w:rPr>
          <w:t>。</w:t>
        </w:r>
      </w:ins>
      <w:ins w:id="1155" w:author="1111" w:date="2025-09-03T16:03:41Z">
        <w:r>
          <w:rPr>
            <w:rFonts w:hint="eastAsia" w:ascii="Times New Roman" w:hAnsi="Times New Roman" w:eastAsia="宋体" w:cs="Times New Roman"/>
            <w:szCs w:val="21"/>
            <w:lang w:val="en-US" w:eastAsia="zh-CN"/>
          </w:rPr>
          <w:t>甚至</w:t>
        </w:r>
      </w:ins>
      <w:ins w:id="1156" w:author="1111" w:date="2025-09-03T15:29:47Z">
        <w:r>
          <w:rPr>
            <w:rFonts w:hint="eastAsia" w:ascii="Times New Roman" w:hAnsi="Times New Roman" w:eastAsia="宋体" w:cs="Times New Roman"/>
            <w:szCs w:val="21"/>
            <w:lang w:val="en-US" w:eastAsia="zh-CN"/>
          </w:rPr>
          <w:t>更多的</w:t>
        </w:r>
      </w:ins>
      <w:ins w:id="1157" w:author="1111" w:date="2025-09-03T15:29:48Z">
        <w:r>
          <w:rPr>
            <w:rFonts w:hint="eastAsia" w:ascii="Times New Roman" w:hAnsi="Times New Roman" w:eastAsia="宋体" w:cs="Times New Roman"/>
            <w:szCs w:val="21"/>
            <w:lang w:val="en-US" w:eastAsia="zh-CN"/>
          </w:rPr>
          <w:t>法院</w:t>
        </w:r>
      </w:ins>
      <w:ins w:id="1158" w:author="1111" w:date="2025-09-03T15:29:50Z">
        <w:r>
          <w:rPr>
            <w:rFonts w:hint="eastAsia" w:ascii="Times New Roman" w:hAnsi="Times New Roman" w:eastAsia="宋体" w:cs="Times New Roman"/>
            <w:szCs w:val="21"/>
            <w:lang w:val="en-US" w:eastAsia="zh-CN"/>
          </w:rPr>
          <w:t>也</w:t>
        </w:r>
      </w:ins>
      <w:del w:id="1159" w:author="1111" w:date="2025-09-03T14:30:27Z">
        <w:r>
          <w:rPr>
            <w:rFonts w:hint="eastAsia" w:ascii="Times New Roman" w:hAnsi="Times New Roman" w:eastAsia="宋体" w:cs="Times New Roman"/>
            <w:szCs w:val="21"/>
          </w:rPr>
          <w:delText>往往</w:delText>
        </w:r>
      </w:del>
      <w:r>
        <w:rPr>
          <w:rFonts w:hint="eastAsia" w:ascii="Times New Roman" w:hAnsi="Times New Roman" w:eastAsia="宋体" w:cs="Times New Roman"/>
          <w:szCs w:val="21"/>
        </w:rPr>
        <w:t>只是简单引用公司社会责任条款，并未能阐述公司社会责任具体内涵，也未能结合</w:t>
      </w:r>
      <w:r>
        <w:rPr>
          <w:rFonts w:ascii="Times New Roman" w:hAnsi="Times New Roman" w:eastAsia="宋体" w:cs="Times New Roman"/>
          <w:szCs w:val="21"/>
        </w:rPr>
        <w:t>公司社会责任条款进行实质的价值判断和利益衡量</w:t>
      </w:r>
      <w:r>
        <w:rPr>
          <w:rFonts w:hint="eastAsia" w:ascii="Times New Roman" w:hAnsi="Times New Roman" w:eastAsia="宋体" w:cs="Times New Roman"/>
          <w:szCs w:val="21"/>
        </w:rPr>
        <w:t>，导致裁判说理不明，论证过程生硬，结论说服性不强。首先，裁判者是如何在股东利益与利益相关者及社会利益间做出取舍的？论证说理缺少利益衡量过程细化与公开。其次，未能阐明股东个人权利的行使以及公司组织变动是如何损害利益相关者利益与社会公共利益的？倾斜保护利益相关者利益的正当性不明。最后，在保障公司社会责任实现的前提下如何平衡保护股东利益？公司社会责任的利益平衡机制未能显现。</w:t>
      </w:r>
    </w:p>
    <w:p>
      <w:pPr>
        <w:ind w:firstLine="480"/>
        <w:rPr>
          <w:rFonts w:hint="eastAsia" w:ascii="华文楷体" w:hAnsi="华文楷体" w:eastAsia="华文楷体" w:cs="Times New Roman"/>
          <w:sz w:val="24"/>
        </w:rPr>
      </w:pPr>
      <w:commentRangeStart w:id="4"/>
      <w:r>
        <w:rPr>
          <w:rFonts w:hint="eastAsia" w:ascii="华文楷体" w:hAnsi="华文楷体" w:eastAsia="华文楷体" w:cs="Times New Roman"/>
          <w:sz w:val="24"/>
        </w:rPr>
        <w:t>（三）“行政监管驱动型”组织变动下社会责任条款的运行模式及问题表现</w:t>
      </w:r>
      <w:commentRangeEnd w:id="4"/>
      <w:r>
        <w:rPr>
          <w:rStyle w:val="15"/>
        </w:rPr>
        <w:commentReference w:id="4"/>
      </w:r>
    </w:p>
    <w:p>
      <w:pPr>
        <w:widowControl/>
        <w:ind w:firstLine="482"/>
        <w:jc w:val="left"/>
        <w:rPr>
          <w:del w:id="1160" w:author="1111" w:date="2025-09-03T16:37:15Z"/>
          <w:rFonts w:ascii="Times New Roman" w:hAnsi="Times New Roman" w:eastAsia="宋体" w:cs="Times New Roman"/>
          <w:szCs w:val="21"/>
        </w:rPr>
      </w:pPr>
      <w:r>
        <w:rPr>
          <w:rFonts w:hint="eastAsia" w:ascii="Times New Roman" w:hAnsi="Times New Roman" w:eastAsia="宋体" w:cs="Times New Roman"/>
          <w:szCs w:val="21"/>
        </w:rPr>
        <w:t>“行政监管驱动型”组织变动意指监管机构为避免形成垄断，所采取的强制公司进行组织变动的结构性救济措施，如拆分主体规模过大的公司或叫停可能产生排除限制竞争效果的经营者集中行为等等，公司社会责任的介入方式则体现为经营者集中的国家审查模式。</w:t>
      </w:r>
      <w:r>
        <w:rPr>
          <w:rStyle w:val="16"/>
          <w:rFonts w:hint="eastAsia" w:ascii="Times New Roman" w:hAnsi="Times New Roman" w:eastAsia="宋体" w:cs="Times New Roman"/>
          <w:szCs w:val="21"/>
        </w:rPr>
        <w:footnoteReference w:id="48"/>
      </w:r>
      <w:r>
        <w:rPr>
          <w:rFonts w:hint="eastAsia" w:ascii="Times New Roman" w:hAnsi="Times New Roman" w:eastAsia="宋体" w:cs="Times New Roman"/>
          <w:szCs w:val="21"/>
        </w:rPr>
        <w:t>公司社会责任制度建立的序幕就是从反垄断立法开始的。因企业的大小规模不同，在原生态的竞争环境中势必产生大企业掠夺市场资源排挤中小企业的垄断局面，此时建立反垄断法律制度对这种无序竞争现象进行扼制，就是维护社会利益的一种表现。在反垄断法层面上被法律认可的经济秩序包括竞争秩序本身就是一种社会利益。反垄断法通过规制垄断企业的行为，调整该企业与其他企业在生存发展中的矛盾，解决外部社会利益与特定企业利益之间发生的冲突，以维护竞争秩序和消费者利益，通过国家强制力促使公司承担社会责任。</w:t>
      </w:r>
      <w:r>
        <w:rPr>
          <w:rStyle w:val="16"/>
          <w:rFonts w:hint="eastAsia" w:ascii="Times New Roman" w:hAnsi="Times New Roman" w:eastAsia="宋体" w:cs="Times New Roman"/>
          <w:szCs w:val="21"/>
        </w:rPr>
        <w:footnoteReference w:id="49"/>
      </w:r>
      <w:r>
        <w:rPr>
          <w:rFonts w:hint="eastAsia" w:ascii="Times New Roman" w:hAnsi="Times New Roman" w:eastAsia="宋体" w:cs="Times New Roman"/>
          <w:szCs w:val="21"/>
        </w:rPr>
        <w:t>《中华人民共和国反垄断法》第1条将“维护消费者利益和社会公共利益”作为立法目标。</w:t>
      </w:r>
      <w:del w:id="1161" w:author="1111" w:date="2025-09-03T16:35:52Z">
        <w:r>
          <w:rPr>
            <w:rFonts w:ascii="Times New Roman" w:hAnsi="Times New Roman" w:eastAsia="宋体" w:cs="Times New Roman"/>
            <w:color w:val="231F20"/>
            <w:kern w:val="0"/>
            <w:szCs w:val="21"/>
            <w:lang w:bidi="ar"/>
          </w:rPr>
          <w:delText>2022 年《中华人</w:delText>
        </w:r>
      </w:del>
      <w:del w:id="1162" w:author="1111" w:date="2025-09-03T16:35:52Z">
        <w:r>
          <w:rPr>
            <w:rFonts w:hint="eastAsia" w:ascii="Times New Roman" w:hAnsi="Times New Roman" w:eastAsia="宋体" w:cs="Times New Roman"/>
            <w:color w:val="231F20"/>
            <w:kern w:val="0"/>
            <w:szCs w:val="21"/>
            <w:lang w:bidi="ar"/>
          </w:rPr>
          <w:delText>民共和国反不正当竞争法》</w:delText>
        </w:r>
      </w:del>
      <w:del w:id="1163" w:author="1111" w:date="2025-09-03T16:35:52Z">
        <w:r>
          <w:rPr>
            <w:rFonts w:hint="eastAsia" w:ascii="Times New Roman" w:hAnsi="Times New Roman" w:eastAsia="宋体" w:cs="Times New Roman"/>
            <w:szCs w:val="21"/>
          </w:rPr>
          <w:delText>（修订草案征求意见稿）第1条亦将保护法益从“其他经营者、消费者的合法权益”延伸至“社会公共利益”。</w:delText>
        </w:r>
      </w:del>
      <w:r>
        <w:rPr>
          <w:rFonts w:hint="eastAsia" w:ascii="Times New Roman" w:hAnsi="Times New Roman" w:eastAsia="宋体" w:cs="Times New Roman"/>
          <w:szCs w:val="21"/>
        </w:rPr>
        <w:t>反垄断法的社会本位导向与公司法上社会责任目标高度契合，公司法和反垄断法分别从市场主体内部和外部两个维度对市场经济起着促进、优化的功能。</w:t>
      </w:r>
      <w:r>
        <w:rPr>
          <w:rStyle w:val="16"/>
          <w:rFonts w:hint="eastAsia" w:ascii="Times New Roman" w:hAnsi="Times New Roman" w:eastAsia="宋体" w:cs="Times New Roman"/>
          <w:szCs w:val="21"/>
        </w:rPr>
        <w:footnoteReference w:id="50"/>
      </w:r>
    </w:p>
    <w:p>
      <w:pPr>
        <w:widowControl/>
        <w:ind w:firstLine="482"/>
        <w:jc w:val="left"/>
        <w:rPr>
          <w:rFonts w:ascii="Times New Roman" w:hAnsi="Times New Roman" w:eastAsia="宋体" w:cs="Times New Roman"/>
          <w:color w:val="000000" w:themeColor="text1"/>
          <w:szCs w:val="21"/>
          <w14:textFill>
            <w14:solidFill>
              <w14:schemeClr w14:val="tx1"/>
            </w14:solidFill>
          </w14:textFill>
        </w:rPr>
        <w:pPrChange w:id="1164" w:author="1111" w:date="2025-09-03T16:37:15Z">
          <w:pPr>
            <w:ind w:firstLine="482"/>
          </w:pPr>
        </w:pPrChange>
      </w:pPr>
      <w:r>
        <w:rPr>
          <w:rFonts w:hint="eastAsia" w:ascii="Times New Roman" w:hAnsi="Times New Roman" w:eastAsia="宋体" w:cs="Times New Roman"/>
          <w:szCs w:val="21"/>
        </w:rPr>
        <w:t>具体到经营者集中过程中，经营者集中通过公司合并、取得股权与合同控制等方式实现经营规模的扩大，</w:t>
      </w:r>
      <w:r>
        <w:rPr>
          <w:rStyle w:val="16"/>
          <w:rFonts w:hint="eastAsia" w:ascii="Times New Roman" w:hAnsi="Times New Roman" w:eastAsia="宋体" w:cs="Times New Roman"/>
          <w:szCs w:val="21"/>
        </w:rPr>
        <w:footnoteReference w:id="51"/>
      </w:r>
      <w:r>
        <w:rPr>
          <w:rFonts w:hint="eastAsia" w:ascii="Times New Roman" w:hAnsi="Times New Roman" w:eastAsia="宋体" w:cs="Times New Roman"/>
          <w:szCs w:val="21"/>
        </w:rPr>
        <w:t>但这种集中具有二重效应，一方面能够实现规模经济，降低企业交易成本，提高经济效益，契合股东利益；另一方面当其过度集中取得市场支配地位时，难以避免其为追求利益最大化，提高产品和服务的价格或从事其他限制竞争的活动，危害市场上的自由竞争秩序，损害消费者的福利。在经营者集中背后亦存在股东利益与社会公共利益的冲突局面需要社会责任理论介入调整。占主导地位的公司拥有过多的政治、社会和经济权力，这种权力可以使其不顾他人反对而贯彻自身意志，反垄断法则为</w:t>
      </w:r>
      <w:r>
        <w:rPr>
          <w:rFonts w:hint="eastAsia" w:ascii="Times New Roman" w:hAnsi="Times New Roman" w:eastAsia="宋体" w:cs="Times New Roman"/>
          <w:color w:val="231F20"/>
          <w:kern w:val="0"/>
          <w:szCs w:val="21"/>
          <w:lang w:bidi="ar"/>
        </w:rPr>
        <w:t>其配置更多的社会责任，以此消弭公司权力所带来的不利影响。</w:t>
      </w:r>
      <w:r>
        <w:rPr>
          <w:rStyle w:val="16"/>
          <w:rFonts w:hint="eastAsia" w:ascii="Times New Roman" w:hAnsi="Times New Roman" w:eastAsia="宋体" w:cs="Times New Roman"/>
          <w:color w:val="231F20"/>
          <w:kern w:val="0"/>
          <w:szCs w:val="21"/>
          <w:lang w:bidi="ar"/>
        </w:rPr>
        <w:footnoteReference w:id="52"/>
      </w:r>
      <w:r>
        <w:rPr>
          <w:rFonts w:hint="eastAsia" w:ascii="Times New Roman" w:hAnsi="Times New Roman" w:eastAsia="宋体" w:cs="Times New Roman"/>
          <w:color w:val="000000" w:themeColor="text1"/>
          <w:szCs w:val="21"/>
          <w14:textFill>
            <w14:solidFill>
              <w14:schemeClr w14:val="tx1"/>
            </w14:solidFill>
          </w14:textFill>
        </w:rPr>
        <w:t>欧洲竞争法中的“特殊责任原则”更是明令要求这部分主导公司不仅要考虑自身利润和市场份额的最大化，还要考</w:t>
      </w:r>
      <w:r>
        <w:rPr>
          <w:rFonts w:hint="eastAsia" w:ascii="Times New Roman" w:hAnsi="Times New Roman" w:eastAsia="宋体" w:cs="Times New Roman"/>
          <w:szCs w:val="21"/>
        </w:rPr>
        <w:t>虑自身的行为对市</w:t>
      </w:r>
      <w:r>
        <w:rPr>
          <w:rFonts w:hint="eastAsia" w:ascii="Times New Roman" w:hAnsi="Times New Roman" w:eastAsia="宋体" w:cs="Times New Roman"/>
          <w:color w:val="000000" w:themeColor="text1"/>
          <w:szCs w:val="21"/>
          <w14:textFill>
            <w14:solidFill>
              <w14:schemeClr w14:val="tx1"/>
            </w14:solidFill>
          </w14:textFill>
        </w:rPr>
        <w:t>场的可持续性竞争以及对其他中小企业的影响，以此促进占市场支配地位的企业承担一定的企业社会责任。</w:t>
      </w:r>
      <w:r>
        <w:rPr>
          <w:rStyle w:val="16"/>
          <w:rFonts w:ascii="Times New Roman" w:hAnsi="Times New Roman" w:eastAsia="宋体" w:cs="Times New Roman"/>
          <w:color w:val="000000" w:themeColor="text1"/>
          <w:szCs w:val="21"/>
          <w14:textFill>
            <w14:solidFill>
              <w14:schemeClr w14:val="tx1"/>
            </w14:solidFill>
          </w14:textFill>
        </w:rPr>
        <w:footnoteReference w:id="53"/>
      </w:r>
    </w:p>
    <w:p>
      <w:pPr>
        <w:ind w:firstLine="482"/>
        <w:rPr>
          <w:rFonts w:ascii="Times New Roman" w:hAnsi="Times New Roman" w:eastAsia="宋体" w:cs="Times New Roman"/>
          <w:szCs w:val="21"/>
        </w:rPr>
      </w:pPr>
      <w:ins w:id="1165" w:author="1111" w:date="2025-09-03T16:38:24Z">
        <w:r>
          <w:rPr>
            <w:rFonts w:hint="eastAsia" w:ascii="Times New Roman" w:hAnsi="Times New Roman" w:eastAsia="宋体" w:cs="Times New Roman"/>
            <w:szCs w:val="21"/>
            <w:lang w:val="en-US" w:eastAsia="zh-CN"/>
          </w:rPr>
          <w:t>通过</w:t>
        </w:r>
      </w:ins>
      <w:ins w:id="1166" w:author="1111" w:date="2025-09-03T16:38:48Z">
        <w:r>
          <w:rPr>
            <w:rFonts w:hint="eastAsia" w:ascii="Times New Roman" w:hAnsi="Times New Roman" w:eastAsia="宋体" w:cs="Times New Roman"/>
            <w:szCs w:val="21"/>
            <w:lang w:val="en-US" w:eastAsia="zh-CN"/>
          </w:rPr>
          <w:t>观察</w:t>
        </w:r>
      </w:ins>
      <w:ins w:id="1167" w:author="1111" w:date="2025-09-03T16:39:55Z">
        <w:r>
          <w:rPr>
            <w:rFonts w:hint="eastAsia" w:ascii="Times New Roman" w:hAnsi="Times New Roman" w:eastAsia="宋体" w:cs="Times New Roman"/>
            <w:szCs w:val="21"/>
            <w:lang w:val="en-US" w:eastAsia="zh-CN"/>
          </w:rPr>
          <w:t>经营者</w:t>
        </w:r>
      </w:ins>
      <w:ins w:id="1168" w:author="1111" w:date="2025-09-03T16:39:56Z">
        <w:r>
          <w:rPr>
            <w:rFonts w:hint="eastAsia" w:ascii="Times New Roman" w:hAnsi="Times New Roman" w:eastAsia="宋体" w:cs="Times New Roman"/>
            <w:szCs w:val="21"/>
            <w:lang w:val="en-US" w:eastAsia="zh-CN"/>
          </w:rPr>
          <w:t>集中</w:t>
        </w:r>
      </w:ins>
      <w:ins w:id="1169" w:author="1111" w:date="2025-09-03T16:41:27Z">
        <w:r>
          <w:rPr>
            <w:rFonts w:hint="eastAsia" w:ascii="Times New Roman" w:hAnsi="Times New Roman" w:eastAsia="宋体" w:cs="Times New Roman"/>
            <w:szCs w:val="21"/>
            <w:lang w:val="en-US" w:eastAsia="zh-CN"/>
          </w:rPr>
          <w:t>这一</w:t>
        </w:r>
      </w:ins>
      <w:ins w:id="1170" w:author="1111" w:date="2025-09-03T16:41:28Z">
        <w:r>
          <w:rPr>
            <w:rFonts w:hint="eastAsia" w:ascii="Times New Roman" w:hAnsi="Times New Roman" w:eastAsia="宋体" w:cs="Times New Roman"/>
            <w:szCs w:val="21"/>
            <w:lang w:val="en-US" w:eastAsia="zh-CN"/>
          </w:rPr>
          <w:t>公司</w:t>
        </w:r>
      </w:ins>
      <w:ins w:id="1171" w:author="1111" w:date="2025-09-03T16:41:29Z">
        <w:r>
          <w:rPr>
            <w:rFonts w:hint="eastAsia" w:ascii="Times New Roman" w:hAnsi="Times New Roman" w:eastAsia="宋体" w:cs="Times New Roman"/>
            <w:szCs w:val="21"/>
            <w:lang w:val="en-US" w:eastAsia="zh-CN"/>
          </w:rPr>
          <w:t>组织</w:t>
        </w:r>
      </w:ins>
      <w:ins w:id="1172" w:author="1111" w:date="2025-09-03T16:41:30Z">
        <w:r>
          <w:rPr>
            <w:rFonts w:hint="eastAsia" w:ascii="Times New Roman" w:hAnsi="Times New Roman" w:eastAsia="宋体" w:cs="Times New Roman"/>
            <w:szCs w:val="21"/>
            <w:lang w:val="en-US" w:eastAsia="zh-CN"/>
          </w:rPr>
          <w:t>变动</w:t>
        </w:r>
      </w:ins>
      <w:ins w:id="1173" w:author="1111" w:date="2025-09-03T16:41:32Z">
        <w:r>
          <w:rPr>
            <w:rFonts w:hint="eastAsia" w:ascii="Times New Roman" w:hAnsi="Times New Roman" w:eastAsia="宋体" w:cs="Times New Roman"/>
            <w:szCs w:val="21"/>
            <w:lang w:val="en-US" w:eastAsia="zh-CN"/>
          </w:rPr>
          <w:t>模式</w:t>
        </w:r>
      </w:ins>
      <w:ins w:id="1174" w:author="1111" w:date="2025-09-03T16:40:55Z">
        <w:r>
          <w:rPr>
            <w:rFonts w:hint="eastAsia" w:ascii="Times New Roman" w:hAnsi="Times New Roman" w:eastAsia="宋体" w:cs="Times New Roman"/>
            <w:szCs w:val="21"/>
            <w:lang w:val="en-US" w:eastAsia="zh-CN"/>
          </w:rPr>
          <w:t>下</w:t>
        </w:r>
      </w:ins>
      <w:ins w:id="1175" w:author="1111" w:date="2025-09-03T16:40:59Z">
        <w:r>
          <w:rPr>
            <w:rFonts w:hint="eastAsia" w:ascii="Times New Roman" w:hAnsi="Times New Roman" w:eastAsia="宋体" w:cs="Times New Roman"/>
            <w:szCs w:val="21"/>
            <w:lang w:val="en-US" w:eastAsia="zh-CN"/>
          </w:rPr>
          <w:t>公司</w:t>
        </w:r>
      </w:ins>
      <w:ins w:id="1176" w:author="1111" w:date="2025-09-03T16:41:00Z">
        <w:r>
          <w:rPr>
            <w:rFonts w:hint="eastAsia" w:ascii="Times New Roman" w:hAnsi="Times New Roman" w:eastAsia="宋体" w:cs="Times New Roman"/>
            <w:szCs w:val="21"/>
            <w:lang w:val="en-US" w:eastAsia="zh-CN"/>
          </w:rPr>
          <w:t>社会</w:t>
        </w:r>
      </w:ins>
      <w:ins w:id="1177" w:author="1111" w:date="2025-09-03T16:41:01Z">
        <w:r>
          <w:rPr>
            <w:rFonts w:hint="eastAsia" w:ascii="Times New Roman" w:hAnsi="Times New Roman" w:eastAsia="宋体" w:cs="Times New Roman"/>
            <w:szCs w:val="21"/>
            <w:lang w:val="en-US" w:eastAsia="zh-CN"/>
          </w:rPr>
          <w:t>责任</w:t>
        </w:r>
      </w:ins>
      <w:ins w:id="1178" w:author="1111" w:date="2025-09-03T16:38:48Z">
        <w:r>
          <w:rPr>
            <w:rFonts w:hint="eastAsia" w:ascii="Times New Roman" w:hAnsi="Times New Roman" w:eastAsia="宋体" w:cs="Times New Roman"/>
            <w:szCs w:val="21"/>
            <w:lang w:val="en-US" w:eastAsia="zh-CN"/>
          </w:rPr>
          <w:t>的</w:t>
        </w:r>
      </w:ins>
      <w:ins w:id="1179" w:author="1111" w:date="2025-09-03T16:38:50Z">
        <w:r>
          <w:rPr>
            <w:rFonts w:hint="eastAsia" w:ascii="Times New Roman" w:hAnsi="Times New Roman" w:eastAsia="宋体" w:cs="Times New Roman"/>
            <w:szCs w:val="21"/>
            <w:lang w:val="en-US" w:eastAsia="zh-CN"/>
          </w:rPr>
          <w:t>运行模式，</w:t>
        </w:r>
      </w:ins>
      <w:ins w:id="1180" w:author="1111" w:date="2025-09-03T16:38:53Z">
        <w:r>
          <w:rPr>
            <w:rFonts w:hint="eastAsia" w:ascii="Times New Roman" w:hAnsi="Times New Roman" w:eastAsia="宋体" w:cs="Times New Roman"/>
            <w:szCs w:val="21"/>
            <w:lang w:val="en-US" w:eastAsia="zh-CN"/>
          </w:rPr>
          <w:t>可以发现</w:t>
        </w:r>
      </w:ins>
      <w:ins w:id="1181" w:author="1111" w:date="2025-09-03T16:43:51Z">
        <w:r>
          <w:rPr>
            <w:rFonts w:hint="eastAsia" w:ascii="Times New Roman" w:hAnsi="Times New Roman" w:eastAsia="宋体" w:cs="Times New Roman"/>
            <w:szCs w:val="21"/>
            <w:lang w:val="en-US" w:eastAsia="zh-CN"/>
          </w:rPr>
          <w:t>公司</w:t>
        </w:r>
      </w:ins>
      <w:ins w:id="1182" w:author="1111" w:date="2025-09-03T16:43:52Z">
        <w:r>
          <w:rPr>
            <w:rFonts w:hint="eastAsia" w:ascii="Times New Roman" w:hAnsi="Times New Roman" w:eastAsia="宋体" w:cs="Times New Roman"/>
            <w:szCs w:val="21"/>
            <w:lang w:val="en-US" w:eastAsia="zh-CN"/>
          </w:rPr>
          <w:t>所</w:t>
        </w:r>
      </w:ins>
      <w:ins w:id="1183" w:author="1111" w:date="2025-09-03T16:43:53Z">
        <w:r>
          <w:rPr>
            <w:rFonts w:hint="eastAsia" w:ascii="Times New Roman" w:hAnsi="Times New Roman" w:eastAsia="宋体" w:cs="Times New Roman"/>
            <w:szCs w:val="21"/>
            <w:lang w:val="en-US" w:eastAsia="zh-CN"/>
          </w:rPr>
          <w:t>承担的</w:t>
        </w:r>
      </w:ins>
      <w:del w:id="1184" w:author="1111" w:date="2025-09-03T16:41:41Z">
        <w:r>
          <w:rPr>
            <w:rFonts w:hint="eastAsia" w:ascii="Times New Roman" w:hAnsi="Times New Roman" w:eastAsia="宋体" w:cs="Times New Roman"/>
            <w:szCs w:val="21"/>
          </w:rPr>
          <w:delText>公司</w:delText>
        </w:r>
      </w:del>
      <w:r>
        <w:rPr>
          <w:rFonts w:hint="eastAsia" w:ascii="Times New Roman" w:hAnsi="Times New Roman" w:eastAsia="宋体" w:cs="Times New Roman"/>
          <w:szCs w:val="21"/>
        </w:rPr>
        <w:t>社会责任</w:t>
      </w:r>
      <w:ins w:id="1185" w:author="1111" w:date="2025-09-03T16:42:19Z">
        <w:r>
          <w:rPr>
            <w:rFonts w:hint="eastAsia" w:ascii="Times New Roman" w:hAnsi="Times New Roman" w:eastAsia="宋体" w:cs="Times New Roman"/>
            <w:szCs w:val="21"/>
            <w:lang w:val="en-US" w:eastAsia="zh-CN"/>
          </w:rPr>
          <w:t>影响了</w:t>
        </w:r>
      </w:ins>
      <w:ins w:id="1186" w:author="1111" w:date="2025-09-03T16:42:25Z">
        <w:r>
          <w:rPr>
            <w:rFonts w:hint="eastAsia" w:ascii="Times New Roman" w:hAnsi="Times New Roman" w:eastAsia="宋体" w:cs="Times New Roman"/>
            <w:szCs w:val="21"/>
            <w:lang w:val="en-US" w:eastAsia="zh-CN"/>
          </w:rPr>
          <w:t>行政</w:t>
        </w:r>
      </w:ins>
      <w:ins w:id="1187" w:author="1111" w:date="2025-09-03T16:42:26Z">
        <w:r>
          <w:rPr>
            <w:rFonts w:hint="eastAsia" w:ascii="Times New Roman" w:hAnsi="Times New Roman" w:eastAsia="宋体" w:cs="Times New Roman"/>
            <w:szCs w:val="21"/>
            <w:lang w:val="en-US" w:eastAsia="zh-CN"/>
          </w:rPr>
          <w:t>机关的</w:t>
        </w:r>
      </w:ins>
      <w:ins w:id="1188" w:author="1111" w:date="2025-09-03T16:42:28Z">
        <w:r>
          <w:rPr>
            <w:rFonts w:hint="eastAsia" w:ascii="Times New Roman" w:hAnsi="Times New Roman" w:eastAsia="宋体" w:cs="Times New Roman"/>
            <w:szCs w:val="21"/>
            <w:lang w:val="en-US" w:eastAsia="zh-CN"/>
          </w:rPr>
          <w:t>经营者</w:t>
        </w:r>
      </w:ins>
      <w:ins w:id="1189" w:author="1111" w:date="2025-09-03T16:42:30Z">
        <w:r>
          <w:rPr>
            <w:rFonts w:hint="eastAsia" w:ascii="Times New Roman" w:hAnsi="Times New Roman" w:eastAsia="宋体" w:cs="Times New Roman"/>
            <w:szCs w:val="21"/>
            <w:lang w:val="en-US" w:eastAsia="zh-CN"/>
          </w:rPr>
          <w:t>集中</w:t>
        </w:r>
      </w:ins>
      <w:ins w:id="1190" w:author="1111" w:date="2025-09-03T16:42:34Z">
        <w:r>
          <w:rPr>
            <w:rFonts w:hint="eastAsia" w:ascii="Times New Roman" w:hAnsi="Times New Roman" w:eastAsia="宋体" w:cs="Times New Roman"/>
            <w:szCs w:val="21"/>
            <w:lang w:val="en-US" w:eastAsia="zh-CN"/>
          </w:rPr>
          <w:t>审查</w:t>
        </w:r>
      </w:ins>
      <w:ins w:id="1191" w:author="1111" w:date="2025-09-03T16:42:37Z">
        <w:r>
          <w:rPr>
            <w:rFonts w:hint="eastAsia" w:ascii="Times New Roman" w:hAnsi="Times New Roman" w:eastAsia="宋体" w:cs="Times New Roman"/>
            <w:szCs w:val="21"/>
            <w:lang w:val="en-US" w:eastAsia="zh-CN"/>
          </w:rPr>
          <w:t>结果</w:t>
        </w:r>
      </w:ins>
      <w:del w:id="1192" w:author="1111" w:date="2025-09-03T16:42:16Z">
        <w:r>
          <w:rPr>
            <w:rFonts w:hint="eastAsia" w:ascii="Times New Roman" w:hAnsi="Times New Roman" w:eastAsia="宋体" w:cs="Times New Roman"/>
            <w:szCs w:val="21"/>
          </w:rPr>
          <w:delText>通过作用于审查过程介入经营者集中</w:delText>
        </w:r>
      </w:del>
      <w:del w:id="1193" w:author="1111" w:date="2025-09-03T16:40:40Z">
        <w:r>
          <w:rPr>
            <w:rFonts w:hint="eastAsia" w:ascii="Times New Roman" w:hAnsi="Times New Roman" w:eastAsia="宋体" w:cs="Times New Roman"/>
            <w:szCs w:val="21"/>
          </w:rPr>
          <w:delText>审查</w:delText>
        </w:r>
      </w:del>
      <w:del w:id="1194" w:author="1111" w:date="2025-09-03T16:40:42Z">
        <w:r>
          <w:rPr>
            <w:rFonts w:hint="eastAsia" w:ascii="Times New Roman" w:hAnsi="Times New Roman" w:eastAsia="宋体" w:cs="Times New Roman"/>
            <w:szCs w:val="21"/>
          </w:rPr>
          <w:delText>中</w:delText>
        </w:r>
      </w:del>
      <w:r>
        <w:rPr>
          <w:rFonts w:hint="eastAsia" w:ascii="Times New Roman" w:hAnsi="Times New Roman" w:eastAsia="宋体" w:cs="Times New Roman"/>
          <w:szCs w:val="21"/>
        </w:rPr>
        <w:t>。首先，在经营者集中审查中将合并行为的社会影响作为考量因素实现公司社会责任的承担。如在虎牙斗鱼合并案中，国家市场监管总局指出，“虎牙与斗鱼合并将使腾讯单独控制合并后实体，进一步强化腾讯在游戏直播市场的支配地位，腾讯将有能力和动机在上下游市场实施闭环管理和双向纵向封锁，具有或者可能具有排除、限制竞争效果，不利于市场公平竞争、可能减损消费者利益，也不利于网络游戏和游戏直播市场规范健康持续发展，据此作出禁止集中的决定”。</w:t>
      </w:r>
      <w:r>
        <w:rPr>
          <w:rStyle w:val="16"/>
          <w:rFonts w:hint="eastAsia" w:ascii="Times New Roman" w:hAnsi="Times New Roman" w:eastAsia="宋体" w:cs="Times New Roman"/>
          <w:szCs w:val="21"/>
        </w:rPr>
        <w:footnoteReference w:id="54"/>
      </w:r>
      <w:r>
        <w:rPr>
          <w:rFonts w:hint="eastAsia" w:ascii="Times New Roman" w:hAnsi="Times New Roman" w:eastAsia="宋体" w:cs="Times New Roman"/>
          <w:szCs w:val="21"/>
        </w:rPr>
        <w:t>面对禁止经营者集中的行政决定，腾讯集团亦回应称“公司将认真遵守审查决定，积极配合监管要求，依法合规经营，切实履行社会责任”。在可口可乐公司并购汇源公司一案中，商务部也同样考虑到了经营者集中对于消费者合法权益的影响，认为“集中完成后可口可乐公司有能力将其在碳酸软饮料市场上的支配地位传导到果汁饮料市场，对现有果汁饮料企业产生排除、限制竞争效果，进而损害饮料消费者的合法权益”</w:t>
      </w:r>
      <w:r>
        <w:rPr>
          <w:rStyle w:val="16"/>
          <w:rFonts w:hint="eastAsia" w:ascii="Times New Roman" w:hAnsi="Times New Roman" w:eastAsia="宋体" w:cs="Times New Roman"/>
          <w:szCs w:val="21"/>
        </w:rPr>
        <w:footnoteReference w:id="55"/>
      </w:r>
      <w:r>
        <w:rPr>
          <w:rFonts w:hint="eastAsia" w:ascii="Times New Roman" w:hAnsi="Times New Roman" w:eastAsia="宋体" w:cs="Times New Roman"/>
          <w:szCs w:val="21"/>
        </w:rPr>
        <w:t>。可见反垄断行政监管部门均会从上下游企业、消费者等利益相关者利益层面分析经营者集中对相关市场可能产生的不利影响。《经营者集中审查规定》第31条亦规定，审查经营者集中时应当考虑的因素包括“经营者集中对消费者和其他有关经营者的影响”以及“经营者集中对国民经济发展的影响”。</w:t>
      </w:r>
      <w:r>
        <w:rPr>
          <w:rFonts w:ascii="Times New Roman" w:hAnsi="Times New Roman" w:eastAsia="宋体" w:cs="Times New Roman"/>
          <w:szCs w:val="21"/>
        </w:rPr>
        <w:t>此次反垄断法修订进一步明确了经营者集中审查的保障和改善民生职能，着重要求加强对国计民生领域经营者集中的审查</w:t>
      </w:r>
      <w:r>
        <w:rPr>
          <w:rFonts w:hint="eastAsia" w:ascii="Times New Roman" w:hAnsi="Times New Roman" w:eastAsia="宋体" w:cs="Times New Roman"/>
          <w:szCs w:val="21"/>
        </w:rPr>
        <w:t>。</w:t>
      </w:r>
      <w:r>
        <w:rPr>
          <w:rStyle w:val="16"/>
          <w:rFonts w:hint="eastAsia" w:ascii="Times New Roman" w:hAnsi="Times New Roman" w:eastAsia="宋体" w:cs="Times New Roman"/>
          <w:szCs w:val="21"/>
        </w:rPr>
        <w:footnoteReference w:id="56"/>
      </w:r>
    </w:p>
    <w:p>
      <w:pPr>
        <w:ind w:firstLine="482"/>
        <w:rPr>
          <w:rFonts w:ascii="Times New Roman" w:hAnsi="Times New Roman" w:eastAsia="宋体" w:cs="Times New Roman"/>
          <w:szCs w:val="21"/>
        </w:rPr>
      </w:pPr>
      <w:r>
        <w:rPr>
          <w:rFonts w:hint="eastAsia" w:ascii="Times New Roman" w:hAnsi="Times New Roman" w:eastAsia="宋体" w:cs="Times New Roman"/>
          <w:szCs w:val="21"/>
        </w:rPr>
        <w:t>其次，国家行政强制力通过干预公司组织变动的方式促使公司承担社会责任。反垄断法基于社会本位，从保护消费者整体利益、确保市场公平竞争秩序的维度出发，通过行政强制力使社会责任产生对抗公司组织变动的效力，针对集中后可能产生排除、限制竞争效果的作出禁止集中或是附条件批准。背后实质是利益衡量的最终结果，在公司面临所承担的维持市场竞争秩序以及维护消费者利益的社会责任与公司经济效益目标冲突时，立法者要求其优先保护外部利益。经营者集中会影响市场上诸多利益相关者，一旦完成集中再采取措施干预将则难以使市场竞争回复至原初状态，因此反垄断法通过经营者审查的模式提前介入，避免市场支配地位的形成以及滥用。实质上，立法者就是考量到</w:t>
      </w:r>
      <w:r>
        <w:rPr>
          <w:rFonts w:ascii="Times New Roman" w:hAnsi="Times New Roman" w:eastAsia="宋体" w:cs="Times New Roman"/>
          <w:color w:val="000000"/>
          <w:kern w:val="0"/>
          <w:szCs w:val="21"/>
          <w:lang w:bidi="ar"/>
        </w:rPr>
        <w:t>公司在保护广大消费者利益和</w:t>
      </w:r>
      <w:r>
        <w:rPr>
          <w:rFonts w:hint="eastAsia" w:ascii="Times New Roman" w:hAnsi="Times New Roman" w:eastAsia="宋体" w:cs="Times New Roman"/>
          <w:color w:val="000000"/>
          <w:kern w:val="0"/>
          <w:szCs w:val="21"/>
          <w:lang w:bidi="ar"/>
        </w:rPr>
        <w:t>市场正常竞争秩序这一</w:t>
      </w:r>
      <w:r>
        <w:rPr>
          <w:rFonts w:ascii="Times New Roman" w:hAnsi="Times New Roman" w:eastAsia="宋体" w:cs="Times New Roman"/>
          <w:color w:val="000000"/>
          <w:kern w:val="0"/>
          <w:szCs w:val="21"/>
          <w:lang w:bidi="ar"/>
        </w:rPr>
        <w:t>社会公共利益上</w:t>
      </w:r>
      <w:r>
        <w:rPr>
          <w:rFonts w:hint="eastAsia" w:ascii="Times New Roman" w:hAnsi="Times New Roman" w:eastAsia="宋体" w:cs="Times New Roman"/>
          <w:color w:val="000000"/>
          <w:kern w:val="0"/>
          <w:szCs w:val="21"/>
          <w:lang w:bidi="ar"/>
        </w:rPr>
        <w:t>所承担的社会责任</w:t>
      </w:r>
      <w:r>
        <w:rPr>
          <w:rFonts w:hint="eastAsia" w:ascii="Times New Roman" w:hAnsi="Times New Roman" w:eastAsia="宋体" w:cs="Times New Roman"/>
          <w:szCs w:val="21"/>
        </w:rPr>
        <w:t>，才通过经营者集中审查为企业规模扩大划定合理的限度。</w:t>
      </w:r>
    </w:p>
    <w:p>
      <w:pPr>
        <w:ind w:firstLine="482"/>
        <w:rPr>
          <w:rFonts w:ascii="Times New Roman" w:hAnsi="Times New Roman" w:eastAsia="宋体" w:cs="Times New Roman"/>
          <w:szCs w:val="21"/>
        </w:rPr>
      </w:pPr>
      <w:r>
        <w:rPr>
          <w:rFonts w:hint="eastAsia" w:ascii="Times New Roman" w:hAnsi="Times New Roman" w:eastAsia="宋体" w:cs="Times New Roman"/>
          <w:szCs w:val="21"/>
        </w:rPr>
        <w:t>最后，禁止经营者集中的豁免规定更是彰显公司社会责任理念。</w:t>
      </w:r>
      <w:r>
        <w:rPr>
          <w:rFonts w:ascii="Times New Roman" w:hAnsi="Times New Roman" w:eastAsia="宋体" w:cs="Times New Roman"/>
          <w:szCs w:val="21"/>
        </w:rPr>
        <w:t>依《反垄断法》第 34 条规定，在符合社会公共利益的情况下，具有或者可能具有排除、限制竞争效果的经营者集中将不被禁止</w:t>
      </w:r>
      <w:r>
        <w:rPr>
          <w:rFonts w:hint="eastAsia" w:ascii="Times New Roman" w:hAnsi="Times New Roman" w:eastAsia="宋体" w:cs="Times New Roman"/>
          <w:szCs w:val="21"/>
        </w:rPr>
        <w:t>。这一规定的原理在于，如果一项集中带来了比经济效率更为重要的社会层面的价值，则可予以豁免。</w:t>
      </w:r>
      <w:r>
        <w:rPr>
          <w:rStyle w:val="16"/>
          <w:rFonts w:hint="eastAsia" w:ascii="Times New Roman" w:hAnsi="Times New Roman" w:eastAsia="宋体" w:cs="Times New Roman"/>
          <w:szCs w:val="21"/>
        </w:rPr>
        <w:footnoteReference w:id="57"/>
      </w:r>
      <w:r>
        <w:rPr>
          <w:rFonts w:hint="eastAsia" w:ascii="Times New Roman" w:hAnsi="Times New Roman" w:eastAsia="宋体" w:cs="Times New Roman"/>
          <w:szCs w:val="21"/>
        </w:rPr>
        <w:t>不只是我国，域外国家如德国、法国和西班牙均允许当事人以公共利益为由，针对禁止集中的决定向反垄断主管部门申请特许。</w:t>
      </w:r>
      <w:r>
        <w:rPr>
          <w:rStyle w:val="16"/>
          <w:rFonts w:hint="eastAsia" w:ascii="Times New Roman" w:hAnsi="Times New Roman" w:eastAsia="宋体" w:cs="Times New Roman"/>
          <w:szCs w:val="21"/>
        </w:rPr>
        <w:footnoteReference w:id="58"/>
      </w:r>
      <w:r>
        <w:rPr>
          <w:rFonts w:hint="eastAsia" w:ascii="Times New Roman" w:hAnsi="Times New Roman" w:eastAsia="宋体" w:cs="Times New Roman"/>
          <w:szCs w:val="21"/>
        </w:rPr>
        <w:t>反垄断法通过引入特定行业或社会需求，并将其作为审查相关行为的考虑因素来实现公司的社会责任，</w:t>
      </w:r>
      <w:r>
        <w:rPr>
          <w:rStyle w:val="16"/>
          <w:rFonts w:hint="eastAsia" w:ascii="Times New Roman" w:hAnsi="Times New Roman" w:eastAsia="宋体" w:cs="Times New Roman"/>
          <w:szCs w:val="21"/>
        </w:rPr>
        <w:footnoteReference w:id="59"/>
      </w:r>
      <w:r>
        <w:rPr>
          <w:rFonts w:hint="eastAsia" w:ascii="Times New Roman" w:hAnsi="Times New Roman" w:eastAsia="宋体" w:cs="Times New Roman"/>
          <w:szCs w:val="21"/>
        </w:rPr>
        <w:t>在某些行业中公司的规模效应不仅不会对竞争秩序产生影响，还更有利于公司社会价值的实现。比如南北车合并，将有利于进一步优化资源配置，提升核心技术研发水平，规避过度竞争，这就是一个典型的有利于社会公共利益的合并。从这点来看，对经营者集中限制与否的判断要义还是在于合并是否会对社会公共利益产生影响。</w:t>
      </w:r>
    </w:p>
    <w:p>
      <w:pPr>
        <w:widowControl/>
        <w:ind w:firstLine="482"/>
        <w:jc w:val="left"/>
        <w:rPr>
          <w:rFonts w:ascii="Times New Roman" w:hAnsi="Times New Roman" w:eastAsia="宋体" w:cs="Times New Roman"/>
          <w:color w:val="000000" w:themeColor="text1"/>
          <w:szCs w:val="21"/>
          <w14:textFill>
            <w14:solidFill>
              <w14:schemeClr w14:val="tx1"/>
            </w14:solidFill>
          </w14:textFill>
        </w:rPr>
      </w:pPr>
      <w:ins w:id="1195" w:author="1111" w:date="2025-09-03T16:46:31Z">
        <w:r>
          <w:rPr>
            <w:rFonts w:hint="eastAsia" w:ascii="Times New Roman" w:hAnsi="Times New Roman" w:eastAsia="宋体" w:cs="Times New Roman"/>
            <w:color w:val="000000" w:themeColor="text1"/>
            <w:szCs w:val="21"/>
            <w:lang w:val="en-US" w:eastAsia="zh-CN"/>
            <w14:textFill>
              <w14:solidFill>
                <w14:schemeClr w14:val="tx1"/>
              </w14:solidFill>
            </w14:textFill>
          </w:rPr>
          <w:t>虽然</w:t>
        </w:r>
      </w:ins>
      <w:ins w:id="1196" w:author="1111" w:date="2025-09-03T16:48:29Z">
        <w:r>
          <w:rPr>
            <w:rFonts w:hint="eastAsia" w:ascii="Times New Roman" w:hAnsi="Times New Roman" w:eastAsia="宋体" w:cs="Times New Roman"/>
            <w:color w:val="000000" w:themeColor="text1"/>
            <w:szCs w:val="21"/>
            <w:lang w:val="en-US" w:eastAsia="zh-CN"/>
            <w14:textFill>
              <w14:solidFill>
                <w14:schemeClr w14:val="tx1"/>
              </w14:solidFill>
            </w14:textFill>
          </w:rPr>
          <w:t>经营者</w:t>
        </w:r>
      </w:ins>
      <w:ins w:id="1197" w:author="1111" w:date="2025-09-03T16:48:30Z">
        <w:r>
          <w:rPr>
            <w:rFonts w:hint="eastAsia" w:ascii="Times New Roman" w:hAnsi="Times New Roman" w:eastAsia="宋体" w:cs="Times New Roman"/>
            <w:color w:val="000000" w:themeColor="text1"/>
            <w:szCs w:val="21"/>
            <w:lang w:val="en-US" w:eastAsia="zh-CN"/>
            <w14:textFill>
              <w14:solidFill>
                <w14:schemeClr w14:val="tx1"/>
              </w14:solidFill>
            </w14:textFill>
          </w:rPr>
          <w:t>集中</w:t>
        </w:r>
      </w:ins>
      <w:ins w:id="1198" w:author="1111" w:date="2025-09-03T16:48:34Z">
        <w:r>
          <w:rPr>
            <w:rFonts w:hint="eastAsia" w:ascii="Times New Roman" w:hAnsi="Times New Roman" w:eastAsia="宋体" w:cs="Times New Roman"/>
            <w:color w:val="000000" w:themeColor="text1"/>
            <w:szCs w:val="21"/>
            <w:lang w:val="en-US" w:eastAsia="zh-CN"/>
            <w14:textFill>
              <w14:solidFill>
                <w14:schemeClr w14:val="tx1"/>
              </w14:solidFill>
            </w14:textFill>
          </w:rPr>
          <w:t>审查</w:t>
        </w:r>
      </w:ins>
      <w:ins w:id="1199" w:author="1111" w:date="2025-09-03T16:48:31Z">
        <w:r>
          <w:rPr>
            <w:rFonts w:hint="eastAsia" w:ascii="Times New Roman" w:hAnsi="Times New Roman" w:eastAsia="宋体" w:cs="Times New Roman"/>
            <w:color w:val="000000" w:themeColor="text1"/>
            <w:szCs w:val="21"/>
            <w:lang w:val="en-US" w:eastAsia="zh-CN"/>
            <w14:textFill>
              <w14:solidFill>
                <w14:schemeClr w14:val="tx1"/>
              </w14:solidFill>
            </w14:textFill>
          </w:rPr>
          <w:t>的</w:t>
        </w:r>
      </w:ins>
      <w:ins w:id="1200" w:author="1111" w:date="2025-09-03T16:46:33Z">
        <w:r>
          <w:rPr>
            <w:rFonts w:hint="eastAsia" w:ascii="Times New Roman" w:hAnsi="Times New Roman" w:eastAsia="宋体" w:cs="Times New Roman"/>
            <w:color w:val="000000" w:themeColor="text1"/>
            <w:szCs w:val="21"/>
            <w:lang w:val="en-US" w:eastAsia="zh-CN"/>
            <w14:textFill>
              <w14:solidFill>
                <w14:schemeClr w14:val="tx1"/>
              </w14:solidFill>
            </w14:textFill>
          </w:rPr>
          <w:t>行政</w:t>
        </w:r>
      </w:ins>
      <w:ins w:id="1201" w:author="1111" w:date="2025-09-03T16:46:34Z">
        <w:r>
          <w:rPr>
            <w:rFonts w:hint="eastAsia" w:ascii="Times New Roman" w:hAnsi="Times New Roman" w:eastAsia="宋体" w:cs="Times New Roman"/>
            <w:color w:val="000000" w:themeColor="text1"/>
            <w:szCs w:val="21"/>
            <w:lang w:val="en-US" w:eastAsia="zh-CN"/>
            <w14:textFill>
              <w14:solidFill>
                <w14:schemeClr w14:val="tx1"/>
              </w14:solidFill>
            </w14:textFill>
          </w:rPr>
          <w:t>执法</w:t>
        </w:r>
      </w:ins>
      <w:ins w:id="1202" w:author="1111" w:date="2025-09-03T16:46:35Z">
        <w:r>
          <w:rPr>
            <w:rFonts w:hint="eastAsia" w:ascii="Times New Roman" w:hAnsi="Times New Roman" w:eastAsia="宋体" w:cs="Times New Roman"/>
            <w:color w:val="000000" w:themeColor="text1"/>
            <w:szCs w:val="21"/>
            <w:lang w:val="en-US" w:eastAsia="zh-CN"/>
            <w14:textFill>
              <w14:solidFill>
                <w14:schemeClr w14:val="tx1"/>
              </w14:solidFill>
            </w14:textFill>
          </w:rPr>
          <w:t>实践中</w:t>
        </w:r>
      </w:ins>
      <w:ins w:id="1203" w:author="1111" w:date="2025-09-03T16:46:38Z">
        <w:r>
          <w:rPr>
            <w:rFonts w:hint="eastAsia" w:ascii="Times New Roman" w:hAnsi="Times New Roman" w:eastAsia="宋体" w:cs="Times New Roman"/>
            <w:color w:val="000000" w:themeColor="text1"/>
            <w:szCs w:val="21"/>
            <w:lang w:val="en-US" w:eastAsia="zh-CN"/>
            <w14:textFill>
              <w14:solidFill>
                <w14:schemeClr w14:val="tx1"/>
              </w14:solidFill>
            </w14:textFill>
          </w:rPr>
          <w:t>已然</w:t>
        </w:r>
      </w:ins>
      <w:ins w:id="1204" w:author="1111" w:date="2025-09-03T16:46:40Z">
        <w:r>
          <w:rPr>
            <w:rFonts w:hint="eastAsia" w:ascii="Times New Roman" w:hAnsi="Times New Roman" w:eastAsia="宋体" w:cs="Times New Roman"/>
            <w:color w:val="000000" w:themeColor="text1"/>
            <w:szCs w:val="21"/>
            <w:lang w:val="en-US" w:eastAsia="zh-CN"/>
            <w14:textFill>
              <w14:solidFill>
                <w14:schemeClr w14:val="tx1"/>
              </w14:solidFill>
            </w14:textFill>
          </w:rPr>
          <w:t>体现</w:t>
        </w:r>
      </w:ins>
      <w:ins w:id="1205" w:author="1111" w:date="2025-09-03T16:50:11Z">
        <w:r>
          <w:rPr>
            <w:rFonts w:hint="eastAsia" w:ascii="Times New Roman" w:hAnsi="Times New Roman" w:eastAsia="宋体" w:cs="Times New Roman"/>
            <w:color w:val="000000" w:themeColor="text1"/>
            <w:szCs w:val="21"/>
            <w:lang w:val="en-US" w:eastAsia="zh-CN"/>
            <w14:textFill>
              <w14:solidFill>
                <w14:schemeClr w14:val="tx1"/>
              </w14:solidFill>
            </w14:textFill>
          </w:rPr>
          <w:t>了</w:t>
        </w:r>
      </w:ins>
      <w:ins w:id="1206" w:author="1111" w:date="2025-09-03T16:49:48Z">
        <w:r>
          <w:rPr>
            <w:rFonts w:hint="eastAsia" w:ascii="Times New Roman" w:hAnsi="Times New Roman" w:eastAsia="宋体" w:cs="Times New Roman"/>
            <w:color w:val="000000" w:themeColor="text1"/>
            <w:szCs w:val="21"/>
            <w:lang w:val="en-US" w:eastAsia="zh-CN"/>
            <w14:textFill>
              <w14:solidFill>
                <w14:schemeClr w14:val="tx1"/>
              </w14:solidFill>
            </w14:textFill>
          </w:rPr>
          <w:t>对</w:t>
        </w:r>
      </w:ins>
      <w:ins w:id="1207" w:author="1111" w:date="2025-09-03T16:49:49Z">
        <w:r>
          <w:rPr>
            <w:rFonts w:hint="eastAsia" w:ascii="Times New Roman" w:hAnsi="Times New Roman" w:eastAsia="宋体" w:cs="Times New Roman"/>
            <w:color w:val="000000" w:themeColor="text1"/>
            <w:szCs w:val="21"/>
            <w:lang w:val="en-US" w:eastAsia="zh-CN"/>
            <w14:textFill>
              <w14:solidFill>
                <w14:schemeClr w14:val="tx1"/>
              </w14:solidFill>
            </w14:textFill>
          </w:rPr>
          <w:t>公司</w:t>
        </w:r>
      </w:ins>
      <w:ins w:id="1208" w:author="1111" w:date="2025-09-03T16:49:50Z">
        <w:r>
          <w:rPr>
            <w:rFonts w:hint="eastAsia" w:ascii="Times New Roman" w:hAnsi="Times New Roman" w:eastAsia="宋体" w:cs="Times New Roman"/>
            <w:color w:val="000000" w:themeColor="text1"/>
            <w:szCs w:val="21"/>
            <w:lang w:val="en-US" w:eastAsia="zh-CN"/>
            <w14:textFill>
              <w14:solidFill>
                <w14:schemeClr w14:val="tx1"/>
              </w14:solidFill>
            </w14:textFill>
          </w:rPr>
          <w:t>所</w:t>
        </w:r>
      </w:ins>
      <w:ins w:id="1209" w:author="1111" w:date="2025-09-03T16:49:51Z">
        <w:r>
          <w:rPr>
            <w:rFonts w:hint="eastAsia" w:ascii="Times New Roman" w:hAnsi="Times New Roman" w:eastAsia="宋体" w:cs="Times New Roman"/>
            <w:color w:val="000000" w:themeColor="text1"/>
            <w:szCs w:val="21"/>
            <w:lang w:val="en-US" w:eastAsia="zh-CN"/>
            <w14:textFill>
              <w14:solidFill>
                <w14:schemeClr w14:val="tx1"/>
              </w14:solidFill>
            </w14:textFill>
          </w:rPr>
          <w:t>承担</w:t>
        </w:r>
      </w:ins>
      <w:ins w:id="1210" w:author="1111" w:date="2025-09-03T16:49:52Z">
        <w:r>
          <w:rPr>
            <w:rFonts w:hint="eastAsia" w:ascii="Times New Roman" w:hAnsi="Times New Roman" w:eastAsia="宋体" w:cs="Times New Roman"/>
            <w:color w:val="000000" w:themeColor="text1"/>
            <w:szCs w:val="21"/>
            <w:lang w:val="en-US" w:eastAsia="zh-CN"/>
            <w14:textFill>
              <w14:solidFill>
                <w14:schemeClr w14:val="tx1"/>
              </w14:solidFill>
            </w14:textFill>
          </w:rPr>
          <w:t>的</w:t>
        </w:r>
      </w:ins>
      <w:ins w:id="1211" w:author="1111" w:date="2025-09-03T16:48:22Z">
        <w:r>
          <w:rPr>
            <w:rFonts w:hint="eastAsia" w:ascii="Times New Roman" w:hAnsi="Times New Roman" w:eastAsia="宋体" w:cs="Times New Roman"/>
            <w:color w:val="000000" w:themeColor="text1"/>
            <w:szCs w:val="21"/>
            <w:lang w:val="en-US" w:eastAsia="zh-CN"/>
            <w14:textFill>
              <w14:solidFill>
                <w14:schemeClr w14:val="tx1"/>
              </w14:solidFill>
            </w14:textFill>
          </w:rPr>
          <w:t>社会</w:t>
        </w:r>
      </w:ins>
      <w:ins w:id="1212" w:author="1111" w:date="2025-09-03T16:48:23Z">
        <w:r>
          <w:rPr>
            <w:rFonts w:hint="eastAsia" w:ascii="Times New Roman" w:hAnsi="Times New Roman" w:eastAsia="宋体" w:cs="Times New Roman"/>
            <w:color w:val="000000" w:themeColor="text1"/>
            <w:szCs w:val="21"/>
            <w:lang w:val="en-US" w:eastAsia="zh-CN"/>
            <w14:textFill>
              <w14:solidFill>
                <w14:schemeClr w14:val="tx1"/>
              </w14:solidFill>
            </w14:textFill>
          </w:rPr>
          <w:t>责任</w:t>
        </w:r>
      </w:ins>
      <w:ins w:id="1213" w:author="1111" w:date="2025-09-03T16:50:18Z">
        <w:r>
          <w:rPr>
            <w:rFonts w:hint="eastAsia" w:ascii="Times New Roman" w:hAnsi="Times New Roman" w:eastAsia="宋体" w:cs="Times New Roman"/>
            <w:color w:val="000000" w:themeColor="text1"/>
            <w:szCs w:val="21"/>
            <w:lang w:val="en-US" w:eastAsia="zh-CN"/>
            <w14:textFill>
              <w14:solidFill>
                <w14:schemeClr w14:val="tx1"/>
              </w14:solidFill>
            </w14:textFill>
          </w:rPr>
          <w:t>的</w:t>
        </w:r>
      </w:ins>
      <w:ins w:id="1214" w:author="1111" w:date="2025-09-03T16:49:59Z">
        <w:r>
          <w:rPr>
            <w:rFonts w:hint="eastAsia" w:ascii="Times New Roman" w:hAnsi="Times New Roman" w:eastAsia="宋体" w:cs="Times New Roman"/>
            <w:color w:val="000000" w:themeColor="text1"/>
            <w:szCs w:val="21"/>
            <w:lang w:val="en-US" w:eastAsia="zh-CN"/>
            <w14:textFill>
              <w14:solidFill>
                <w14:schemeClr w14:val="tx1"/>
              </w14:solidFill>
            </w14:textFill>
          </w:rPr>
          <w:t>考量</w:t>
        </w:r>
      </w:ins>
      <w:ins w:id="1215" w:author="1111" w:date="2025-09-03T16:44:59Z">
        <w:r>
          <w:rPr>
            <w:rFonts w:hint="eastAsia" w:ascii="Times New Roman" w:hAnsi="Times New Roman" w:eastAsia="宋体" w:cs="Times New Roman"/>
            <w:color w:val="000000" w:themeColor="text1"/>
            <w:szCs w:val="21"/>
            <w:lang w:val="en-US" w:eastAsia="zh-CN"/>
            <w14:textFill>
              <w14:solidFill>
                <w14:schemeClr w14:val="tx1"/>
              </w14:solidFill>
            </w14:textFill>
          </w:rPr>
          <w:t>，</w:t>
        </w:r>
      </w:ins>
      <w:ins w:id="1216" w:author="1111" w:date="2025-09-03T16:45:01Z">
        <w:r>
          <w:rPr>
            <w:rFonts w:hint="eastAsia" w:ascii="Times New Roman" w:hAnsi="Times New Roman" w:eastAsia="宋体" w:cs="Times New Roman"/>
            <w:color w:val="000000" w:themeColor="text1"/>
            <w:szCs w:val="21"/>
            <w:lang w:val="en-US" w:eastAsia="zh-CN"/>
            <w14:textFill>
              <w14:solidFill>
                <w14:schemeClr w14:val="tx1"/>
              </w14:solidFill>
            </w14:textFill>
          </w:rPr>
          <w:t>但</w:t>
        </w:r>
      </w:ins>
      <w:ins w:id="1217" w:author="1111" w:date="2025-09-03T16:51:26Z">
        <w:r>
          <w:rPr>
            <w:rFonts w:hint="eastAsia" w:ascii="Times New Roman" w:hAnsi="Times New Roman" w:eastAsia="宋体" w:cs="Times New Roman"/>
            <w:color w:val="000000" w:themeColor="text1"/>
            <w:szCs w:val="21"/>
            <w:lang w:val="en-US" w:eastAsia="zh-CN"/>
            <w14:textFill>
              <w14:solidFill>
                <w14:schemeClr w14:val="tx1"/>
              </w14:solidFill>
            </w14:textFill>
          </w:rPr>
          <w:t>其中</w:t>
        </w:r>
      </w:ins>
      <w:ins w:id="1218" w:author="1111" w:date="2025-09-03T16:51:28Z">
        <w:r>
          <w:rPr>
            <w:rFonts w:hint="eastAsia" w:ascii="Times New Roman" w:hAnsi="Times New Roman" w:eastAsia="宋体" w:cs="Times New Roman"/>
            <w:color w:val="000000" w:themeColor="text1"/>
            <w:szCs w:val="21"/>
            <w:lang w:val="en-US" w:eastAsia="zh-CN"/>
            <w14:textFill>
              <w14:solidFill>
                <w14:schemeClr w14:val="tx1"/>
              </w14:solidFill>
            </w14:textFill>
          </w:rPr>
          <w:t>还存在</w:t>
        </w:r>
      </w:ins>
      <w:ins w:id="1219" w:author="1111" w:date="2025-09-03T16:51:39Z">
        <w:r>
          <w:rPr>
            <w:rFonts w:hint="eastAsia" w:ascii="Times New Roman" w:hAnsi="Times New Roman" w:eastAsia="宋体" w:cs="Times New Roman"/>
            <w:color w:val="000000" w:themeColor="text1"/>
            <w:szCs w:val="21"/>
            <w:lang w:val="en-US" w:eastAsia="zh-CN"/>
            <w14:textFill>
              <w14:solidFill>
                <w14:schemeClr w14:val="tx1"/>
              </w14:solidFill>
            </w14:textFill>
          </w:rPr>
          <w:t>一些</w:t>
        </w:r>
      </w:ins>
      <w:ins w:id="1220" w:author="1111" w:date="2025-09-03T16:51:40Z">
        <w:r>
          <w:rPr>
            <w:rFonts w:hint="eastAsia" w:ascii="Times New Roman" w:hAnsi="Times New Roman" w:eastAsia="宋体" w:cs="Times New Roman"/>
            <w:color w:val="000000" w:themeColor="text1"/>
            <w:szCs w:val="21"/>
            <w:lang w:val="en-US" w:eastAsia="zh-CN"/>
            <w14:textFill>
              <w14:solidFill>
                <w14:schemeClr w14:val="tx1"/>
              </w14:solidFill>
            </w14:textFill>
          </w:rPr>
          <w:t>问题</w:t>
        </w:r>
      </w:ins>
      <w:ins w:id="1221" w:author="1111" w:date="2025-09-03T16:52:21Z">
        <w:r>
          <w:rPr>
            <w:rFonts w:hint="eastAsia" w:ascii="Times New Roman" w:hAnsi="Times New Roman" w:eastAsia="宋体" w:cs="Times New Roman"/>
            <w:color w:val="000000" w:themeColor="text1"/>
            <w:szCs w:val="21"/>
            <w:lang w:val="en-US" w:eastAsia="zh-CN"/>
            <w14:textFill>
              <w14:solidFill>
                <w14:schemeClr w14:val="tx1"/>
              </w14:solidFill>
            </w14:textFill>
          </w:rPr>
          <w:t>急需</w:t>
        </w:r>
      </w:ins>
      <w:ins w:id="1222" w:author="1111" w:date="2025-09-03T16:51:43Z">
        <w:r>
          <w:rPr>
            <w:rFonts w:hint="eastAsia" w:ascii="Times New Roman" w:hAnsi="Times New Roman" w:eastAsia="宋体" w:cs="Times New Roman"/>
            <w:color w:val="000000" w:themeColor="text1"/>
            <w:szCs w:val="21"/>
            <w:lang w:val="en-US" w:eastAsia="zh-CN"/>
            <w14:textFill>
              <w14:solidFill>
                <w14:schemeClr w14:val="tx1"/>
              </w14:solidFill>
            </w14:textFill>
          </w:rPr>
          <w:t>解决</w:t>
        </w:r>
      </w:ins>
      <w:ins w:id="1223" w:author="1111" w:date="2025-09-03T16:51:44Z">
        <w:r>
          <w:rPr>
            <w:rFonts w:hint="eastAsia" w:ascii="Times New Roman" w:hAnsi="Times New Roman" w:eastAsia="宋体" w:cs="Times New Roman"/>
            <w:color w:val="000000" w:themeColor="text1"/>
            <w:szCs w:val="21"/>
            <w:lang w:val="en-US" w:eastAsia="zh-CN"/>
            <w14:textFill>
              <w14:solidFill>
                <w14:schemeClr w14:val="tx1"/>
              </w14:solidFill>
            </w14:textFill>
          </w:rPr>
          <w:t>与</w:t>
        </w:r>
      </w:ins>
      <w:ins w:id="1224" w:author="1111" w:date="2025-09-03T16:51:45Z">
        <w:r>
          <w:rPr>
            <w:rFonts w:hint="eastAsia" w:ascii="Times New Roman" w:hAnsi="Times New Roman" w:eastAsia="宋体" w:cs="Times New Roman"/>
            <w:color w:val="000000" w:themeColor="text1"/>
            <w:szCs w:val="21"/>
            <w:lang w:val="en-US" w:eastAsia="zh-CN"/>
            <w14:textFill>
              <w14:solidFill>
                <w14:schemeClr w14:val="tx1"/>
              </w14:solidFill>
            </w14:textFill>
          </w:rPr>
          <w:t>明确。</w:t>
        </w:r>
      </w:ins>
      <w:del w:id="1225" w:author="1111" w:date="2025-09-03T16:51:57Z">
        <w:r>
          <w:rPr>
            <w:rFonts w:hint="eastAsia" w:ascii="Times New Roman" w:hAnsi="Times New Roman" w:eastAsia="宋体" w:cs="Times New Roman"/>
            <w:color w:val="000000" w:themeColor="text1"/>
            <w:szCs w:val="21"/>
            <w14:textFill>
              <w14:solidFill>
                <w14:schemeClr w14:val="tx1"/>
              </w14:solidFill>
            </w14:textFill>
          </w:rPr>
          <w:delText>虽然</w:delText>
        </w:r>
      </w:del>
      <w:r>
        <w:rPr>
          <w:rFonts w:hint="eastAsia" w:ascii="Times New Roman" w:hAnsi="Times New Roman" w:eastAsia="宋体" w:cs="Times New Roman"/>
          <w:color w:val="000000" w:themeColor="text1"/>
          <w:szCs w:val="21"/>
          <w14:textFill>
            <w14:solidFill>
              <w14:schemeClr w14:val="tx1"/>
            </w14:solidFill>
          </w14:textFill>
        </w:rPr>
        <w:t>反垄断法的社会价值本位十分明确，但</w:t>
      </w:r>
      <w:r>
        <w:rPr>
          <w:rFonts w:ascii="Times New Roman" w:hAnsi="Times New Roman" w:eastAsia="宋体" w:cs="Times New Roman"/>
          <w:color w:val="000000" w:themeColor="text1"/>
          <w:szCs w:val="21"/>
          <w14:textFill>
            <w14:solidFill>
              <w14:schemeClr w14:val="tx1"/>
            </w14:solidFill>
          </w14:textFill>
        </w:rPr>
        <w:t>我国反垄断法</w:t>
      </w:r>
      <w:r>
        <w:rPr>
          <w:rFonts w:hint="eastAsia" w:ascii="Times New Roman" w:hAnsi="Times New Roman" w:eastAsia="宋体" w:cs="Times New Roman"/>
          <w:color w:val="000000" w:themeColor="text1"/>
          <w:szCs w:val="21"/>
          <w14:textFill>
            <w14:solidFill>
              <w14:schemeClr w14:val="tx1"/>
            </w14:solidFill>
          </w14:textFill>
        </w:rPr>
        <w:t>立法</w:t>
      </w:r>
      <w:r>
        <w:rPr>
          <w:rFonts w:ascii="Times New Roman" w:hAnsi="Times New Roman" w:eastAsia="宋体" w:cs="Times New Roman"/>
          <w:color w:val="000000" w:themeColor="text1"/>
          <w:szCs w:val="21"/>
          <w14:textFill>
            <w14:solidFill>
              <w14:schemeClr w14:val="tx1"/>
            </w14:solidFill>
          </w14:textFill>
        </w:rPr>
        <w:t>中并未直接使用社会责任的概念</w:t>
      </w:r>
      <w:r>
        <w:rPr>
          <w:rFonts w:hint="eastAsia" w:ascii="Times New Roman" w:hAnsi="Times New Roman" w:eastAsia="宋体" w:cs="Times New Roman"/>
          <w:color w:val="000000" w:themeColor="text1"/>
          <w:szCs w:val="21"/>
          <w14:textFill>
            <w14:solidFill>
              <w14:schemeClr w14:val="tx1"/>
            </w14:solidFill>
          </w14:textFill>
        </w:rPr>
        <w:t>，执法部门</w:t>
      </w:r>
      <w:r>
        <w:rPr>
          <w:rFonts w:ascii="Times New Roman" w:hAnsi="Times New Roman" w:eastAsia="宋体" w:cs="Times New Roman"/>
          <w:color w:val="000000" w:themeColor="text1"/>
          <w:kern w:val="0"/>
          <w:szCs w:val="21"/>
          <w:lang w:bidi="ar"/>
          <w14:textFill>
            <w14:solidFill>
              <w14:schemeClr w14:val="tx1"/>
            </w14:solidFill>
          </w14:textFill>
        </w:rPr>
        <w:t>也没有</w:t>
      </w:r>
      <w:r>
        <w:rPr>
          <w:rFonts w:hint="eastAsia" w:ascii="Times New Roman" w:hAnsi="Times New Roman" w:eastAsia="宋体" w:cs="Times New Roman"/>
          <w:color w:val="000000" w:themeColor="text1"/>
          <w:kern w:val="0"/>
          <w:szCs w:val="21"/>
          <w:lang w:bidi="ar"/>
          <w14:textFill>
            <w14:solidFill>
              <w14:schemeClr w14:val="tx1"/>
            </w14:solidFill>
          </w14:textFill>
        </w:rPr>
        <w:t>披露过</w:t>
      </w:r>
      <w:r>
        <w:rPr>
          <w:rFonts w:ascii="Times New Roman" w:hAnsi="Times New Roman" w:eastAsia="宋体" w:cs="Times New Roman"/>
          <w:color w:val="000000" w:themeColor="text1"/>
          <w:kern w:val="0"/>
          <w:szCs w:val="21"/>
          <w:lang w:bidi="ar"/>
          <w14:textFill>
            <w14:solidFill>
              <w14:schemeClr w14:val="tx1"/>
            </w14:solidFill>
          </w14:textFill>
        </w:rPr>
        <w:t>以符合社会公共利益为由</w:t>
      </w:r>
      <w:r>
        <w:rPr>
          <w:rFonts w:hint="eastAsia" w:ascii="Times New Roman" w:hAnsi="Times New Roman" w:eastAsia="宋体" w:cs="Times New Roman"/>
          <w:color w:val="000000" w:themeColor="text1"/>
          <w:kern w:val="0"/>
          <w:szCs w:val="21"/>
          <w:lang w:bidi="ar"/>
          <w14:textFill>
            <w14:solidFill>
              <w14:schemeClr w14:val="tx1"/>
            </w14:solidFill>
          </w14:textFill>
        </w:rPr>
        <w:t>予以豁免的违法实施经营者集中案件。而</w:t>
      </w:r>
      <w:r>
        <w:rPr>
          <w:rFonts w:hint="eastAsia" w:ascii="Times New Roman" w:hAnsi="Times New Roman" w:eastAsia="宋体" w:cs="Times New Roman"/>
          <w:color w:val="000000" w:themeColor="text1"/>
          <w:szCs w:val="21"/>
          <w14:textFill>
            <w14:solidFill>
              <w14:schemeClr w14:val="tx1"/>
            </w14:solidFill>
          </w14:textFill>
        </w:rPr>
        <w:t>学界也就将“社会公共利益”和“国民经济的发展”等非竞争因素纳入经营者集中审查存在不少反对声音：有学者认为，考量非竞争因素可能过度干预占市场主导地位的公司的正常市场行为，导致其无法参与市场流通，对主导企业自由竞争的能力产生不利影响。</w:t>
      </w:r>
      <w:r>
        <w:rPr>
          <w:rStyle w:val="16"/>
          <w:rFonts w:hint="eastAsia" w:ascii="Times New Roman" w:hAnsi="Times New Roman" w:eastAsia="宋体" w:cs="Times New Roman"/>
          <w:color w:val="000000" w:themeColor="text1"/>
          <w:szCs w:val="21"/>
          <w14:textFill>
            <w14:solidFill>
              <w14:schemeClr w14:val="tx1"/>
            </w14:solidFill>
          </w14:textFill>
        </w:rPr>
        <w:footnoteReference w:id="60"/>
      </w:r>
      <w:r>
        <w:rPr>
          <w:rFonts w:hint="eastAsia" w:ascii="Times New Roman" w:hAnsi="Times New Roman" w:eastAsia="宋体" w:cs="Times New Roman"/>
          <w:color w:val="000000" w:themeColor="text1"/>
          <w:szCs w:val="21"/>
          <w14:textFill>
            <w14:solidFill>
              <w14:schemeClr w14:val="tx1"/>
            </w14:solidFill>
          </w14:textFill>
        </w:rPr>
        <w:t>亦有学者认为经营者集中对竞争效果的影响是判断经营者能否集中的唯一标准，社会公共利益等非竞争因素实则作为被禁止集中的复活条款。</w:t>
      </w:r>
      <w:r>
        <w:rPr>
          <w:rStyle w:val="16"/>
          <w:rFonts w:hint="eastAsia" w:ascii="Times New Roman" w:hAnsi="Times New Roman" w:eastAsia="宋体" w:cs="Times New Roman"/>
          <w:color w:val="000000" w:themeColor="text1"/>
          <w:szCs w:val="21"/>
          <w14:textFill>
            <w14:solidFill>
              <w14:schemeClr w14:val="tx1"/>
            </w14:solidFill>
          </w14:textFill>
        </w:rPr>
        <w:footnoteReference w:id="61"/>
      </w:r>
      <w:r>
        <w:rPr>
          <w:rFonts w:hint="eastAsia" w:ascii="Times New Roman" w:hAnsi="Times New Roman" w:eastAsia="宋体" w:cs="Times New Roman"/>
          <w:color w:val="000000" w:themeColor="text1"/>
          <w:szCs w:val="21"/>
          <w14:textFill>
            <w14:solidFill>
              <w14:schemeClr w14:val="tx1"/>
            </w14:solidFill>
          </w14:textFill>
        </w:rPr>
        <w:t>立法者将非竞争因素纳入评估标准中，主要是为了促进集中，而不是限制集中。而针对禁止集中的豁免规定，有学者担忧这可能使某些不应得到批准的经营集中被批准：诸如南北车合并，虽然短期内能够推动国内大企业走向国内市场具备合理性，但长期来看则可能影响国内铁路行业的竞争秩序，有损广大消费者利益，因此，经营者集中审查还是应当从维护有效竞争的原则出发，以符合社会公共利益为由而豁免的并购，仅当其并购没有完全窒息竞争且具有长期效益的条件下才应当得到批准。</w:t>
      </w:r>
      <w:r>
        <w:rPr>
          <w:rStyle w:val="16"/>
          <w:rFonts w:hint="eastAsia" w:ascii="Times New Roman" w:hAnsi="Times New Roman" w:eastAsia="宋体" w:cs="Times New Roman"/>
          <w:color w:val="000000" w:themeColor="text1"/>
          <w:szCs w:val="21"/>
          <w14:textFill>
            <w14:solidFill>
              <w14:schemeClr w14:val="tx1"/>
            </w14:solidFill>
          </w14:textFill>
        </w:rPr>
        <w:footnoteReference w:id="62"/>
      </w:r>
      <w:r>
        <w:rPr>
          <w:rFonts w:hint="eastAsia" w:ascii="Times New Roman" w:hAnsi="Times New Roman" w:eastAsia="宋体" w:cs="Times New Roman"/>
          <w:color w:val="000000" w:themeColor="text1"/>
          <w:szCs w:val="21"/>
          <w14:textFill>
            <w14:solidFill>
              <w14:schemeClr w14:val="tx1"/>
            </w14:solidFill>
          </w14:textFill>
        </w:rPr>
        <w:t>上述学者争议的本质，在于担心纳入非竞争因素的经营者集中审查会在维护市场竞争秩序和促进企业自由竞争之间有所偏颇。在笔者看来，无法通</w:t>
      </w:r>
      <w:r>
        <w:rPr>
          <w:rFonts w:hint="eastAsia" w:ascii="Times New Roman" w:hAnsi="Times New Roman" w:eastAsia="宋体" w:cs="Times New Roman"/>
          <w:szCs w:val="21"/>
        </w:rPr>
        <w:t>过固化的法律条文</w:t>
      </w:r>
      <w:r>
        <w:rPr>
          <w:rFonts w:hint="eastAsia" w:ascii="Times New Roman" w:hAnsi="Times New Roman" w:eastAsia="宋体" w:cs="Times New Roman"/>
          <w:color w:val="000000" w:themeColor="text1"/>
          <w:szCs w:val="21"/>
          <w14:textFill>
            <w14:solidFill>
              <w14:schemeClr w14:val="tx1"/>
            </w14:solidFill>
          </w14:textFill>
        </w:rPr>
        <w:t>平衡上述两种立法目标</w:t>
      </w:r>
      <w:r>
        <w:rPr>
          <w:rFonts w:hint="eastAsia" w:ascii="Times New Roman" w:hAnsi="Times New Roman" w:eastAsia="宋体" w:cs="Times New Roman"/>
          <w:szCs w:val="21"/>
        </w:rPr>
        <w:t>，终归依赖于行政机关的个案执法。虽然《经营者集中审查规定》第35条、第36条、第37条对经营者集中在消费者、相关经营者、国民经济发展以及社会公共利益等领域影响的审查要素进行了一定的细化规定</w:t>
      </w:r>
      <w:r>
        <w:rPr>
          <w:rStyle w:val="16"/>
          <w:rFonts w:hint="eastAsia" w:ascii="Times New Roman" w:hAnsi="Times New Roman" w:eastAsia="宋体" w:cs="Times New Roman"/>
          <w:szCs w:val="21"/>
        </w:rPr>
        <w:footnoteReference w:id="63"/>
      </w:r>
      <w:r>
        <w:rPr>
          <w:rFonts w:hint="eastAsia" w:ascii="Times New Roman" w:hAnsi="Times New Roman" w:eastAsia="宋体" w:cs="Times New Roman"/>
          <w:szCs w:val="21"/>
        </w:rPr>
        <w:t>，但其中均采用“可以考虑”的口吻，赋予了反垄断执法部门过大的执法自由权，加大了审查结果的不确定</w:t>
      </w:r>
      <w:r>
        <w:rPr>
          <w:rFonts w:hint="eastAsia" w:ascii="Times New Roman" w:hAnsi="Times New Roman" w:eastAsia="宋体" w:cs="Times New Roman"/>
          <w:color w:val="000000" w:themeColor="text1"/>
          <w:szCs w:val="21"/>
          <w14:textFill>
            <w14:solidFill>
              <w14:schemeClr w14:val="tx1"/>
            </w14:solidFill>
          </w14:textFill>
        </w:rPr>
        <w:t>性。针对此，如何在细化执法标准的过程中落实反垄断法层面公司的社会责任则是当下亟待解决的问题。</w:t>
      </w:r>
    </w:p>
    <w:p>
      <w:pPr>
        <w:widowControl/>
        <w:ind w:firstLine="482"/>
        <w:jc w:val="left"/>
        <w:rPr>
          <w:rFonts w:ascii="Times New Roman" w:hAnsi="Times New Roman" w:eastAsia="宋体" w:cs="Times New Roman"/>
          <w:szCs w:val="21"/>
        </w:rPr>
      </w:pPr>
      <w:r>
        <w:rPr>
          <w:rFonts w:hint="eastAsia" w:ascii="Times New Roman" w:hAnsi="Times New Roman" w:eastAsia="宋体" w:cs="Times New Roman"/>
          <w:szCs w:val="21"/>
        </w:rPr>
        <w:t>综上，本文已相对全面地还原了商业实践、司法裁判、行政监管三层面中社会责任介入公司组织变动的作用机理，并发现其发生机制与介入过程均存在差异</w:t>
      </w:r>
      <w:ins w:id="1226" w:author="1111" w:date="2025-09-03T16:11:18Z">
        <w:r>
          <w:rPr>
            <w:rFonts w:hint="eastAsia" w:ascii="Times New Roman" w:hAnsi="Times New Roman" w:eastAsia="宋体" w:cs="Times New Roman"/>
            <w:szCs w:val="21"/>
            <w:lang w:eastAsia="zh-CN"/>
          </w:rPr>
          <w:t>。</w:t>
        </w:r>
      </w:ins>
      <w:del w:id="1227" w:author="1111" w:date="2025-09-03T16:11:18Z">
        <w:r>
          <w:rPr>
            <w:rFonts w:hint="eastAsia" w:ascii="Times New Roman" w:hAnsi="Times New Roman" w:eastAsia="宋体" w:cs="Times New Roman"/>
            <w:szCs w:val="21"/>
          </w:rPr>
          <w:delText>：</w:delText>
        </w:r>
      </w:del>
      <w:ins w:id="1228" w:author="1111" w:date="2025-09-03T16:10:21Z">
        <w:r>
          <w:rPr>
            <w:rFonts w:hint="eastAsia" w:ascii="Times New Roman" w:hAnsi="Times New Roman" w:eastAsia="宋体" w:cs="Times New Roman"/>
            <w:szCs w:val="21"/>
            <w:lang w:val="en-US" w:eastAsia="zh-CN"/>
          </w:rPr>
          <w:t>不同于</w:t>
        </w:r>
      </w:ins>
      <w:ins w:id="1229" w:author="1111" w:date="2025-09-03T16:10:26Z">
        <w:r>
          <w:rPr>
            <w:rFonts w:hint="eastAsia" w:ascii="Times New Roman" w:hAnsi="Times New Roman" w:eastAsia="宋体" w:cs="Times New Roman"/>
            <w:szCs w:val="21"/>
            <w:lang w:val="en-US" w:eastAsia="zh-CN"/>
          </w:rPr>
          <w:t>司法</w:t>
        </w:r>
      </w:ins>
      <w:ins w:id="1230" w:author="1111" w:date="2025-09-03T16:10:46Z">
        <w:r>
          <w:rPr>
            <w:rFonts w:hint="eastAsia" w:ascii="Times New Roman" w:hAnsi="Times New Roman" w:eastAsia="宋体" w:cs="Times New Roman"/>
            <w:szCs w:val="21"/>
            <w:lang w:val="en-US" w:eastAsia="zh-CN"/>
          </w:rPr>
          <w:t>解散</w:t>
        </w:r>
      </w:ins>
      <w:ins w:id="1231" w:author="1111" w:date="2025-09-03T16:10:47Z">
        <w:r>
          <w:rPr>
            <w:rFonts w:hint="eastAsia" w:ascii="Times New Roman" w:hAnsi="Times New Roman" w:eastAsia="宋体" w:cs="Times New Roman"/>
            <w:szCs w:val="21"/>
            <w:lang w:val="en-US" w:eastAsia="zh-CN"/>
          </w:rPr>
          <w:t>与</w:t>
        </w:r>
      </w:ins>
      <w:ins w:id="1232" w:author="1111" w:date="2025-09-03T16:10:49Z">
        <w:r>
          <w:rPr>
            <w:rFonts w:hint="eastAsia" w:ascii="Times New Roman" w:hAnsi="Times New Roman" w:eastAsia="宋体" w:cs="Times New Roman"/>
            <w:szCs w:val="21"/>
            <w:lang w:val="en-US" w:eastAsia="zh-CN"/>
          </w:rPr>
          <w:t>经营者</w:t>
        </w:r>
      </w:ins>
      <w:ins w:id="1233" w:author="1111" w:date="2025-09-03T16:10:51Z">
        <w:r>
          <w:rPr>
            <w:rFonts w:hint="eastAsia" w:ascii="Times New Roman" w:hAnsi="Times New Roman" w:eastAsia="宋体" w:cs="Times New Roman"/>
            <w:szCs w:val="21"/>
            <w:lang w:val="en-US" w:eastAsia="zh-CN"/>
          </w:rPr>
          <w:t>集中</w:t>
        </w:r>
      </w:ins>
      <w:ins w:id="1234" w:author="1111" w:date="2025-09-03T16:10:52Z">
        <w:r>
          <w:rPr>
            <w:rFonts w:hint="eastAsia" w:ascii="Times New Roman" w:hAnsi="Times New Roman" w:eastAsia="宋体" w:cs="Times New Roman"/>
            <w:szCs w:val="21"/>
            <w:lang w:val="en-US" w:eastAsia="zh-CN"/>
          </w:rPr>
          <w:t>审查的</w:t>
        </w:r>
      </w:ins>
      <w:ins w:id="1235" w:author="1111" w:date="2025-09-03T16:10:57Z">
        <w:r>
          <w:rPr>
            <w:rFonts w:hint="eastAsia" w:ascii="Times New Roman" w:hAnsi="Times New Roman" w:eastAsia="宋体" w:cs="Times New Roman"/>
            <w:szCs w:val="21"/>
            <w:lang w:val="en-US" w:eastAsia="zh-CN"/>
          </w:rPr>
          <w:t>公司</w:t>
        </w:r>
      </w:ins>
      <w:ins w:id="1236" w:author="1111" w:date="2025-09-03T16:10:58Z">
        <w:r>
          <w:rPr>
            <w:rFonts w:hint="eastAsia" w:ascii="Times New Roman" w:hAnsi="Times New Roman" w:eastAsia="宋体" w:cs="Times New Roman"/>
            <w:szCs w:val="21"/>
            <w:lang w:val="en-US" w:eastAsia="zh-CN"/>
          </w:rPr>
          <w:t>被动</w:t>
        </w:r>
      </w:ins>
      <w:ins w:id="1237" w:author="1111" w:date="2025-09-03T16:11:02Z">
        <w:r>
          <w:rPr>
            <w:rFonts w:hint="eastAsia" w:ascii="Times New Roman" w:hAnsi="Times New Roman" w:eastAsia="宋体" w:cs="Times New Roman"/>
            <w:szCs w:val="21"/>
            <w:lang w:val="en-US" w:eastAsia="zh-CN"/>
          </w:rPr>
          <w:t>型</w:t>
        </w:r>
      </w:ins>
      <w:ins w:id="1238" w:author="1111" w:date="2025-09-03T16:11:03Z">
        <w:r>
          <w:rPr>
            <w:rFonts w:hint="eastAsia" w:ascii="Times New Roman" w:hAnsi="Times New Roman" w:eastAsia="宋体" w:cs="Times New Roman"/>
            <w:szCs w:val="21"/>
            <w:lang w:val="en-US" w:eastAsia="zh-CN"/>
          </w:rPr>
          <w:t>组织</w:t>
        </w:r>
      </w:ins>
      <w:ins w:id="1239" w:author="1111" w:date="2025-09-03T16:11:04Z">
        <w:r>
          <w:rPr>
            <w:rFonts w:hint="eastAsia" w:ascii="Times New Roman" w:hAnsi="Times New Roman" w:eastAsia="宋体" w:cs="Times New Roman"/>
            <w:szCs w:val="21"/>
            <w:lang w:val="en-US" w:eastAsia="zh-CN"/>
          </w:rPr>
          <w:t>变动模式</w:t>
        </w:r>
      </w:ins>
      <w:ins w:id="1240" w:author="1111" w:date="2025-09-03T16:11:05Z">
        <w:r>
          <w:rPr>
            <w:rFonts w:hint="eastAsia" w:ascii="Times New Roman" w:hAnsi="Times New Roman" w:eastAsia="宋体" w:cs="Times New Roman"/>
            <w:szCs w:val="21"/>
            <w:lang w:val="en-US" w:eastAsia="zh-CN"/>
          </w:rPr>
          <w:t>，</w:t>
        </w:r>
      </w:ins>
      <w:ins w:id="1241" w:author="1111" w:date="2025-09-03T16:11:46Z">
        <w:r>
          <w:rPr>
            <w:rFonts w:hint="eastAsia" w:ascii="Times New Roman" w:hAnsi="Times New Roman" w:eastAsia="宋体" w:cs="Times New Roman"/>
            <w:szCs w:val="21"/>
            <w:lang w:val="en-US" w:eastAsia="zh-CN"/>
          </w:rPr>
          <w:t>并购</w:t>
        </w:r>
      </w:ins>
      <w:ins w:id="1242" w:author="1111" w:date="2025-09-03T16:11:47Z">
        <w:r>
          <w:rPr>
            <w:rFonts w:hint="eastAsia" w:ascii="Times New Roman" w:hAnsi="Times New Roman" w:eastAsia="宋体" w:cs="Times New Roman"/>
            <w:szCs w:val="21"/>
            <w:lang w:val="en-US" w:eastAsia="zh-CN"/>
          </w:rPr>
          <w:t>型</w:t>
        </w:r>
      </w:ins>
      <w:ins w:id="1243" w:author="1111" w:date="2025-09-03T16:11:50Z">
        <w:r>
          <w:rPr>
            <w:rFonts w:hint="eastAsia" w:ascii="Times New Roman" w:hAnsi="Times New Roman" w:eastAsia="宋体" w:cs="Times New Roman"/>
            <w:szCs w:val="21"/>
            <w:lang w:val="en-US" w:eastAsia="zh-CN"/>
          </w:rPr>
          <w:t>组织</w:t>
        </w:r>
      </w:ins>
      <w:ins w:id="1244" w:author="1111" w:date="2025-09-03T16:11:51Z">
        <w:r>
          <w:rPr>
            <w:rFonts w:hint="eastAsia" w:ascii="Times New Roman" w:hAnsi="Times New Roman" w:eastAsia="宋体" w:cs="Times New Roman"/>
            <w:szCs w:val="21"/>
            <w:lang w:val="en-US" w:eastAsia="zh-CN"/>
          </w:rPr>
          <w:t>变动属于</w:t>
        </w:r>
      </w:ins>
      <w:ins w:id="1245" w:author="1111" w:date="2025-09-03T16:12:00Z">
        <w:r>
          <w:rPr>
            <w:rFonts w:hint="eastAsia" w:ascii="Times New Roman" w:hAnsi="Times New Roman" w:eastAsia="宋体" w:cs="Times New Roman"/>
            <w:szCs w:val="21"/>
            <w:lang w:val="en-US" w:eastAsia="zh-CN"/>
          </w:rPr>
          <w:t>公司</w:t>
        </w:r>
      </w:ins>
      <w:ins w:id="1246" w:author="1111" w:date="2025-09-03T16:12:02Z">
        <w:r>
          <w:rPr>
            <w:rFonts w:hint="eastAsia" w:ascii="Times New Roman" w:hAnsi="Times New Roman" w:eastAsia="宋体" w:cs="Times New Roman"/>
            <w:szCs w:val="21"/>
            <w:lang w:val="en-US" w:eastAsia="zh-CN"/>
          </w:rPr>
          <w:t>主动</w:t>
        </w:r>
      </w:ins>
      <w:ins w:id="1247" w:author="1111" w:date="2025-09-03T16:12:03Z">
        <w:r>
          <w:rPr>
            <w:rFonts w:hint="eastAsia" w:ascii="Times New Roman" w:hAnsi="Times New Roman" w:eastAsia="宋体" w:cs="Times New Roman"/>
            <w:szCs w:val="21"/>
            <w:lang w:val="en-US" w:eastAsia="zh-CN"/>
          </w:rPr>
          <w:t>谋求</w:t>
        </w:r>
      </w:ins>
      <w:ins w:id="1248" w:author="1111" w:date="2025-09-03T16:12:04Z">
        <w:r>
          <w:rPr>
            <w:rFonts w:hint="eastAsia" w:ascii="Times New Roman" w:hAnsi="Times New Roman" w:eastAsia="宋体" w:cs="Times New Roman"/>
            <w:szCs w:val="21"/>
            <w:lang w:val="en-US" w:eastAsia="zh-CN"/>
          </w:rPr>
          <w:t>的</w:t>
        </w:r>
      </w:ins>
      <w:ins w:id="1249" w:author="1111" w:date="2025-09-03T16:12:12Z">
        <w:r>
          <w:rPr>
            <w:rFonts w:hint="eastAsia" w:ascii="Times New Roman" w:hAnsi="Times New Roman" w:eastAsia="宋体" w:cs="Times New Roman"/>
            <w:szCs w:val="21"/>
            <w:lang w:val="en-US" w:eastAsia="zh-CN"/>
          </w:rPr>
          <w:t>组织变动</w:t>
        </w:r>
      </w:ins>
      <w:ins w:id="1250" w:author="1111" w:date="2025-09-03T16:14:28Z">
        <w:r>
          <w:rPr>
            <w:rFonts w:hint="eastAsia" w:ascii="Times New Roman" w:hAnsi="Times New Roman" w:eastAsia="宋体" w:cs="Times New Roman"/>
            <w:szCs w:val="21"/>
            <w:lang w:val="en-US" w:eastAsia="zh-CN"/>
          </w:rPr>
          <w:t>，</w:t>
        </w:r>
      </w:ins>
      <w:ins w:id="1251" w:author="1111" w:date="2025-09-03T16:14:30Z">
        <w:r>
          <w:rPr>
            <w:rFonts w:hint="eastAsia" w:ascii="Times New Roman" w:hAnsi="Times New Roman" w:eastAsia="宋体" w:cs="Times New Roman"/>
            <w:szCs w:val="21"/>
            <w:lang w:val="en-US" w:eastAsia="zh-CN"/>
          </w:rPr>
          <w:t>也</w:t>
        </w:r>
      </w:ins>
      <w:ins w:id="1252" w:author="1111" w:date="2025-09-03T16:14:32Z">
        <w:r>
          <w:rPr>
            <w:rFonts w:hint="eastAsia" w:ascii="Times New Roman" w:hAnsi="Times New Roman" w:eastAsia="宋体" w:cs="Times New Roman"/>
            <w:szCs w:val="21"/>
            <w:lang w:val="en-US" w:eastAsia="zh-CN"/>
          </w:rPr>
          <w:t>因此</w:t>
        </w:r>
      </w:ins>
      <w:ins w:id="1253" w:author="1111" w:date="2025-09-03T16:14:35Z">
        <w:r>
          <w:rPr>
            <w:rFonts w:hint="eastAsia" w:ascii="Times New Roman" w:hAnsi="Times New Roman" w:eastAsia="宋体" w:cs="Times New Roman"/>
            <w:szCs w:val="21"/>
            <w:lang w:val="en-US" w:eastAsia="zh-CN"/>
          </w:rPr>
          <w:t>其</w:t>
        </w:r>
      </w:ins>
      <w:ins w:id="1254" w:author="1111" w:date="2025-09-03T16:15:20Z">
        <w:r>
          <w:rPr>
            <w:rFonts w:hint="eastAsia" w:ascii="Times New Roman" w:hAnsi="Times New Roman" w:eastAsia="宋体" w:cs="Times New Roman"/>
            <w:szCs w:val="21"/>
            <w:lang w:val="en-US" w:eastAsia="zh-CN"/>
          </w:rPr>
          <w:t>社会</w:t>
        </w:r>
      </w:ins>
      <w:ins w:id="1255" w:author="1111" w:date="2025-09-03T16:15:21Z">
        <w:r>
          <w:rPr>
            <w:rFonts w:hint="eastAsia" w:ascii="Times New Roman" w:hAnsi="Times New Roman" w:eastAsia="宋体" w:cs="Times New Roman"/>
            <w:szCs w:val="21"/>
            <w:lang w:val="en-US" w:eastAsia="zh-CN"/>
          </w:rPr>
          <w:t>责任的</w:t>
        </w:r>
      </w:ins>
      <w:ins w:id="1256" w:author="1111" w:date="2025-09-03T16:15:23Z">
        <w:r>
          <w:rPr>
            <w:rFonts w:hint="eastAsia" w:ascii="Times New Roman" w:hAnsi="Times New Roman" w:eastAsia="宋体" w:cs="Times New Roman"/>
            <w:szCs w:val="21"/>
            <w:lang w:val="en-US" w:eastAsia="zh-CN"/>
          </w:rPr>
          <w:t>落实</w:t>
        </w:r>
      </w:ins>
      <w:ins w:id="1257" w:author="1111" w:date="2025-09-03T16:15:24Z">
        <w:r>
          <w:rPr>
            <w:rFonts w:hint="eastAsia" w:ascii="Times New Roman" w:hAnsi="Times New Roman" w:eastAsia="宋体" w:cs="Times New Roman"/>
            <w:szCs w:val="21"/>
            <w:lang w:val="en-US" w:eastAsia="zh-CN"/>
          </w:rPr>
          <w:t>源自</w:t>
        </w:r>
      </w:ins>
      <w:ins w:id="1258" w:author="1111" w:date="2025-09-03T16:15:26Z">
        <w:r>
          <w:rPr>
            <w:rFonts w:hint="eastAsia" w:ascii="Times New Roman" w:hAnsi="Times New Roman" w:eastAsia="宋体" w:cs="Times New Roman"/>
            <w:szCs w:val="21"/>
            <w:lang w:val="en-US" w:eastAsia="zh-CN"/>
          </w:rPr>
          <w:t>于公司</w:t>
        </w:r>
      </w:ins>
      <w:ins w:id="1259" w:author="1111" w:date="2025-09-03T16:15:27Z">
        <w:r>
          <w:rPr>
            <w:rFonts w:hint="eastAsia" w:ascii="Times New Roman" w:hAnsi="Times New Roman" w:eastAsia="宋体" w:cs="Times New Roman"/>
            <w:szCs w:val="21"/>
            <w:lang w:val="en-US" w:eastAsia="zh-CN"/>
          </w:rPr>
          <w:t>的</w:t>
        </w:r>
      </w:ins>
      <w:ins w:id="1260" w:author="1111" w:date="2025-09-03T16:15:31Z">
        <w:r>
          <w:rPr>
            <w:rFonts w:hint="eastAsia" w:ascii="Times New Roman" w:hAnsi="Times New Roman" w:eastAsia="宋体" w:cs="Times New Roman"/>
            <w:szCs w:val="21"/>
            <w:lang w:val="en-US" w:eastAsia="zh-CN"/>
          </w:rPr>
          <w:t>内生力量</w:t>
        </w:r>
      </w:ins>
      <w:ins w:id="1261" w:author="1111" w:date="2025-09-03T16:25:43Z">
        <w:r>
          <w:rPr>
            <w:rFonts w:hint="eastAsia" w:ascii="Times New Roman" w:hAnsi="Times New Roman" w:eastAsia="宋体" w:cs="Times New Roman"/>
            <w:szCs w:val="21"/>
            <w:lang w:val="en-US" w:eastAsia="zh-CN"/>
          </w:rPr>
          <w:t>，</w:t>
        </w:r>
      </w:ins>
      <w:ins w:id="1262" w:author="1111" w:date="2025-09-03T16:25:44Z">
        <w:r>
          <w:rPr>
            <w:rFonts w:hint="eastAsia" w:ascii="Times New Roman" w:hAnsi="Times New Roman" w:eastAsia="宋体" w:cs="Times New Roman"/>
            <w:szCs w:val="21"/>
            <w:lang w:val="en-US" w:eastAsia="zh-CN"/>
          </w:rPr>
          <w:t>而</w:t>
        </w:r>
      </w:ins>
      <w:ins w:id="1263" w:author="1111" w:date="2025-09-03T16:25:47Z">
        <w:r>
          <w:rPr>
            <w:rFonts w:hint="eastAsia" w:ascii="Times New Roman" w:hAnsi="Times New Roman" w:eastAsia="宋体" w:cs="Times New Roman"/>
            <w:szCs w:val="21"/>
            <w:lang w:val="en-US" w:eastAsia="zh-CN"/>
          </w:rPr>
          <w:t>两类</w:t>
        </w:r>
      </w:ins>
      <w:ins w:id="1264" w:author="1111" w:date="2025-09-03T16:25:57Z">
        <w:r>
          <w:rPr>
            <w:rFonts w:hint="eastAsia" w:ascii="Times New Roman" w:hAnsi="Times New Roman" w:eastAsia="宋体" w:cs="Times New Roman"/>
            <w:szCs w:val="21"/>
            <w:lang w:val="en-US" w:eastAsia="zh-CN"/>
          </w:rPr>
          <w:t>被动</w:t>
        </w:r>
      </w:ins>
      <w:ins w:id="1265" w:author="1111" w:date="2025-09-03T16:25:59Z">
        <w:r>
          <w:rPr>
            <w:rFonts w:hint="eastAsia" w:ascii="Times New Roman" w:hAnsi="Times New Roman" w:eastAsia="宋体" w:cs="Times New Roman"/>
            <w:szCs w:val="21"/>
            <w:lang w:val="en-US" w:eastAsia="zh-CN"/>
          </w:rPr>
          <w:t>型</w:t>
        </w:r>
      </w:ins>
      <w:ins w:id="1266" w:author="1111" w:date="2025-09-03T16:26:00Z">
        <w:r>
          <w:rPr>
            <w:rFonts w:hint="eastAsia" w:ascii="Times New Roman" w:hAnsi="Times New Roman" w:eastAsia="宋体" w:cs="Times New Roman"/>
            <w:szCs w:val="21"/>
            <w:lang w:val="en-US" w:eastAsia="zh-CN"/>
          </w:rPr>
          <w:t>组织</w:t>
        </w:r>
      </w:ins>
      <w:ins w:id="1267" w:author="1111" w:date="2025-09-03T16:26:01Z">
        <w:r>
          <w:rPr>
            <w:rFonts w:hint="eastAsia" w:ascii="Times New Roman" w:hAnsi="Times New Roman" w:eastAsia="宋体" w:cs="Times New Roman"/>
            <w:szCs w:val="21"/>
            <w:lang w:val="en-US" w:eastAsia="zh-CN"/>
          </w:rPr>
          <w:t>变动</w:t>
        </w:r>
      </w:ins>
      <w:ins w:id="1268" w:author="1111" w:date="2025-09-03T16:26:56Z">
        <w:r>
          <w:rPr>
            <w:rFonts w:hint="eastAsia" w:ascii="Times New Roman" w:hAnsi="Times New Roman" w:eastAsia="宋体" w:cs="Times New Roman"/>
            <w:szCs w:val="21"/>
            <w:lang w:val="en-US" w:eastAsia="zh-CN"/>
          </w:rPr>
          <w:t>中</w:t>
        </w:r>
      </w:ins>
      <w:ins w:id="1269" w:author="1111" w:date="2025-09-03T16:26:58Z">
        <w:r>
          <w:rPr>
            <w:rFonts w:hint="eastAsia" w:ascii="Times New Roman" w:hAnsi="Times New Roman" w:eastAsia="宋体" w:cs="Times New Roman"/>
            <w:szCs w:val="21"/>
            <w:lang w:val="en-US" w:eastAsia="zh-CN"/>
          </w:rPr>
          <w:t>社会责任</w:t>
        </w:r>
      </w:ins>
      <w:ins w:id="1270" w:author="1111" w:date="2025-09-03T16:27:05Z">
        <w:r>
          <w:rPr>
            <w:rFonts w:hint="eastAsia" w:ascii="Times New Roman" w:hAnsi="Times New Roman" w:eastAsia="宋体" w:cs="Times New Roman"/>
            <w:szCs w:val="21"/>
            <w:lang w:val="en-US" w:eastAsia="zh-CN"/>
          </w:rPr>
          <w:t>理念</w:t>
        </w:r>
      </w:ins>
      <w:ins w:id="1271" w:author="1111" w:date="2025-09-03T16:26:59Z">
        <w:r>
          <w:rPr>
            <w:rFonts w:hint="eastAsia" w:ascii="Times New Roman" w:hAnsi="Times New Roman" w:eastAsia="宋体" w:cs="Times New Roman"/>
            <w:szCs w:val="21"/>
            <w:lang w:val="en-US" w:eastAsia="zh-CN"/>
          </w:rPr>
          <w:t>的</w:t>
        </w:r>
      </w:ins>
      <w:ins w:id="1272" w:author="1111" w:date="2025-09-03T16:27:00Z">
        <w:r>
          <w:rPr>
            <w:rFonts w:hint="eastAsia" w:ascii="Times New Roman" w:hAnsi="Times New Roman" w:eastAsia="宋体" w:cs="Times New Roman"/>
            <w:szCs w:val="21"/>
            <w:lang w:val="en-US" w:eastAsia="zh-CN"/>
          </w:rPr>
          <w:t>贯彻</w:t>
        </w:r>
      </w:ins>
      <w:ins w:id="1273" w:author="1111" w:date="2025-09-03T16:26:01Z">
        <w:r>
          <w:rPr>
            <w:rFonts w:hint="eastAsia" w:ascii="Times New Roman" w:hAnsi="Times New Roman" w:eastAsia="宋体" w:cs="Times New Roman"/>
            <w:szCs w:val="21"/>
            <w:lang w:val="en-US" w:eastAsia="zh-CN"/>
          </w:rPr>
          <w:t>则</w:t>
        </w:r>
      </w:ins>
      <w:ins w:id="1274" w:author="1111" w:date="2025-09-03T16:26:03Z">
        <w:r>
          <w:rPr>
            <w:rFonts w:hint="eastAsia" w:ascii="Times New Roman" w:hAnsi="Times New Roman" w:eastAsia="宋体" w:cs="Times New Roman"/>
            <w:szCs w:val="21"/>
            <w:lang w:val="en-US" w:eastAsia="zh-CN"/>
          </w:rPr>
          <w:t>依赖</w:t>
        </w:r>
      </w:ins>
      <w:ins w:id="1275" w:author="1111" w:date="2025-09-03T16:26:21Z">
        <w:r>
          <w:rPr>
            <w:rFonts w:hint="eastAsia" w:ascii="Times New Roman" w:hAnsi="Times New Roman" w:eastAsia="宋体" w:cs="Times New Roman"/>
            <w:szCs w:val="21"/>
            <w:lang w:val="en-US" w:eastAsia="zh-CN"/>
          </w:rPr>
          <w:t>司法机关</w:t>
        </w:r>
      </w:ins>
      <w:ins w:id="1276" w:author="1111" w:date="2025-09-03T16:26:22Z">
        <w:r>
          <w:rPr>
            <w:rFonts w:hint="eastAsia" w:ascii="Times New Roman" w:hAnsi="Times New Roman" w:eastAsia="宋体" w:cs="Times New Roman"/>
            <w:szCs w:val="21"/>
            <w:lang w:val="en-US" w:eastAsia="zh-CN"/>
          </w:rPr>
          <w:t>与</w:t>
        </w:r>
      </w:ins>
      <w:ins w:id="1277" w:author="1111" w:date="2025-09-03T16:26:41Z">
        <w:r>
          <w:rPr>
            <w:rFonts w:hint="eastAsia" w:ascii="Times New Roman" w:hAnsi="Times New Roman" w:eastAsia="宋体" w:cs="Times New Roman"/>
            <w:szCs w:val="21"/>
            <w:lang w:val="en-US" w:eastAsia="zh-CN"/>
          </w:rPr>
          <w:t>行政机关</w:t>
        </w:r>
      </w:ins>
      <w:ins w:id="1278" w:author="1111" w:date="2025-09-03T16:26:43Z">
        <w:r>
          <w:rPr>
            <w:rFonts w:hint="eastAsia" w:ascii="Times New Roman" w:hAnsi="Times New Roman" w:eastAsia="宋体" w:cs="Times New Roman"/>
            <w:szCs w:val="21"/>
            <w:lang w:val="en-US" w:eastAsia="zh-CN"/>
          </w:rPr>
          <w:t>的</w:t>
        </w:r>
      </w:ins>
      <w:ins w:id="1279" w:author="1111" w:date="2025-09-03T16:26:47Z">
        <w:r>
          <w:rPr>
            <w:rFonts w:hint="eastAsia" w:ascii="Times New Roman" w:hAnsi="Times New Roman" w:eastAsia="宋体" w:cs="Times New Roman"/>
            <w:szCs w:val="21"/>
            <w:lang w:val="en-US" w:eastAsia="zh-CN"/>
          </w:rPr>
          <w:t>外源性</w:t>
        </w:r>
      </w:ins>
      <w:ins w:id="1280" w:author="1111" w:date="2025-09-03T16:27:24Z">
        <w:r>
          <w:rPr>
            <w:rFonts w:hint="eastAsia" w:ascii="Times New Roman" w:hAnsi="Times New Roman" w:eastAsia="宋体" w:cs="Times New Roman"/>
            <w:szCs w:val="21"/>
            <w:lang w:val="en-US" w:eastAsia="zh-CN"/>
          </w:rPr>
          <w:t>监督</w:t>
        </w:r>
      </w:ins>
      <w:ins w:id="1281" w:author="1111" w:date="2025-09-03T16:27:16Z">
        <w:r>
          <w:rPr>
            <w:rFonts w:hint="eastAsia" w:ascii="Times New Roman" w:hAnsi="Times New Roman" w:eastAsia="宋体" w:cs="Times New Roman"/>
            <w:szCs w:val="21"/>
            <w:lang w:val="en-US" w:eastAsia="zh-CN"/>
          </w:rPr>
          <w:t>力量</w:t>
        </w:r>
      </w:ins>
      <w:ins w:id="1282" w:author="1111" w:date="2025-09-03T16:25:15Z">
        <w:r>
          <w:rPr>
            <w:rFonts w:hint="eastAsia" w:ascii="Times New Roman" w:hAnsi="Times New Roman" w:eastAsia="宋体" w:cs="Times New Roman"/>
            <w:szCs w:val="21"/>
            <w:lang w:val="en-US" w:eastAsia="zh-CN"/>
          </w:rPr>
          <w:t>。</w:t>
        </w:r>
      </w:ins>
      <w:r>
        <w:rPr>
          <w:rFonts w:hint="eastAsia" w:ascii="Times New Roman" w:hAnsi="Times New Roman" w:eastAsia="宋体" w:cs="Times New Roman"/>
          <w:szCs w:val="21"/>
        </w:rPr>
        <w:t>在公司并购层面，社会责任的承担落脚于反收购措施，因此董事的反收购决策至关重要；在司法解散层面公司社会责任则通过维持公司主体的存续价值进行贯彻，由此司法机关在此种情境下对于利益相关者的司法态度甚为关键；在经营者集中审查层面，社会责任则是通过维持市场自由竞争秩序得以实现，依赖执法部门对市场垄断行为的精准查处。同时，需指出，这三个层面的运作机制还存在不少问题亟待解决</w:t>
      </w:r>
      <w:r>
        <w:rPr>
          <w:rFonts w:hint="eastAsia" w:ascii="Times New Roman" w:hAnsi="Times New Roman" w:eastAsia="宋体" w:cs="Times New Roman"/>
          <w:color w:val="000000" w:themeColor="text1"/>
          <w:szCs w:val="21"/>
          <w14:textFill>
            <w14:solidFill>
              <w14:schemeClr w14:val="tx1"/>
            </w14:solidFill>
          </w14:textFill>
        </w:rPr>
        <w:t>：其一，在公司并购的组织变动场景下，缺乏反收购措施的约束机制与利益相关者的救济机制；其二，在司法解散的组织变动场景下，司法裁判针对社会责任的适用说理不清且未能形成差异化的适用格局；其三，在经营者集中的组织变动场景下，经营者集中审查缺乏细化标准。</w:t>
      </w:r>
      <w:r>
        <w:rPr>
          <w:rFonts w:hint="eastAsia" w:ascii="Times New Roman" w:hAnsi="Times New Roman" w:eastAsia="宋体" w:cs="Times New Roman"/>
          <w:szCs w:val="21"/>
        </w:rPr>
        <w:t>为进一步拓阔社会责任的适用可能性，落实公司在组织变动过程中承担社会责任，需对社会责任条款介入公司组织变动的具体路径进行重构。</w:t>
      </w:r>
    </w:p>
    <w:p>
      <w:pPr>
        <w:widowControl/>
        <w:ind w:firstLine="482"/>
        <w:jc w:val="left"/>
        <w:rPr>
          <w:rFonts w:ascii="Times New Roman" w:hAnsi="Times New Roman" w:eastAsia="宋体" w:cs="Times New Roman"/>
          <w:szCs w:val="21"/>
        </w:rPr>
      </w:pPr>
    </w:p>
    <w:p>
      <w:pPr>
        <w:rPr>
          <w:rFonts w:hint="eastAsia" w:ascii="黑体" w:hAnsi="黑体" w:eastAsia="黑体" w:cs="Times New Roman"/>
          <w:sz w:val="28"/>
          <w:szCs w:val="28"/>
        </w:rPr>
      </w:pPr>
      <w:r>
        <w:rPr>
          <w:rFonts w:hint="eastAsia" w:ascii="黑体" w:hAnsi="黑体" w:eastAsia="黑体" w:cs="Times New Roman"/>
          <w:sz w:val="28"/>
          <w:szCs w:val="28"/>
        </w:rPr>
        <w:t>三、企业社会责任条款介入公司组织变动的路径重构</w:t>
      </w:r>
    </w:p>
    <w:p>
      <w:pPr>
        <w:ind w:firstLine="480"/>
        <w:rPr>
          <w:rFonts w:hint="eastAsia" w:ascii="华文楷体" w:hAnsi="华文楷体" w:eastAsia="华文楷体" w:cs="Times New Roman"/>
          <w:sz w:val="24"/>
        </w:rPr>
      </w:pPr>
      <w:commentRangeStart w:id="5"/>
      <w:r>
        <w:rPr>
          <w:rFonts w:hint="eastAsia" w:ascii="华文楷体" w:hAnsi="华文楷体" w:eastAsia="华文楷体" w:cs="Times New Roman"/>
          <w:sz w:val="24"/>
        </w:rPr>
        <w:t>（一）强化公司收购与反收购过程中的董事</w:t>
      </w:r>
      <w:r>
        <w:rPr>
          <w:rFonts w:hint="eastAsia" w:ascii="华文楷体" w:hAnsi="华文楷体" w:eastAsia="华文楷体" w:cs="Times New Roman"/>
          <w:sz w:val="24"/>
          <w:lang w:val="en-US" w:eastAsia="zh-CN"/>
        </w:rPr>
        <w:t>义务</w:t>
      </w:r>
      <w:r>
        <w:rPr>
          <w:rFonts w:hint="eastAsia" w:ascii="华文楷体" w:hAnsi="华文楷体" w:eastAsia="华文楷体" w:cs="Times New Roman"/>
          <w:sz w:val="24"/>
        </w:rPr>
        <w:t xml:space="preserve"> </w:t>
      </w:r>
      <w:commentRangeEnd w:id="5"/>
      <w:r>
        <w:rPr>
          <w:rStyle w:val="15"/>
        </w:rPr>
        <w:commentReference w:id="5"/>
      </w:r>
    </w:p>
    <w:p>
      <w:pPr>
        <w:ind w:firstLine="480"/>
        <w:rPr>
          <w:ins w:id="1283" w:author="1111" w:date="2025-09-04T15:47:02Z"/>
          <w:rFonts w:hint="default" w:ascii="FZSSK--GBK1-0" w:hAnsi="FZSSK--GBK1-0" w:eastAsia="FZSSK--GBK1-0" w:cs="FZSSK--GBK1-0"/>
          <w:color w:val="231F20"/>
          <w:kern w:val="0"/>
          <w:sz w:val="21"/>
          <w:szCs w:val="21"/>
          <w:lang w:val="en-US" w:eastAsia="zh-CN" w:bidi="ar"/>
        </w:rPr>
      </w:pPr>
      <w:r>
        <w:rPr>
          <w:rFonts w:hint="eastAsia" w:ascii="Times New Roman" w:hAnsi="Times New Roman" w:eastAsia="宋体" w:cs="Times New Roman"/>
          <w:szCs w:val="21"/>
        </w:rPr>
        <w:t>通过强化董事的信义义务为反收购措施的采用提供约束机制。勤勉义务要求董事执行职务应当为公司的最大利益尽到管理者通常应有的合理注意。</w:t>
      </w:r>
      <w:r>
        <w:rPr>
          <w:rStyle w:val="16"/>
          <w:rFonts w:hint="eastAsia" w:ascii="Times New Roman" w:hAnsi="Times New Roman" w:eastAsia="宋体" w:cs="Times New Roman"/>
          <w:szCs w:val="21"/>
        </w:rPr>
        <w:footnoteReference w:id="64"/>
      </w:r>
      <w:ins w:id="1284" w:author="1111" w:date="2025-09-04T13:49:23Z">
        <w:r>
          <w:rPr>
            <w:rFonts w:hint="eastAsia" w:ascii="Times New Roman" w:hAnsi="Times New Roman" w:eastAsia="宋体" w:cs="Times New Roman"/>
            <w:szCs w:val="21"/>
            <w:lang w:eastAsia="zh-CN"/>
          </w:rPr>
          <w:t>“</w:t>
        </w:r>
      </w:ins>
      <w:ins w:id="1285" w:author="1111" w:date="2025-09-04T13:49:25Z">
        <w:r>
          <w:rPr>
            <w:rFonts w:hint="eastAsia" w:ascii="Times New Roman" w:hAnsi="Times New Roman" w:eastAsia="宋体" w:cs="Times New Roman"/>
            <w:szCs w:val="21"/>
            <w:lang w:val="en-US" w:eastAsia="zh-CN"/>
          </w:rPr>
          <w:t>公司</w:t>
        </w:r>
      </w:ins>
      <w:ins w:id="1286" w:author="1111" w:date="2025-09-04T13:49:28Z">
        <w:r>
          <w:rPr>
            <w:rFonts w:hint="eastAsia" w:ascii="Times New Roman" w:hAnsi="Times New Roman" w:eastAsia="宋体" w:cs="Times New Roman"/>
            <w:szCs w:val="21"/>
            <w:lang w:val="en-US" w:eastAsia="zh-CN"/>
          </w:rPr>
          <w:t>利益至上”</w:t>
        </w:r>
      </w:ins>
      <w:ins w:id="1287" w:author="1111" w:date="2025-09-04T13:49:29Z">
        <w:r>
          <w:rPr>
            <w:rFonts w:hint="eastAsia" w:ascii="Times New Roman" w:hAnsi="Times New Roman" w:eastAsia="宋体" w:cs="Times New Roman"/>
            <w:szCs w:val="21"/>
            <w:lang w:val="en-US" w:eastAsia="zh-CN"/>
          </w:rPr>
          <w:t>是</w:t>
        </w:r>
      </w:ins>
      <w:ins w:id="1288" w:author="1111" w:date="2025-09-04T13:49:31Z">
        <w:r>
          <w:rPr>
            <w:rFonts w:hint="eastAsia" w:ascii="Times New Roman" w:hAnsi="Times New Roman" w:eastAsia="宋体" w:cs="Times New Roman"/>
            <w:szCs w:val="21"/>
            <w:lang w:val="en-US" w:eastAsia="zh-CN"/>
          </w:rPr>
          <w:t>董事</w:t>
        </w:r>
      </w:ins>
      <w:ins w:id="1289" w:author="1111" w:date="2025-09-04T13:49:38Z">
        <w:r>
          <w:rPr>
            <w:rFonts w:hint="eastAsia" w:ascii="Times New Roman" w:hAnsi="Times New Roman" w:eastAsia="宋体" w:cs="Times New Roman"/>
            <w:szCs w:val="21"/>
            <w:lang w:val="en-US" w:eastAsia="zh-CN"/>
          </w:rPr>
          <w:t>行</w:t>
        </w:r>
      </w:ins>
      <w:ins w:id="1290" w:author="1111" w:date="2025-09-04T14:52:32Z">
        <w:r>
          <w:rPr>
            <w:rFonts w:hint="eastAsia" w:ascii="Times New Roman" w:hAnsi="Times New Roman" w:eastAsia="宋体" w:cs="Times New Roman"/>
            <w:szCs w:val="21"/>
            <w:lang w:val="en-US" w:eastAsia="zh-CN"/>
          </w:rPr>
          <w:t>事</w:t>
        </w:r>
      </w:ins>
      <w:ins w:id="1291" w:author="1111" w:date="2025-09-04T13:49:38Z">
        <w:r>
          <w:rPr>
            <w:rFonts w:hint="eastAsia" w:ascii="Times New Roman" w:hAnsi="Times New Roman" w:eastAsia="宋体" w:cs="Times New Roman"/>
            <w:szCs w:val="21"/>
            <w:lang w:val="en-US" w:eastAsia="zh-CN"/>
          </w:rPr>
          <w:t>的</w:t>
        </w:r>
      </w:ins>
      <w:ins w:id="1292" w:author="1111" w:date="2025-09-04T13:49:44Z">
        <w:r>
          <w:rPr>
            <w:rFonts w:hint="eastAsia" w:ascii="Times New Roman" w:hAnsi="Times New Roman" w:eastAsia="宋体" w:cs="Times New Roman"/>
            <w:szCs w:val="21"/>
            <w:lang w:val="en-US" w:eastAsia="zh-CN"/>
          </w:rPr>
          <w:t>终极</w:t>
        </w:r>
      </w:ins>
      <w:ins w:id="1293" w:author="1111" w:date="2025-09-04T13:49:56Z">
        <w:r>
          <w:rPr>
            <w:rFonts w:hint="eastAsia" w:ascii="Times New Roman" w:hAnsi="Times New Roman" w:eastAsia="宋体" w:cs="Times New Roman"/>
            <w:szCs w:val="21"/>
            <w:lang w:val="en-US" w:eastAsia="zh-CN"/>
          </w:rPr>
          <w:t>评价</w:t>
        </w:r>
      </w:ins>
      <w:ins w:id="1294" w:author="1111" w:date="2025-09-04T13:50:01Z">
        <w:r>
          <w:rPr>
            <w:rFonts w:hint="eastAsia" w:ascii="Times New Roman" w:hAnsi="Times New Roman" w:eastAsia="宋体" w:cs="Times New Roman"/>
            <w:szCs w:val="21"/>
            <w:lang w:val="en-US" w:eastAsia="zh-CN"/>
          </w:rPr>
          <w:t>指标，</w:t>
        </w:r>
      </w:ins>
      <w:ins w:id="1295" w:author="1111" w:date="2025-09-04T15:38:55Z">
        <w:r>
          <w:rPr>
            <w:rFonts w:hint="eastAsia" w:ascii="Times New Roman" w:hAnsi="Times New Roman" w:eastAsia="宋体" w:cs="Times New Roman"/>
            <w:szCs w:val="21"/>
            <w:lang w:val="en-US" w:eastAsia="zh-CN"/>
          </w:rPr>
          <w:t>在国内企业股权集中度较高的背景下，公司利益与股东利益通常是一致的。</w:t>
        </w:r>
      </w:ins>
      <w:ins w:id="1296" w:author="1111" w:date="2025-09-04T14:29:36Z">
        <w:r>
          <w:rPr>
            <w:rFonts w:hint="eastAsia" w:ascii="FZSSK--GBK1-0" w:hAnsi="FZSSK--GBK1-0" w:eastAsia="FZSSK--GBK1-0" w:cs="FZSSK--GBK1-0"/>
            <w:color w:val="231F20"/>
            <w:kern w:val="0"/>
            <w:sz w:val="21"/>
            <w:szCs w:val="21"/>
            <w:lang w:val="en-US" w:eastAsia="zh-CN" w:bidi="ar"/>
          </w:rPr>
          <w:t>但</w:t>
        </w:r>
      </w:ins>
      <w:ins w:id="1297" w:author="1111" w:date="2025-09-04T14:29:15Z">
        <w:r>
          <w:rPr>
            <w:rFonts w:ascii="FZSSK--GBK1-0" w:hAnsi="FZSSK--GBK1-0" w:eastAsia="FZSSK--GBK1-0" w:cs="FZSSK--GBK1-0"/>
            <w:color w:val="231F20"/>
            <w:kern w:val="0"/>
            <w:sz w:val="21"/>
            <w:szCs w:val="21"/>
            <w:lang w:val="en-US" w:eastAsia="zh-CN" w:bidi="ar"/>
          </w:rPr>
          <w:t>这一判断可能因利益相关者的加入而出现逻辑矛盾</w:t>
        </w:r>
      </w:ins>
      <w:ins w:id="1298" w:author="1111" w:date="2025-09-04T14:36:01Z">
        <w:r>
          <w:rPr>
            <w:rFonts w:hint="eastAsia" w:ascii="FZSSK--GBK1-0" w:hAnsi="FZSSK--GBK1-0" w:eastAsia="FZSSK--GBK1-0" w:cs="FZSSK--GBK1-0"/>
            <w:color w:val="231F20"/>
            <w:kern w:val="0"/>
            <w:sz w:val="21"/>
            <w:szCs w:val="21"/>
            <w:lang w:val="en-US" w:eastAsia="zh-CN" w:bidi="ar"/>
          </w:rPr>
          <w:t>。</w:t>
        </w:r>
      </w:ins>
      <w:ins w:id="1299" w:author="1111" w:date="2025-09-04T14:29:46Z">
        <w:r>
          <w:rPr>
            <w:rFonts w:hint="eastAsia" w:ascii="FZSSK--GBK1-0" w:hAnsi="FZSSK--GBK1-0" w:eastAsia="FZSSK--GBK1-0" w:cs="FZSSK--GBK1-0"/>
            <w:color w:val="231F20"/>
            <w:kern w:val="0"/>
            <w:sz w:val="21"/>
            <w:szCs w:val="21"/>
            <w:lang w:val="en-US" w:eastAsia="zh-CN" w:bidi="ar"/>
          </w:rPr>
          <w:t>社会</w:t>
        </w:r>
      </w:ins>
      <w:ins w:id="1300" w:author="1111" w:date="2025-09-04T14:29:47Z">
        <w:r>
          <w:rPr>
            <w:rFonts w:hint="eastAsia" w:ascii="FZSSK--GBK1-0" w:hAnsi="FZSSK--GBK1-0" w:eastAsia="FZSSK--GBK1-0" w:cs="FZSSK--GBK1-0"/>
            <w:color w:val="231F20"/>
            <w:kern w:val="0"/>
            <w:sz w:val="21"/>
            <w:szCs w:val="21"/>
            <w:lang w:val="en-US" w:eastAsia="zh-CN" w:bidi="ar"/>
          </w:rPr>
          <w:t>责任</w:t>
        </w:r>
      </w:ins>
      <w:ins w:id="1301" w:author="1111" w:date="2025-09-04T14:29:15Z">
        <w:r>
          <w:rPr>
            <w:rFonts w:ascii="FZSSK--GBK1-0" w:hAnsi="FZSSK--GBK1-0" w:eastAsia="FZSSK--GBK1-0" w:cs="FZSSK--GBK1-0"/>
            <w:color w:val="231F20"/>
            <w:kern w:val="0"/>
            <w:sz w:val="21"/>
            <w:szCs w:val="21"/>
            <w:lang w:val="en-US" w:eastAsia="zh-CN" w:bidi="ar"/>
          </w:rPr>
          <w:t>理念下公司利益具象化为</w:t>
        </w:r>
      </w:ins>
      <w:ins w:id="1302" w:author="1111" w:date="2025-09-04T15:24:48Z">
        <w:r>
          <w:rPr>
            <w:rFonts w:hint="eastAsia" w:ascii="FZSSK--GBK1-0" w:hAnsi="FZSSK--GBK1-0" w:eastAsia="FZSSK--GBK1-0" w:cs="FZSSK--GBK1-0"/>
            <w:color w:val="231F20"/>
            <w:kern w:val="0"/>
            <w:sz w:val="21"/>
            <w:szCs w:val="21"/>
            <w:lang w:val="en-US" w:eastAsia="zh-CN" w:bidi="ar"/>
          </w:rPr>
          <w:t>多元</w:t>
        </w:r>
      </w:ins>
      <w:ins w:id="1303" w:author="1111" w:date="2025-09-04T14:29:15Z">
        <w:r>
          <w:rPr>
            <w:rFonts w:hint="eastAsia" w:ascii="FZSSK--GBK1-0" w:hAnsi="FZSSK--GBK1-0" w:eastAsia="FZSSK--GBK1-0" w:cs="FZSSK--GBK1-0"/>
            <w:color w:val="231F20"/>
            <w:kern w:val="0"/>
            <w:sz w:val="21"/>
            <w:szCs w:val="21"/>
            <w:lang w:val="en-US" w:eastAsia="zh-CN" w:bidi="ar"/>
          </w:rPr>
          <w:t>利益，公司利益不单是股东利益，</w:t>
        </w:r>
      </w:ins>
      <w:ins w:id="1304" w:author="1111" w:date="2025-09-04T14:29:15Z">
        <w:r>
          <w:rPr>
            <w:rFonts w:hint="eastAsia" w:ascii="FZSSK--GBK1-0" w:hAnsi="FZSSK--GBK1-0" w:eastAsia="FZSSK--GBK1-0" w:cs="FZSSK--GBK1-0"/>
            <w:color w:val="000000"/>
            <w:kern w:val="0"/>
            <w:sz w:val="21"/>
            <w:szCs w:val="21"/>
            <w:lang w:val="en-US" w:eastAsia="zh-CN" w:bidi="ar"/>
          </w:rPr>
          <w:t>而是股东利益、其他利益相关者利益、公共利益的集合体</w:t>
        </w:r>
      </w:ins>
      <w:ins w:id="1305" w:author="1111" w:date="2025-09-04T14:46:07Z">
        <w:r>
          <w:rPr>
            <w:rFonts w:hint="eastAsia" w:ascii="FZSSK--GBK1-0" w:hAnsi="FZSSK--GBK1-0" w:eastAsia="FZSSK--GBK1-0" w:cs="FZSSK--GBK1-0"/>
            <w:color w:val="000000"/>
            <w:kern w:val="0"/>
            <w:sz w:val="21"/>
            <w:szCs w:val="21"/>
            <w:lang w:val="en-US" w:eastAsia="zh-CN" w:bidi="ar"/>
          </w:rPr>
          <w:t>。</w:t>
        </w:r>
      </w:ins>
      <w:ins w:id="1306" w:author="1111" w:date="2025-09-04T14:38:11Z">
        <w:r>
          <w:rPr>
            <w:rFonts w:hint="eastAsia" w:ascii="FZSSK--GBK1-0" w:hAnsi="FZSSK--GBK1-0" w:eastAsia="FZSSK--GBK1-0" w:cs="FZSSK--GBK1-0"/>
            <w:color w:val="000000"/>
            <w:kern w:val="0"/>
            <w:sz w:val="21"/>
            <w:szCs w:val="21"/>
            <w:lang w:val="en-US" w:eastAsia="zh-CN" w:bidi="ar"/>
          </w:rPr>
          <w:t>但</w:t>
        </w:r>
      </w:ins>
      <w:ins w:id="1307" w:author="1111" w:date="2025-09-04T14:38:14Z">
        <w:r>
          <w:rPr>
            <w:rFonts w:hint="eastAsia" w:ascii="FZSSK--GBK1-0" w:hAnsi="FZSSK--GBK1-0" w:eastAsia="FZSSK--GBK1-0" w:cs="FZSSK--GBK1-0"/>
            <w:color w:val="000000"/>
            <w:kern w:val="0"/>
            <w:sz w:val="21"/>
            <w:szCs w:val="21"/>
            <w:lang w:val="en-US" w:eastAsia="zh-CN" w:bidi="ar"/>
          </w:rPr>
          <w:t>问题</w:t>
        </w:r>
      </w:ins>
      <w:ins w:id="1308" w:author="1111" w:date="2025-09-04T14:38:15Z">
        <w:r>
          <w:rPr>
            <w:rFonts w:hint="eastAsia" w:ascii="FZSSK--GBK1-0" w:hAnsi="FZSSK--GBK1-0" w:eastAsia="FZSSK--GBK1-0" w:cs="FZSSK--GBK1-0"/>
            <w:color w:val="000000"/>
            <w:kern w:val="0"/>
            <w:sz w:val="21"/>
            <w:szCs w:val="21"/>
            <w:lang w:val="en-US" w:eastAsia="zh-CN" w:bidi="ar"/>
          </w:rPr>
          <w:t>在于</w:t>
        </w:r>
      </w:ins>
      <w:ins w:id="1309" w:author="1111" w:date="2025-09-04T14:53:33Z">
        <w:r>
          <w:rPr>
            <w:rFonts w:hint="eastAsia" w:ascii="FZSSK--GBK1-0" w:hAnsi="FZSSK--GBK1-0" w:eastAsia="FZSSK--GBK1-0" w:cs="FZSSK--GBK1-0"/>
            <w:color w:val="000000"/>
            <w:kern w:val="0"/>
            <w:sz w:val="21"/>
            <w:szCs w:val="21"/>
            <w:lang w:val="en-US" w:eastAsia="zh-CN" w:bidi="ar"/>
          </w:rPr>
          <w:t>不</w:t>
        </w:r>
      </w:ins>
      <w:ins w:id="1310" w:author="1111" w:date="2025-09-04T14:53:37Z">
        <w:r>
          <w:rPr>
            <w:rFonts w:hint="eastAsia" w:ascii="FZSSK--GBK1-0" w:hAnsi="FZSSK--GBK1-0" w:eastAsia="FZSSK--GBK1-0" w:cs="FZSSK--GBK1-0"/>
            <w:color w:val="000000"/>
            <w:kern w:val="0"/>
            <w:sz w:val="21"/>
            <w:szCs w:val="21"/>
            <w:lang w:val="en-US" w:eastAsia="zh-CN" w:bidi="ar"/>
          </w:rPr>
          <w:t>只</w:t>
        </w:r>
      </w:ins>
      <w:ins w:id="1311" w:author="1111" w:date="2025-09-04T14:51:46Z">
        <w:r>
          <w:rPr>
            <w:rFonts w:hint="eastAsia" w:ascii="FZSSK--GBK1-0" w:hAnsi="FZSSK--GBK1-0" w:eastAsia="FZSSK--GBK1-0" w:cs="FZSSK--GBK1-0"/>
            <w:color w:val="000000"/>
            <w:kern w:val="0"/>
            <w:sz w:val="21"/>
            <w:szCs w:val="21"/>
            <w:lang w:val="en-US" w:eastAsia="zh-CN" w:bidi="ar"/>
          </w:rPr>
          <w:t>三者</w:t>
        </w:r>
      </w:ins>
      <w:ins w:id="1312" w:author="1111" w:date="2025-09-04T15:39:39Z">
        <w:r>
          <w:rPr>
            <w:rFonts w:hint="eastAsia" w:ascii="FZSSK--GBK1-0" w:hAnsi="FZSSK--GBK1-0" w:eastAsia="FZSSK--GBK1-0" w:cs="FZSSK--GBK1-0"/>
            <w:color w:val="000000"/>
            <w:kern w:val="0"/>
            <w:sz w:val="21"/>
            <w:szCs w:val="21"/>
            <w:lang w:val="en-US" w:eastAsia="zh-CN" w:bidi="ar"/>
          </w:rPr>
          <w:t>利益</w:t>
        </w:r>
      </w:ins>
      <w:ins w:id="1313" w:author="1111" w:date="2025-09-04T15:39:30Z">
        <w:r>
          <w:rPr>
            <w:rFonts w:hint="eastAsia" w:ascii="FZSSK--GBK1-0" w:hAnsi="FZSSK--GBK1-0" w:eastAsia="FZSSK--GBK1-0" w:cs="FZSSK--GBK1-0"/>
            <w:color w:val="000000"/>
            <w:kern w:val="0"/>
            <w:sz w:val="21"/>
            <w:szCs w:val="21"/>
            <w:lang w:val="en-US" w:eastAsia="zh-CN" w:bidi="ar"/>
          </w:rPr>
          <w:t>之</w:t>
        </w:r>
      </w:ins>
      <w:ins w:id="1314" w:author="1111" w:date="2025-09-04T14:51:48Z">
        <w:r>
          <w:rPr>
            <w:rFonts w:hint="eastAsia" w:ascii="FZSSK--GBK1-0" w:hAnsi="FZSSK--GBK1-0" w:eastAsia="FZSSK--GBK1-0" w:cs="FZSSK--GBK1-0"/>
            <w:color w:val="000000"/>
            <w:kern w:val="0"/>
            <w:sz w:val="21"/>
            <w:szCs w:val="21"/>
            <w:lang w:val="en-US" w:eastAsia="zh-CN" w:bidi="ar"/>
          </w:rPr>
          <w:t>间</w:t>
        </w:r>
      </w:ins>
      <w:ins w:id="1315" w:author="1111" w:date="2025-09-04T14:51:35Z">
        <w:r>
          <w:rPr>
            <w:rFonts w:hint="eastAsia" w:ascii="FZSSK--GBK1-0" w:hAnsi="FZSSK--GBK1-0" w:eastAsia="FZSSK--GBK1-0" w:cs="FZSSK--GBK1-0"/>
            <w:color w:val="000000"/>
            <w:kern w:val="0"/>
            <w:sz w:val="21"/>
            <w:szCs w:val="21"/>
            <w:lang w:val="en-US" w:eastAsia="zh-CN" w:bidi="ar"/>
          </w:rPr>
          <w:t>存在</w:t>
        </w:r>
      </w:ins>
      <w:ins w:id="1316" w:author="1111" w:date="2025-09-04T15:40:06Z">
        <w:r>
          <w:rPr>
            <w:rFonts w:hint="eastAsia" w:ascii="FZSSK--GBK1-0" w:hAnsi="FZSSK--GBK1-0" w:eastAsia="FZSSK--GBK1-0" w:cs="FZSSK--GBK1-0"/>
            <w:color w:val="000000"/>
            <w:kern w:val="0"/>
            <w:sz w:val="21"/>
            <w:szCs w:val="21"/>
            <w:lang w:val="en-US" w:eastAsia="zh-CN" w:bidi="ar"/>
          </w:rPr>
          <w:t>异质</w:t>
        </w:r>
      </w:ins>
      <w:ins w:id="1317" w:author="1111" w:date="2025-09-04T15:40:09Z">
        <w:r>
          <w:rPr>
            <w:rFonts w:hint="eastAsia" w:ascii="FZSSK--GBK1-0" w:hAnsi="FZSSK--GBK1-0" w:eastAsia="FZSSK--GBK1-0" w:cs="FZSSK--GBK1-0"/>
            <w:color w:val="000000"/>
            <w:kern w:val="0"/>
            <w:sz w:val="21"/>
            <w:szCs w:val="21"/>
            <w:lang w:val="en-US" w:eastAsia="zh-CN" w:bidi="ar"/>
          </w:rPr>
          <w:t>性</w:t>
        </w:r>
      </w:ins>
      <w:ins w:id="1318" w:author="1111" w:date="2025-09-04T14:51:54Z">
        <w:r>
          <w:rPr>
            <w:rFonts w:hint="eastAsia" w:ascii="FZSSK--GBK1-0" w:hAnsi="FZSSK--GBK1-0" w:eastAsia="FZSSK--GBK1-0" w:cs="FZSSK--GBK1-0"/>
            <w:color w:val="000000"/>
            <w:kern w:val="0"/>
            <w:sz w:val="21"/>
            <w:szCs w:val="21"/>
            <w:lang w:val="en-US" w:eastAsia="zh-CN" w:bidi="ar"/>
          </w:rPr>
          <w:t>，</w:t>
        </w:r>
      </w:ins>
      <w:ins w:id="1319" w:author="1111" w:date="2025-09-04T18:48:35Z">
        <w:r>
          <w:rPr>
            <w:rFonts w:hint="eastAsia" w:ascii="FZSSK--GBK1-0" w:hAnsi="FZSSK--GBK1-0" w:eastAsia="FZSSK--GBK1-0" w:cs="FZSSK--GBK1-0"/>
            <w:color w:val="000000"/>
            <w:kern w:val="0"/>
            <w:sz w:val="21"/>
            <w:szCs w:val="21"/>
            <w:lang w:val="en-US" w:eastAsia="zh-CN" w:bidi="ar"/>
          </w:rPr>
          <w:t>股东</w:t>
        </w:r>
      </w:ins>
      <w:ins w:id="1320" w:author="1111" w:date="2025-09-04T18:48:46Z">
        <w:r>
          <w:rPr>
            <w:rFonts w:hint="eastAsia" w:ascii="FZSSK--GBK1-0" w:hAnsi="FZSSK--GBK1-0" w:eastAsia="FZSSK--GBK1-0" w:cs="FZSSK--GBK1-0"/>
            <w:color w:val="000000"/>
            <w:kern w:val="0"/>
            <w:sz w:val="21"/>
            <w:szCs w:val="21"/>
            <w:lang w:val="en-US" w:eastAsia="zh-CN" w:bidi="ar"/>
          </w:rPr>
          <w:t>内部</w:t>
        </w:r>
      </w:ins>
      <w:ins w:id="1321" w:author="1111" w:date="2025-09-04T14:58:24Z">
        <w:r>
          <w:rPr>
            <w:rFonts w:hint="eastAsia" w:ascii="FZSSK--GBK1-0" w:hAnsi="FZSSK--GBK1-0" w:eastAsia="FZSSK--GBK1-0" w:cs="FZSSK--GBK1-0"/>
            <w:color w:val="000000"/>
            <w:kern w:val="0"/>
            <w:sz w:val="21"/>
            <w:szCs w:val="21"/>
            <w:lang w:val="en-US" w:eastAsia="zh-CN" w:bidi="ar"/>
          </w:rPr>
          <w:t>同样</w:t>
        </w:r>
      </w:ins>
      <w:ins w:id="1322" w:author="1111" w:date="2025-09-04T14:50:39Z">
        <w:r>
          <w:rPr>
            <w:rFonts w:hint="eastAsia" w:ascii="FZSSK--GBK1-0" w:hAnsi="FZSSK--GBK1-0" w:eastAsia="FZSSK--GBK1-0" w:cs="FZSSK--GBK1-0"/>
            <w:color w:val="000000"/>
            <w:kern w:val="0"/>
            <w:sz w:val="21"/>
            <w:szCs w:val="21"/>
            <w:lang w:val="en-US" w:eastAsia="zh-CN" w:bidi="ar"/>
          </w:rPr>
          <w:t>存在利益</w:t>
        </w:r>
      </w:ins>
      <w:ins w:id="1323" w:author="1111" w:date="2025-09-04T14:50:43Z">
        <w:r>
          <w:rPr>
            <w:rFonts w:hint="eastAsia" w:ascii="FZSSK--GBK1-0" w:hAnsi="FZSSK--GBK1-0" w:eastAsia="FZSSK--GBK1-0" w:cs="FZSSK--GBK1-0"/>
            <w:color w:val="000000"/>
            <w:kern w:val="0"/>
            <w:sz w:val="21"/>
            <w:szCs w:val="21"/>
            <w:lang w:val="en-US" w:eastAsia="zh-CN" w:bidi="ar"/>
          </w:rPr>
          <w:t>冲突</w:t>
        </w:r>
      </w:ins>
      <w:ins w:id="1324" w:author="1111" w:date="2025-09-04T14:47:36Z">
        <w:r>
          <w:rPr>
            <w:rFonts w:hint="eastAsia" w:ascii="FZSSK--GBK1-0" w:hAnsi="FZSSK--GBK1-0" w:eastAsia="FZSSK--GBK1-0" w:cs="FZSSK--GBK1-0"/>
            <w:color w:val="000000"/>
            <w:kern w:val="0"/>
            <w:sz w:val="21"/>
            <w:szCs w:val="21"/>
            <w:lang w:val="en-US" w:eastAsia="zh-CN" w:bidi="ar"/>
          </w:rPr>
          <w:t>，</w:t>
        </w:r>
      </w:ins>
      <w:ins w:id="1325" w:author="1111" w:date="2025-09-04T14:58:43Z">
        <w:r>
          <w:rPr>
            <w:rFonts w:hint="eastAsia" w:ascii="FZSSK--GBK1-0" w:hAnsi="FZSSK--GBK1-0" w:eastAsia="FZSSK--GBK1-0" w:cs="FZSSK--GBK1-0"/>
            <w:color w:val="000000"/>
            <w:kern w:val="0"/>
            <w:sz w:val="21"/>
            <w:szCs w:val="21"/>
            <w:lang w:val="en-US" w:eastAsia="zh-CN" w:bidi="ar"/>
          </w:rPr>
          <w:t>职工</w:t>
        </w:r>
      </w:ins>
      <w:ins w:id="1326" w:author="1111" w:date="2025-09-04T14:58:44Z">
        <w:r>
          <w:rPr>
            <w:rFonts w:hint="eastAsia" w:ascii="FZSSK--GBK1-0" w:hAnsi="FZSSK--GBK1-0" w:eastAsia="FZSSK--GBK1-0" w:cs="FZSSK--GBK1-0"/>
            <w:color w:val="000000"/>
            <w:kern w:val="0"/>
            <w:sz w:val="21"/>
            <w:szCs w:val="21"/>
            <w:lang w:val="en-US" w:eastAsia="zh-CN" w:bidi="ar"/>
          </w:rPr>
          <w:t>、</w:t>
        </w:r>
      </w:ins>
      <w:ins w:id="1327" w:author="1111" w:date="2025-09-04T14:58:46Z">
        <w:r>
          <w:rPr>
            <w:rFonts w:hint="eastAsia" w:ascii="FZSSK--GBK1-0" w:hAnsi="FZSSK--GBK1-0" w:eastAsia="FZSSK--GBK1-0" w:cs="FZSSK--GBK1-0"/>
            <w:color w:val="000000"/>
            <w:kern w:val="0"/>
            <w:sz w:val="21"/>
            <w:szCs w:val="21"/>
            <w:lang w:val="en-US" w:eastAsia="zh-CN" w:bidi="ar"/>
          </w:rPr>
          <w:t>债权人等</w:t>
        </w:r>
      </w:ins>
      <w:ins w:id="1328" w:author="1111" w:date="2025-09-04T14:48:32Z">
        <w:r>
          <w:rPr>
            <w:rFonts w:hint="eastAsia" w:ascii="FZSSK--GBK1-0" w:hAnsi="FZSSK--GBK1-0" w:eastAsia="FZSSK--GBK1-0" w:cs="FZSSK--GBK1-0"/>
            <w:color w:val="000000"/>
            <w:kern w:val="0"/>
            <w:sz w:val="21"/>
            <w:szCs w:val="21"/>
            <w:lang w:val="en-US" w:eastAsia="zh-CN" w:bidi="ar"/>
          </w:rPr>
          <w:t>利益</w:t>
        </w:r>
      </w:ins>
      <w:ins w:id="1329" w:author="1111" w:date="2025-09-04T14:48:33Z">
        <w:r>
          <w:rPr>
            <w:rFonts w:hint="eastAsia" w:ascii="FZSSK--GBK1-0" w:hAnsi="FZSSK--GBK1-0" w:eastAsia="FZSSK--GBK1-0" w:cs="FZSSK--GBK1-0"/>
            <w:color w:val="000000"/>
            <w:kern w:val="0"/>
            <w:sz w:val="21"/>
            <w:szCs w:val="21"/>
            <w:lang w:val="en-US" w:eastAsia="zh-CN" w:bidi="ar"/>
          </w:rPr>
          <w:t>相关者</w:t>
        </w:r>
      </w:ins>
      <w:ins w:id="1330" w:author="1111" w:date="2025-09-04T14:49:19Z">
        <w:r>
          <w:rPr>
            <w:rFonts w:hint="eastAsia" w:ascii="FZSSK--GBK1-0" w:hAnsi="FZSSK--GBK1-0" w:eastAsia="FZSSK--GBK1-0" w:cs="FZSSK--GBK1-0"/>
            <w:color w:val="000000"/>
            <w:kern w:val="0"/>
            <w:sz w:val="21"/>
            <w:szCs w:val="21"/>
            <w:lang w:val="en-US" w:eastAsia="zh-CN" w:bidi="ar"/>
          </w:rPr>
          <w:t>本身</w:t>
        </w:r>
      </w:ins>
      <w:ins w:id="1331" w:author="1111" w:date="2025-09-04T14:49:20Z">
        <w:r>
          <w:rPr>
            <w:rFonts w:hint="eastAsia" w:ascii="FZSSK--GBK1-0" w:hAnsi="FZSSK--GBK1-0" w:eastAsia="FZSSK--GBK1-0" w:cs="FZSSK--GBK1-0"/>
            <w:color w:val="000000"/>
            <w:kern w:val="0"/>
            <w:sz w:val="21"/>
            <w:szCs w:val="21"/>
            <w:lang w:val="en-US" w:eastAsia="zh-CN" w:bidi="ar"/>
          </w:rPr>
          <w:t>亦</w:t>
        </w:r>
      </w:ins>
      <w:ins w:id="1332" w:author="1111" w:date="2025-09-04T14:49:23Z">
        <w:r>
          <w:rPr>
            <w:rFonts w:hint="eastAsia" w:ascii="FZSSK--GBK1-0" w:hAnsi="FZSSK--GBK1-0" w:eastAsia="FZSSK--GBK1-0" w:cs="FZSSK--GBK1-0"/>
            <w:color w:val="000000"/>
            <w:kern w:val="0"/>
            <w:sz w:val="21"/>
            <w:szCs w:val="21"/>
            <w:lang w:val="en-US" w:eastAsia="zh-CN" w:bidi="ar"/>
          </w:rPr>
          <w:t>存在</w:t>
        </w:r>
      </w:ins>
      <w:ins w:id="1333" w:author="1111" w:date="2025-09-04T15:26:09Z">
        <w:r>
          <w:rPr>
            <w:rFonts w:hint="eastAsia" w:ascii="FZSSK--GBK1-0" w:hAnsi="FZSSK--GBK1-0" w:eastAsia="FZSSK--GBK1-0" w:cs="FZSSK--GBK1-0"/>
            <w:color w:val="000000"/>
            <w:kern w:val="0"/>
            <w:sz w:val="21"/>
            <w:szCs w:val="21"/>
            <w:lang w:val="en-US" w:eastAsia="zh-CN" w:bidi="ar"/>
          </w:rPr>
          <w:t>矛盾</w:t>
        </w:r>
      </w:ins>
      <w:ins w:id="1334" w:author="1111" w:date="2025-09-04T14:38:54Z">
        <w:r>
          <w:rPr>
            <w:rFonts w:hint="eastAsia" w:ascii="FZSSK--GBK1-0" w:hAnsi="FZSSK--GBK1-0" w:eastAsia="FZSSK--GBK1-0" w:cs="FZSSK--GBK1-0"/>
            <w:color w:val="000000"/>
            <w:kern w:val="0"/>
            <w:sz w:val="21"/>
            <w:szCs w:val="21"/>
            <w:lang w:val="en-US" w:eastAsia="zh-CN" w:bidi="ar"/>
          </w:rPr>
          <w:t>，</w:t>
        </w:r>
      </w:ins>
      <w:ins w:id="1335" w:author="1111" w:date="2025-09-04T14:45:18Z">
        <w:r>
          <w:rPr>
            <w:rFonts w:hint="eastAsia" w:ascii="FZSSK--GBK1-0" w:hAnsi="FZSSK--GBK1-0" w:eastAsia="FZSSK--GBK1-0" w:cs="FZSSK--GBK1-0"/>
            <w:color w:val="000000"/>
            <w:kern w:val="0"/>
            <w:sz w:val="21"/>
            <w:szCs w:val="21"/>
            <w:lang w:val="en-US" w:eastAsia="zh-CN" w:bidi="ar"/>
          </w:rPr>
          <w:t>董事</w:t>
        </w:r>
      </w:ins>
      <w:ins w:id="1336" w:author="1111" w:date="2025-09-04T14:45:28Z">
        <w:r>
          <w:rPr>
            <w:rFonts w:hint="eastAsia" w:ascii="FZSSK--GBK1-0" w:hAnsi="FZSSK--GBK1-0" w:eastAsia="FZSSK--GBK1-0" w:cs="FZSSK--GBK1-0"/>
            <w:color w:val="000000"/>
            <w:kern w:val="0"/>
            <w:sz w:val="21"/>
            <w:szCs w:val="21"/>
            <w:lang w:val="en-US" w:eastAsia="zh-CN" w:bidi="ar"/>
          </w:rPr>
          <w:t>难以</w:t>
        </w:r>
      </w:ins>
      <w:ins w:id="1337" w:author="1111" w:date="2025-09-04T14:45:30Z">
        <w:r>
          <w:rPr>
            <w:rFonts w:hint="eastAsia" w:ascii="FZSSK--GBK1-0" w:hAnsi="FZSSK--GBK1-0" w:eastAsia="FZSSK--GBK1-0" w:cs="FZSSK--GBK1-0"/>
            <w:color w:val="000000"/>
            <w:kern w:val="0"/>
            <w:sz w:val="21"/>
            <w:szCs w:val="21"/>
            <w:lang w:val="en-US" w:eastAsia="zh-CN" w:bidi="ar"/>
          </w:rPr>
          <w:t>兼顾</w:t>
        </w:r>
      </w:ins>
      <w:ins w:id="1338" w:author="1111" w:date="2025-09-04T14:45:34Z">
        <w:r>
          <w:rPr>
            <w:rFonts w:hint="eastAsia" w:ascii="FZSSK--GBK1-0" w:hAnsi="FZSSK--GBK1-0" w:eastAsia="FZSSK--GBK1-0" w:cs="FZSSK--GBK1-0"/>
            <w:color w:val="000000"/>
            <w:kern w:val="0"/>
            <w:sz w:val="21"/>
            <w:szCs w:val="21"/>
            <w:lang w:val="en-US" w:eastAsia="zh-CN" w:bidi="ar"/>
          </w:rPr>
          <w:t>各方</w:t>
        </w:r>
      </w:ins>
      <w:ins w:id="1339" w:author="1111" w:date="2025-09-04T14:45:35Z">
        <w:r>
          <w:rPr>
            <w:rFonts w:hint="eastAsia" w:ascii="FZSSK--GBK1-0" w:hAnsi="FZSSK--GBK1-0" w:eastAsia="FZSSK--GBK1-0" w:cs="FZSSK--GBK1-0"/>
            <w:color w:val="000000"/>
            <w:kern w:val="0"/>
            <w:sz w:val="21"/>
            <w:szCs w:val="21"/>
            <w:lang w:val="en-US" w:eastAsia="zh-CN" w:bidi="ar"/>
          </w:rPr>
          <w:t>利益，</w:t>
        </w:r>
      </w:ins>
      <w:ins w:id="1340" w:author="1111" w:date="2025-09-04T14:54:47Z">
        <w:r>
          <w:rPr>
            <w:rFonts w:hint="eastAsia" w:ascii="FZSSK--GBK1-0" w:hAnsi="FZSSK--GBK1-0" w:eastAsia="FZSSK--GBK1-0" w:cs="FZSSK--GBK1-0"/>
            <w:color w:val="000000"/>
            <w:kern w:val="0"/>
            <w:sz w:val="21"/>
            <w:szCs w:val="21"/>
            <w:lang w:val="en-US" w:eastAsia="zh-CN" w:bidi="ar"/>
          </w:rPr>
          <w:t>此时</w:t>
        </w:r>
      </w:ins>
      <w:ins w:id="1341" w:author="1111" w:date="2025-09-04T18:46:24Z">
        <w:r>
          <w:rPr>
            <w:rFonts w:hint="eastAsia" w:ascii="FZSSK--GBK1-0" w:hAnsi="FZSSK--GBK1-0" w:eastAsia="FZSSK--GBK1-0" w:cs="FZSSK--GBK1-0"/>
            <w:color w:val="000000"/>
            <w:kern w:val="0"/>
            <w:sz w:val="21"/>
            <w:szCs w:val="21"/>
            <w:lang w:val="en-US" w:eastAsia="zh-CN" w:bidi="ar"/>
          </w:rPr>
          <w:t>各</w:t>
        </w:r>
      </w:ins>
      <w:ins w:id="1342" w:author="1111" w:date="2025-09-04T18:46:26Z">
        <w:r>
          <w:rPr>
            <w:rFonts w:hint="eastAsia" w:ascii="FZSSK--GBK1-0" w:hAnsi="FZSSK--GBK1-0" w:eastAsia="FZSSK--GBK1-0" w:cs="FZSSK--GBK1-0"/>
            <w:color w:val="000000"/>
            <w:kern w:val="0"/>
            <w:sz w:val="21"/>
            <w:szCs w:val="21"/>
            <w:lang w:val="en-US" w:eastAsia="zh-CN" w:bidi="ar"/>
          </w:rPr>
          <w:t>利益</w:t>
        </w:r>
      </w:ins>
      <w:ins w:id="1343" w:author="1111" w:date="2025-09-04T18:46:27Z">
        <w:r>
          <w:rPr>
            <w:rFonts w:hint="eastAsia" w:ascii="FZSSK--GBK1-0" w:hAnsi="FZSSK--GBK1-0" w:eastAsia="FZSSK--GBK1-0" w:cs="FZSSK--GBK1-0"/>
            <w:color w:val="000000"/>
            <w:kern w:val="0"/>
            <w:sz w:val="21"/>
            <w:szCs w:val="21"/>
            <w:lang w:val="en-US" w:eastAsia="zh-CN" w:bidi="ar"/>
          </w:rPr>
          <w:t>间</w:t>
        </w:r>
      </w:ins>
      <w:ins w:id="1344" w:author="1111" w:date="2025-09-04T18:46:28Z">
        <w:r>
          <w:rPr>
            <w:rFonts w:hint="eastAsia" w:ascii="FZSSK--GBK1-0" w:hAnsi="FZSSK--GBK1-0" w:eastAsia="FZSSK--GBK1-0" w:cs="FZSSK--GBK1-0"/>
            <w:color w:val="000000"/>
            <w:kern w:val="0"/>
            <w:sz w:val="21"/>
            <w:szCs w:val="21"/>
            <w:lang w:val="en-US" w:eastAsia="zh-CN" w:bidi="ar"/>
          </w:rPr>
          <w:t>的</w:t>
        </w:r>
      </w:ins>
      <w:ins w:id="1345" w:author="1111" w:date="2025-09-04T18:46:29Z">
        <w:r>
          <w:rPr>
            <w:rFonts w:hint="eastAsia" w:ascii="FZSSK--GBK1-0" w:hAnsi="FZSSK--GBK1-0" w:eastAsia="FZSSK--GBK1-0" w:cs="FZSSK--GBK1-0"/>
            <w:color w:val="000000"/>
            <w:kern w:val="0"/>
            <w:sz w:val="21"/>
            <w:szCs w:val="21"/>
            <w:lang w:val="en-US" w:eastAsia="zh-CN" w:bidi="ar"/>
          </w:rPr>
          <w:t>权重</w:t>
        </w:r>
      </w:ins>
      <w:ins w:id="1346" w:author="1111" w:date="2025-09-04T18:46:33Z">
        <w:r>
          <w:rPr>
            <w:rFonts w:hint="eastAsia" w:ascii="FZSSK--GBK1-0" w:hAnsi="FZSSK--GBK1-0" w:eastAsia="FZSSK--GBK1-0" w:cs="FZSSK--GBK1-0"/>
            <w:color w:val="000000"/>
            <w:kern w:val="0"/>
            <w:sz w:val="21"/>
            <w:szCs w:val="21"/>
            <w:lang w:val="en-US" w:eastAsia="zh-CN" w:bidi="ar"/>
          </w:rPr>
          <w:t>应该如何</w:t>
        </w:r>
      </w:ins>
      <w:ins w:id="1347" w:author="1111" w:date="2025-09-04T18:46:36Z">
        <w:r>
          <w:rPr>
            <w:rFonts w:hint="eastAsia" w:ascii="FZSSK--GBK1-0" w:hAnsi="FZSSK--GBK1-0" w:eastAsia="FZSSK--GBK1-0" w:cs="FZSSK--GBK1-0"/>
            <w:color w:val="000000"/>
            <w:kern w:val="0"/>
            <w:sz w:val="21"/>
            <w:szCs w:val="21"/>
            <w:lang w:val="en-US" w:eastAsia="zh-CN" w:bidi="ar"/>
          </w:rPr>
          <w:t>分配</w:t>
        </w:r>
      </w:ins>
      <w:ins w:id="1348" w:author="1111" w:date="2025-09-04T14:55:11Z">
        <w:r>
          <w:rPr>
            <w:rFonts w:hint="eastAsia" w:ascii="FZSSK--GBK1-0" w:hAnsi="FZSSK--GBK1-0" w:eastAsia="FZSSK--GBK1-0" w:cs="FZSSK--GBK1-0"/>
            <w:color w:val="000000"/>
            <w:kern w:val="0"/>
            <w:sz w:val="21"/>
            <w:szCs w:val="21"/>
            <w:lang w:val="en-US" w:eastAsia="zh-CN" w:bidi="ar"/>
          </w:rPr>
          <w:t>？</w:t>
        </w:r>
      </w:ins>
      <w:ins w:id="1349" w:author="1111" w:date="2025-09-04T14:39:16Z">
        <w:r>
          <w:rPr>
            <w:rFonts w:hint="eastAsia" w:ascii="FZSSK--GBK1-0" w:hAnsi="FZSSK--GBK1-0" w:eastAsia="FZSSK--GBK1-0" w:cs="FZSSK--GBK1-0"/>
            <w:color w:val="000000"/>
            <w:kern w:val="0"/>
            <w:sz w:val="21"/>
            <w:szCs w:val="21"/>
            <w:lang w:val="en-US" w:eastAsia="zh-CN" w:bidi="ar"/>
          </w:rPr>
          <w:t>股东利益</w:t>
        </w:r>
      </w:ins>
      <w:ins w:id="1350" w:author="1111" w:date="2025-09-04T14:39:19Z">
        <w:r>
          <w:rPr>
            <w:rFonts w:hint="eastAsia" w:ascii="FZSSK--GBK1-0" w:hAnsi="FZSSK--GBK1-0" w:eastAsia="FZSSK--GBK1-0" w:cs="FZSSK--GBK1-0"/>
            <w:color w:val="000000"/>
            <w:kern w:val="0"/>
            <w:sz w:val="21"/>
            <w:szCs w:val="21"/>
            <w:lang w:val="en-US" w:eastAsia="zh-CN" w:bidi="ar"/>
          </w:rPr>
          <w:t>至上</w:t>
        </w:r>
      </w:ins>
      <w:ins w:id="1351" w:author="1111" w:date="2025-09-04T14:39:22Z">
        <w:r>
          <w:rPr>
            <w:rFonts w:hint="eastAsia" w:ascii="FZSSK--GBK1-0" w:hAnsi="FZSSK--GBK1-0" w:eastAsia="FZSSK--GBK1-0" w:cs="FZSSK--GBK1-0"/>
            <w:color w:val="000000"/>
            <w:kern w:val="0"/>
            <w:sz w:val="21"/>
            <w:szCs w:val="21"/>
            <w:lang w:val="en-US" w:eastAsia="zh-CN" w:bidi="ar"/>
          </w:rPr>
          <w:t>理论与</w:t>
        </w:r>
      </w:ins>
      <w:ins w:id="1352" w:author="1111" w:date="2025-09-04T14:39:24Z">
        <w:r>
          <w:rPr>
            <w:rFonts w:hint="eastAsia" w:ascii="FZSSK--GBK1-0" w:hAnsi="FZSSK--GBK1-0" w:eastAsia="FZSSK--GBK1-0" w:cs="FZSSK--GBK1-0"/>
            <w:color w:val="000000"/>
            <w:kern w:val="0"/>
            <w:sz w:val="21"/>
            <w:szCs w:val="21"/>
            <w:lang w:val="en-US" w:eastAsia="zh-CN" w:bidi="ar"/>
          </w:rPr>
          <w:t>利益</w:t>
        </w:r>
      </w:ins>
      <w:ins w:id="1353" w:author="1111" w:date="2025-09-04T14:39:25Z">
        <w:r>
          <w:rPr>
            <w:rFonts w:hint="eastAsia" w:ascii="FZSSK--GBK1-0" w:hAnsi="FZSSK--GBK1-0" w:eastAsia="FZSSK--GBK1-0" w:cs="FZSSK--GBK1-0"/>
            <w:color w:val="000000"/>
            <w:kern w:val="0"/>
            <w:sz w:val="21"/>
            <w:szCs w:val="21"/>
            <w:lang w:val="en-US" w:eastAsia="zh-CN" w:bidi="ar"/>
          </w:rPr>
          <w:t>相关者</w:t>
        </w:r>
      </w:ins>
      <w:ins w:id="1354" w:author="1111" w:date="2025-09-04T14:39:27Z">
        <w:r>
          <w:rPr>
            <w:rFonts w:hint="eastAsia" w:ascii="FZSSK--GBK1-0" w:hAnsi="FZSSK--GBK1-0" w:eastAsia="FZSSK--GBK1-0" w:cs="FZSSK--GBK1-0"/>
            <w:color w:val="000000"/>
            <w:kern w:val="0"/>
            <w:sz w:val="21"/>
            <w:szCs w:val="21"/>
            <w:lang w:val="en-US" w:eastAsia="zh-CN" w:bidi="ar"/>
          </w:rPr>
          <w:t>理论</w:t>
        </w:r>
      </w:ins>
      <w:ins w:id="1355" w:author="1111" w:date="2025-09-04T18:46:57Z">
        <w:r>
          <w:rPr>
            <w:rFonts w:hint="eastAsia" w:ascii="FZSSK--GBK1-0" w:hAnsi="FZSSK--GBK1-0" w:eastAsia="FZSSK--GBK1-0" w:cs="FZSSK--GBK1-0"/>
            <w:color w:val="000000"/>
            <w:kern w:val="0"/>
            <w:sz w:val="21"/>
            <w:szCs w:val="21"/>
            <w:lang w:val="en-US" w:eastAsia="zh-CN" w:bidi="ar"/>
          </w:rPr>
          <w:t>均</w:t>
        </w:r>
      </w:ins>
      <w:ins w:id="1356" w:author="1111" w:date="2025-09-04T18:47:01Z">
        <w:r>
          <w:rPr>
            <w:rFonts w:hint="eastAsia" w:ascii="FZSSK--GBK1-0" w:hAnsi="FZSSK--GBK1-0" w:eastAsia="FZSSK--GBK1-0" w:cs="FZSSK--GBK1-0"/>
            <w:color w:val="000000"/>
            <w:kern w:val="0"/>
            <w:sz w:val="21"/>
            <w:szCs w:val="21"/>
            <w:lang w:val="en-US" w:eastAsia="zh-CN" w:bidi="ar"/>
          </w:rPr>
          <w:t>试图对</w:t>
        </w:r>
      </w:ins>
      <w:ins w:id="1357" w:author="1111" w:date="2025-09-04T18:47:02Z">
        <w:r>
          <w:rPr>
            <w:rFonts w:hint="eastAsia" w:ascii="FZSSK--GBK1-0" w:hAnsi="FZSSK--GBK1-0" w:eastAsia="FZSSK--GBK1-0" w:cs="FZSSK--GBK1-0"/>
            <w:color w:val="000000"/>
            <w:kern w:val="0"/>
            <w:sz w:val="21"/>
            <w:szCs w:val="21"/>
            <w:lang w:val="en-US" w:eastAsia="zh-CN" w:bidi="ar"/>
          </w:rPr>
          <w:t>这</w:t>
        </w:r>
      </w:ins>
      <w:ins w:id="1358" w:author="1111" w:date="2025-09-04T18:47:04Z">
        <w:r>
          <w:rPr>
            <w:rFonts w:hint="eastAsia" w:ascii="FZSSK--GBK1-0" w:hAnsi="FZSSK--GBK1-0" w:eastAsia="FZSSK--GBK1-0" w:cs="FZSSK--GBK1-0"/>
            <w:color w:val="000000"/>
            <w:kern w:val="0"/>
            <w:sz w:val="21"/>
            <w:szCs w:val="21"/>
            <w:lang w:val="en-US" w:eastAsia="zh-CN" w:bidi="ar"/>
          </w:rPr>
          <w:t>一</w:t>
        </w:r>
      </w:ins>
      <w:ins w:id="1359" w:author="1111" w:date="2025-09-04T18:47:05Z">
        <w:r>
          <w:rPr>
            <w:rFonts w:hint="eastAsia" w:ascii="FZSSK--GBK1-0" w:hAnsi="FZSSK--GBK1-0" w:eastAsia="FZSSK--GBK1-0" w:cs="FZSSK--GBK1-0"/>
            <w:color w:val="000000"/>
            <w:kern w:val="0"/>
            <w:sz w:val="21"/>
            <w:szCs w:val="21"/>
            <w:lang w:val="en-US" w:eastAsia="zh-CN" w:bidi="ar"/>
          </w:rPr>
          <w:t>问题</w:t>
        </w:r>
      </w:ins>
      <w:ins w:id="1360" w:author="1111" w:date="2025-09-04T18:47:06Z">
        <w:r>
          <w:rPr>
            <w:rFonts w:hint="eastAsia" w:ascii="FZSSK--GBK1-0" w:hAnsi="FZSSK--GBK1-0" w:eastAsia="FZSSK--GBK1-0" w:cs="FZSSK--GBK1-0"/>
            <w:color w:val="000000"/>
            <w:kern w:val="0"/>
            <w:sz w:val="21"/>
            <w:szCs w:val="21"/>
            <w:lang w:val="en-US" w:eastAsia="zh-CN" w:bidi="ar"/>
          </w:rPr>
          <w:t>进行</w:t>
        </w:r>
      </w:ins>
      <w:ins w:id="1361" w:author="1111" w:date="2025-09-04T18:47:10Z">
        <w:r>
          <w:rPr>
            <w:rFonts w:hint="eastAsia" w:ascii="FZSSK--GBK1-0" w:hAnsi="FZSSK--GBK1-0" w:eastAsia="FZSSK--GBK1-0" w:cs="FZSSK--GBK1-0"/>
            <w:color w:val="000000"/>
            <w:kern w:val="0"/>
            <w:sz w:val="21"/>
            <w:szCs w:val="21"/>
            <w:lang w:val="en-US" w:eastAsia="zh-CN" w:bidi="ar"/>
          </w:rPr>
          <w:t>回应</w:t>
        </w:r>
      </w:ins>
      <w:ins w:id="1362" w:author="1111" w:date="2025-09-04T18:49:23Z">
        <w:r>
          <w:rPr>
            <w:rFonts w:hint="eastAsia" w:ascii="FZSSK--GBK1-0" w:hAnsi="FZSSK--GBK1-0" w:eastAsia="FZSSK--GBK1-0" w:cs="FZSSK--GBK1-0"/>
            <w:color w:val="000000"/>
            <w:kern w:val="0"/>
            <w:sz w:val="21"/>
            <w:szCs w:val="21"/>
            <w:lang w:val="en-US" w:eastAsia="zh-CN" w:bidi="ar"/>
          </w:rPr>
          <w:t>，</w:t>
        </w:r>
      </w:ins>
      <w:ins w:id="1363" w:author="1111" w:date="2025-09-04T18:51:14Z">
        <w:r>
          <w:rPr>
            <w:rFonts w:hint="eastAsia" w:ascii="FZSSK--GBK1-0" w:hAnsi="FZSSK--GBK1-0" w:eastAsia="FZSSK--GBK1-0" w:cs="FZSSK--GBK1-0"/>
            <w:color w:val="000000"/>
            <w:kern w:val="0"/>
            <w:sz w:val="21"/>
            <w:szCs w:val="21"/>
            <w:lang w:val="en-US" w:eastAsia="zh-CN" w:bidi="ar"/>
          </w:rPr>
          <w:t>但却</w:t>
        </w:r>
      </w:ins>
      <w:ins w:id="1364" w:author="1111" w:date="2025-09-04T18:51:17Z">
        <w:r>
          <w:rPr>
            <w:rFonts w:hint="eastAsia" w:ascii="FZSSK--GBK1-0" w:hAnsi="FZSSK--GBK1-0" w:eastAsia="FZSSK--GBK1-0" w:cs="FZSSK--GBK1-0"/>
            <w:color w:val="000000"/>
            <w:kern w:val="0"/>
            <w:sz w:val="21"/>
            <w:szCs w:val="21"/>
            <w:lang w:val="en-US" w:eastAsia="zh-CN" w:bidi="ar"/>
          </w:rPr>
          <w:t>忽视了</w:t>
        </w:r>
      </w:ins>
      <w:ins w:id="1365" w:author="1111" w:date="2025-09-04T18:51:18Z">
        <w:r>
          <w:rPr>
            <w:rFonts w:hint="eastAsia" w:ascii="FZSSK--GBK1-0" w:hAnsi="FZSSK--GBK1-0" w:eastAsia="FZSSK--GBK1-0" w:cs="FZSSK--GBK1-0"/>
            <w:color w:val="000000"/>
            <w:kern w:val="0"/>
            <w:sz w:val="21"/>
            <w:szCs w:val="21"/>
            <w:lang w:val="en-US" w:eastAsia="zh-CN" w:bidi="ar"/>
          </w:rPr>
          <w:t>公司</w:t>
        </w:r>
      </w:ins>
      <w:ins w:id="1366" w:author="1111" w:date="2025-09-04T18:51:19Z">
        <w:r>
          <w:rPr>
            <w:rFonts w:hint="eastAsia" w:ascii="FZSSK--GBK1-0" w:hAnsi="FZSSK--GBK1-0" w:eastAsia="FZSSK--GBK1-0" w:cs="FZSSK--GBK1-0"/>
            <w:color w:val="000000"/>
            <w:kern w:val="0"/>
            <w:sz w:val="21"/>
            <w:szCs w:val="21"/>
            <w:lang w:val="en-US" w:eastAsia="zh-CN" w:bidi="ar"/>
          </w:rPr>
          <w:t>利益</w:t>
        </w:r>
      </w:ins>
      <w:ins w:id="1367" w:author="1111" w:date="2025-09-04T18:51:20Z">
        <w:r>
          <w:rPr>
            <w:rFonts w:hint="eastAsia" w:ascii="FZSSK--GBK1-0" w:hAnsi="FZSSK--GBK1-0" w:eastAsia="FZSSK--GBK1-0" w:cs="FZSSK--GBK1-0"/>
            <w:color w:val="000000"/>
            <w:kern w:val="0"/>
            <w:sz w:val="21"/>
            <w:szCs w:val="21"/>
            <w:lang w:val="en-US" w:eastAsia="zh-CN" w:bidi="ar"/>
          </w:rPr>
          <w:t>本身</w:t>
        </w:r>
      </w:ins>
      <w:ins w:id="1368" w:author="1111" w:date="2025-09-04T18:51:21Z">
        <w:r>
          <w:rPr>
            <w:rFonts w:hint="eastAsia" w:ascii="FZSSK--GBK1-0" w:hAnsi="FZSSK--GBK1-0" w:eastAsia="FZSSK--GBK1-0" w:cs="FZSSK--GBK1-0"/>
            <w:color w:val="000000"/>
            <w:kern w:val="0"/>
            <w:sz w:val="21"/>
            <w:szCs w:val="21"/>
            <w:lang w:val="en-US" w:eastAsia="zh-CN" w:bidi="ar"/>
          </w:rPr>
          <w:t>的</w:t>
        </w:r>
      </w:ins>
      <w:ins w:id="1369" w:author="1111" w:date="2025-09-04T18:51:23Z">
        <w:r>
          <w:rPr>
            <w:rFonts w:hint="eastAsia" w:ascii="FZSSK--GBK1-0" w:hAnsi="FZSSK--GBK1-0" w:eastAsia="FZSSK--GBK1-0" w:cs="FZSSK--GBK1-0"/>
            <w:color w:val="000000"/>
            <w:kern w:val="0"/>
            <w:sz w:val="21"/>
            <w:szCs w:val="21"/>
            <w:lang w:val="en-US" w:eastAsia="zh-CN" w:bidi="ar"/>
          </w:rPr>
          <w:t>独立性</w:t>
        </w:r>
      </w:ins>
      <w:ins w:id="1370" w:author="1111" w:date="2025-09-04T14:57:49Z">
        <w:r>
          <w:rPr>
            <w:rFonts w:hint="eastAsia" w:ascii="FZSSK--GBK1-0" w:hAnsi="FZSSK--GBK1-0" w:eastAsia="FZSSK--GBK1-0" w:cs="FZSSK--GBK1-0"/>
            <w:color w:val="000000"/>
            <w:kern w:val="0"/>
            <w:sz w:val="21"/>
            <w:szCs w:val="21"/>
            <w:lang w:val="en-US" w:eastAsia="zh-CN" w:bidi="ar"/>
          </w:rPr>
          <w:t>。</w:t>
        </w:r>
      </w:ins>
      <w:ins w:id="1371" w:author="1111" w:date="2025-09-04T15:16:02Z">
        <w:r>
          <w:rPr>
            <w:rFonts w:hint="eastAsia" w:ascii="Times New Roman" w:hAnsi="Times New Roman" w:eastAsia="宋体" w:cs="Times New Roman"/>
            <w:szCs w:val="21"/>
            <w:lang w:val="en-US" w:eastAsia="zh-CN"/>
          </w:rPr>
          <w:t>本文认为</w:t>
        </w:r>
      </w:ins>
      <w:ins w:id="1372" w:author="1111" w:date="2025-09-04T15:36:58Z">
        <w:r>
          <w:rPr>
            <w:rFonts w:hint="eastAsia" w:ascii="Times New Roman" w:hAnsi="Times New Roman" w:eastAsia="宋体" w:cs="Times New Roman"/>
            <w:szCs w:val="21"/>
            <w:lang w:val="en-US" w:eastAsia="zh-CN"/>
          </w:rPr>
          <w:t>，</w:t>
        </w:r>
      </w:ins>
      <w:ins w:id="1373" w:author="1111" w:date="2025-09-04T15:36:59Z">
        <w:r>
          <w:rPr>
            <w:rFonts w:hint="eastAsia" w:ascii="Times New Roman" w:hAnsi="Times New Roman" w:eastAsia="宋体" w:cs="Times New Roman"/>
            <w:szCs w:val="21"/>
            <w:lang w:val="en-US" w:eastAsia="zh-CN"/>
          </w:rPr>
          <w:t>公司</w:t>
        </w:r>
      </w:ins>
      <w:ins w:id="1374" w:author="1111" w:date="2025-09-04T15:37:00Z">
        <w:r>
          <w:rPr>
            <w:rFonts w:hint="eastAsia" w:ascii="Times New Roman" w:hAnsi="Times New Roman" w:eastAsia="宋体" w:cs="Times New Roman"/>
            <w:szCs w:val="21"/>
            <w:lang w:val="en-US" w:eastAsia="zh-CN"/>
          </w:rPr>
          <w:t>利益</w:t>
        </w:r>
      </w:ins>
      <w:ins w:id="1375" w:author="1111" w:date="2025-09-04T15:51:26Z">
        <w:r>
          <w:rPr>
            <w:rFonts w:hint="eastAsia" w:ascii="Times New Roman" w:hAnsi="Times New Roman" w:eastAsia="宋体" w:cs="Times New Roman"/>
            <w:szCs w:val="21"/>
            <w:lang w:val="en-US" w:eastAsia="zh-CN"/>
          </w:rPr>
          <w:t>是</w:t>
        </w:r>
      </w:ins>
      <w:ins w:id="1376" w:author="1111" w:date="2025-09-04T15:51:29Z">
        <w:r>
          <w:rPr>
            <w:rFonts w:hint="eastAsia" w:ascii="Times New Roman" w:hAnsi="Times New Roman" w:eastAsia="宋体" w:cs="Times New Roman"/>
            <w:szCs w:val="21"/>
            <w:lang w:val="en-US" w:eastAsia="zh-CN"/>
          </w:rPr>
          <w:t>作为</w:t>
        </w:r>
      </w:ins>
      <w:ins w:id="1377" w:author="1111" w:date="2025-09-04T15:51:30Z">
        <w:r>
          <w:rPr>
            <w:rFonts w:hint="eastAsia" w:ascii="Times New Roman" w:hAnsi="Times New Roman" w:eastAsia="宋体" w:cs="Times New Roman"/>
            <w:szCs w:val="21"/>
            <w:lang w:val="en-US" w:eastAsia="zh-CN"/>
          </w:rPr>
          <w:t>独立的</w:t>
        </w:r>
      </w:ins>
      <w:ins w:id="1378" w:author="1111" w:date="2025-09-04T15:51:34Z">
        <w:r>
          <w:rPr>
            <w:rFonts w:hint="eastAsia" w:ascii="Times New Roman" w:hAnsi="Times New Roman" w:eastAsia="宋体" w:cs="Times New Roman"/>
            <w:szCs w:val="21"/>
            <w:lang w:val="en-US" w:eastAsia="zh-CN"/>
          </w:rPr>
          <w:t>法律</w:t>
        </w:r>
      </w:ins>
      <w:ins w:id="1379" w:author="1111" w:date="2025-09-04T15:51:38Z">
        <w:r>
          <w:rPr>
            <w:rFonts w:hint="eastAsia" w:ascii="Times New Roman" w:hAnsi="Times New Roman" w:eastAsia="宋体" w:cs="Times New Roman"/>
            <w:szCs w:val="21"/>
            <w:lang w:val="en-US" w:eastAsia="zh-CN"/>
          </w:rPr>
          <w:t>实体</w:t>
        </w:r>
      </w:ins>
      <w:ins w:id="1380" w:author="1111" w:date="2025-09-04T15:51:43Z">
        <w:r>
          <w:rPr>
            <w:rFonts w:hint="eastAsia" w:ascii="Times New Roman" w:hAnsi="Times New Roman" w:eastAsia="宋体" w:cs="Times New Roman"/>
            <w:szCs w:val="21"/>
            <w:lang w:val="en-US" w:eastAsia="zh-CN"/>
          </w:rPr>
          <w:t>的</w:t>
        </w:r>
      </w:ins>
      <w:ins w:id="1381" w:author="1111" w:date="2025-09-04T15:51:44Z">
        <w:r>
          <w:rPr>
            <w:rFonts w:hint="eastAsia" w:ascii="Times New Roman" w:hAnsi="Times New Roman" w:eastAsia="宋体" w:cs="Times New Roman"/>
            <w:szCs w:val="21"/>
            <w:lang w:val="en-US" w:eastAsia="zh-CN"/>
          </w:rPr>
          <w:t>公司</w:t>
        </w:r>
      </w:ins>
      <w:ins w:id="1382" w:author="1111" w:date="2025-09-04T15:51:46Z">
        <w:r>
          <w:rPr>
            <w:rFonts w:hint="eastAsia" w:ascii="Times New Roman" w:hAnsi="Times New Roman" w:eastAsia="宋体" w:cs="Times New Roman"/>
            <w:szCs w:val="21"/>
            <w:lang w:val="en-US" w:eastAsia="zh-CN"/>
          </w:rPr>
          <w:t>组织</w:t>
        </w:r>
      </w:ins>
      <w:ins w:id="1383" w:author="1111" w:date="2025-09-04T15:51:47Z">
        <w:r>
          <w:rPr>
            <w:rFonts w:hint="eastAsia" w:ascii="Times New Roman" w:hAnsi="Times New Roman" w:eastAsia="宋体" w:cs="Times New Roman"/>
            <w:szCs w:val="21"/>
            <w:lang w:val="en-US" w:eastAsia="zh-CN"/>
          </w:rPr>
          <w:t>本身的</w:t>
        </w:r>
      </w:ins>
      <w:ins w:id="1384" w:author="1111" w:date="2025-09-04T15:51:49Z">
        <w:r>
          <w:rPr>
            <w:rFonts w:hint="eastAsia" w:ascii="Times New Roman" w:hAnsi="Times New Roman" w:eastAsia="宋体" w:cs="Times New Roman"/>
            <w:szCs w:val="21"/>
            <w:lang w:val="en-US" w:eastAsia="zh-CN"/>
          </w:rPr>
          <w:t>利益</w:t>
        </w:r>
      </w:ins>
      <w:ins w:id="1385" w:author="1111" w:date="2025-09-04T16:47:49Z">
        <w:r>
          <w:rPr>
            <w:rFonts w:hint="eastAsia" w:ascii="Times New Roman" w:hAnsi="Times New Roman" w:eastAsia="宋体" w:cs="Times New Roman"/>
            <w:szCs w:val="21"/>
            <w:lang w:val="en-US" w:eastAsia="zh-CN"/>
          </w:rPr>
          <w:t>，</w:t>
        </w:r>
      </w:ins>
      <w:ins w:id="1386" w:author="1111" w:date="2025-09-04T15:52:12Z">
        <w:r>
          <w:rPr>
            <w:rFonts w:hint="eastAsia" w:ascii="Times New Roman" w:hAnsi="Times New Roman" w:eastAsia="宋体" w:cs="Times New Roman"/>
            <w:szCs w:val="21"/>
            <w:lang w:val="en-US" w:eastAsia="zh-CN"/>
          </w:rPr>
          <w:t>与</w:t>
        </w:r>
      </w:ins>
      <w:ins w:id="1387" w:author="1111" w:date="2025-09-04T15:52:19Z">
        <w:r>
          <w:rPr>
            <w:rFonts w:hint="eastAsia" w:ascii="Times New Roman" w:hAnsi="Times New Roman" w:eastAsia="宋体" w:cs="Times New Roman"/>
            <w:szCs w:val="21"/>
            <w:lang w:val="en-US" w:eastAsia="zh-CN"/>
          </w:rPr>
          <w:t>股东利益</w:t>
        </w:r>
      </w:ins>
      <w:ins w:id="1388" w:author="1111" w:date="2025-09-04T15:52:28Z">
        <w:r>
          <w:rPr>
            <w:rFonts w:hint="eastAsia" w:ascii="Times New Roman" w:hAnsi="Times New Roman" w:eastAsia="宋体" w:cs="Times New Roman"/>
            <w:szCs w:val="21"/>
            <w:lang w:val="en-US" w:eastAsia="zh-CN"/>
          </w:rPr>
          <w:t>、利益</w:t>
        </w:r>
      </w:ins>
      <w:ins w:id="1389" w:author="1111" w:date="2025-09-04T15:52:31Z">
        <w:r>
          <w:rPr>
            <w:rFonts w:hint="eastAsia" w:ascii="Times New Roman" w:hAnsi="Times New Roman" w:eastAsia="宋体" w:cs="Times New Roman"/>
            <w:szCs w:val="21"/>
            <w:lang w:val="en-US" w:eastAsia="zh-CN"/>
          </w:rPr>
          <w:t>相关者</w:t>
        </w:r>
      </w:ins>
      <w:ins w:id="1390" w:author="1111" w:date="2025-09-04T15:52:32Z">
        <w:r>
          <w:rPr>
            <w:rFonts w:hint="eastAsia" w:ascii="Times New Roman" w:hAnsi="Times New Roman" w:eastAsia="宋体" w:cs="Times New Roman"/>
            <w:szCs w:val="21"/>
            <w:lang w:val="en-US" w:eastAsia="zh-CN"/>
          </w:rPr>
          <w:t>利益间</w:t>
        </w:r>
      </w:ins>
      <w:ins w:id="1391" w:author="1111" w:date="2025-09-04T15:52:37Z">
        <w:r>
          <w:rPr>
            <w:rFonts w:hint="eastAsia" w:ascii="Times New Roman" w:hAnsi="Times New Roman" w:eastAsia="宋体" w:cs="Times New Roman"/>
            <w:szCs w:val="21"/>
            <w:lang w:val="en-US" w:eastAsia="zh-CN"/>
          </w:rPr>
          <w:t>实现</w:t>
        </w:r>
      </w:ins>
      <w:ins w:id="1392" w:author="1111" w:date="2025-09-04T15:52:38Z">
        <w:r>
          <w:rPr>
            <w:rFonts w:hint="eastAsia" w:ascii="Times New Roman" w:hAnsi="Times New Roman" w:eastAsia="宋体" w:cs="Times New Roman"/>
            <w:szCs w:val="21"/>
            <w:lang w:val="en-US" w:eastAsia="zh-CN"/>
          </w:rPr>
          <w:t>分离</w:t>
        </w:r>
      </w:ins>
      <w:ins w:id="1393" w:author="1111" w:date="2025-09-04T15:37:09Z">
        <w:r>
          <w:rPr>
            <w:rFonts w:hint="eastAsia" w:ascii="Times New Roman" w:hAnsi="Times New Roman" w:eastAsia="宋体" w:cs="Times New Roman"/>
            <w:szCs w:val="21"/>
            <w:lang w:val="en-US" w:eastAsia="zh-CN"/>
          </w:rPr>
          <w:t>，</w:t>
        </w:r>
      </w:ins>
      <w:ins w:id="1394" w:author="1111" w:date="2025-09-04T18:51:42Z">
        <w:r>
          <w:rPr>
            <w:rFonts w:hint="eastAsia" w:ascii="Times New Roman" w:hAnsi="Times New Roman" w:eastAsia="宋体" w:cs="Times New Roman"/>
            <w:szCs w:val="21"/>
            <w:lang w:val="en-US" w:eastAsia="zh-CN"/>
          </w:rPr>
          <w:t>股东利益的</w:t>
        </w:r>
      </w:ins>
      <w:ins w:id="1395" w:author="1111" w:date="2025-09-04T18:51:44Z">
        <w:r>
          <w:rPr>
            <w:rFonts w:hint="eastAsia" w:ascii="Times New Roman" w:hAnsi="Times New Roman" w:eastAsia="宋体" w:cs="Times New Roman"/>
            <w:szCs w:val="21"/>
            <w:lang w:val="en-US" w:eastAsia="zh-CN"/>
          </w:rPr>
          <w:t>最大化</w:t>
        </w:r>
      </w:ins>
      <w:ins w:id="1396" w:author="1111" w:date="2025-09-04T19:07:53Z">
        <w:r>
          <w:rPr>
            <w:rFonts w:hint="eastAsia" w:ascii="Times New Roman" w:hAnsi="Times New Roman" w:eastAsia="宋体" w:cs="Times New Roman"/>
            <w:szCs w:val="21"/>
            <w:lang w:val="en-US" w:eastAsia="zh-CN"/>
          </w:rPr>
          <w:t>、</w:t>
        </w:r>
      </w:ins>
      <w:ins w:id="1397" w:author="1111" w:date="2025-09-04T18:56:21Z">
        <w:r>
          <w:rPr>
            <w:rFonts w:hint="eastAsia" w:ascii="Times New Roman" w:hAnsi="Times New Roman" w:eastAsia="宋体" w:cs="Times New Roman"/>
            <w:szCs w:val="21"/>
            <w:lang w:val="en-US" w:eastAsia="zh-CN"/>
          </w:rPr>
          <w:t>兼顾</w:t>
        </w:r>
      </w:ins>
      <w:ins w:id="1398" w:author="1111" w:date="2025-09-04T18:58:11Z">
        <w:r>
          <w:rPr>
            <w:rFonts w:hint="eastAsia" w:ascii="Times New Roman" w:hAnsi="Times New Roman" w:eastAsia="宋体" w:cs="Times New Roman"/>
            <w:szCs w:val="21"/>
            <w:lang w:val="en-US" w:eastAsia="zh-CN"/>
          </w:rPr>
          <w:t>保护</w:t>
        </w:r>
      </w:ins>
      <w:ins w:id="1399" w:author="1111" w:date="2025-09-04T18:52:18Z">
        <w:r>
          <w:rPr>
            <w:rFonts w:hint="eastAsia" w:ascii="Times New Roman" w:hAnsi="Times New Roman" w:eastAsia="宋体" w:cs="Times New Roman"/>
            <w:szCs w:val="21"/>
            <w:lang w:val="en-US" w:eastAsia="zh-CN"/>
          </w:rPr>
          <w:t>利益相关者</w:t>
        </w:r>
      </w:ins>
      <w:ins w:id="1400" w:author="1111" w:date="2025-09-04T18:57:19Z">
        <w:r>
          <w:rPr>
            <w:rFonts w:hint="eastAsia" w:ascii="Times New Roman" w:hAnsi="Times New Roman" w:eastAsia="宋体" w:cs="Times New Roman"/>
            <w:szCs w:val="21"/>
            <w:lang w:val="en-US" w:eastAsia="zh-CN"/>
          </w:rPr>
          <w:t>利益</w:t>
        </w:r>
      </w:ins>
      <w:ins w:id="1401" w:author="1111" w:date="2025-09-04T19:08:00Z">
        <w:r>
          <w:rPr>
            <w:rFonts w:hint="eastAsia" w:ascii="Times New Roman" w:hAnsi="Times New Roman" w:eastAsia="宋体" w:cs="Times New Roman"/>
            <w:szCs w:val="21"/>
            <w:lang w:val="en-US" w:eastAsia="zh-CN"/>
          </w:rPr>
          <w:t>乃至</w:t>
        </w:r>
      </w:ins>
      <w:ins w:id="1402" w:author="1111" w:date="2025-09-04T19:08:01Z">
        <w:r>
          <w:rPr>
            <w:rFonts w:hint="eastAsia" w:ascii="Times New Roman" w:hAnsi="Times New Roman" w:eastAsia="宋体" w:cs="Times New Roman"/>
            <w:szCs w:val="21"/>
            <w:lang w:val="en-US" w:eastAsia="zh-CN"/>
          </w:rPr>
          <w:t>上述</w:t>
        </w:r>
      </w:ins>
      <w:ins w:id="1403" w:author="1111" w:date="2025-09-04T19:08:22Z">
        <w:r>
          <w:rPr>
            <w:rFonts w:hint="eastAsia" w:ascii="Times New Roman" w:hAnsi="Times New Roman" w:eastAsia="宋体" w:cs="Times New Roman"/>
            <w:szCs w:val="21"/>
            <w:lang w:val="en-US" w:eastAsia="zh-CN"/>
          </w:rPr>
          <w:t>三方面</w:t>
        </w:r>
      </w:ins>
      <w:ins w:id="1404" w:author="1111" w:date="2025-09-04T19:08:23Z">
        <w:r>
          <w:rPr>
            <w:rFonts w:hint="eastAsia" w:ascii="Times New Roman" w:hAnsi="Times New Roman" w:eastAsia="宋体" w:cs="Times New Roman"/>
            <w:szCs w:val="21"/>
            <w:lang w:val="en-US" w:eastAsia="zh-CN"/>
          </w:rPr>
          <w:t>利益的</w:t>
        </w:r>
      </w:ins>
      <w:ins w:id="1405" w:author="1111" w:date="2025-09-04T19:08:25Z">
        <w:r>
          <w:rPr>
            <w:rFonts w:hint="eastAsia" w:ascii="Times New Roman" w:hAnsi="Times New Roman" w:eastAsia="宋体" w:cs="Times New Roman"/>
            <w:szCs w:val="21"/>
            <w:lang w:val="en-US" w:eastAsia="zh-CN"/>
          </w:rPr>
          <w:t>简单</w:t>
        </w:r>
      </w:ins>
      <w:ins w:id="1406" w:author="1111" w:date="2025-09-04T19:08:37Z">
        <w:r>
          <w:rPr>
            <w:rFonts w:hint="eastAsia" w:ascii="Times New Roman" w:hAnsi="Times New Roman" w:eastAsia="宋体" w:cs="Times New Roman"/>
            <w:szCs w:val="21"/>
            <w:lang w:val="en-US" w:eastAsia="zh-CN"/>
          </w:rPr>
          <w:t>加合</w:t>
        </w:r>
      </w:ins>
      <w:ins w:id="1407" w:author="1111" w:date="2025-09-04T18:52:51Z">
        <w:r>
          <w:rPr>
            <w:rFonts w:hint="eastAsia" w:ascii="Times New Roman" w:hAnsi="Times New Roman" w:eastAsia="宋体" w:cs="Times New Roman"/>
            <w:szCs w:val="21"/>
            <w:lang w:val="en-US" w:eastAsia="zh-CN"/>
          </w:rPr>
          <w:t>均无法全面概括</w:t>
        </w:r>
      </w:ins>
      <w:ins w:id="1408" w:author="1111" w:date="2025-09-04T18:52:54Z">
        <w:r>
          <w:rPr>
            <w:rFonts w:hint="eastAsia" w:ascii="Times New Roman" w:hAnsi="Times New Roman" w:eastAsia="宋体" w:cs="Times New Roman"/>
            <w:szCs w:val="21"/>
            <w:lang w:val="en-US" w:eastAsia="zh-CN"/>
          </w:rPr>
          <w:t>公司利益</w:t>
        </w:r>
      </w:ins>
      <w:ins w:id="1409" w:author="1111" w:date="2025-09-04T18:51:54Z">
        <w:r>
          <w:rPr>
            <w:rFonts w:hint="eastAsia" w:ascii="Times New Roman" w:hAnsi="Times New Roman" w:eastAsia="宋体" w:cs="Times New Roman"/>
            <w:szCs w:val="21"/>
            <w:lang w:val="en-US" w:eastAsia="zh-CN"/>
          </w:rPr>
          <w:t>，</w:t>
        </w:r>
      </w:ins>
      <w:ins w:id="1410" w:author="1111" w:date="2025-09-04T16:50:08Z">
        <w:r>
          <w:rPr>
            <w:rFonts w:hint="eastAsia" w:ascii="Times New Roman" w:hAnsi="Times New Roman" w:eastAsia="宋体" w:cs="Times New Roman"/>
            <w:szCs w:val="21"/>
            <w:lang w:val="en-US" w:eastAsia="zh-CN"/>
          </w:rPr>
          <w:t>公司利益</w:t>
        </w:r>
      </w:ins>
      <w:ins w:id="1411" w:author="1111" w:date="2025-09-04T16:50:10Z">
        <w:r>
          <w:rPr>
            <w:rFonts w:hint="eastAsia" w:ascii="Times New Roman" w:hAnsi="Times New Roman" w:eastAsia="宋体" w:cs="Times New Roman"/>
            <w:szCs w:val="21"/>
            <w:lang w:val="en-US" w:eastAsia="zh-CN"/>
          </w:rPr>
          <w:t>最大化</w:t>
        </w:r>
      </w:ins>
      <w:ins w:id="1412" w:author="1111" w:date="2025-09-04T15:52:45Z">
        <w:r>
          <w:rPr>
            <w:rFonts w:hint="eastAsia" w:ascii="Times New Roman" w:hAnsi="Times New Roman" w:eastAsia="宋体" w:cs="Times New Roman"/>
            <w:szCs w:val="21"/>
            <w:lang w:val="en-US" w:eastAsia="zh-CN"/>
          </w:rPr>
          <w:t>本</w:t>
        </w:r>
      </w:ins>
      <w:ins w:id="1413" w:author="1111" w:date="2025-09-04T15:37:11Z">
        <w:r>
          <w:rPr>
            <w:rFonts w:hint="eastAsia" w:ascii="Times New Roman" w:hAnsi="Times New Roman" w:eastAsia="宋体" w:cs="Times New Roman"/>
            <w:szCs w:val="21"/>
            <w:lang w:val="en-US" w:eastAsia="zh-CN"/>
          </w:rPr>
          <w:t>质上</w:t>
        </w:r>
      </w:ins>
      <w:ins w:id="1414" w:author="1111" w:date="2025-09-04T15:37:12Z">
        <w:r>
          <w:rPr>
            <w:rFonts w:hint="eastAsia" w:ascii="Times New Roman" w:hAnsi="Times New Roman" w:eastAsia="宋体" w:cs="Times New Roman"/>
            <w:szCs w:val="21"/>
            <w:lang w:val="en-US" w:eastAsia="zh-CN"/>
          </w:rPr>
          <w:t>是</w:t>
        </w:r>
      </w:ins>
      <w:ins w:id="1415" w:author="1111" w:date="2025-09-04T15:37:17Z">
        <w:r>
          <w:rPr>
            <w:rFonts w:hint="eastAsia" w:ascii="Times New Roman" w:hAnsi="Times New Roman" w:eastAsia="宋体" w:cs="Times New Roman"/>
            <w:szCs w:val="21"/>
            <w:lang w:val="en-US" w:eastAsia="zh-CN"/>
          </w:rPr>
          <w:t>一种</w:t>
        </w:r>
      </w:ins>
      <w:ins w:id="1416" w:author="1111" w:date="2025-09-04T15:37:19Z">
        <w:r>
          <w:rPr>
            <w:rFonts w:hint="eastAsia" w:ascii="Times New Roman" w:hAnsi="Times New Roman" w:eastAsia="宋体" w:cs="Times New Roman"/>
            <w:szCs w:val="21"/>
            <w:lang w:val="en-US" w:eastAsia="zh-CN"/>
          </w:rPr>
          <w:t>利益衡量</w:t>
        </w:r>
      </w:ins>
      <w:ins w:id="1417" w:author="1111" w:date="2025-09-04T15:37:20Z">
        <w:r>
          <w:rPr>
            <w:rFonts w:hint="eastAsia" w:ascii="Times New Roman" w:hAnsi="Times New Roman" w:eastAsia="宋体" w:cs="Times New Roman"/>
            <w:szCs w:val="21"/>
            <w:lang w:val="en-US" w:eastAsia="zh-CN"/>
          </w:rPr>
          <w:t>的价值</w:t>
        </w:r>
      </w:ins>
      <w:ins w:id="1418" w:author="1111" w:date="2025-09-04T15:37:22Z">
        <w:r>
          <w:rPr>
            <w:rFonts w:hint="eastAsia" w:ascii="Times New Roman" w:hAnsi="Times New Roman" w:eastAsia="宋体" w:cs="Times New Roman"/>
            <w:szCs w:val="21"/>
            <w:lang w:val="en-US" w:eastAsia="zh-CN"/>
          </w:rPr>
          <w:t>判断</w:t>
        </w:r>
      </w:ins>
      <w:ins w:id="1419" w:author="1111" w:date="2025-09-04T19:10:23Z">
        <w:r>
          <w:rPr>
            <w:rFonts w:hint="eastAsia" w:ascii="Times New Roman" w:hAnsi="Times New Roman" w:eastAsia="宋体" w:cs="Times New Roman"/>
            <w:szCs w:val="21"/>
            <w:lang w:val="en-US" w:eastAsia="zh-CN"/>
          </w:rPr>
          <w:t>，</w:t>
        </w:r>
      </w:ins>
      <w:ins w:id="1420" w:author="1111" w:date="2025-09-04T19:10:24Z">
        <w:r>
          <w:rPr>
            <w:rFonts w:hint="eastAsia" w:ascii="Times New Roman" w:hAnsi="Times New Roman" w:eastAsia="宋体" w:cs="Times New Roman"/>
            <w:szCs w:val="21"/>
            <w:lang w:val="en-US" w:eastAsia="zh-CN"/>
          </w:rPr>
          <w:t>需要</w:t>
        </w:r>
      </w:ins>
      <w:ins w:id="1421" w:author="1111" w:date="2025-09-04T19:10:25Z">
        <w:r>
          <w:rPr>
            <w:rFonts w:hint="eastAsia" w:ascii="Times New Roman" w:hAnsi="Times New Roman" w:eastAsia="宋体" w:cs="Times New Roman"/>
            <w:szCs w:val="21"/>
            <w:lang w:val="en-US" w:eastAsia="zh-CN"/>
          </w:rPr>
          <w:t>结合</w:t>
        </w:r>
      </w:ins>
      <w:ins w:id="1422" w:author="1111" w:date="2025-09-04T19:10:29Z">
        <w:r>
          <w:rPr>
            <w:rFonts w:hint="eastAsia" w:ascii="Times New Roman" w:hAnsi="Times New Roman" w:eastAsia="宋体" w:cs="Times New Roman"/>
            <w:szCs w:val="21"/>
            <w:lang w:val="en-US" w:eastAsia="zh-CN"/>
          </w:rPr>
          <w:t>具体</w:t>
        </w:r>
      </w:ins>
      <w:ins w:id="1423" w:author="1111" w:date="2025-09-04T19:10:33Z">
        <w:r>
          <w:rPr>
            <w:rFonts w:hint="eastAsia" w:ascii="Times New Roman" w:hAnsi="Times New Roman" w:eastAsia="宋体" w:cs="Times New Roman"/>
            <w:szCs w:val="21"/>
            <w:lang w:val="en-US" w:eastAsia="zh-CN"/>
          </w:rPr>
          <w:t>场景</w:t>
        </w:r>
      </w:ins>
      <w:ins w:id="1424" w:author="1111" w:date="2025-09-04T19:13:28Z">
        <w:r>
          <w:rPr>
            <w:rFonts w:hint="eastAsia" w:ascii="Times New Roman" w:hAnsi="Times New Roman" w:eastAsia="宋体" w:cs="Times New Roman"/>
            <w:szCs w:val="21"/>
            <w:lang w:val="en-US" w:eastAsia="zh-CN"/>
          </w:rPr>
          <w:t>进行分析</w:t>
        </w:r>
      </w:ins>
      <w:ins w:id="1425" w:author="1111" w:date="2025-09-04T15:53:11Z">
        <w:r>
          <w:rPr>
            <w:rFonts w:hint="eastAsia" w:ascii="Times New Roman" w:hAnsi="Times New Roman" w:eastAsia="宋体" w:cs="Times New Roman"/>
            <w:szCs w:val="21"/>
            <w:lang w:val="en-US" w:eastAsia="zh-CN"/>
          </w:rPr>
          <w:t>。</w:t>
        </w:r>
      </w:ins>
      <w:ins w:id="1426" w:author="1111" w:date="2025-09-04T16:49:14Z">
        <w:r>
          <w:rPr>
            <w:rFonts w:hint="eastAsia" w:ascii="Times New Roman" w:hAnsi="Times New Roman" w:eastAsia="宋体" w:cs="Times New Roman"/>
            <w:szCs w:val="21"/>
            <w:lang w:val="en-US" w:eastAsia="zh-CN"/>
          </w:rPr>
          <w:t>这种价值</w:t>
        </w:r>
      </w:ins>
      <w:ins w:id="1427" w:author="1111" w:date="2025-09-04T16:49:17Z">
        <w:r>
          <w:rPr>
            <w:rFonts w:hint="eastAsia" w:ascii="Times New Roman" w:hAnsi="Times New Roman" w:eastAsia="宋体" w:cs="Times New Roman"/>
            <w:szCs w:val="21"/>
            <w:lang w:val="en-US" w:eastAsia="zh-CN"/>
          </w:rPr>
          <w:t>判断</w:t>
        </w:r>
      </w:ins>
      <w:ins w:id="1428" w:author="1111" w:date="2025-09-04T19:36:37Z">
        <w:r>
          <w:rPr>
            <w:rFonts w:hint="eastAsia" w:ascii="Times New Roman" w:hAnsi="Times New Roman" w:eastAsia="宋体" w:cs="Times New Roman"/>
            <w:szCs w:val="21"/>
            <w:lang w:val="en-US" w:eastAsia="zh-CN"/>
          </w:rPr>
          <w:t>也</w:t>
        </w:r>
      </w:ins>
      <w:ins w:id="1429" w:author="1111" w:date="2025-09-04T19:10:45Z">
        <w:r>
          <w:rPr>
            <w:rFonts w:hint="eastAsia" w:ascii="Times New Roman" w:hAnsi="Times New Roman" w:eastAsia="宋体" w:cs="Times New Roman"/>
            <w:szCs w:val="21"/>
            <w:lang w:val="en-US" w:eastAsia="zh-CN"/>
          </w:rPr>
          <w:t>并非</w:t>
        </w:r>
      </w:ins>
      <w:ins w:id="1430" w:author="1111" w:date="2025-09-04T19:10:46Z">
        <w:r>
          <w:rPr>
            <w:rFonts w:hint="eastAsia" w:ascii="Times New Roman" w:hAnsi="Times New Roman" w:eastAsia="宋体" w:cs="Times New Roman"/>
            <w:szCs w:val="21"/>
            <w:lang w:val="en-US" w:eastAsia="zh-CN"/>
          </w:rPr>
          <w:t>毫无</w:t>
        </w:r>
      </w:ins>
      <w:ins w:id="1431" w:author="1111" w:date="2025-09-04T19:27:43Z">
        <w:r>
          <w:rPr>
            <w:rFonts w:hint="eastAsia" w:ascii="Times New Roman" w:hAnsi="Times New Roman" w:eastAsia="宋体" w:cs="Times New Roman"/>
            <w:szCs w:val="21"/>
            <w:lang w:val="en-US" w:eastAsia="zh-CN"/>
          </w:rPr>
          <w:t>章法</w:t>
        </w:r>
      </w:ins>
      <w:ins w:id="1432" w:author="1111" w:date="2025-09-04T19:27:54Z">
        <w:r>
          <w:rPr>
            <w:rFonts w:hint="eastAsia" w:ascii="Times New Roman" w:hAnsi="Times New Roman" w:eastAsia="宋体" w:cs="Times New Roman"/>
            <w:szCs w:val="21"/>
            <w:lang w:val="en-US" w:eastAsia="zh-CN"/>
          </w:rPr>
          <w:t>，</w:t>
        </w:r>
      </w:ins>
      <w:ins w:id="1433" w:author="1111" w:date="2025-09-04T19:27:58Z">
        <w:r>
          <w:rPr>
            <w:rFonts w:hint="eastAsia" w:ascii="Times New Roman" w:hAnsi="Times New Roman" w:eastAsia="宋体" w:cs="Times New Roman"/>
            <w:szCs w:val="21"/>
            <w:lang w:val="en-US" w:eastAsia="zh-CN"/>
          </w:rPr>
          <w:t>任凭董事</w:t>
        </w:r>
      </w:ins>
      <w:ins w:id="1434" w:author="1111" w:date="2025-09-04T19:35:51Z">
        <w:r>
          <w:rPr>
            <w:rFonts w:hint="eastAsia" w:ascii="Times New Roman" w:hAnsi="Times New Roman" w:eastAsia="宋体" w:cs="Times New Roman"/>
            <w:szCs w:val="21"/>
            <w:lang w:val="en-US" w:eastAsia="zh-CN"/>
          </w:rPr>
          <w:t>自由</w:t>
        </w:r>
      </w:ins>
      <w:ins w:id="1435" w:author="1111" w:date="2025-09-04T19:36:01Z">
        <w:r>
          <w:rPr>
            <w:rFonts w:hint="eastAsia" w:ascii="Times New Roman" w:hAnsi="Times New Roman" w:eastAsia="宋体" w:cs="Times New Roman"/>
            <w:szCs w:val="21"/>
            <w:lang w:val="en-US" w:eastAsia="zh-CN"/>
          </w:rPr>
          <w:t>抉择</w:t>
        </w:r>
      </w:ins>
      <w:ins w:id="1436" w:author="1111" w:date="2025-09-04T19:28:06Z">
        <w:r>
          <w:rPr>
            <w:rFonts w:hint="eastAsia" w:ascii="Times New Roman" w:hAnsi="Times New Roman" w:eastAsia="宋体" w:cs="Times New Roman"/>
            <w:szCs w:val="21"/>
            <w:lang w:val="en-US" w:eastAsia="zh-CN"/>
          </w:rPr>
          <w:t>，</w:t>
        </w:r>
      </w:ins>
      <w:ins w:id="1437" w:author="1111" w:date="2025-09-04T19:36:45Z">
        <w:r>
          <w:rPr>
            <w:rFonts w:hint="eastAsia" w:ascii="Times New Roman" w:hAnsi="Times New Roman" w:eastAsia="宋体" w:cs="Times New Roman"/>
            <w:szCs w:val="21"/>
            <w:lang w:val="en-US" w:eastAsia="zh-CN"/>
          </w:rPr>
          <w:t>而</w:t>
        </w:r>
      </w:ins>
      <w:ins w:id="1438" w:author="1111" w:date="2025-09-04T19:36:47Z">
        <w:r>
          <w:rPr>
            <w:rFonts w:hint="eastAsia" w:ascii="Times New Roman" w:hAnsi="Times New Roman" w:eastAsia="宋体" w:cs="Times New Roman"/>
            <w:szCs w:val="21"/>
            <w:lang w:val="en-US" w:eastAsia="zh-CN"/>
          </w:rPr>
          <w:t>是</w:t>
        </w:r>
      </w:ins>
      <w:ins w:id="1439" w:author="1111" w:date="2025-09-04T19:28:10Z">
        <w:r>
          <w:rPr>
            <w:rFonts w:hint="eastAsia" w:ascii="Times New Roman" w:hAnsi="Times New Roman" w:eastAsia="宋体" w:cs="Times New Roman"/>
            <w:szCs w:val="21"/>
            <w:lang w:val="en-US" w:eastAsia="zh-CN"/>
          </w:rPr>
          <w:t>有迹可循</w:t>
        </w:r>
      </w:ins>
      <w:ins w:id="1440" w:author="1111" w:date="2025-09-04T19:40:16Z">
        <w:r>
          <w:rPr>
            <w:rFonts w:hint="eastAsia" w:ascii="Times New Roman" w:hAnsi="Times New Roman" w:eastAsia="宋体" w:cs="Times New Roman"/>
            <w:szCs w:val="21"/>
            <w:lang w:val="en-US" w:eastAsia="zh-CN"/>
          </w:rPr>
          <w:t>的</w:t>
        </w:r>
      </w:ins>
      <w:ins w:id="1441" w:author="1111" w:date="2025-09-04T16:00:45Z">
        <w:r>
          <w:rPr>
            <w:rFonts w:hint="eastAsia" w:ascii="Times New Roman" w:hAnsi="Times New Roman" w:eastAsia="宋体" w:cs="Times New Roman"/>
            <w:szCs w:val="21"/>
            <w:lang w:val="en-US" w:eastAsia="zh-CN"/>
          </w:rPr>
          <w:t>。</w:t>
        </w:r>
      </w:ins>
      <w:ins w:id="1442" w:author="1111" w:date="2025-09-04T19:28:21Z">
        <w:r>
          <w:rPr>
            <w:rFonts w:hint="eastAsia" w:ascii="Times New Roman" w:hAnsi="Times New Roman" w:eastAsia="宋体" w:cs="Times New Roman"/>
            <w:szCs w:val="21"/>
            <w:lang w:val="en-US" w:eastAsia="zh-CN"/>
          </w:rPr>
          <w:t>有学者</w:t>
        </w:r>
      </w:ins>
      <w:ins w:id="1443" w:author="1111" w:date="2025-09-04T19:28:22Z">
        <w:r>
          <w:rPr>
            <w:rFonts w:hint="eastAsia" w:ascii="Times New Roman" w:hAnsi="Times New Roman" w:eastAsia="宋体" w:cs="Times New Roman"/>
            <w:szCs w:val="21"/>
            <w:lang w:val="en-US" w:eastAsia="zh-CN"/>
          </w:rPr>
          <w:t>将</w:t>
        </w:r>
      </w:ins>
      <w:ins w:id="1444" w:author="1111" w:date="2025-09-04T19:28:38Z">
        <w:r>
          <w:rPr>
            <w:rFonts w:hint="eastAsia" w:ascii="Times New Roman" w:hAnsi="Times New Roman" w:eastAsia="宋体" w:cs="Times New Roman"/>
            <w:szCs w:val="21"/>
            <w:lang w:val="en-US" w:eastAsia="zh-CN"/>
          </w:rPr>
          <w:t>董事信义义务与公司及其各方主体之间的关系</w:t>
        </w:r>
      </w:ins>
      <w:ins w:id="1445" w:author="1111" w:date="2025-09-04T19:40:30Z">
        <w:r>
          <w:rPr>
            <w:rFonts w:hint="eastAsia" w:ascii="Times New Roman" w:hAnsi="Times New Roman" w:eastAsia="宋体" w:cs="Times New Roman"/>
            <w:szCs w:val="21"/>
            <w:lang w:val="en-US" w:eastAsia="zh-CN"/>
          </w:rPr>
          <w:t>形象地</w:t>
        </w:r>
      </w:ins>
      <w:ins w:id="1446" w:author="1111" w:date="2025-09-04T19:28:47Z">
        <w:r>
          <w:rPr>
            <w:rFonts w:hint="eastAsia" w:ascii="Times New Roman" w:hAnsi="Times New Roman" w:eastAsia="宋体" w:cs="Times New Roman"/>
            <w:szCs w:val="21"/>
            <w:lang w:val="en-US" w:eastAsia="zh-CN"/>
          </w:rPr>
          <w:t>比喻</w:t>
        </w:r>
      </w:ins>
      <w:ins w:id="1447" w:author="1111" w:date="2025-09-04T19:28:48Z">
        <w:r>
          <w:rPr>
            <w:rFonts w:hint="eastAsia" w:ascii="Times New Roman" w:hAnsi="Times New Roman" w:eastAsia="宋体" w:cs="Times New Roman"/>
            <w:szCs w:val="21"/>
            <w:lang w:val="en-US" w:eastAsia="zh-CN"/>
          </w:rPr>
          <w:t>成</w:t>
        </w:r>
      </w:ins>
      <w:ins w:id="1448" w:author="1111" w:date="2025-09-04T19:29:11Z">
        <w:r>
          <w:rPr>
            <w:rFonts w:hint="eastAsia" w:ascii="Times New Roman" w:hAnsi="Times New Roman" w:eastAsia="宋体" w:cs="Times New Roman"/>
            <w:szCs w:val="21"/>
            <w:lang w:val="en-US" w:eastAsia="zh-CN"/>
          </w:rPr>
          <w:t>圆盘</w:t>
        </w:r>
      </w:ins>
      <w:ins w:id="1449" w:author="1111" w:date="2025-09-04T19:29:12Z">
        <w:r>
          <w:rPr>
            <w:rFonts w:hint="eastAsia" w:ascii="Times New Roman" w:hAnsi="Times New Roman" w:eastAsia="宋体" w:cs="Times New Roman"/>
            <w:szCs w:val="21"/>
            <w:lang w:val="en-US" w:eastAsia="zh-CN"/>
          </w:rPr>
          <w:t>与</w:t>
        </w:r>
      </w:ins>
      <w:ins w:id="1450" w:author="1111" w:date="2025-09-04T19:29:15Z">
        <w:r>
          <w:rPr>
            <w:rFonts w:hint="eastAsia" w:ascii="Times New Roman" w:hAnsi="Times New Roman" w:eastAsia="宋体" w:cs="Times New Roman"/>
            <w:szCs w:val="21"/>
            <w:lang w:val="en-US" w:eastAsia="zh-CN"/>
          </w:rPr>
          <w:t>支点</w:t>
        </w:r>
      </w:ins>
      <w:ins w:id="1451" w:author="1111" w:date="2025-09-04T19:29:16Z">
        <w:r>
          <w:rPr>
            <w:rFonts w:hint="eastAsia" w:ascii="Times New Roman" w:hAnsi="Times New Roman" w:eastAsia="宋体" w:cs="Times New Roman"/>
            <w:szCs w:val="21"/>
            <w:lang w:val="en-US" w:eastAsia="zh-CN"/>
          </w:rPr>
          <w:t>的关系，</w:t>
        </w:r>
      </w:ins>
      <w:ins w:id="1452" w:author="1111" w:date="2025-09-04T19:34:22Z">
        <w:r>
          <w:rPr>
            <w:rFonts w:hint="eastAsia" w:ascii="Times New Roman" w:hAnsi="Times New Roman" w:eastAsia="宋体" w:cs="Times New Roman"/>
            <w:szCs w:val="21"/>
            <w:lang w:val="en-US" w:eastAsia="zh-CN"/>
          </w:rPr>
          <w:t>董事的地位就宛如悬空圆盘下的一个支点，信义义务是其掌握平衡的行事指南，然而此圆盘上的各方主体的质量绝非平等，而是以公司法的风险与利益分配为禀赋</w:t>
        </w:r>
      </w:ins>
      <w:ins w:id="1453" w:author="1111" w:date="2025-09-04T19:35:20Z">
        <w:r>
          <w:rPr>
            <w:rFonts w:hint="eastAsia" w:ascii="Times New Roman" w:hAnsi="Times New Roman" w:eastAsia="宋体" w:cs="Times New Roman"/>
            <w:szCs w:val="21"/>
            <w:lang w:val="en-US" w:eastAsia="zh-CN"/>
          </w:rPr>
          <w:t>。</w:t>
        </w:r>
      </w:ins>
      <w:ins w:id="1454" w:author="1111" w:date="2025-09-04T20:38:42Z">
        <w:r>
          <w:rPr>
            <w:rStyle w:val="16"/>
            <w:rFonts w:hint="eastAsia" w:ascii="Times New Roman" w:hAnsi="Times New Roman" w:eastAsia="宋体" w:cs="Times New Roman"/>
            <w:szCs w:val="21"/>
            <w:lang w:val="en-US" w:eastAsia="zh-CN"/>
          </w:rPr>
          <w:footnoteReference w:id="65"/>
        </w:r>
      </w:ins>
      <w:ins w:id="1455" w:author="1111" w:date="2025-09-04T19:37:45Z">
        <w:r>
          <w:rPr>
            <w:rFonts w:hint="eastAsia" w:ascii="Times New Roman" w:hAnsi="Times New Roman" w:eastAsia="宋体" w:cs="Times New Roman"/>
            <w:szCs w:val="21"/>
            <w:lang w:val="en-US" w:eastAsia="zh-CN"/>
          </w:rPr>
          <w:t>公司利益</w:t>
        </w:r>
      </w:ins>
      <w:ins w:id="1456" w:author="1111" w:date="2025-09-04T19:37:47Z">
        <w:r>
          <w:rPr>
            <w:rFonts w:hint="eastAsia" w:ascii="Times New Roman" w:hAnsi="Times New Roman" w:eastAsia="宋体" w:cs="Times New Roman"/>
            <w:szCs w:val="21"/>
            <w:lang w:val="en-US" w:eastAsia="zh-CN"/>
          </w:rPr>
          <w:t>最大化</w:t>
        </w:r>
      </w:ins>
      <w:ins w:id="1457" w:author="1111" w:date="2025-09-04T19:37:48Z">
        <w:r>
          <w:rPr>
            <w:rFonts w:hint="eastAsia" w:ascii="Times New Roman" w:hAnsi="Times New Roman" w:eastAsia="宋体" w:cs="Times New Roman"/>
            <w:szCs w:val="21"/>
            <w:lang w:val="en-US" w:eastAsia="zh-CN"/>
          </w:rPr>
          <w:t>下的</w:t>
        </w:r>
      </w:ins>
      <w:ins w:id="1458" w:author="1111" w:date="2025-09-04T19:41:42Z">
        <w:r>
          <w:rPr>
            <w:rFonts w:hint="eastAsia" w:ascii="Times New Roman" w:hAnsi="Times New Roman" w:eastAsia="宋体" w:cs="Times New Roman"/>
            <w:szCs w:val="21"/>
            <w:lang w:val="en-US" w:eastAsia="zh-CN"/>
          </w:rPr>
          <w:t>价值</w:t>
        </w:r>
      </w:ins>
      <w:ins w:id="1459" w:author="1111" w:date="2025-09-04T19:41:55Z">
        <w:r>
          <w:rPr>
            <w:rFonts w:hint="eastAsia" w:ascii="Times New Roman" w:hAnsi="Times New Roman" w:eastAsia="宋体" w:cs="Times New Roman"/>
            <w:szCs w:val="21"/>
            <w:lang w:val="en-US" w:eastAsia="zh-CN"/>
          </w:rPr>
          <w:t>位阶</w:t>
        </w:r>
      </w:ins>
      <w:ins w:id="1460" w:author="1111" w:date="2025-09-04T19:37:54Z">
        <w:r>
          <w:rPr>
            <w:rFonts w:hint="eastAsia" w:ascii="Times New Roman" w:hAnsi="Times New Roman" w:eastAsia="宋体" w:cs="Times New Roman"/>
            <w:szCs w:val="21"/>
            <w:lang w:val="en-US" w:eastAsia="zh-CN"/>
          </w:rPr>
          <w:t>排序</w:t>
        </w:r>
      </w:ins>
      <w:ins w:id="1461" w:author="1111" w:date="2025-09-04T19:37:55Z">
        <w:r>
          <w:rPr>
            <w:rFonts w:hint="eastAsia" w:ascii="Times New Roman" w:hAnsi="Times New Roman" w:eastAsia="宋体" w:cs="Times New Roman"/>
            <w:szCs w:val="21"/>
            <w:lang w:val="en-US" w:eastAsia="zh-CN"/>
          </w:rPr>
          <w:t>也</w:t>
        </w:r>
      </w:ins>
      <w:ins w:id="1462" w:author="1111" w:date="2025-09-04T19:47:49Z">
        <w:r>
          <w:rPr>
            <w:rFonts w:hint="eastAsia" w:ascii="Times New Roman" w:hAnsi="Times New Roman" w:eastAsia="宋体" w:cs="Times New Roman"/>
            <w:szCs w:val="21"/>
            <w:lang w:val="en-US" w:eastAsia="zh-CN"/>
          </w:rPr>
          <w:t>应当</w:t>
        </w:r>
      </w:ins>
      <w:ins w:id="1463" w:author="1111" w:date="2025-09-04T19:37:56Z">
        <w:r>
          <w:rPr>
            <w:rFonts w:hint="eastAsia" w:ascii="Times New Roman" w:hAnsi="Times New Roman" w:eastAsia="宋体" w:cs="Times New Roman"/>
            <w:szCs w:val="21"/>
            <w:lang w:val="en-US" w:eastAsia="zh-CN"/>
          </w:rPr>
          <w:t>遵循</w:t>
        </w:r>
      </w:ins>
      <w:ins w:id="1464" w:author="1111" w:date="2025-09-04T19:37:57Z">
        <w:r>
          <w:rPr>
            <w:rFonts w:hint="eastAsia" w:ascii="Times New Roman" w:hAnsi="Times New Roman" w:eastAsia="宋体" w:cs="Times New Roman"/>
            <w:szCs w:val="21"/>
            <w:lang w:val="en-US" w:eastAsia="zh-CN"/>
          </w:rPr>
          <w:t>这一</w:t>
        </w:r>
      </w:ins>
      <w:ins w:id="1465" w:author="1111" w:date="2025-09-04T19:40:51Z">
        <w:r>
          <w:rPr>
            <w:rFonts w:hint="eastAsia" w:ascii="Times New Roman" w:hAnsi="Times New Roman" w:eastAsia="宋体" w:cs="Times New Roman"/>
            <w:szCs w:val="21"/>
            <w:lang w:val="en-US" w:eastAsia="zh-CN"/>
          </w:rPr>
          <w:t>标准</w:t>
        </w:r>
      </w:ins>
      <w:ins w:id="1466" w:author="1111" w:date="2025-09-04T19:40:52Z">
        <w:r>
          <w:rPr>
            <w:rFonts w:hint="eastAsia" w:ascii="Times New Roman" w:hAnsi="Times New Roman" w:eastAsia="宋体" w:cs="Times New Roman"/>
            <w:szCs w:val="21"/>
            <w:lang w:val="en-US" w:eastAsia="zh-CN"/>
          </w:rPr>
          <w:t>，</w:t>
        </w:r>
      </w:ins>
      <w:ins w:id="1467" w:author="1111" w:date="2025-09-04T19:48:00Z">
        <w:r>
          <w:rPr>
            <w:rFonts w:hint="eastAsia" w:ascii="Times New Roman" w:hAnsi="Times New Roman" w:eastAsia="宋体" w:cs="Times New Roman"/>
            <w:szCs w:val="21"/>
            <w:lang w:val="en-US" w:eastAsia="zh-CN"/>
          </w:rPr>
          <w:t>对</w:t>
        </w:r>
      </w:ins>
      <w:ins w:id="1468" w:author="1111" w:date="2025-09-04T19:48:01Z">
        <w:r>
          <w:rPr>
            <w:rFonts w:hint="eastAsia" w:ascii="Times New Roman" w:hAnsi="Times New Roman" w:eastAsia="宋体" w:cs="Times New Roman"/>
            <w:szCs w:val="21"/>
            <w:lang w:val="en-US" w:eastAsia="zh-CN"/>
          </w:rPr>
          <w:t>公司</w:t>
        </w:r>
      </w:ins>
      <w:ins w:id="1469" w:author="1111" w:date="2025-09-04T19:48:05Z">
        <w:r>
          <w:rPr>
            <w:rFonts w:hint="eastAsia" w:ascii="Times New Roman" w:hAnsi="Times New Roman" w:eastAsia="宋体" w:cs="Times New Roman"/>
            <w:szCs w:val="21"/>
            <w:lang w:val="en-US" w:eastAsia="zh-CN"/>
          </w:rPr>
          <w:t>利益</w:t>
        </w:r>
      </w:ins>
      <w:ins w:id="1470" w:author="1111" w:date="2025-09-04T19:49:35Z">
        <w:r>
          <w:rPr>
            <w:rFonts w:hint="eastAsia" w:ascii="Times New Roman" w:hAnsi="Times New Roman" w:eastAsia="宋体" w:cs="Times New Roman"/>
            <w:szCs w:val="21"/>
            <w:lang w:val="en-US" w:eastAsia="zh-CN"/>
          </w:rPr>
          <w:t>的</w:t>
        </w:r>
      </w:ins>
      <w:ins w:id="1471" w:author="1111" w:date="2025-09-04T19:48:07Z">
        <w:r>
          <w:rPr>
            <w:rFonts w:hint="eastAsia" w:ascii="Times New Roman" w:hAnsi="Times New Roman" w:eastAsia="宋体" w:cs="Times New Roman"/>
            <w:szCs w:val="21"/>
            <w:lang w:val="en-US" w:eastAsia="zh-CN"/>
          </w:rPr>
          <w:t>实现</w:t>
        </w:r>
      </w:ins>
      <w:ins w:id="1472" w:author="1111" w:date="2025-09-04T20:01:33Z">
        <w:r>
          <w:rPr>
            <w:rFonts w:hint="eastAsia" w:ascii="Times New Roman" w:hAnsi="Times New Roman" w:eastAsia="宋体" w:cs="Times New Roman"/>
            <w:szCs w:val="21"/>
            <w:lang w:val="en-US" w:eastAsia="zh-CN"/>
          </w:rPr>
          <w:t>的</w:t>
        </w:r>
      </w:ins>
      <w:ins w:id="1473" w:author="1111" w:date="2025-09-04T19:48:08Z">
        <w:r>
          <w:rPr>
            <w:rFonts w:hint="eastAsia" w:ascii="Times New Roman" w:hAnsi="Times New Roman" w:eastAsia="宋体" w:cs="Times New Roman"/>
            <w:szCs w:val="21"/>
            <w:lang w:val="en-US" w:eastAsia="zh-CN"/>
          </w:rPr>
          <w:t>贡献</w:t>
        </w:r>
      </w:ins>
      <w:ins w:id="1474" w:author="1111" w:date="2025-09-04T20:01:37Z">
        <w:r>
          <w:rPr>
            <w:rFonts w:hint="eastAsia" w:ascii="Times New Roman" w:hAnsi="Times New Roman" w:eastAsia="宋体" w:cs="Times New Roman"/>
            <w:szCs w:val="21"/>
            <w:lang w:val="en-US" w:eastAsia="zh-CN"/>
          </w:rPr>
          <w:t>程度</w:t>
        </w:r>
      </w:ins>
      <w:ins w:id="1475" w:author="1111" w:date="2025-09-04T20:01:38Z">
        <w:r>
          <w:rPr>
            <w:rFonts w:hint="eastAsia" w:ascii="Times New Roman" w:hAnsi="Times New Roman" w:eastAsia="宋体" w:cs="Times New Roman"/>
            <w:szCs w:val="21"/>
            <w:lang w:val="en-US" w:eastAsia="zh-CN"/>
          </w:rPr>
          <w:t>更高</w:t>
        </w:r>
      </w:ins>
      <w:ins w:id="1476" w:author="1111" w:date="2025-09-04T19:48:11Z">
        <w:r>
          <w:rPr>
            <w:rFonts w:hint="eastAsia" w:ascii="Times New Roman" w:hAnsi="Times New Roman" w:eastAsia="宋体" w:cs="Times New Roman"/>
            <w:szCs w:val="21"/>
            <w:lang w:val="en-US" w:eastAsia="zh-CN"/>
          </w:rPr>
          <w:t>，</w:t>
        </w:r>
      </w:ins>
      <w:ins w:id="1477" w:author="1111" w:date="2025-09-04T19:48:33Z">
        <w:r>
          <w:rPr>
            <w:rFonts w:hint="eastAsia" w:ascii="Times New Roman" w:hAnsi="Times New Roman" w:eastAsia="宋体" w:cs="Times New Roman"/>
            <w:szCs w:val="21"/>
            <w:lang w:val="en-US" w:eastAsia="zh-CN"/>
          </w:rPr>
          <w:t>花费</w:t>
        </w:r>
      </w:ins>
      <w:ins w:id="1478" w:author="1111" w:date="2025-09-04T19:49:47Z">
        <w:r>
          <w:rPr>
            <w:rFonts w:hint="eastAsia" w:ascii="Times New Roman" w:hAnsi="Times New Roman" w:eastAsia="宋体" w:cs="Times New Roman"/>
            <w:szCs w:val="21"/>
            <w:lang w:val="en-US" w:eastAsia="zh-CN"/>
          </w:rPr>
          <w:t>地</w:t>
        </w:r>
      </w:ins>
      <w:ins w:id="1479" w:author="1111" w:date="2025-09-04T19:48:36Z">
        <w:r>
          <w:rPr>
            <w:rFonts w:hint="eastAsia" w:ascii="Times New Roman" w:hAnsi="Times New Roman" w:eastAsia="宋体" w:cs="Times New Roman"/>
            <w:szCs w:val="21"/>
            <w:lang w:val="en-US" w:eastAsia="zh-CN"/>
          </w:rPr>
          <w:t>机会成本</w:t>
        </w:r>
      </w:ins>
      <w:ins w:id="1480" w:author="1111" w:date="2025-09-04T19:51:52Z">
        <w:r>
          <w:rPr>
            <w:rFonts w:hint="eastAsia" w:ascii="Times New Roman" w:hAnsi="Times New Roman" w:eastAsia="宋体" w:cs="Times New Roman"/>
            <w:szCs w:val="21"/>
            <w:lang w:val="en-US" w:eastAsia="zh-CN"/>
          </w:rPr>
          <w:t>更多</w:t>
        </w:r>
      </w:ins>
      <w:ins w:id="1481" w:author="1111" w:date="2025-09-04T19:48:38Z">
        <w:r>
          <w:rPr>
            <w:rFonts w:hint="eastAsia" w:ascii="Times New Roman" w:hAnsi="Times New Roman" w:eastAsia="宋体" w:cs="Times New Roman"/>
            <w:szCs w:val="21"/>
            <w:lang w:val="en-US" w:eastAsia="zh-CN"/>
          </w:rPr>
          <w:t>以及</w:t>
        </w:r>
      </w:ins>
      <w:ins w:id="1482" w:author="1111" w:date="2025-09-04T19:52:09Z">
        <w:r>
          <w:rPr>
            <w:rFonts w:hint="eastAsia" w:ascii="Times New Roman" w:hAnsi="Times New Roman" w:eastAsia="宋体" w:cs="Times New Roman"/>
            <w:szCs w:val="21"/>
            <w:lang w:val="en-US" w:eastAsia="zh-CN"/>
          </w:rPr>
          <w:t>承担的</w:t>
        </w:r>
      </w:ins>
      <w:ins w:id="1483" w:author="1111" w:date="2025-09-04T19:52:11Z">
        <w:r>
          <w:rPr>
            <w:rFonts w:hint="eastAsia" w:ascii="Times New Roman" w:hAnsi="Times New Roman" w:eastAsia="宋体" w:cs="Times New Roman"/>
            <w:szCs w:val="21"/>
            <w:lang w:val="en-US" w:eastAsia="zh-CN"/>
          </w:rPr>
          <w:t>投资</w:t>
        </w:r>
      </w:ins>
      <w:ins w:id="1484" w:author="1111" w:date="2025-09-04T19:52:12Z">
        <w:r>
          <w:rPr>
            <w:rFonts w:hint="eastAsia" w:ascii="Times New Roman" w:hAnsi="Times New Roman" w:eastAsia="宋体" w:cs="Times New Roman"/>
            <w:szCs w:val="21"/>
            <w:lang w:val="en-US" w:eastAsia="zh-CN"/>
          </w:rPr>
          <w:t>失败</w:t>
        </w:r>
      </w:ins>
      <w:ins w:id="1485" w:author="1111" w:date="2025-09-04T19:52:13Z">
        <w:r>
          <w:rPr>
            <w:rFonts w:hint="eastAsia" w:ascii="Times New Roman" w:hAnsi="Times New Roman" w:eastAsia="宋体" w:cs="Times New Roman"/>
            <w:szCs w:val="21"/>
            <w:lang w:val="en-US" w:eastAsia="zh-CN"/>
          </w:rPr>
          <w:t>风险</w:t>
        </w:r>
      </w:ins>
      <w:ins w:id="1486" w:author="1111" w:date="2025-09-04T19:55:35Z">
        <w:r>
          <w:rPr>
            <w:rFonts w:hint="eastAsia" w:ascii="Times New Roman" w:hAnsi="Times New Roman" w:eastAsia="宋体" w:cs="Times New Roman"/>
            <w:szCs w:val="21"/>
            <w:lang w:val="en-US" w:eastAsia="zh-CN"/>
          </w:rPr>
          <w:t>更</w:t>
        </w:r>
      </w:ins>
      <w:ins w:id="1487" w:author="1111" w:date="2025-09-04T19:55:36Z">
        <w:r>
          <w:rPr>
            <w:rFonts w:hint="eastAsia" w:ascii="Times New Roman" w:hAnsi="Times New Roman" w:eastAsia="宋体" w:cs="Times New Roman"/>
            <w:szCs w:val="21"/>
            <w:lang w:val="en-US" w:eastAsia="zh-CN"/>
          </w:rPr>
          <w:t>大</w:t>
        </w:r>
      </w:ins>
      <w:ins w:id="1488" w:author="1111" w:date="2025-09-04T19:52:24Z">
        <w:r>
          <w:rPr>
            <w:rFonts w:hint="eastAsia" w:ascii="Times New Roman" w:hAnsi="Times New Roman" w:eastAsia="宋体" w:cs="Times New Roman"/>
            <w:szCs w:val="21"/>
            <w:lang w:val="en-US" w:eastAsia="zh-CN"/>
          </w:rPr>
          <w:t>的</w:t>
        </w:r>
      </w:ins>
      <w:ins w:id="1489" w:author="1111" w:date="2025-09-04T19:52:30Z">
        <w:r>
          <w:rPr>
            <w:rFonts w:hint="eastAsia" w:ascii="Times New Roman" w:hAnsi="Times New Roman" w:eastAsia="宋体" w:cs="Times New Roman"/>
            <w:szCs w:val="21"/>
            <w:lang w:val="en-US" w:eastAsia="zh-CN"/>
          </w:rPr>
          <w:t>理应</w:t>
        </w:r>
      </w:ins>
      <w:ins w:id="1490" w:author="1111" w:date="2025-09-04T20:04:35Z">
        <w:r>
          <w:rPr>
            <w:rFonts w:hint="eastAsia" w:ascii="Times New Roman" w:hAnsi="Times New Roman" w:eastAsia="宋体" w:cs="Times New Roman"/>
            <w:szCs w:val="21"/>
            <w:lang w:val="en-US" w:eastAsia="zh-CN"/>
          </w:rPr>
          <w:t>优先</w:t>
        </w:r>
      </w:ins>
      <w:ins w:id="1491" w:author="1111" w:date="2025-09-04T20:04:37Z">
        <w:r>
          <w:rPr>
            <w:rFonts w:hint="eastAsia" w:ascii="Times New Roman" w:hAnsi="Times New Roman" w:eastAsia="宋体" w:cs="Times New Roman"/>
            <w:szCs w:val="21"/>
            <w:lang w:val="en-US" w:eastAsia="zh-CN"/>
          </w:rPr>
          <w:t>考量</w:t>
        </w:r>
      </w:ins>
      <w:ins w:id="1492" w:author="1111" w:date="2025-09-04T19:55:03Z">
        <w:r>
          <w:rPr>
            <w:rFonts w:hint="eastAsia" w:ascii="Times New Roman" w:hAnsi="Times New Roman" w:eastAsia="宋体" w:cs="Times New Roman"/>
            <w:szCs w:val="21"/>
            <w:lang w:val="en-US" w:eastAsia="zh-CN"/>
          </w:rPr>
          <w:t>。</w:t>
        </w:r>
      </w:ins>
      <w:ins w:id="1493" w:author="1111" w:date="2025-09-04T20:03:01Z">
        <w:r>
          <w:rPr>
            <w:rFonts w:hint="eastAsia" w:ascii="FZSSK--GBK1-0" w:hAnsi="FZSSK--GBK1-0" w:eastAsia="FZSSK--GBK1-0" w:cs="FZSSK--GBK1-0"/>
            <w:color w:val="231F20"/>
            <w:kern w:val="0"/>
            <w:sz w:val="21"/>
            <w:szCs w:val="21"/>
            <w:lang w:val="en-US" w:eastAsia="zh-CN" w:bidi="ar"/>
          </w:rPr>
          <w:t>具体到公司并购场景下，</w:t>
        </w:r>
      </w:ins>
      <w:ins w:id="1494" w:author="1111" w:date="2025-09-04T20:03:01Z">
        <w:r>
          <w:rPr>
            <w:rFonts w:hint="eastAsia" w:ascii="Times New Roman" w:hAnsi="Times New Roman" w:eastAsia="宋体" w:cs="Times New Roman"/>
            <w:szCs w:val="21"/>
            <w:lang w:val="en-US" w:eastAsia="zh-CN"/>
          </w:rPr>
          <w:t>董事对反收购措施的采取也应当本着“公司利益最大化”的目标出发</w:t>
        </w:r>
      </w:ins>
      <w:ins w:id="1495" w:author="1111" w:date="2025-09-04T20:03:33Z">
        <w:r>
          <w:rPr>
            <w:rFonts w:hint="eastAsia" w:ascii="Times New Roman" w:hAnsi="Times New Roman" w:eastAsia="宋体" w:cs="Times New Roman"/>
            <w:szCs w:val="21"/>
            <w:lang w:val="en-US" w:eastAsia="zh-CN"/>
          </w:rPr>
          <w:t>，</w:t>
        </w:r>
      </w:ins>
      <w:ins w:id="1496" w:author="1111" w:date="2025-09-04T20:03:35Z">
        <w:r>
          <w:rPr>
            <w:rFonts w:hint="eastAsia" w:ascii="Times New Roman" w:hAnsi="Times New Roman" w:eastAsia="宋体" w:cs="Times New Roman"/>
            <w:szCs w:val="21"/>
            <w:lang w:val="en-US" w:eastAsia="zh-CN"/>
          </w:rPr>
          <w:t>采纳</w:t>
        </w:r>
      </w:ins>
      <w:ins w:id="1497" w:author="1111" w:date="2025-09-04T20:03:38Z">
        <w:r>
          <w:rPr>
            <w:rFonts w:hint="eastAsia" w:ascii="Times New Roman" w:hAnsi="Times New Roman" w:eastAsia="宋体" w:cs="Times New Roman"/>
            <w:szCs w:val="21"/>
            <w:lang w:val="en-US" w:eastAsia="zh-CN"/>
          </w:rPr>
          <w:t>上述标准</w:t>
        </w:r>
      </w:ins>
      <w:ins w:id="1498" w:author="1111" w:date="2025-09-04T20:04:17Z">
        <w:r>
          <w:rPr>
            <w:rFonts w:hint="eastAsia" w:ascii="Times New Roman" w:hAnsi="Times New Roman" w:eastAsia="宋体" w:cs="Times New Roman"/>
            <w:szCs w:val="21"/>
            <w:lang w:val="en-US" w:eastAsia="zh-CN"/>
          </w:rPr>
          <w:t>因地制宜</w:t>
        </w:r>
      </w:ins>
      <w:ins w:id="1499" w:author="1111" w:date="2025-09-04T20:04:19Z">
        <w:r>
          <w:rPr>
            <w:rFonts w:hint="eastAsia" w:ascii="Times New Roman" w:hAnsi="Times New Roman" w:eastAsia="宋体" w:cs="Times New Roman"/>
            <w:szCs w:val="21"/>
            <w:lang w:val="en-US" w:eastAsia="zh-CN"/>
          </w:rPr>
          <w:t>地</w:t>
        </w:r>
      </w:ins>
      <w:ins w:id="1500" w:author="1111" w:date="2025-09-04T20:04:23Z">
        <w:r>
          <w:rPr>
            <w:rFonts w:hint="eastAsia" w:ascii="Times New Roman" w:hAnsi="Times New Roman" w:eastAsia="宋体" w:cs="Times New Roman"/>
            <w:szCs w:val="21"/>
            <w:lang w:val="en-US" w:eastAsia="zh-CN"/>
          </w:rPr>
          <w:t>分配</w:t>
        </w:r>
      </w:ins>
      <w:ins w:id="1501" w:author="1111" w:date="2025-09-04T20:04:48Z">
        <w:r>
          <w:rPr>
            <w:rFonts w:hint="eastAsia" w:ascii="Times New Roman" w:hAnsi="Times New Roman" w:eastAsia="宋体" w:cs="Times New Roman"/>
            <w:szCs w:val="21"/>
            <w:lang w:val="en-US" w:eastAsia="zh-CN"/>
          </w:rPr>
          <w:t>利益权重</w:t>
        </w:r>
      </w:ins>
      <w:ins w:id="1502" w:author="1111" w:date="2025-09-04T20:03:01Z">
        <w:r>
          <w:rPr>
            <w:rFonts w:hint="eastAsia" w:ascii="Times New Roman" w:hAnsi="Times New Roman" w:eastAsia="宋体" w:cs="Times New Roman"/>
            <w:szCs w:val="21"/>
            <w:lang w:val="en-US" w:eastAsia="zh-CN"/>
          </w:rPr>
          <w:t>。</w:t>
        </w:r>
      </w:ins>
      <w:ins w:id="1503" w:author="1111" w:date="2025-09-04T20:02:27Z">
        <w:r>
          <w:rPr>
            <w:rFonts w:hint="eastAsia" w:ascii="FZSSK--GBK1-0" w:hAnsi="FZSSK--GBK1-0" w:eastAsia="FZSSK--GBK1-0" w:cs="FZSSK--GBK1-0"/>
            <w:color w:val="231F20"/>
            <w:kern w:val="0"/>
            <w:sz w:val="21"/>
            <w:szCs w:val="21"/>
            <w:lang w:val="en-US" w:eastAsia="zh-CN" w:bidi="ar"/>
          </w:rPr>
          <w:t>就一般的资本密集型公司而言，股权融资是公司资本积累的最初来源且股东对公司的资本投入收回相较债权人与职工具有劣后性，股东对公司利益的贡献程度更高、投资风险与机会成本也更大，因此</w:t>
        </w:r>
      </w:ins>
      <w:ins w:id="1504" w:author="1111" w:date="2025-09-04T20:07:11Z">
        <w:r>
          <w:rPr>
            <w:rFonts w:hint="eastAsia" w:ascii="FZSSK--GBK1-0" w:hAnsi="FZSSK--GBK1-0" w:eastAsia="FZSSK--GBK1-0" w:cs="FZSSK--GBK1-0"/>
            <w:color w:val="231F20"/>
            <w:kern w:val="0"/>
            <w:sz w:val="21"/>
            <w:szCs w:val="21"/>
            <w:lang w:val="en-US" w:eastAsia="zh-CN" w:bidi="ar"/>
          </w:rPr>
          <w:t>在</w:t>
        </w:r>
      </w:ins>
      <w:ins w:id="1505" w:author="1111" w:date="2025-09-04T20:07:15Z">
        <w:r>
          <w:rPr>
            <w:rFonts w:hint="eastAsia" w:ascii="FZSSK--GBK1-0" w:hAnsi="FZSSK--GBK1-0" w:eastAsia="FZSSK--GBK1-0" w:cs="FZSSK--GBK1-0"/>
            <w:color w:val="231F20"/>
            <w:kern w:val="0"/>
            <w:sz w:val="21"/>
            <w:szCs w:val="21"/>
            <w:lang w:val="en-US" w:eastAsia="zh-CN" w:bidi="ar"/>
          </w:rPr>
          <w:t>反收购</w:t>
        </w:r>
      </w:ins>
      <w:ins w:id="1506" w:author="1111" w:date="2025-09-04T20:07:16Z">
        <w:r>
          <w:rPr>
            <w:rFonts w:hint="eastAsia" w:ascii="FZSSK--GBK1-0" w:hAnsi="FZSSK--GBK1-0" w:eastAsia="FZSSK--GBK1-0" w:cs="FZSSK--GBK1-0"/>
            <w:color w:val="231F20"/>
            <w:kern w:val="0"/>
            <w:sz w:val="21"/>
            <w:szCs w:val="21"/>
            <w:lang w:val="en-US" w:eastAsia="zh-CN" w:bidi="ar"/>
          </w:rPr>
          <w:t>措施</w:t>
        </w:r>
      </w:ins>
      <w:ins w:id="1507" w:author="1111" w:date="2025-09-04T20:07:17Z">
        <w:r>
          <w:rPr>
            <w:rFonts w:hint="eastAsia" w:ascii="FZSSK--GBK1-0" w:hAnsi="FZSSK--GBK1-0" w:eastAsia="FZSSK--GBK1-0" w:cs="FZSSK--GBK1-0"/>
            <w:color w:val="231F20"/>
            <w:kern w:val="0"/>
            <w:sz w:val="21"/>
            <w:szCs w:val="21"/>
            <w:lang w:val="en-US" w:eastAsia="zh-CN" w:bidi="ar"/>
          </w:rPr>
          <w:t>的</w:t>
        </w:r>
      </w:ins>
      <w:ins w:id="1508" w:author="1111" w:date="2025-09-04T20:07:18Z">
        <w:r>
          <w:rPr>
            <w:rFonts w:hint="eastAsia" w:ascii="FZSSK--GBK1-0" w:hAnsi="FZSSK--GBK1-0" w:eastAsia="FZSSK--GBK1-0" w:cs="FZSSK--GBK1-0"/>
            <w:color w:val="231F20"/>
            <w:kern w:val="0"/>
            <w:sz w:val="21"/>
            <w:szCs w:val="21"/>
            <w:lang w:val="en-US" w:eastAsia="zh-CN" w:bidi="ar"/>
          </w:rPr>
          <w:t>采纳中</w:t>
        </w:r>
      </w:ins>
      <w:ins w:id="1509" w:author="1111" w:date="2025-09-04T20:07:28Z">
        <w:r>
          <w:rPr>
            <w:rFonts w:hint="eastAsia" w:ascii="FZSSK--GBK1-0" w:hAnsi="FZSSK--GBK1-0" w:eastAsia="FZSSK--GBK1-0" w:cs="FZSSK--GBK1-0"/>
            <w:color w:val="231F20"/>
            <w:kern w:val="0"/>
            <w:sz w:val="21"/>
            <w:szCs w:val="21"/>
            <w:lang w:val="en-US" w:eastAsia="zh-CN" w:bidi="ar"/>
          </w:rPr>
          <w:t>也应对</w:t>
        </w:r>
      </w:ins>
      <w:ins w:id="1510" w:author="1111" w:date="2025-09-04T20:02:27Z">
        <w:r>
          <w:rPr>
            <w:rFonts w:hint="eastAsia" w:ascii="FZSSK--GBK1-0" w:hAnsi="FZSSK--GBK1-0" w:eastAsia="FZSSK--GBK1-0" w:cs="FZSSK--GBK1-0"/>
            <w:color w:val="231F20"/>
            <w:kern w:val="0"/>
            <w:sz w:val="21"/>
            <w:szCs w:val="21"/>
            <w:lang w:val="en-US" w:eastAsia="zh-CN" w:bidi="ar"/>
          </w:rPr>
          <w:t>股东利益优先考虑。</w:t>
        </w:r>
      </w:ins>
      <w:ins w:id="1511" w:author="1111" w:date="2025-09-04T20:10:06Z">
        <w:r>
          <w:rPr>
            <w:rFonts w:hint="eastAsia" w:ascii="FZSSK--GBK1-0" w:hAnsi="FZSSK--GBK1-0" w:eastAsia="FZSSK--GBK1-0" w:cs="FZSSK--GBK1-0"/>
            <w:color w:val="231F20"/>
            <w:kern w:val="0"/>
            <w:sz w:val="21"/>
            <w:szCs w:val="21"/>
            <w:lang w:val="en-US" w:eastAsia="zh-CN" w:bidi="ar"/>
          </w:rPr>
          <w:t>而在</w:t>
        </w:r>
      </w:ins>
      <w:ins w:id="1512" w:author="1111" w:date="2025-09-04T20:10:09Z">
        <w:r>
          <w:rPr>
            <w:rFonts w:hint="eastAsia" w:ascii="FZSSK--GBK1-0" w:hAnsi="FZSSK--GBK1-0" w:eastAsia="FZSSK--GBK1-0" w:cs="FZSSK--GBK1-0"/>
            <w:color w:val="231F20"/>
            <w:kern w:val="0"/>
            <w:sz w:val="21"/>
            <w:szCs w:val="21"/>
            <w:lang w:val="en-US" w:eastAsia="zh-CN" w:bidi="ar"/>
          </w:rPr>
          <w:t>以</w:t>
        </w:r>
      </w:ins>
      <w:ins w:id="1513" w:author="1111" w:date="2025-09-04T20:10:11Z">
        <w:r>
          <w:rPr>
            <w:rFonts w:hint="eastAsia" w:ascii="FZSSK--GBK1-0" w:hAnsi="FZSSK--GBK1-0" w:eastAsia="FZSSK--GBK1-0" w:cs="FZSSK--GBK1-0"/>
            <w:color w:val="231F20"/>
            <w:kern w:val="0"/>
            <w:sz w:val="21"/>
            <w:szCs w:val="21"/>
            <w:lang w:val="en-US" w:eastAsia="zh-CN" w:bidi="ar"/>
          </w:rPr>
          <w:t>债权</w:t>
        </w:r>
      </w:ins>
      <w:ins w:id="1514" w:author="1111" w:date="2025-09-04T20:10:12Z">
        <w:r>
          <w:rPr>
            <w:rFonts w:hint="eastAsia" w:ascii="FZSSK--GBK1-0" w:hAnsi="FZSSK--GBK1-0" w:eastAsia="FZSSK--GBK1-0" w:cs="FZSSK--GBK1-0"/>
            <w:color w:val="231F20"/>
            <w:kern w:val="0"/>
            <w:sz w:val="21"/>
            <w:szCs w:val="21"/>
            <w:lang w:val="en-US" w:eastAsia="zh-CN" w:bidi="ar"/>
          </w:rPr>
          <w:t>融资</w:t>
        </w:r>
      </w:ins>
      <w:ins w:id="1515" w:author="1111" w:date="2025-09-04T20:10:15Z">
        <w:r>
          <w:rPr>
            <w:rFonts w:hint="eastAsia" w:ascii="FZSSK--GBK1-0" w:hAnsi="FZSSK--GBK1-0" w:eastAsia="FZSSK--GBK1-0" w:cs="FZSSK--GBK1-0"/>
            <w:color w:val="231F20"/>
            <w:kern w:val="0"/>
            <w:sz w:val="21"/>
            <w:szCs w:val="21"/>
            <w:lang w:val="en-US" w:eastAsia="zh-CN" w:bidi="ar"/>
          </w:rPr>
          <w:t>作为</w:t>
        </w:r>
      </w:ins>
      <w:ins w:id="1516" w:author="1111" w:date="2025-09-04T20:12:32Z">
        <w:r>
          <w:rPr>
            <w:rFonts w:hint="eastAsia" w:ascii="FZSSK--GBK1-0" w:hAnsi="FZSSK--GBK1-0" w:eastAsia="FZSSK--GBK1-0" w:cs="FZSSK--GBK1-0"/>
            <w:color w:val="231F20"/>
            <w:kern w:val="0"/>
            <w:sz w:val="21"/>
            <w:szCs w:val="21"/>
            <w:lang w:val="en-US" w:eastAsia="zh-CN" w:bidi="ar"/>
          </w:rPr>
          <w:t>主要</w:t>
        </w:r>
      </w:ins>
      <w:ins w:id="1517" w:author="1111" w:date="2025-09-04T20:12:34Z">
        <w:r>
          <w:rPr>
            <w:rFonts w:hint="eastAsia" w:ascii="FZSSK--GBK1-0" w:hAnsi="FZSSK--GBK1-0" w:eastAsia="FZSSK--GBK1-0" w:cs="FZSSK--GBK1-0"/>
            <w:color w:val="231F20"/>
            <w:kern w:val="0"/>
            <w:sz w:val="21"/>
            <w:szCs w:val="21"/>
            <w:lang w:val="en-US" w:eastAsia="zh-CN" w:bidi="ar"/>
          </w:rPr>
          <w:t>融资</w:t>
        </w:r>
      </w:ins>
      <w:ins w:id="1518" w:author="1111" w:date="2025-09-04T20:12:35Z">
        <w:r>
          <w:rPr>
            <w:rFonts w:hint="eastAsia" w:ascii="FZSSK--GBK1-0" w:hAnsi="FZSSK--GBK1-0" w:eastAsia="FZSSK--GBK1-0" w:cs="FZSSK--GBK1-0"/>
            <w:color w:val="231F20"/>
            <w:kern w:val="0"/>
            <w:sz w:val="21"/>
            <w:szCs w:val="21"/>
            <w:lang w:val="en-US" w:eastAsia="zh-CN" w:bidi="ar"/>
          </w:rPr>
          <w:t>渠道的</w:t>
        </w:r>
      </w:ins>
      <w:ins w:id="1519" w:author="1111" w:date="2025-09-04T20:12:37Z">
        <w:r>
          <w:rPr>
            <w:rFonts w:hint="eastAsia" w:ascii="FZSSK--GBK1-0" w:hAnsi="FZSSK--GBK1-0" w:eastAsia="FZSSK--GBK1-0" w:cs="FZSSK--GBK1-0"/>
            <w:color w:val="231F20"/>
            <w:kern w:val="0"/>
            <w:sz w:val="21"/>
            <w:szCs w:val="21"/>
            <w:lang w:val="en-US" w:eastAsia="zh-CN" w:bidi="ar"/>
          </w:rPr>
          <w:t>银行</w:t>
        </w:r>
      </w:ins>
      <w:ins w:id="1520" w:author="1111" w:date="2025-09-04T20:12:38Z">
        <w:r>
          <w:rPr>
            <w:rFonts w:hint="eastAsia" w:ascii="FZSSK--GBK1-0" w:hAnsi="FZSSK--GBK1-0" w:eastAsia="FZSSK--GBK1-0" w:cs="FZSSK--GBK1-0"/>
            <w:color w:val="231F20"/>
            <w:kern w:val="0"/>
            <w:sz w:val="21"/>
            <w:szCs w:val="21"/>
            <w:lang w:val="en-US" w:eastAsia="zh-CN" w:bidi="ar"/>
          </w:rPr>
          <w:t>以及</w:t>
        </w:r>
      </w:ins>
      <w:ins w:id="1521" w:author="1111" w:date="2025-09-04T20:12:40Z">
        <w:r>
          <w:rPr>
            <w:rFonts w:hint="eastAsia" w:ascii="FZSSK--GBK1-0" w:hAnsi="FZSSK--GBK1-0" w:eastAsia="FZSSK--GBK1-0" w:cs="FZSSK--GBK1-0"/>
            <w:color w:val="231F20"/>
            <w:kern w:val="0"/>
            <w:sz w:val="21"/>
            <w:szCs w:val="21"/>
            <w:lang w:val="en-US" w:eastAsia="zh-CN" w:bidi="ar"/>
          </w:rPr>
          <w:t>中小</w:t>
        </w:r>
      </w:ins>
      <w:ins w:id="1522" w:author="1111" w:date="2025-09-04T20:12:42Z">
        <w:r>
          <w:rPr>
            <w:rFonts w:hint="eastAsia" w:ascii="FZSSK--GBK1-0" w:hAnsi="FZSSK--GBK1-0" w:eastAsia="FZSSK--GBK1-0" w:cs="FZSSK--GBK1-0"/>
            <w:color w:val="231F20"/>
            <w:kern w:val="0"/>
            <w:sz w:val="21"/>
            <w:szCs w:val="21"/>
            <w:lang w:val="en-US" w:eastAsia="zh-CN" w:bidi="ar"/>
          </w:rPr>
          <w:t>企业中</w:t>
        </w:r>
      </w:ins>
      <w:ins w:id="1523" w:author="1111" w:date="2025-09-04T20:12:43Z">
        <w:r>
          <w:rPr>
            <w:rFonts w:hint="eastAsia" w:ascii="FZSSK--GBK1-0" w:hAnsi="FZSSK--GBK1-0" w:eastAsia="FZSSK--GBK1-0" w:cs="FZSSK--GBK1-0"/>
            <w:color w:val="231F20"/>
            <w:kern w:val="0"/>
            <w:sz w:val="21"/>
            <w:szCs w:val="21"/>
            <w:lang w:val="en-US" w:eastAsia="zh-CN" w:bidi="ar"/>
          </w:rPr>
          <w:t>，</w:t>
        </w:r>
      </w:ins>
      <w:ins w:id="1524" w:author="1111" w:date="2025-09-04T20:13:05Z">
        <w:r>
          <w:rPr>
            <w:rFonts w:hint="eastAsia" w:ascii="FZSSK--GBK1-0" w:hAnsi="FZSSK--GBK1-0" w:eastAsia="FZSSK--GBK1-0" w:cs="FZSSK--GBK1-0"/>
            <w:color w:val="231F20"/>
            <w:kern w:val="0"/>
            <w:sz w:val="21"/>
            <w:szCs w:val="21"/>
            <w:lang w:val="en-US" w:eastAsia="zh-CN" w:bidi="ar"/>
          </w:rPr>
          <w:t>相较于</w:t>
        </w:r>
      </w:ins>
      <w:ins w:id="1525" w:author="1111" w:date="2025-09-04T20:13:06Z">
        <w:r>
          <w:rPr>
            <w:rFonts w:hint="eastAsia" w:ascii="FZSSK--GBK1-0" w:hAnsi="FZSSK--GBK1-0" w:eastAsia="FZSSK--GBK1-0" w:cs="FZSSK--GBK1-0"/>
            <w:color w:val="231F20"/>
            <w:kern w:val="0"/>
            <w:sz w:val="21"/>
            <w:szCs w:val="21"/>
            <w:lang w:val="en-US" w:eastAsia="zh-CN" w:bidi="ar"/>
          </w:rPr>
          <w:t>股东利益</w:t>
        </w:r>
      </w:ins>
      <w:ins w:id="1526" w:author="1111" w:date="2025-09-04T20:13:27Z">
        <w:r>
          <w:rPr>
            <w:rFonts w:hint="eastAsia" w:ascii="FZSSK--GBK1-0" w:hAnsi="FZSSK--GBK1-0" w:eastAsia="FZSSK--GBK1-0" w:cs="FZSSK--GBK1-0"/>
            <w:color w:val="231F20"/>
            <w:kern w:val="0"/>
            <w:sz w:val="21"/>
            <w:szCs w:val="21"/>
            <w:lang w:val="en-US" w:eastAsia="zh-CN" w:bidi="ar"/>
          </w:rPr>
          <w:t>，</w:t>
        </w:r>
      </w:ins>
      <w:ins w:id="1527" w:author="1111" w:date="2025-09-04T20:13:29Z">
        <w:r>
          <w:rPr>
            <w:rFonts w:hint="eastAsia" w:ascii="FZSSK--GBK1-0" w:hAnsi="FZSSK--GBK1-0" w:eastAsia="FZSSK--GBK1-0" w:cs="FZSSK--GBK1-0"/>
            <w:color w:val="231F20"/>
            <w:kern w:val="0"/>
            <w:sz w:val="21"/>
            <w:szCs w:val="21"/>
            <w:lang w:val="en-US" w:eastAsia="zh-CN" w:bidi="ar"/>
          </w:rPr>
          <w:t>债权人</w:t>
        </w:r>
      </w:ins>
      <w:ins w:id="1528" w:author="1111" w:date="2025-09-04T20:13:31Z">
        <w:r>
          <w:rPr>
            <w:rFonts w:hint="eastAsia" w:ascii="FZSSK--GBK1-0" w:hAnsi="FZSSK--GBK1-0" w:eastAsia="FZSSK--GBK1-0" w:cs="FZSSK--GBK1-0"/>
            <w:color w:val="231F20"/>
            <w:kern w:val="0"/>
            <w:sz w:val="21"/>
            <w:szCs w:val="21"/>
            <w:lang w:val="en-US" w:eastAsia="zh-CN" w:bidi="ar"/>
          </w:rPr>
          <w:t>利益</w:t>
        </w:r>
      </w:ins>
      <w:ins w:id="1529" w:author="1111" w:date="2025-09-04T20:13:34Z">
        <w:r>
          <w:rPr>
            <w:rFonts w:hint="eastAsia" w:ascii="FZSSK--GBK1-0" w:hAnsi="FZSSK--GBK1-0" w:eastAsia="FZSSK--GBK1-0" w:cs="FZSSK--GBK1-0"/>
            <w:color w:val="231F20"/>
            <w:kern w:val="0"/>
            <w:sz w:val="21"/>
            <w:szCs w:val="21"/>
            <w:lang w:val="en-US" w:eastAsia="zh-CN" w:bidi="ar"/>
          </w:rPr>
          <w:t>则应</w:t>
        </w:r>
      </w:ins>
      <w:ins w:id="1530" w:author="1111" w:date="2025-09-04T20:13:35Z">
        <w:r>
          <w:rPr>
            <w:rFonts w:hint="eastAsia" w:ascii="FZSSK--GBK1-0" w:hAnsi="FZSSK--GBK1-0" w:eastAsia="FZSSK--GBK1-0" w:cs="FZSSK--GBK1-0"/>
            <w:color w:val="231F20"/>
            <w:kern w:val="0"/>
            <w:sz w:val="21"/>
            <w:szCs w:val="21"/>
            <w:lang w:val="en-US" w:eastAsia="zh-CN" w:bidi="ar"/>
          </w:rPr>
          <w:t>实现</w:t>
        </w:r>
      </w:ins>
      <w:ins w:id="1531" w:author="1111" w:date="2025-09-04T20:13:37Z">
        <w:r>
          <w:rPr>
            <w:rFonts w:hint="eastAsia" w:ascii="FZSSK--GBK1-0" w:hAnsi="FZSSK--GBK1-0" w:eastAsia="FZSSK--GBK1-0" w:cs="FZSSK--GBK1-0"/>
            <w:color w:val="231F20"/>
            <w:kern w:val="0"/>
            <w:sz w:val="21"/>
            <w:szCs w:val="21"/>
            <w:lang w:val="en-US" w:eastAsia="zh-CN" w:bidi="ar"/>
          </w:rPr>
          <w:t>优先</w:t>
        </w:r>
      </w:ins>
      <w:ins w:id="1532" w:author="1111" w:date="2025-09-04T20:13:38Z">
        <w:r>
          <w:rPr>
            <w:rFonts w:hint="eastAsia" w:ascii="FZSSK--GBK1-0" w:hAnsi="FZSSK--GBK1-0" w:eastAsia="FZSSK--GBK1-0" w:cs="FZSSK--GBK1-0"/>
            <w:color w:val="231F20"/>
            <w:kern w:val="0"/>
            <w:sz w:val="21"/>
            <w:szCs w:val="21"/>
            <w:lang w:val="en-US" w:eastAsia="zh-CN" w:bidi="ar"/>
          </w:rPr>
          <w:t>保护</w:t>
        </w:r>
      </w:ins>
      <w:ins w:id="1533" w:author="1111" w:date="2025-09-04T20:13:39Z">
        <w:r>
          <w:rPr>
            <w:rFonts w:hint="eastAsia" w:ascii="FZSSK--GBK1-0" w:hAnsi="FZSSK--GBK1-0" w:eastAsia="FZSSK--GBK1-0" w:cs="FZSSK--GBK1-0"/>
            <w:color w:val="231F20"/>
            <w:kern w:val="0"/>
            <w:sz w:val="21"/>
            <w:szCs w:val="21"/>
            <w:lang w:val="en-US" w:eastAsia="zh-CN" w:bidi="ar"/>
          </w:rPr>
          <w:t>。</w:t>
        </w:r>
      </w:ins>
      <w:ins w:id="1534" w:author="1111" w:date="2025-09-04T20:22:05Z">
        <w:r>
          <w:rPr>
            <w:rFonts w:hint="eastAsia" w:ascii="FZSSK--GBK1-0" w:hAnsi="FZSSK--GBK1-0" w:eastAsia="FZSSK--GBK1-0" w:cs="FZSSK--GBK1-0"/>
            <w:color w:val="231F20"/>
            <w:kern w:val="0"/>
            <w:sz w:val="21"/>
            <w:szCs w:val="21"/>
            <w:lang w:val="en-US" w:eastAsia="zh-CN" w:bidi="ar"/>
          </w:rPr>
          <w:t>同时</w:t>
        </w:r>
      </w:ins>
      <w:ins w:id="1535" w:author="1111" w:date="2025-09-04T20:02:27Z">
        <w:r>
          <w:rPr>
            <w:rFonts w:hint="eastAsia" w:ascii="FZSSK--GBK1-0" w:hAnsi="FZSSK--GBK1-0" w:eastAsia="FZSSK--GBK1-0" w:cs="FZSSK--GBK1-0"/>
            <w:color w:val="231F20"/>
            <w:kern w:val="0"/>
            <w:sz w:val="21"/>
            <w:szCs w:val="21"/>
            <w:lang w:val="en-US" w:eastAsia="zh-CN" w:bidi="ar"/>
          </w:rPr>
          <w:t>在其他的资源密集型（环境资本）与科技密集型（技术资本）企业中，利益排序</w:t>
        </w:r>
      </w:ins>
      <w:ins w:id="1536" w:author="1111" w:date="2025-09-04T20:22:14Z">
        <w:r>
          <w:rPr>
            <w:rFonts w:hint="eastAsia" w:ascii="FZSSK--GBK1-0" w:hAnsi="FZSSK--GBK1-0" w:eastAsia="FZSSK--GBK1-0" w:cs="FZSSK--GBK1-0"/>
            <w:color w:val="231F20"/>
            <w:kern w:val="0"/>
            <w:sz w:val="21"/>
            <w:szCs w:val="21"/>
            <w:lang w:val="en-US" w:eastAsia="zh-CN" w:bidi="ar"/>
          </w:rPr>
          <w:t>亦</w:t>
        </w:r>
      </w:ins>
      <w:ins w:id="1537" w:author="1111" w:date="2025-09-04T20:02:27Z">
        <w:r>
          <w:rPr>
            <w:rFonts w:hint="eastAsia" w:ascii="FZSSK--GBK1-0" w:hAnsi="FZSSK--GBK1-0" w:eastAsia="FZSSK--GBK1-0" w:cs="FZSSK--GBK1-0"/>
            <w:color w:val="231F20"/>
            <w:kern w:val="0"/>
            <w:sz w:val="21"/>
            <w:szCs w:val="21"/>
            <w:lang w:val="en-US" w:eastAsia="zh-CN" w:bidi="ar"/>
          </w:rPr>
          <w:t>不同。诸如互联网公司中，相较于资本投入，高技能的人力资本投入</w:t>
        </w:r>
      </w:ins>
      <w:ins w:id="1538" w:author="1111" w:date="2025-09-04T20:06:54Z">
        <w:r>
          <w:rPr>
            <w:rFonts w:hint="eastAsia" w:ascii="FZSSK--GBK1-0" w:hAnsi="FZSSK--GBK1-0" w:eastAsia="FZSSK--GBK1-0" w:cs="FZSSK--GBK1-0"/>
            <w:color w:val="231F20"/>
            <w:kern w:val="0"/>
            <w:sz w:val="21"/>
            <w:szCs w:val="21"/>
            <w:lang w:val="en-US" w:eastAsia="zh-CN" w:bidi="ar"/>
          </w:rPr>
          <w:t>则</w:t>
        </w:r>
      </w:ins>
      <w:ins w:id="1539" w:author="1111" w:date="2025-09-04T20:02:27Z">
        <w:r>
          <w:rPr>
            <w:rFonts w:hint="eastAsia" w:ascii="FZSSK--GBK1-0" w:hAnsi="FZSSK--GBK1-0" w:eastAsia="FZSSK--GBK1-0" w:cs="FZSSK--GBK1-0"/>
            <w:color w:val="231F20"/>
            <w:kern w:val="0"/>
            <w:sz w:val="21"/>
            <w:szCs w:val="21"/>
            <w:lang w:val="en-US" w:eastAsia="zh-CN" w:bidi="ar"/>
          </w:rPr>
          <w:t>更为</w:t>
        </w:r>
      </w:ins>
      <w:ins w:id="1540" w:author="1111" w:date="2025-09-04T20:06:59Z">
        <w:r>
          <w:rPr>
            <w:rFonts w:hint="eastAsia" w:ascii="FZSSK--GBK1-0" w:hAnsi="FZSSK--GBK1-0" w:eastAsia="FZSSK--GBK1-0" w:cs="FZSSK--GBK1-0"/>
            <w:color w:val="231F20"/>
            <w:kern w:val="0"/>
            <w:sz w:val="21"/>
            <w:szCs w:val="21"/>
            <w:lang w:val="en-US" w:eastAsia="zh-CN" w:bidi="ar"/>
          </w:rPr>
          <w:t>核心</w:t>
        </w:r>
      </w:ins>
      <w:ins w:id="1541" w:author="1111" w:date="2025-09-04T20:02:27Z">
        <w:r>
          <w:rPr>
            <w:rFonts w:hint="eastAsia" w:ascii="FZSSK--GBK1-0" w:hAnsi="FZSSK--GBK1-0" w:eastAsia="FZSSK--GBK1-0" w:cs="FZSSK--GBK1-0"/>
            <w:color w:val="231F20"/>
            <w:kern w:val="0"/>
            <w:sz w:val="21"/>
            <w:szCs w:val="21"/>
            <w:lang w:val="en-US" w:eastAsia="zh-CN" w:bidi="ar"/>
          </w:rPr>
          <w:t>，</w:t>
        </w:r>
      </w:ins>
      <w:ins w:id="1542" w:author="1111" w:date="2025-09-04T20:08:11Z">
        <w:r>
          <w:rPr>
            <w:rFonts w:hint="eastAsia" w:ascii="FZSSK--GBK1-0" w:hAnsi="FZSSK--GBK1-0" w:eastAsia="FZSSK--GBK1-0" w:cs="FZSSK--GBK1-0"/>
            <w:color w:val="231F20"/>
            <w:kern w:val="0"/>
            <w:sz w:val="21"/>
            <w:szCs w:val="21"/>
            <w:lang w:val="en-US" w:eastAsia="zh-CN" w:bidi="ar"/>
          </w:rPr>
          <w:t>反收购措施的</w:t>
        </w:r>
      </w:ins>
      <w:ins w:id="1543" w:author="1111" w:date="2025-09-04T20:08:13Z">
        <w:r>
          <w:rPr>
            <w:rFonts w:hint="eastAsia" w:ascii="FZSSK--GBK1-0" w:hAnsi="FZSSK--GBK1-0" w:eastAsia="FZSSK--GBK1-0" w:cs="FZSSK--GBK1-0"/>
            <w:color w:val="231F20"/>
            <w:kern w:val="0"/>
            <w:sz w:val="21"/>
            <w:szCs w:val="21"/>
            <w:lang w:val="en-US" w:eastAsia="zh-CN" w:bidi="ar"/>
          </w:rPr>
          <w:t>采纳</w:t>
        </w:r>
      </w:ins>
      <w:ins w:id="1544" w:author="1111" w:date="2025-09-04T20:08:16Z">
        <w:r>
          <w:rPr>
            <w:rFonts w:hint="eastAsia" w:ascii="FZSSK--GBK1-0" w:hAnsi="FZSSK--GBK1-0" w:eastAsia="FZSSK--GBK1-0" w:cs="FZSSK--GBK1-0"/>
            <w:color w:val="231F20"/>
            <w:kern w:val="0"/>
            <w:sz w:val="21"/>
            <w:szCs w:val="21"/>
            <w:lang w:val="en-US" w:eastAsia="zh-CN" w:bidi="ar"/>
          </w:rPr>
          <w:t>与否</w:t>
        </w:r>
      </w:ins>
      <w:ins w:id="1545" w:author="1111" w:date="2025-09-04T20:08:17Z">
        <w:r>
          <w:rPr>
            <w:rFonts w:hint="eastAsia" w:ascii="FZSSK--GBK1-0" w:hAnsi="FZSSK--GBK1-0" w:eastAsia="FZSSK--GBK1-0" w:cs="FZSSK--GBK1-0"/>
            <w:color w:val="231F20"/>
            <w:kern w:val="0"/>
            <w:sz w:val="21"/>
            <w:szCs w:val="21"/>
            <w:lang w:val="en-US" w:eastAsia="zh-CN" w:bidi="ar"/>
          </w:rPr>
          <w:t>应</w:t>
        </w:r>
      </w:ins>
      <w:ins w:id="1546" w:author="1111" w:date="2025-09-04T20:08:19Z">
        <w:r>
          <w:rPr>
            <w:rFonts w:hint="eastAsia" w:ascii="FZSSK--GBK1-0" w:hAnsi="FZSSK--GBK1-0" w:eastAsia="FZSSK--GBK1-0" w:cs="FZSSK--GBK1-0"/>
            <w:color w:val="231F20"/>
            <w:kern w:val="0"/>
            <w:sz w:val="21"/>
            <w:szCs w:val="21"/>
            <w:lang w:val="en-US" w:eastAsia="zh-CN" w:bidi="ar"/>
          </w:rPr>
          <w:t>重点关注</w:t>
        </w:r>
      </w:ins>
      <w:ins w:id="1547" w:author="1111" w:date="2025-09-04T20:26:06Z">
        <w:r>
          <w:rPr>
            <w:rFonts w:hint="eastAsia" w:ascii="FZSSK--GBK1-0" w:hAnsi="FZSSK--GBK1-0" w:eastAsia="FZSSK--GBK1-0" w:cs="FZSSK--GBK1-0"/>
            <w:color w:val="231F20"/>
            <w:kern w:val="0"/>
            <w:sz w:val="21"/>
            <w:szCs w:val="21"/>
            <w:lang w:val="en-US" w:eastAsia="zh-CN" w:bidi="ar"/>
          </w:rPr>
          <w:t>收购</w:t>
        </w:r>
      </w:ins>
      <w:ins w:id="1548" w:author="1111" w:date="2025-09-04T20:26:07Z">
        <w:r>
          <w:rPr>
            <w:rFonts w:hint="eastAsia" w:ascii="FZSSK--GBK1-0" w:hAnsi="FZSSK--GBK1-0" w:eastAsia="FZSSK--GBK1-0" w:cs="FZSSK--GBK1-0"/>
            <w:color w:val="231F20"/>
            <w:kern w:val="0"/>
            <w:sz w:val="21"/>
            <w:szCs w:val="21"/>
            <w:lang w:val="en-US" w:eastAsia="zh-CN" w:bidi="ar"/>
          </w:rPr>
          <w:t>行为</w:t>
        </w:r>
      </w:ins>
      <w:ins w:id="1549" w:author="1111" w:date="2025-09-04T20:22:43Z">
        <w:r>
          <w:rPr>
            <w:rFonts w:hint="eastAsia" w:ascii="FZSSK--GBK1-0" w:hAnsi="FZSSK--GBK1-0" w:eastAsia="FZSSK--GBK1-0" w:cs="FZSSK--GBK1-0"/>
            <w:color w:val="231F20"/>
            <w:kern w:val="0"/>
            <w:sz w:val="21"/>
            <w:szCs w:val="21"/>
            <w:lang w:val="en-US" w:eastAsia="zh-CN" w:bidi="ar"/>
          </w:rPr>
          <w:t>是否会对其</w:t>
        </w:r>
      </w:ins>
      <w:ins w:id="1550" w:author="1111" w:date="2025-09-04T20:22:44Z">
        <w:r>
          <w:rPr>
            <w:rFonts w:hint="eastAsia" w:ascii="FZSSK--GBK1-0" w:hAnsi="FZSSK--GBK1-0" w:eastAsia="FZSSK--GBK1-0" w:cs="FZSSK--GBK1-0"/>
            <w:color w:val="231F20"/>
            <w:kern w:val="0"/>
            <w:sz w:val="21"/>
            <w:szCs w:val="21"/>
            <w:lang w:val="en-US" w:eastAsia="zh-CN" w:bidi="ar"/>
          </w:rPr>
          <w:t>利益</w:t>
        </w:r>
      </w:ins>
      <w:ins w:id="1551" w:author="1111" w:date="2025-09-04T20:22:45Z">
        <w:r>
          <w:rPr>
            <w:rFonts w:hint="eastAsia" w:ascii="FZSSK--GBK1-0" w:hAnsi="FZSSK--GBK1-0" w:eastAsia="FZSSK--GBK1-0" w:cs="FZSSK--GBK1-0"/>
            <w:color w:val="231F20"/>
            <w:kern w:val="0"/>
            <w:sz w:val="21"/>
            <w:szCs w:val="21"/>
            <w:lang w:val="en-US" w:eastAsia="zh-CN" w:bidi="ar"/>
          </w:rPr>
          <w:t>造成</w:t>
        </w:r>
      </w:ins>
      <w:ins w:id="1552" w:author="1111" w:date="2025-09-04T20:22:46Z">
        <w:r>
          <w:rPr>
            <w:rFonts w:hint="eastAsia" w:ascii="FZSSK--GBK1-0" w:hAnsi="FZSSK--GBK1-0" w:eastAsia="FZSSK--GBK1-0" w:cs="FZSSK--GBK1-0"/>
            <w:color w:val="231F20"/>
            <w:kern w:val="0"/>
            <w:sz w:val="21"/>
            <w:szCs w:val="21"/>
            <w:lang w:val="en-US" w:eastAsia="zh-CN" w:bidi="ar"/>
          </w:rPr>
          <w:t>损害</w:t>
        </w:r>
      </w:ins>
      <w:ins w:id="1553" w:author="1111" w:date="2025-09-04T20:25:56Z">
        <w:r>
          <w:rPr>
            <w:rFonts w:hint="eastAsia" w:ascii="FZSSK--GBK1-0" w:hAnsi="FZSSK--GBK1-0" w:eastAsia="FZSSK--GBK1-0" w:cs="FZSSK--GBK1-0"/>
            <w:color w:val="231F20"/>
            <w:kern w:val="0"/>
            <w:sz w:val="21"/>
            <w:szCs w:val="21"/>
            <w:lang w:val="en-US" w:eastAsia="zh-CN" w:bidi="ar"/>
          </w:rPr>
          <w:t>；</w:t>
        </w:r>
      </w:ins>
      <w:ins w:id="1554" w:author="1111" w:date="2025-09-04T20:26:11Z">
        <w:r>
          <w:rPr>
            <w:rFonts w:hint="eastAsia" w:ascii="FZSSK--GBK1-0" w:hAnsi="FZSSK--GBK1-0" w:eastAsia="FZSSK--GBK1-0" w:cs="FZSSK--GBK1-0"/>
            <w:color w:val="231F20"/>
            <w:kern w:val="0"/>
            <w:sz w:val="21"/>
            <w:szCs w:val="21"/>
            <w:lang w:val="en-US" w:eastAsia="zh-CN" w:bidi="ar"/>
          </w:rPr>
          <w:t>而在</w:t>
        </w:r>
      </w:ins>
      <w:ins w:id="1555" w:author="1111" w:date="2025-09-04T20:27:23Z">
        <w:r>
          <w:rPr>
            <w:rFonts w:hint="eastAsia" w:ascii="FZSSK--GBK1-0" w:hAnsi="FZSSK--GBK1-0" w:eastAsia="FZSSK--GBK1-0" w:cs="FZSSK--GBK1-0"/>
            <w:color w:val="231F20"/>
            <w:kern w:val="0"/>
            <w:sz w:val="21"/>
            <w:szCs w:val="21"/>
            <w:lang w:val="en-US" w:eastAsia="zh-CN" w:bidi="ar"/>
          </w:rPr>
          <w:t>炼钢</w:t>
        </w:r>
      </w:ins>
      <w:ins w:id="1556" w:author="1111" w:date="2025-09-04T20:27:26Z">
        <w:r>
          <w:rPr>
            <w:rFonts w:hint="eastAsia" w:ascii="FZSSK--GBK1-0" w:hAnsi="FZSSK--GBK1-0" w:eastAsia="FZSSK--GBK1-0" w:cs="FZSSK--GBK1-0"/>
            <w:color w:val="231F20"/>
            <w:kern w:val="0"/>
            <w:sz w:val="21"/>
            <w:szCs w:val="21"/>
            <w:lang w:val="en-US" w:eastAsia="zh-CN" w:bidi="ar"/>
          </w:rPr>
          <w:t>、</w:t>
        </w:r>
      </w:ins>
      <w:ins w:id="1557" w:author="1111" w:date="2025-09-04T20:27:27Z">
        <w:r>
          <w:rPr>
            <w:rFonts w:hint="eastAsia" w:ascii="FZSSK--GBK1-0" w:hAnsi="FZSSK--GBK1-0" w:eastAsia="FZSSK--GBK1-0" w:cs="FZSSK--GBK1-0"/>
            <w:color w:val="231F20"/>
            <w:kern w:val="0"/>
            <w:sz w:val="21"/>
            <w:szCs w:val="21"/>
            <w:lang w:val="en-US" w:eastAsia="zh-CN" w:bidi="ar"/>
          </w:rPr>
          <w:t>化工</w:t>
        </w:r>
      </w:ins>
      <w:ins w:id="1558" w:author="1111" w:date="2025-09-04T20:26:33Z">
        <w:r>
          <w:rPr>
            <w:rFonts w:hint="eastAsia" w:ascii="FZSSK--GBK1-0" w:hAnsi="FZSSK--GBK1-0" w:eastAsia="FZSSK--GBK1-0" w:cs="FZSSK--GBK1-0"/>
            <w:color w:val="231F20"/>
            <w:kern w:val="0"/>
            <w:sz w:val="21"/>
            <w:szCs w:val="21"/>
            <w:lang w:val="en-US" w:eastAsia="zh-CN" w:bidi="ar"/>
          </w:rPr>
          <w:t>等</w:t>
        </w:r>
      </w:ins>
      <w:ins w:id="1559" w:author="1111" w:date="2025-09-04T20:26:37Z">
        <w:r>
          <w:rPr>
            <w:rFonts w:hint="eastAsia" w:ascii="FZSSK--GBK1-0" w:hAnsi="FZSSK--GBK1-0" w:eastAsia="FZSSK--GBK1-0" w:cs="FZSSK--GBK1-0"/>
            <w:color w:val="231F20"/>
            <w:kern w:val="0"/>
            <w:sz w:val="21"/>
            <w:szCs w:val="21"/>
            <w:lang w:val="en-US" w:eastAsia="zh-CN" w:bidi="ar"/>
          </w:rPr>
          <w:t>重点</w:t>
        </w:r>
      </w:ins>
      <w:ins w:id="1560" w:author="1111" w:date="2025-09-04T20:26:50Z">
        <w:r>
          <w:rPr>
            <w:rFonts w:hint="eastAsia" w:ascii="FZSSK--GBK1-0" w:hAnsi="FZSSK--GBK1-0" w:eastAsia="FZSSK--GBK1-0" w:cs="FZSSK--GBK1-0"/>
            <w:color w:val="231F20"/>
            <w:kern w:val="0"/>
            <w:sz w:val="21"/>
            <w:szCs w:val="21"/>
            <w:lang w:val="en-US" w:eastAsia="zh-CN" w:bidi="ar"/>
          </w:rPr>
          <w:t>依赖</w:t>
        </w:r>
      </w:ins>
      <w:ins w:id="1561" w:author="1111" w:date="2025-09-04T20:26:51Z">
        <w:r>
          <w:rPr>
            <w:rFonts w:hint="eastAsia" w:ascii="FZSSK--GBK1-0" w:hAnsi="FZSSK--GBK1-0" w:eastAsia="FZSSK--GBK1-0" w:cs="FZSSK--GBK1-0"/>
            <w:color w:val="231F20"/>
            <w:kern w:val="0"/>
            <w:sz w:val="21"/>
            <w:szCs w:val="21"/>
            <w:lang w:val="en-US" w:eastAsia="zh-CN" w:bidi="ar"/>
          </w:rPr>
          <w:t>自然</w:t>
        </w:r>
      </w:ins>
      <w:ins w:id="1562" w:author="1111" w:date="2025-09-04T20:26:53Z">
        <w:r>
          <w:rPr>
            <w:rFonts w:hint="eastAsia" w:ascii="FZSSK--GBK1-0" w:hAnsi="FZSSK--GBK1-0" w:eastAsia="FZSSK--GBK1-0" w:cs="FZSSK--GBK1-0"/>
            <w:color w:val="231F20"/>
            <w:kern w:val="0"/>
            <w:sz w:val="21"/>
            <w:szCs w:val="21"/>
            <w:lang w:val="en-US" w:eastAsia="zh-CN" w:bidi="ar"/>
          </w:rPr>
          <w:t>资源</w:t>
        </w:r>
      </w:ins>
      <w:ins w:id="1563" w:author="1111" w:date="2025-09-04T20:27:35Z">
        <w:r>
          <w:rPr>
            <w:rFonts w:hint="eastAsia" w:ascii="FZSSK--GBK1-0" w:hAnsi="FZSSK--GBK1-0" w:eastAsia="FZSSK--GBK1-0" w:cs="FZSSK--GBK1-0"/>
            <w:color w:val="231F20"/>
            <w:kern w:val="0"/>
            <w:sz w:val="21"/>
            <w:szCs w:val="21"/>
            <w:lang w:val="en-US" w:eastAsia="zh-CN" w:bidi="ar"/>
          </w:rPr>
          <w:t>抑或</w:t>
        </w:r>
      </w:ins>
      <w:ins w:id="1564" w:author="1111" w:date="2025-09-04T20:27:42Z">
        <w:r>
          <w:rPr>
            <w:rFonts w:hint="eastAsia" w:ascii="FZSSK--GBK1-0" w:hAnsi="FZSSK--GBK1-0" w:eastAsia="FZSSK--GBK1-0" w:cs="FZSSK--GBK1-0"/>
            <w:color w:val="231F20"/>
            <w:kern w:val="0"/>
            <w:sz w:val="21"/>
            <w:szCs w:val="21"/>
            <w:lang w:val="en-US" w:eastAsia="zh-CN" w:bidi="ar"/>
          </w:rPr>
          <w:t>可能</w:t>
        </w:r>
      </w:ins>
      <w:ins w:id="1565" w:author="1111" w:date="2025-09-04T20:27:09Z">
        <w:r>
          <w:rPr>
            <w:rFonts w:hint="eastAsia" w:ascii="FZSSK--GBK1-0" w:hAnsi="FZSSK--GBK1-0" w:eastAsia="FZSSK--GBK1-0" w:cs="FZSSK--GBK1-0"/>
            <w:color w:val="231F20"/>
            <w:kern w:val="0"/>
            <w:sz w:val="21"/>
            <w:szCs w:val="21"/>
            <w:lang w:val="en-US" w:eastAsia="zh-CN" w:bidi="ar"/>
          </w:rPr>
          <w:t>有损</w:t>
        </w:r>
      </w:ins>
      <w:ins w:id="1566" w:author="1111" w:date="2025-09-04T20:27:10Z">
        <w:r>
          <w:rPr>
            <w:rFonts w:hint="eastAsia" w:ascii="FZSSK--GBK1-0" w:hAnsi="FZSSK--GBK1-0" w:eastAsia="FZSSK--GBK1-0" w:cs="FZSSK--GBK1-0"/>
            <w:color w:val="231F20"/>
            <w:kern w:val="0"/>
            <w:sz w:val="21"/>
            <w:szCs w:val="21"/>
            <w:lang w:val="en-US" w:eastAsia="zh-CN" w:bidi="ar"/>
          </w:rPr>
          <w:t>环境的</w:t>
        </w:r>
      </w:ins>
      <w:ins w:id="1567" w:author="1111" w:date="2025-09-04T20:27:48Z">
        <w:r>
          <w:rPr>
            <w:rFonts w:hint="eastAsia" w:ascii="FZSSK--GBK1-0" w:hAnsi="FZSSK--GBK1-0" w:eastAsia="FZSSK--GBK1-0" w:cs="FZSSK--GBK1-0"/>
            <w:color w:val="231F20"/>
            <w:kern w:val="0"/>
            <w:sz w:val="21"/>
            <w:szCs w:val="21"/>
            <w:lang w:val="en-US" w:eastAsia="zh-CN" w:bidi="ar"/>
          </w:rPr>
          <w:t>企业中</w:t>
        </w:r>
      </w:ins>
      <w:ins w:id="1568" w:author="1111" w:date="2025-09-04T20:27:49Z">
        <w:r>
          <w:rPr>
            <w:rFonts w:hint="eastAsia" w:ascii="FZSSK--GBK1-0" w:hAnsi="FZSSK--GBK1-0" w:eastAsia="FZSSK--GBK1-0" w:cs="FZSSK--GBK1-0"/>
            <w:color w:val="231F20"/>
            <w:kern w:val="0"/>
            <w:sz w:val="21"/>
            <w:szCs w:val="21"/>
            <w:lang w:val="en-US" w:eastAsia="zh-CN" w:bidi="ar"/>
          </w:rPr>
          <w:t>，则</w:t>
        </w:r>
      </w:ins>
      <w:ins w:id="1569" w:author="1111" w:date="2025-09-04T20:27:52Z">
        <w:r>
          <w:rPr>
            <w:rFonts w:hint="eastAsia" w:ascii="FZSSK--GBK1-0" w:hAnsi="FZSSK--GBK1-0" w:eastAsia="FZSSK--GBK1-0" w:cs="FZSSK--GBK1-0"/>
            <w:color w:val="231F20"/>
            <w:kern w:val="0"/>
            <w:sz w:val="21"/>
            <w:szCs w:val="21"/>
            <w:lang w:val="en-US" w:eastAsia="zh-CN" w:bidi="ar"/>
          </w:rPr>
          <w:t>应重点</w:t>
        </w:r>
      </w:ins>
      <w:ins w:id="1570" w:author="1111" w:date="2025-09-04T20:27:54Z">
        <w:r>
          <w:rPr>
            <w:rFonts w:hint="eastAsia" w:ascii="FZSSK--GBK1-0" w:hAnsi="FZSSK--GBK1-0" w:eastAsia="FZSSK--GBK1-0" w:cs="FZSSK--GBK1-0"/>
            <w:color w:val="231F20"/>
            <w:kern w:val="0"/>
            <w:sz w:val="21"/>
            <w:szCs w:val="21"/>
            <w:lang w:val="en-US" w:eastAsia="zh-CN" w:bidi="ar"/>
          </w:rPr>
          <w:t>关注</w:t>
        </w:r>
      </w:ins>
      <w:ins w:id="1571" w:author="1111" w:date="2025-09-04T20:27:56Z">
        <w:r>
          <w:rPr>
            <w:rFonts w:hint="eastAsia" w:ascii="FZSSK--GBK1-0" w:hAnsi="FZSSK--GBK1-0" w:eastAsia="FZSSK--GBK1-0" w:cs="FZSSK--GBK1-0"/>
            <w:color w:val="231F20"/>
            <w:kern w:val="0"/>
            <w:sz w:val="21"/>
            <w:szCs w:val="21"/>
            <w:lang w:val="en-US" w:eastAsia="zh-CN" w:bidi="ar"/>
          </w:rPr>
          <w:t>收购</w:t>
        </w:r>
      </w:ins>
      <w:ins w:id="1572" w:author="1111" w:date="2025-09-04T20:28:25Z">
        <w:r>
          <w:rPr>
            <w:rFonts w:hint="eastAsia" w:ascii="FZSSK--GBK1-0" w:hAnsi="FZSSK--GBK1-0" w:eastAsia="FZSSK--GBK1-0" w:cs="FZSSK--GBK1-0"/>
            <w:color w:val="231F20"/>
            <w:kern w:val="0"/>
            <w:sz w:val="21"/>
            <w:szCs w:val="21"/>
            <w:lang w:val="en-US" w:eastAsia="zh-CN" w:bidi="ar"/>
          </w:rPr>
          <w:t>方</w:t>
        </w:r>
      </w:ins>
      <w:ins w:id="1573" w:author="1111" w:date="2025-09-04T20:30:15Z">
        <w:r>
          <w:rPr>
            <w:rFonts w:hint="eastAsia" w:ascii="FZSSK--GBK1-0" w:hAnsi="FZSSK--GBK1-0" w:eastAsia="FZSSK--GBK1-0" w:cs="FZSSK--GBK1-0"/>
            <w:color w:val="231F20"/>
            <w:kern w:val="0"/>
            <w:sz w:val="21"/>
            <w:szCs w:val="21"/>
            <w:lang w:val="en-US" w:eastAsia="zh-CN" w:bidi="ar"/>
          </w:rPr>
          <w:t>的</w:t>
        </w:r>
      </w:ins>
      <w:ins w:id="1574" w:author="1111" w:date="2025-09-04T20:30:16Z">
        <w:r>
          <w:rPr>
            <w:rFonts w:hint="eastAsia" w:ascii="FZSSK--GBK1-0" w:hAnsi="FZSSK--GBK1-0" w:eastAsia="FZSSK--GBK1-0" w:cs="FZSSK--GBK1-0"/>
            <w:color w:val="231F20"/>
            <w:kern w:val="0"/>
            <w:sz w:val="21"/>
            <w:szCs w:val="21"/>
            <w:lang w:val="en-US" w:eastAsia="zh-CN" w:bidi="ar"/>
          </w:rPr>
          <w:t>收购</w:t>
        </w:r>
      </w:ins>
      <w:ins w:id="1575" w:author="1111" w:date="2025-09-04T20:30:23Z">
        <w:r>
          <w:rPr>
            <w:rFonts w:hint="eastAsia" w:ascii="FZSSK--GBK1-0" w:hAnsi="FZSSK--GBK1-0" w:eastAsia="FZSSK--GBK1-0" w:cs="FZSSK--GBK1-0"/>
            <w:color w:val="231F20"/>
            <w:kern w:val="0"/>
            <w:sz w:val="21"/>
            <w:szCs w:val="21"/>
            <w:lang w:val="en-US" w:eastAsia="zh-CN" w:bidi="ar"/>
          </w:rPr>
          <w:t>目标</w:t>
        </w:r>
      </w:ins>
      <w:ins w:id="1576" w:author="1111" w:date="2025-09-04T20:30:24Z">
        <w:r>
          <w:rPr>
            <w:rFonts w:hint="eastAsia" w:ascii="FZSSK--GBK1-0" w:hAnsi="FZSSK--GBK1-0" w:eastAsia="FZSSK--GBK1-0" w:cs="FZSSK--GBK1-0"/>
            <w:color w:val="231F20"/>
            <w:kern w:val="0"/>
            <w:sz w:val="21"/>
            <w:szCs w:val="21"/>
            <w:lang w:val="en-US" w:eastAsia="zh-CN" w:bidi="ar"/>
          </w:rPr>
          <w:t>是否</w:t>
        </w:r>
      </w:ins>
      <w:ins w:id="1577" w:author="1111" w:date="2025-09-04T20:31:54Z">
        <w:r>
          <w:rPr>
            <w:rFonts w:hint="eastAsia" w:ascii="FZSSK--GBK1-0" w:hAnsi="FZSSK--GBK1-0" w:eastAsia="FZSSK--GBK1-0" w:cs="FZSSK--GBK1-0"/>
            <w:color w:val="231F20"/>
            <w:kern w:val="0"/>
            <w:sz w:val="21"/>
            <w:szCs w:val="21"/>
            <w:lang w:val="en-US" w:eastAsia="zh-CN" w:bidi="ar"/>
          </w:rPr>
          <w:t>有损</w:t>
        </w:r>
      </w:ins>
      <w:ins w:id="1578" w:author="1111" w:date="2025-09-04T20:32:01Z">
        <w:r>
          <w:rPr>
            <w:rFonts w:hint="eastAsia" w:ascii="FZSSK--GBK1-0" w:hAnsi="FZSSK--GBK1-0" w:eastAsia="FZSSK--GBK1-0" w:cs="FZSSK--GBK1-0"/>
            <w:color w:val="231F20"/>
            <w:kern w:val="0"/>
            <w:sz w:val="21"/>
            <w:szCs w:val="21"/>
            <w:lang w:val="en-US" w:eastAsia="zh-CN" w:bidi="ar"/>
          </w:rPr>
          <w:t>生态</w:t>
        </w:r>
      </w:ins>
      <w:ins w:id="1579" w:author="1111" w:date="2025-09-04T20:32:02Z">
        <w:r>
          <w:rPr>
            <w:rFonts w:hint="eastAsia" w:ascii="FZSSK--GBK1-0" w:hAnsi="FZSSK--GBK1-0" w:eastAsia="FZSSK--GBK1-0" w:cs="FZSSK--GBK1-0"/>
            <w:color w:val="231F20"/>
            <w:kern w:val="0"/>
            <w:sz w:val="21"/>
            <w:szCs w:val="21"/>
            <w:lang w:val="en-US" w:eastAsia="zh-CN" w:bidi="ar"/>
          </w:rPr>
          <w:t>环境</w:t>
        </w:r>
      </w:ins>
      <w:ins w:id="1580" w:author="1111" w:date="2025-09-04T20:32:03Z">
        <w:r>
          <w:rPr>
            <w:rFonts w:hint="eastAsia" w:ascii="FZSSK--GBK1-0" w:hAnsi="FZSSK--GBK1-0" w:eastAsia="FZSSK--GBK1-0" w:cs="FZSSK--GBK1-0"/>
            <w:color w:val="231F20"/>
            <w:kern w:val="0"/>
            <w:sz w:val="21"/>
            <w:szCs w:val="21"/>
            <w:lang w:val="en-US" w:eastAsia="zh-CN" w:bidi="ar"/>
          </w:rPr>
          <w:t>这一</w:t>
        </w:r>
      </w:ins>
      <w:ins w:id="1581" w:author="1111" w:date="2025-09-04T20:32:04Z">
        <w:r>
          <w:rPr>
            <w:rFonts w:hint="eastAsia" w:ascii="FZSSK--GBK1-0" w:hAnsi="FZSSK--GBK1-0" w:eastAsia="FZSSK--GBK1-0" w:cs="FZSSK--GBK1-0"/>
            <w:color w:val="231F20"/>
            <w:kern w:val="0"/>
            <w:sz w:val="21"/>
            <w:szCs w:val="21"/>
            <w:lang w:val="en-US" w:eastAsia="zh-CN" w:bidi="ar"/>
          </w:rPr>
          <w:t>公共</w:t>
        </w:r>
      </w:ins>
      <w:ins w:id="1582" w:author="1111" w:date="2025-09-04T20:32:06Z">
        <w:r>
          <w:rPr>
            <w:rFonts w:hint="eastAsia" w:ascii="FZSSK--GBK1-0" w:hAnsi="FZSSK--GBK1-0" w:eastAsia="FZSSK--GBK1-0" w:cs="FZSSK--GBK1-0"/>
            <w:color w:val="231F20"/>
            <w:kern w:val="0"/>
            <w:sz w:val="21"/>
            <w:szCs w:val="21"/>
            <w:lang w:val="en-US" w:eastAsia="zh-CN" w:bidi="ar"/>
          </w:rPr>
          <w:t>利益</w:t>
        </w:r>
      </w:ins>
      <w:ins w:id="1583" w:author="1111" w:date="2025-09-04T20:32:07Z">
        <w:r>
          <w:rPr>
            <w:rFonts w:hint="eastAsia" w:ascii="FZSSK--GBK1-0" w:hAnsi="FZSSK--GBK1-0" w:eastAsia="FZSSK--GBK1-0" w:cs="FZSSK--GBK1-0"/>
            <w:color w:val="231F20"/>
            <w:kern w:val="0"/>
            <w:sz w:val="21"/>
            <w:szCs w:val="21"/>
            <w:lang w:val="en-US" w:eastAsia="zh-CN" w:bidi="ar"/>
          </w:rPr>
          <w:t>。</w:t>
        </w:r>
      </w:ins>
      <w:ins w:id="1584" w:author="1111" w:date="2025-09-04T20:08:24Z">
        <w:r>
          <w:rPr>
            <w:rFonts w:hint="eastAsia" w:ascii="FZSSK--GBK1-0" w:hAnsi="FZSSK--GBK1-0" w:eastAsia="FZSSK--GBK1-0" w:cs="FZSSK--GBK1-0"/>
            <w:color w:val="231F20"/>
            <w:kern w:val="0"/>
            <w:sz w:val="21"/>
            <w:szCs w:val="21"/>
            <w:lang w:val="en-US" w:eastAsia="zh-CN" w:bidi="ar"/>
          </w:rPr>
          <w:t>并且，</w:t>
        </w:r>
      </w:ins>
      <w:ins w:id="1585" w:author="1111" w:date="2025-09-04T20:08:29Z">
        <w:r>
          <w:rPr>
            <w:rFonts w:hint="eastAsia" w:ascii="FZSSK--GBK1-0" w:hAnsi="FZSSK--GBK1-0" w:eastAsia="FZSSK--GBK1-0" w:cs="FZSSK--GBK1-0"/>
            <w:color w:val="231F20"/>
            <w:kern w:val="0"/>
            <w:sz w:val="21"/>
            <w:szCs w:val="21"/>
            <w:lang w:val="en-US" w:eastAsia="zh-CN" w:bidi="ar"/>
          </w:rPr>
          <w:t>还应注意的</w:t>
        </w:r>
      </w:ins>
      <w:ins w:id="1586" w:author="1111" w:date="2025-09-04T20:08:30Z">
        <w:r>
          <w:rPr>
            <w:rFonts w:hint="eastAsia" w:ascii="FZSSK--GBK1-0" w:hAnsi="FZSSK--GBK1-0" w:eastAsia="FZSSK--GBK1-0" w:cs="FZSSK--GBK1-0"/>
            <w:color w:val="231F20"/>
            <w:kern w:val="0"/>
            <w:sz w:val="21"/>
            <w:szCs w:val="21"/>
            <w:lang w:val="en-US" w:eastAsia="zh-CN" w:bidi="ar"/>
          </w:rPr>
          <w:t>是</w:t>
        </w:r>
      </w:ins>
      <w:ins w:id="1587" w:author="1111" w:date="2025-09-04T20:08:40Z">
        <w:r>
          <w:rPr>
            <w:rFonts w:hint="eastAsia" w:ascii="FZSSK--GBK1-0" w:hAnsi="FZSSK--GBK1-0" w:eastAsia="FZSSK--GBK1-0" w:cs="FZSSK--GBK1-0"/>
            <w:color w:val="231F20"/>
            <w:kern w:val="0"/>
            <w:sz w:val="21"/>
            <w:szCs w:val="21"/>
            <w:lang w:val="en-US" w:eastAsia="zh-CN" w:bidi="ar"/>
          </w:rPr>
          <w:t>公司利益</w:t>
        </w:r>
      </w:ins>
      <w:ins w:id="1588" w:author="1111" w:date="2025-09-04T20:08:42Z">
        <w:r>
          <w:rPr>
            <w:rFonts w:hint="eastAsia" w:ascii="FZSSK--GBK1-0" w:hAnsi="FZSSK--GBK1-0" w:eastAsia="FZSSK--GBK1-0" w:cs="FZSSK--GBK1-0"/>
            <w:color w:val="231F20"/>
            <w:kern w:val="0"/>
            <w:sz w:val="21"/>
            <w:szCs w:val="21"/>
            <w:lang w:val="en-US" w:eastAsia="zh-CN" w:bidi="ar"/>
          </w:rPr>
          <w:t>最大化</w:t>
        </w:r>
      </w:ins>
      <w:ins w:id="1589" w:author="1111" w:date="2025-09-04T20:08:50Z">
        <w:r>
          <w:rPr>
            <w:rFonts w:hint="eastAsia" w:ascii="FZSSK--GBK1-0" w:hAnsi="FZSSK--GBK1-0" w:eastAsia="FZSSK--GBK1-0" w:cs="FZSSK--GBK1-0"/>
            <w:color w:val="231F20"/>
            <w:kern w:val="0"/>
            <w:sz w:val="21"/>
            <w:szCs w:val="21"/>
            <w:lang w:val="en-US" w:eastAsia="zh-CN" w:bidi="ar"/>
          </w:rPr>
          <w:t>追求的</w:t>
        </w:r>
      </w:ins>
      <w:ins w:id="1590" w:author="1111" w:date="2025-09-04T20:08:51Z">
        <w:r>
          <w:rPr>
            <w:rFonts w:hint="eastAsia" w:ascii="FZSSK--GBK1-0" w:hAnsi="FZSSK--GBK1-0" w:eastAsia="FZSSK--GBK1-0" w:cs="FZSSK--GBK1-0"/>
            <w:color w:val="231F20"/>
            <w:kern w:val="0"/>
            <w:sz w:val="21"/>
            <w:szCs w:val="21"/>
            <w:lang w:val="en-US" w:eastAsia="zh-CN" w:bidi="ar"/>
          </w:rPr>
          <w:t>是</w:t>
        </w:r>
      </w:ins>
      <w:ins w:id="1591" w:author="1111" w:date="2025-09-04T20:08:53Z">
        <w:r>
          <w:rPr>
            <w:rFonts w:hint="eastAsia" w:ascii="FZSSK--GBK1-0" w:hAnsi="FZSSK--GBK1-0" w:eastAsia="FZSSK--GBK1-0" w:cs="FZSSK--GBK1-0"/>
            <w:color w:val="231F20"/>
            <w:kern w:val="0"/>
            <w:sz w:val="21"/>
            <w:szCs w:val="21"/>
            <w:lang w:val="en-US" w:eastAsia="zh-CN" w:bidi="ar"/>
          </w:rPr>
          <w:t>公司</w:t>
        </w:r>
      </w:ins>
      <w:ins w:id="1592" w:author="1111" w:date="2025-09-04T20:09:04Z">
        <w:r>
          <w:rPr>
            <w:rFonts w:hint="eastAsia" w:ascii="FZSSK--GBK1-0" w:hAnsi="FZSSK--GBK1-0" w:eastAsia="FZSSK--GBK1-0" w:cs="FZSSK--GBK1-0"/>
            <w:color w:val="231F20"/>
            <w:kern w:val="0"/>
            <w:sz w:val="21"/>
            <w:szCs w:val="21"/>
            <w:lang w:val="en-US" w:eastAsia="zh-CN" w:bidi="ar"/>
          </w:rPr>
          <w:t>长期</w:t>
        </w:r>
      </w:ins>
      <w:ins w:id="1593" w:author="1111" w:date="2025-09-04T15:46:32Z">
        <w:r>
          <w:rPr>
            <w:rFonts w:ascii="FZSSK--GBK1-0" w:hAnsi="FZSSK--GBK1-0" w:eastAsia="FZSSK--GBK1-0" w:cs="FZSSK--GBK1-0"/>
            <w:color w:val="231F20"/>
            <w:kern w:val="0"/>
            <w:sz w:val="21"/>
            <w:szCs w:val="21"/>
            <w:lang w:val="en-US" w:eastAsia="zh-CN" w:bidi="ar"/>
          </w:rPr>
          <w:t>可持</w:t>
        </w:r>
      </w:ins>
      <w:ins w:id="1594" w:author="1111" w:date="2025-09-04T15:46:32Z">
        <w:r>
          <w:rPr>
            <w:rFonts w:hint="eastAsia" w:ascii="FZSSK--GBK1-0" w:hAnsi="FZSSK--GBK1-0" w:eastAsia="FZSSK--GBK1-0" w:cs="FZSSK--GBK1-0"/>
            <w:color w:val="231F20"/>
            <w:kern w:val="0"/>
            <w:sz w:val="21"/>
            <w:szCs w:val="21"/>
            <w:lang w:val="en-US" w:eastAsia="zh-CN" w:bidi="ar"/>
          </w:rPr>
          <w:t>续发展</w:t>
        </w:r>
      </w:ins>
      <w:ins w:id="1595" w:author="1111" w:date="2025-09-04T16:02:00Z">
        <w:r>
          <w:rPr>
            <w:rFonts w:hint="eastAsia" w:ascii="FZSSK--GBK1-0" w:hAnsi="FZSSK--GBK1-0" w:eastAsia="FZSSK--GBK1-0" w:cs="FZSSK--GBK1-0"/>
            <w:color w:val="231F20"/>
            <w:kern w:val="0"/>
            <w:sz w:val="21"/>
            <w:szCs w:val="21"/>
            <w:lang w:val="en-US" w:eastAsia="zh-CN" w:bidi="ar"/>
          </w:rPr>
          <w:t>利益</w:t>
        </w:r>
      </w:ins>
      <w:ins w:id="1596" w:author="1111" w:date="2025-09-04T16:02:02Z">
        <w:r>
          <w:rPr>
            <w:rFonts w:hint="eastAsia" w:ascii="FZSSK--GBK1-0" w:hAnsi="FZSSK--GBK1-0" w:eastAsia="FZSSK--GBK1-0" w:cs="FZSSK--GBK1-0"/>
            <w:color w:val="231F20"/>
            <w:kern w:val="0"/>
            <w:sz w:val="21"/>
            <w:szCs w:val="21"/>
            <w:lang w:val="en-US" w:eastAsia="zh-CN" w:bidi="ar"/>
          </w:rPr>
          <w:t>。</w:t>
        </w:r>
      </w:ins>
      <w:ins w:id="1597" w:author="1111" w:date="2025-09-04T19:15:19Z">
        <w:r>
          <w:rPr>
            <w:rFonts w:hint="eastAsia" w:ascii="FZSSK--GBK1-0" w:hAnsi="FZSSK--GBK1-0" w:eastAsia="FZSSK--GBK1-0" w:cs="FZSSK--GBK1-0"/>
            <w:color w:val="231F20"/>
            <w:kern w:val="0"/>
            <w:sz w:val="21"/>
            <w:szCs w:val="21"/>
            <w:lang w:val="en-US" w:eastAsia="zh-CN" w:bidi="ar"/>
          </w:rPr>
          <w:t>恶意收购</w:t>
        </w:r>
      </w:ins>
      <w:ins w:id="1598" w:author="1111" w:date="2025-09-04T20:33:39Z">
        <w:r>
          <w:rPr>
            <w:rFonts w:hint="eastAsia" w:ascii="FZSSK--GBK1-0" w:hAnsi="FZSSK--GBK1-0" w:eastAsia="FZSSK--GBK1-0" w:cs="FZSSK--GBK1-0"/>
            <w:color w:val="231F20"/>
            <w:kern w:val="0"/>
            <w:sz w:val="21"/>
            <w:szCs w:val="21"/>
            <w:lang w:val="en-US" w:eastAsia="zh-CN" w:bidi="ar"/>
          </w:rPr>
          <w:t>场景下</w:t>
        </w:r>
      </w:ins>
      <w:ins w:id="1599" w:author="1111" w:date="2025-09-04T19:15:19Z">
        <w:r>
          <w:rPr>
            <w:rFonts w:hint="eastAsia" w:ascii="FZSSK--GBK1-0" w:hAnsi="FZSSK--GBK1-0" w:eastAsia="FZSSK--GBK1-0" w:cs="FZSSK--GBK1-0"/>
            <w:color w:val="231F20"/>
            <w:kern w:val="0"/>
            <w:sz w:val="21"/>
            <w:szCs w:val="21"/>
            <w:lang w:val="en-US" w:eastAsia="zh-CN" w:bidi="ar"/>
          </w:rPr>
          <w:t>部分股东</w:t>
        </w:r>
      </w:ins>
      <w:ins w:id="1600" w:author="1111" w:date="2025-09-04T20:33:46Z">
        <w:r>
          <w:rPr>
            <w:rFonts w:hint="eastAsia" w:ascii="FZSSK--GBK1-0" w:hAnsi="FZSSK--GBK1-0" w:eastAsia="FZSSK--GBK1-0" w:cs="FZSSK--GBK1-0"/>
            <w:color w:val="231F20"/>
            <w:kern w:val="0"/>
            <w:sz w:val="21"/>
            <w:szCs w:val="21"/>
            <w:lang w:val="en-US" w:eastAsia="zh-CN" w:bidi="ar"/>
          </w:rPr>
          <w:t>及</w:t>
        </w:r>
      </w:ins>
      <w:ins w:id="1601" w:author="1111" w:date="2025-09-04T20:34:25Z">
        <w:r>
          <w:rPr>
            <w:rFonts w:hint="eastAsia" w:ascii="FZSSK--GBK1-0" w:hAnsi="FZSSK--GBK1-0" w:eastAsia="FZSSK--GBK1-0" w:cs="FZSSK--GBK1-0"/>
            <w:color w:val="231F20"/>
            <w:kern w:val="0"/>
            <w:sz w:val="21"/>
            <w:szCs w:val="21"/>
            <w:lang w:val="en-US" w:eastAsia="zh-CN" w:bidi="ar"/>
          </w:rPr>
          <w:t>董事</w:t>
        </w:r>
      </w:ins>
      <w:ins w:id="1602" w:author="1111" w:date="2025-09-04T20:33:48Z">
        <w:r>
          <w:rPr>
            <w:rFonts w:hint="eastAsia" w:ascii="FZSSK--GBK1-0" w:hAnsi="FZSSK--GBK1-0" w:eastAsia="FZSSK--GBK1-0" w:cs="FZSSK--GBK1-0"/>
            <w:color w:val="231F20"/>
            <w:kern w:val="0"/>
            <w:sz w:val="21"/>
            <w:szCs w:val="21"/>
            <w:lang w:val="en-US" w:eastAsia="zh-CN" w:bidi="ar"/>
          </w:rPr>
          <w:t>的</w:t>
        </w:r>
      </w:ins>
      <w:ins w:id="1603" w:author="1111" w:date="2025-09-04T20:33:50Z">
        <w:r>
          <w:rPr>
            <w:rFonts w:hint="eastAsia" w:ascii="FZSSK--GBK1-0" w:hAnsi="FZSSK--GBK1-0" w:eastAsia="FZSSK--GBK1-0" w:cs="FZSSK--GBK1-0"/>
            <w:color w:val="231F20"/>
            <w:kern w:val="0"/>
            <w:sz w:val="21"/>
            <w:szCs w:val="21"/>
            <w:lang w:val="en-US" w:eastAsia="zh-CN" w:bidi="ar"/>
          </w:rPr>
          <w:t>短</w:t>
        </w:r>
      </w:ins>
      <w:ins w:id="1604" w:author="1111" w:date="2025-09-04T20:33:52Z">
        <w:r>
          <w:rPr>
            <w:rFonts w:hint="eastAsia" w:ascii="FZSSK--GBK1-0" w:hAnsi="FZSSK--GBK1-0" w:eastAsia="FZSSK--GBK1-0" w:cs="FZSSK--GBK1-0"/>
            <w:color w:val="231F20"/>
            <w:kern w:val="0"/>
            <w:sz w:val="21"/>
            <w:szCs w:val="21"/>
            <w:lang w:val="en-US" w:eastAsia="zh-CN" w:bidi="ar"/>
          </w:rPr>
          <w:t>视</w:t>
        </w:r>
      </w:ins>
      <w:ins w:id="1605" w:author="1111" w:date="2025-09-04T20:33:53Z">
        <w:r>
          <w:rPr>
            <w:rFonts w:hint="eastAsia" w:ascii="FZSSK--GBK1-0" w:hAnsi="FZSSK--GBK1-0" w:eastAsia="FZSSK--GBK1-0" w:cs="FZSSK--GBK1-0"/>
            <w:color w:val="231F20"/>
            <w:kern w:val="0"/>
            <w:sz w:val="21"/>
            <w:szCs w:val="21"/>
            <w:lang w:val="en-US" w:eastAsia="zh-CN" w:bidi="ar"/>
          </w:rPr>
          <w:t>行为</w:t>
        </w:r>
      </w:ins>
      <w:ins w:id="1606" w:author="1111" w:date="2025-09-04T19:15:19Z">
        <w:r>
          <w:rPr>
            <w:rFonts w:hint="eastAsia" w:ascii="FZSSK--GBK1-0" w:hAnsi="FZSSK--GBK1-0" w:eastAsia="FZSSK--GBK1-0" w:cs="FZSSK--GBK1-0"/>
            <w:color w:val="231F20"/>
            <w:kern w:val="0"/>
            <w:sz w:val="21"/>
            <w:szCs w:val="21"/>
            <w:lang w:val="en-US" w:eastAsia="zh-CN" w:bidi="ar"/>
          </w:rPr>
          <w:t>将</w:t>
        </w:r>
      </w:ins>
      <w:ins w:id="1607" w:author="1111" w:date="2025-09-04T20:34:40Z">
        <w:r>
          <w:rPr>
            <w:rFonts w:hint="eastAsia" w:ascii="FZSSK--GBK1-0" w:hAnsi="FZSSK--GBK1-0" w:eastAsia="FZSSK--GBK1-0" w:cs="FZSSK--GBK1-0"/>
            <w:color w:val="231F20"/>
            <w:kern w:val="0"/>
            <w:sz w:val="21"/>
            <w:szCs w:val="21"/>
            <w:lang w:val="en-US" w:eastAsia="zh-CN" w:bidi="ar"/>
          </w:rPr>
          <w:t>磨灭</w:t>
        </w:r>
      </w:ins>
      <w:ins w:id="1608" w:author="1111" w:date="2025-09-04T19:15:19Z">
        <w:r>
          <w:rPr>
            <w:rFonts w:hint="eastAsia" w:ascii="FZSSK--GBK1-0" w:hAnsi="FZSSK--GBK1-0" w:eastAsia="FZSSK--GBK1-0" w:cs="FZSSK--GBK1-0"/>
            <w:color w:val="231F20"/>
            <w:kern w:val="0"/>
            <w:sz w:val="21"/>
            <w:szCs w:val="21"/>
            <w:lang w:val="en-US" w:eastAsia="zh-CN" w:bidi="ar"/>
          </w:rPr>
          <w:t>公司存续下的长期发展</w:t>
        </w:r>
      </w:ins>
      <w:ins w:id="1609" w:author="1111" w:date="2025-09-04T20:34:32Z">
        <w:r>
          <w:rPr>
            <w:rFonts w:hint="eastAsia" w:ascii="FZSSK--GBK1-0" w:hAnsi="FZSSK--GBK1-0" w:eastAsia="FZSSK--GBK1-0" w:cs="FZSSK--GBK1-0"/>
            <w:color w:val="231F20"/>
            <w:kern w:val="0"/>
            <w:sz w:val="21"/>
            <w:szCs w:val="21"/>
            <w:lang w:val="en-US" w:eastAsia="zh-CN" w:bidi="ar"/>
          </w:rPr>
          <w:t>利益</w:t>
        </w:r>
      </w:ins>
      <w:ins w:id="1610" w:author="1111" w:date="2025-09-04T19:15:19Z">
        <w:r>
          <w:rPr>
            <w:rFonts w:hint="eastAsia" w:ascii="FZSSK--GBK1-0" w:hAnsi="FZSSK--GBK1-0" w:eastAsia="FZSSK--GBK1-0" w:cs="FZSSK--GBK1-0"/>
            <w:color w:val="231F20"/>
            <w:kern w:val="0"/>
            <w:sz w:val="21"/>
            <w:szCs w:val="21"/>
            <w:lang w:val="en-US" w:eastAsia="zh-CN" w:bidi="ar"/>
          </w:rPr>
          <w:t>，此时董事自应当秉持公司利益最大化的理念积极采取反收购措施</w:t>
        </w:r>
      </w:ins>
      <w:ins w:id="1611" w:author="1111" w:date="2025-09-04T20:34:54Z">
        <w:r>
          <w:rPr>
            <w:rFonts w:hint="eastAsia" w:ascii="FZSSK--GBK1-0" w:hAnsi="FZSSK--GBK1-0" w:eastAsia="FZSSK--GBK1-0" w:cs="FZSSK--GBK1-0"/>
            <w:color w:val="231F20"/>
            <w:kern w:val="0"/>
            <w:sz w:val="21"/>
            <w:szCs w:val="21"/>
            <w:lang w:val="en-US" w:eastAsia="zh-CN" w:bidi="ar"/>
          </w:rPr>
          <w:t>制止</w:t>
        </w:r>
      </w:ins>
      <w:ins w:id="1612" w:author="1111" w:date="2025-09-04T20:34:58Z">
        <w:r>
          <w:rPr>
            <w:rFonts w:hint="eastAsia" w:ascii="FZSSK--GBK1-0" w:hAnsi="FZSSK--GBK1-0" w:eastAsia="FZSSK--GBK1-0" w:cs="FZSSK--GBK1-0"/>
            <w:color w:val="231F20"/>
            <w:kern w:val="0"/>
            <w:sz w:val="21"/>
            <w:szCs w:val="21"/>
            <w:lang w:val="en-US" w:eastAsia="zh-CN" w:bidi="ar"/>
          </w:rPr>
          <w:t>有损</w:t>
        </w:r>
      </w:ins>
      <w:ins w:id="1613" w:author="1111" w:date="2025-09-04T20:35:00Z">
        <w:r>
          <w:rPr>
            <w:rFonts w:hint="eastAsia" w:ascii="FZSSK--GBK1-0" w:hAnsi="FZSSK--GBK1-0" w:eastAsia="FZSSK--GBK1-0" w:cs="FZSSK--GBK1-0"/>
            <w:color w:val="231F20"/>
            <w:kern w:val="0"/>
            <w:sz w:val="21"/>
            <w:szCs w:val="21"/>
            <w:lang w:val="en-US" w:eastAsia="zh-CN" w:bidi="ar"/>
          </w:rPr>
          <w:t>公司</w:t>
        </w:r>
      </w:ins>
      <w:ins w:id="1614" w:author="1111" w:date="2025-09-04T20:35:01Z">
        <w:r>
          <w:rPr>
            <w:rFonts w:hint="eastAsia" w:ascii="FZSSK--GBK1-0" w:hAnsi="FZSSK--GBK1-0" w:eastAsia="FZSSK--GBK1-0" w:cs="FZSSK--GBK1-0"/>
            <w:color w:val="231F20"/>
            <w:kern w:val="0"/>
            <w:sz w:val="21"/>
            <w:szCs w:val="21"/>
            <w:lang w:val="en-US" w:eastAsia="zh-CN" w:bidi="ar"/>
          </w:rPr>
          <w:t>利益</w:t>
        </w:r>
      </w:ins>
      <w:ins w:id="1615" w:author="1111" w:date="2025-09-04T20:35:03Z">
        <w:r>
          <w:rPr>
            <w:rFonts w:hint="eastAsia" w:ascii="FZSSK--GBK1-0" w:hAnsi="FZSSK--GBK1-0" w:eastAsia="FZSSK--GBK1-0" w:cs="FZSSK--GBK1-0"/>
            <w:color w:val="231F20"/>
            <w:kern w:val="0"/>
            <w:sz w:val="21"/>
            <w:szCs w:val="21"/>
            <w:lang w:val="en-US" w:eastAsia="zh-CN" w:bidi="ar"/>
          </w:rPr>
          <w:t>最大化的</w:t>
        </w:r>
      </w:ins>
      <w:ins w:id="1616" w:author="1111" w:date="2025-09-04T20:35:05Z">
        <w:r>
          <w:rPr>
            <w:rFonts w:hint="eastAsia" w:ascii="FZSSK--GBK1-0" w:hAnsi="FZSSK--GBK1-0" w:eastAsia="FZSSK--GBK1-0" w:cs="FZSSK--GBK1-0"/>
            <w:color w:val="231F20"/>
            <w:kern w:val="0"/>
            <w:sz w:val="21"/>
            <w:szCs w:val="21"/>
            <w:lang w:val="en-US" w:eastAsia="zh-CN" w:bidi="ar"/>
          </w:rPr>
          <w:t>行为</w:t>
        </w:r>
      </w:ins>
      <w:ins w:id="1617" w:author="1111" w:date="2025-09-04T20:24:19Z">
        <w:r>
          <w:rPr>
            <w:rFonts w:hint="eastAsia" w:ascii="FZSSK--GBK1-0" w:hAnsi="FZSSK--GBK1-0" w:eastAsia="FZSSK--GBK1-0" w:cs="FZSSK--GBK1-0"/>
            <w:color w:val="231F20"/>
            <w:kern w:val="0"/>
            <w:sz w:val="21"/>
            <w:szCs w:val="21"/>
            <w:lang w:val="en-US" w:eastAsia="zh-CN" w:bidi="ar"/>
          </w:rPr>
          <w:t>，</w:t>
        </w:r>
      </w:ins>
      <w:ins w:id="1618" w:author="1111" w:date="2025-09-04T20:24:30Z">
        <w:r>
          <w:rPr>
            <w:rFonts w:hint="eastAsia" w:ascii="FZSSK--GBK1-0" w:hAnsi="FZSSK--GBK1-0" w:eastAsia="FZSSK--GBK1-0" w:cs="FZSSK--GBK1-0"/>
            <w:color w:val="231F20"/>
            <w:kern w:val="0"/>
            <w:sz w:val="21"/>
            <w:szCs w:val="21"/>
            <w:lang w:val="en-US" w:eastAsia="zh-CN" w:bidi="ar"/>
          </w:rPr>
          <w:t>对于反收购方式的采取也要坚持这一标准，</w:t>
        </w:r>
      </w:ins>
      <w:ins w:id="1619" w:author="1111" w:date="2025-09-04T20:24:30Z">
        <w:r>
          <w:rPr>
            <w:rFonts w:hint="eastAsia" w:ascii="Times New Roman" w:hAnsi="Times New Roman" w:eastAsia="宋体" w:cs="Times New Roman"/>
            <w:szCs w:val="21"/>
          </w:rPr>
          <w:t>避免采用降低股价抵御收购的“焦土计划”，损害股东及公司长远利益</w:t>
        </w:r>
      </w:ins>
      <w:ins w:id="1620" w:author="1111" w:date="2025-09-04T19:15:19Z">
        <w:r>
          <w:rPr>
            <w:rFonts w:hint="eastAsia" w:ascii="FZSSK--GBK1-0" w:hAnsi="FZSSK--GBK1-0" w:eastAsia="FZSSK--GBK1-0" w:cs="FZSSK--GBK1-0"/>
            <w:color w:val="231F20"/>
            <w:kern w:val="0"/>
            <w:sz w:val="21"/>
            <w:szCs w:val="21"/>
            <w:lang w:val="en-US" w:eastAsia="zh-CN" w:bidi="ar"/>
          </w:rPr>
          <w:t>。</w:t>
        </w:r>
      </w:ins>
    </w:p>
    <w:p>
      <w:pPr>
        <w:ind w:firstLine="480"/>
        <w:rPr>
          <w:del w:id="1621" w:author="1111" w:date="2025-09-04T16:40:23Z"/>
          <w:rFonts w:ascii="Times New Roman" w:hAnsi="Times New Roman" w:eastAsia="宋体" w:cs="Times New Roman"/>
          <w:szCs w:val="21"/>
        </w:rPr>
      </w:pPr>
      <w:del w:id="1622" w:author="1111" w:date="2025-09-04T16:40:23Z">
        <w:r>
          <w:rPr>
            <w:rFonts w:hint="eastAsia" w:ascii="Times New Roman" w:hAnsi="Times New Roman" w:eastAsia="宋体" w:cs="Times New Roman"/>
            <w:szCs w:val="21"/>
          </w:rPr>
          <w:delText>这就要求董事应当在反收购决策过程中正确区分友好收购与敌意收购，并结合公共利益诉求、主流价值导向、政策目标设定、民意反馈及社会影响评估等实际情况分析收购中公司的利弊得失，</w:delText>
        </w:r>
      </w:del>
      <w:del w:id="1623" w:author="1111" w:date="2025-09-04T16:40:23Z">
        <w:r>
          <w:rPr>
            <w:rStyle w:val="16"/>
            <w:rFonts w:hint="eastAsia" w:ascii="Times New Roman" w:hAnsi="Times New Roman" w:eastAsia="宋体" w:cs="Times New Roman"/>
            <w:szCs w:val="21"/>
          </w:rPr>
          <w:footnoteReference w:id="66"/>
        </w:r>
      </w:del>
      <w:del w:id="1624" w:author="1111" w:date="2025-09-04T16:40:23Z">
        <w:r>
          <w:rPr>
            <w:rFonts w:hint="eastAsia" w:ascii="Times New Roman" w:hAnsi="Times New Roman" w:eastAsia="宋体" w:cs="Times New Roman"/>
            <w:szCs w:val="21"/>
          </w:rPr>
          <w:delText>以此决定是否采取反收购措施，以及采取何种程度的反收购措施。还要注意采取反收购措施的时机以及方式，在应当保护利益相关者利益时及时出手，避免收购完成后对利益相关者造成冲击，亦要防御适当，避免采用降低股价抵御收购的“焦土计划”，损害股东及公司长远利益。同时董事负有信息披露义务，需向证券投资者准确、真实、完整地揭示收购交易的潜在风险与收益，并及时披露既定的反收购策略安排。当董事察觉公司收购可能造成行业垄断时则负有提交反垄断审查报告的义务，这亦是公司董事对社会公众承担社会义务的应有之义。</w:delText>
        </w:r>
      </w:del>
      <w:del w:id="1625" w:author="1111" w:date="2025-09-04T16:40:23Z">
        <w:r>
          <w:rPr>
            <w:rStyle w:val="16"/>
            <w:rFonts w:hint="eastAsia" w:ascii="Times New Roman" w:hAnsi="Times New Roman" w:eastAsia="宋体" w:cs="Times New Roman"/>
            <w:szCs w:val="21"/>
          </w:rPr>
          <w:footnoteReference w:id="67"/>
        </w:r>
      </w:del>
    </w:p>
    <w:p>
      <w:pPr>
        <w:ind w:firstLine="482"/>
        <w:rPr>
          <w:rFonts w:ascii="Times New Roman" w:hAnsi="Times New Roman" w:eastAsia="宋体" w:cs="Times New Roman"/>
          <w:szCs w:val="21"/>
        </w:rPr>
      </w:pPr>
      <w:r>
        <w:rPr>
          <w:rFonts w:hint="eastAsia" w:ascii="Times New Roman" w:hAnsi="Times New Roman" w:eastAsia="宋体" w:cs="Times New Roman"/>
          <w:szCs w:val="21"/>
        </w:rPr>
        <w:t>忠实义务则要求董事在反收购决策中避免自身与公司之间的利益冲突，不得利用职权牟取不正当利益。董事应当采取冷静、克制的态度，客观而中立的分析收购对公司的影响，而非仅仅关注自身利益的维持与增进。有学者提出目标公司董事的忠实义务应采“正当目的标准”：首先，目标公司董事必须依据法律法规和公司章程规定行事，不得行使上述规范绝对禁止的行为，该类行为被视为具有不正当目的。董事应当保证自身行为符合《公司法》《上市公司收购管理办法》及公司章程中反收购条款的规定。即便董事在公司收购中未实施自我交易或资产侵占等典型违反忠实义务的行为，但若其反收购决策主要基于维持控制权的私利考量，则该行为已构成对董事忠实义务的实质性违反。其次，目标公司董事应当严格遵循股东平等原则行事。譬如目标公司欲采用毒丸计划稀释收购方股权时，增发新股必须面向大众，禁止公司董事为维持自身控制地位而定向增发。</w:t>
      </w:r>
      <w:r>
        <w:rPr>
          <w:rStyle w:val="16"/>
          <w:rFonts w:hint="eastAsia" w:ascii="Times New Roman" w:hAnsi="Times New Roman" w:eastAsia="宋体" w:cs="Times New Roman"/>
          <w:szCs w:val="21"/>
        </w:rPr>
        <w:footnoteReference w:id="68"/>
      </w:r>
      <w:r>
        <w:rPr>
          <w:rFonts w:hint="eastAsia" w:ascii="Times New Roman" w:hAnsi="Times New Roman" w:eastAsia="宋体" w:cs="Times New Roman"/>
          <w:szCs w:val="21"/>
        </w:rPr>
        <w:t>在责任追究上，董事滥用反收购决策权为己谋私实则违反了忠实义务对董事的要求，公司可通过董事责任诉讼追究董事的违信责任，要求其将违法所得返还公司并对因滥用反收购决策权而给公司造成的损失承担赔偿责任。</w:t>
      </w:r>
      <w:r>
        <w:rPr>
          <w:rStyle w:val="16"/>
          <w:rFonts w:hint="eastAsia" w:ascii="Times New Roman" w:hAnsi="Times New Roman" w:eastAsia="宋体" w:cs="Times New Roman"/>
          <w:szCs w:val="21"/>
        </w:rPr>
        <w:footnoteReference w:id="69"/>
      </w:r>
      <w:r>
        <w:rPr>
          <w:rFonts w:hint="eastAsia" w:ascii="Times New Roman" w:hAnsi="Times New Roman" w:eastAsia="宋体" w:cs="Times New Roman"/>
          <w:szCs w:val="21"/>
        </w:rPr>
        <w:t>由此可看，忠实义务的核心是董事对公司利益之保护，那么对公司利益的识别就至关重要，在收购过程中公司利益理应是一个开放性的概念，不仅包括传统意义上的公司股东利益，也应根据具体情形将利益相关者利益（企业社会责任）纳入考量范围。</w:t>
      </w:r>
    </w:p>
    <w:p>
      <w:pPr>
        <w:ind w:firstLine="482"/>
        <w:rPr>
          <w:rFonts w:ascii="Times New Roman" w:hAnsi="Times New Roman" w:eastAsia="宋体" w:cs="Times New Roman"/>
          <w:szCs w:val="21"/>
        </w:rPr>
      </w:pPr>
      <w:r>
        <w:rPr>
          <w:rFonts w:hint="eastAsia" w:ascii="Times New Roman" w:hAnsi="Times New Roman" w:eastAsia="宋体" w:cs="Times New Roman"/>
          <w:szCs w:val="21"/>
        </w:rPr>
        <w:t>通过董事信义义务规范董事的反收购决策权，落实公司组织变动行为中的社会责任承担，</w:t>
      </w:r>
      <w:r>
        <w:rPr>
          <w:rFonts w:hint="eastAsia" w:ascii="Times New Roman" w:hAnsi="Times New Roman" w:eastAsia="宋体" w:cs="Times New Roman"/>
          <w:b w:val="0"/>
          <w:bCs w:val="0"/>
          <w:szCs w:val="21"/>
          <w:rPrChange w:id="1626" w:author="1111" w:date="2025-09-04T16:38:30Z">
            <w:rPr>
              <w:rFonts w:hint="eastAsia" w:ascii="Times New Roman" w:hAnsi="Times New Roman" w:eastAsia="宋体" w:cs="Times New Roman"/>
              <w:b/>
              <w:bCs/>
              <w:szCs w:val="21"/>
            </w:rPr>
          </w:rPrChange>
        </w:rPr>
        <w:t>正当性</w:t>
      </w:r>
      <w:r>
        <w:rPr>
          <w:rFonts w:hint="eastAsia" w:ascii="Times New Roman" w:hAnsi="Times New Roman" w:eastAsia="宋体" w:cs="Times New Roman"/>
          <w:szCs w:val="21"/>
        </w:rPr>
        <w:t>集中在以下几点：第一，董事对公司的信义义务内涵蕴含着协调组织变动过程中股东和利益相关者的利益冲突。社会责任理论的逻辑即在于解决利益冲突，公司并购过程中社会责任的承担意味着要在股东利益和利益相关者利益之间做出权衡与妥协，而利益相关者与股东的利益并不总是一致，如果由股东承担此项责任有违自然公正，而公司董事则具有法定的独立地位，超然于公司股东，从这一层面来说董事是更为适宜的协调利益冲突的主体。第二，董事积极促进公司在组织变动中承担社会责任是董事勤勉义务的应有之意。企业承担社会责任源于社会责任符合企业自身的利益和正当的社会需求，</w:t>
      </w:r>
      <w:r>
        <w:rPr>
          <w:rStyle w:val="16"/>
          <w:rFonts w:hint="eastAsia" w:ascii="Times New Roman" w:hAnsi="Times New Roman" w:eastAsia="宋体" w:cs="Times New Roman"/>
          <w:szCs w:val="21"/>
        </w:rPr>
        <w:footnoteReference w:id="70"/>
      </w:r>
      <w:r>
        <w:rPr>
          <w:rFonts w:hint="eastAsia" w:ascii="Times New Roman" w:hAnsi="Times New Roman" w:eastAsia="宋体" w:cs="Times New Roman"/>
          <w:szCs w:val="21"/>
        </w:rPr>
        <w:t>公司积极承担社会责任和公司的发展目标不谋而合，实现公司长远目标上的最大利益就要求董事必须考量利益相关者的利益。是故，董事在履职过程中要基于公司的发展需求维护利益相关者利益和社会公共利益，以此实现公司利益的最大化。</w:t>
      </w:r>
    </w:p>
    <w:p>
      <w:pPr>
        <w:ind w:firstLine="482"/>
        <w:rPr>
          <w:rFonts w:ascii="Times New Roman" w:hAnsi="Times New Roman" w:eastAsia="宋体" w:cs="Times New Roman"/>
          <w:szCs w:val="21"/>
        </w:rPr>
      </w:pPr>
      <w:r>
        <w:rPr>
          <w:rFonts w:hint="eastAsia" w:ascii="Times New Roman" w:hAnsi="Times New Roman" w:eastAsia="宋体" w:cs="Times New Roman"/>
          <w:szCs w:val="21"/>
        </w:rPr>
        <w:t>在通过信义义务强化董事反收购决策正当性的同时，也要同步构建针对利益相关者的司法救济路径。本文认为，可以依托现行公司法中董事对第三人责任的制度规定，设计相关诉权维护利益相关者利益。新《公司法》第191条规定了，董事、高级管理人员执行职务时若存在故意或者重大过失，给他人造成损害的，董事、高级管理人员自身应当承担赔偿责任。</w:t>
      </w:r>
      <w:ins w:id="1627" w:author="1111" w:date="2025-09-04T21:37:38Z">
        <w:r>
          <w:rPr>
            <w:rFonts w:hint="eastAsia" w:ascii="Times New Roman" w:hAnsi="Times New Roman" w:eastAsia="宋体" w:cs="Times New Roman"/>
            <w:szCs w:val="21"/>
          </w:rPr>
          <w:t>本条的立法目的即在于扩大公司外第三人的救济途径，在公司反收购场景下董事所承担的信义义务对象亦包括利益相关者，因此其中对“他人”的理解应当包括那些因公司组织变动行为而受到利益牵扯的利益相关者。</w:t>
        </w:r>
      </w:ins>
      <w:ins w:id="1628" w:author="1111" w:date="2025-09-04T21:37:38Z">
        <w:r>
          <w:rPr>
            <w:rStyle w:val="16"/>
            <w:rFonts w:hint="eastAsia" w:ascii="Times New Roman" w:hAnsi="Times New Roman" w:eastAsia="宋体" w:cs="Times New Roman"/>
            <w:szCs w:val="21"/>
          </w:rPr>
          <w:footnoteReference w:id="71"/>
        </w:r>
      </w:ins>
      <w:ins w:id="1629" w:author="1111" w:date="2025-09-04T14:09:24Z">
        <w:r>
          <w:rPr>
            <w:rFonts w:hint="eastAsia" w:ascii="Times New Roman" w:hAnsi="Times New Roman" w:eastAsia="宋体" w:cs="Times New Roman"/>
            <w:szCs w:val="21"/>
            <w:lang w:val="en-US" w:eastAsia="zh-CN"/>
          </w:rPr>
          <w:t>对此</w:t>
        </w:r>
      </w:ins>
      <w:ins w:id="1630" w:author="1111" w:date="2025-09-04T14:09:25Z">
        <w:r>
          <w:rPr>
            <w:rFonts w:hint="eastAsia" w:ascii="Times New Roman" w:hAnsi="Times New Roman" w:eastAsia="宋体" w:cs="Times New Roman"/>
            <w:szCs w:val="21"/>
            <w:lang w:val="en-US" w:eastAsia="zh-CN"/>
          </w:rPr>
          <w:t>，</w:t>
        </w:r>
      </w:ins>
      <w:ins w:id="1631" w:author="1111" w:date="2025-09-04T14:09:32Z">
        <w:r>
          <w:rPr>
            <w:rFonts w:hint="eastAsia" w:ascii="Times New Roman" w:hAnsi="Times New Roman" w:eastAsia="宋体" w:cs="Times New Roman"/>
            <w:szCs w:val="21"/>
            <w:lang w:val="en-US" w:eastAsia="zh-CN"/>
          </w:rPr>
          <w:t>学界</w:t>
        </w:r>
      </w:ins>
      <w:ins w:id="1632" w:author="1111" w:date="2025-09-04T14:09:37Z">
        <w:r>
          <w:rPr>
            <w:rFonts w:hint="eastAsia" w:ascii="Times New Roman" w:hAnsi="Times New Roman" w:eastAsia="宋体" w:cs="Times New Roman"/>
            <w:szCs w:val="21"/>
            <w:lang w:val="en-US" w:eastAsia="zh-CN"/>
          </w:rPr>
          <w:t>有</w:t>
        </w:r>
      </w:ins>
      <w:ins w:id="1633" w:author="1111" w:date="2025-09-04T14:09:38Z">
        <w:r>
          <w:rPr>
            <w:rFonts w:hint="eastAsia" w:ascii="Times New Roman" w:hAnsi="Times New Roman" w:eastAsia="宋体" w:cs="Times New Roman"/>
            <w:szCs w:val="21"/>
            <w:lang w:val="en-US" w:eastAsia="zh-CN"/>
          </w:rPr>
          <w:t>观点认为</w:t>
        </w:r>
      </w:ins>
      <w:ins w:id="1634" w:author="1111" w:date="2025-09-04T21:01:54Z">
        <w:r>
          <w:rPr>
            <w:rFonts w:hint="eastAsia" w:ascii="Times New Roman" w:hAnsi="Times New Roman" w:eastAsia="宋体" w:cs="Times New Roman"/>
            <w:szCs w:val="21"/>
            <w:lang w:val="en-US" w:eastAsia="zh-CN"/>
          </w:rPr>
          <w:t>要求</w:t>
        </w:r>
      </w:ins>
      <w:ins w:id="1635" w:author="1111" w:date="2025-09-04T21:01:59Z">
        <w:r>
          <w:rPr>
            <w:rFonts w:hint="eastAsia" w:ascii="Times New Roman" w:hAnsi="Times New Roman" w:eastAsia="宋体" w:cs="Times New Roman"/>
            <w:szCs w:val="21"/>
            <w:lang w:val="en-US" w:eastAsia="zh-CN"/>
          </w:rPr>
          <w:t>董事</w:t>
        </w:r>
      </w:ins>
      <w:ins w:id="1636" w:author="1111" w:date="2025-09-04T21:02:00Z">
        <w:r>
          <w:rPr>
            <w:rFonts w:hint="eastAsia" w:ascii="Times New Roman" w:hAnsi="Times New Roman" w:eastAsia="宋体" w:cs="Times New Roman"/>
            <w:szCs w:val="21"/>
            <w:lang w:val="en-US" w:eastAsia="zh-CN"/>
          </w:rPr>
          <w:t>直接</w:t>
        </w:r>
      </w:ins>
      <w:ins w:id="1637" w:author="1111" w:date="2025-09-04T21:02:01Z">
        <w:r>
          <w:rPr>
            <w:rFonts w:hint="eastAsia" w:ascii="Times New Roman" w:hAnsi="Times New Roman" w:eastAsia="宋体" w:cs="Times New Roman"/>
            <w:szCs w:val="21"/>
            <w:lang w:val="en-US" w:eastAsia="zh-CN"/>
          </w:rPr>
          <w:t>对外</w:t>
        </w:r>
      </w:ins>
      <w:ins w:id="1638" w:author="1111" w:date="2025-09-04T21:02:02Z">
        <w:r>
          <w:rPr>
            <w:rFonts w:hint="eastAsia" w:ascii="Times New Roman" w:hAnsi="Times New Roman" w:eastAsia="宋体" w:cs="Times New Roman"/>
            <w:szCs w:val="21"/>
            <w:lang w:val="en-US" w:eastAsia="zh-CN"/>
          </w:rPr>
          <w:t>承担</w:t>
        </w:r>
      </w:ins>
      <w:ins w:id="1639" w:author="1111" w:date="2025-09-04T21:02:03Z">
        <w:r>
          <w:rPr>
            <w:rFonts w:hint="eastAsia" w:ascii="Times New Roman" w:hAnsi="Times New Roman" w:eastAsia="宋体" w:cs="Times New Roman"/>
            <w:szCs w:val="21"/>
            <w:lang w:val="en-US" w:eastAsia="zh-CN"/>
          </w:rPr>
          <w:t>责任</w:t>
        </w:r>
      </w:ins>
      <w:ins w:id="1640" w:author="1111" w:date="2025-09-04T14:09:41Z">
        <w:r>
          <w:rPr>
            <w:rFonts w:hint="eastAsia" w:ascii="Times New Roman" w:hAnsi="Times New Roman" w:eastAsia="宋体" w:cs="Times New Roman"/>
            <w:szCs w:val="21"/>
            <w:lang w:val="en-US" w:eastAsia="zh-CN"/>
          </w:rPr>
          <w:t>不合理的</w:t>
        </w:r>
      </w:ins>
      <w:ins w:id="1641" w:author="1111" w:date="2025-09-04T14:09:44Z">
        <w:r>
          <w:rPr>
            <w:rFonts w:hint="eastAsia" w:ascii="Times New Roman" w:hAnsi="Times New Roman" w:eastAsia="宋体" w:cs="Times New Roman"/>
            <w:szCs w:val="21"/>
            <w:lang w:val="en-US" w:eastAsia="zh-CN"/>
          </w:rPr>
          <w:t>加重了</w:t>
        </w:r>
      </w:ins>
      <w:ins w:id="1642" w:author="1111" w:date="2025-09-04T14:09:45Z">
        <w:r>
          <w:rPr>
            <w:rFonts w:hint="eastAsia" w:ascii="Times New Roman" w:hAnsi="Times New Roman" w:eastAsia="宋体" w:cs="Times New Roman"/>
            <w:szCs w:val="21"/>
            <w:lang w:val="en-US" w:eastAsia="zh-CN"/>
          </w:rPr>
          <w:t>董事</w:t>
        </w:r>
      </w:ins>
      <w:ins w:id="1643" w:author="1111" w:date="2025-09-04T14:09:46Z">
        <w:r>
          <w:rPr>
            <w:rFonts w:hint="eastAsia" w:ascii="Times New Roman" w:hAnsi="Times New Roman" w:eastAsia="宋体" w:cs="Times New Roman"/>
            <w:szCs w:val="21"/>
            <w:lang w:val="en-US" w:eastAsia="zh-CN"/>
          </w:rPr>
          <w:t>责任，</w:t>
        </w:r>
      </w:ins>
      <w:ins w:id="1644" w:author="1111" w:date="2025-09-04T20:45:03Z">
        <w:r>
          <w:rPr>
            <w:rFonts w:hint="eastAsia" w:ascii="Times New Roman" w:hAnsi="Times New Roman" w:eastAsia="宋体" w:cs="Times New Roman"/>
            <w:szCs w:val="21"/>
            <w:lang w:val="en-US" w:eastAsia="zh-CN"/>
          </w:rPr>
          <w:t>有损</w:t>
        </w:r>
      </w:ins>
      <w:ins w:id="1645" w:author="1111" w:date="2025-09-04T20:45:15Z">
        <w:r>
          <w:rPr>
            <w:rFonts w:hint="eastAsia" w:ascii="Times New Roman" w:hAnsi="Times New Roman" w:eastAsia="宋体" w:cs="Times New Roman"/>
            <w:szCs w:val="21"/>
            <w:lang w:val="en-US" w:eastAsia="zh-CN"/>
          </w:rPr>
          <w:t>“</w:t>
        </w:r>
      </w:ins>
      <w:ins w:id="1646" w:author="1111" w:date="2025-09-04T20:45:16Z">
        <w:r>
          <w:rPr>
            <w:rFonts w:hint="eastAsia" w:ascii="Times New Roman" w:hAnsi="Times New Roman" w:eastAsia="宋体" w:cs="Times New Roman"/>
            <w:szCs w:val="21"/>
            <w:lang w:val="en-US" w:eastAsia="zh-CN"/>
          </w:rPr>
          <w:t>法人机关</w:t>
        </w:r>
      </w:ins>
      <w:ins w:id="1647" w:author="1111" w:date="2025-09-04T20:45:17Z">
        <w:r>
          <w:rPr>
            <w:rFonts w:hint="eastAsia" w:ascii="Times New Roman" w:hAnsi="Times New Roman" w:eastAsia="宋体" w:cs="Times New Roman"/>
            <w:szCs w:val="21"/>
            <w:lang w:val="en-US" w:eastAsia="zh-CN"/>
          </w:rPr>
          <w:t>理论</w:t>
        </w:r>
      </w:ins>
      <w:ins w:id="1648" w:author="1111" w:date="2025-09-04T20:45:18Z">
        <w:r>
          <w:rPr>
            <w:rFonts w:hint="eastAsia" w:ascii="Times New Roman" w:hAnsi="Times New Roman" w:eastAsia="宋体" w:cs="Times New Roman"/>
            <w:szCs w:val="21"/>
            <w:lang w:val="en-US" w:eastAsia="zh-CN"/>
          </w:rPr>
          <w:t>”</w:t>
        </w:r>
      </w:ins>
      <w:ins w:id="1649" w:author="1111" w:date="2025-09-04T20:45:20Z">
        <w:r>
          <w:rPr>
            <w:rFonts w:hint="eastAsia" w:ascii="Times New Roman" w:hAnsi="Times New Roman" w:eastAsia="宋体" w:cs="Times New Roman"/>
            <w:szCs w:val="21"/>
            <w:lang w:val="en-US" w:eastAsia="zh-CN"/>
          </w:rPr>
          <w:t>。</w:t>
        </w:r>
      </w:ins>
      <w:ins w:id="1650" w:author="1111" w:date="2025-09-04T20:45:21Z">
        <w:r>
          <w:rPr>
            <w:rStyle w:val="16"/>
            <w:rFonts w:hint="eastAsia" w:ascii="Times New Roman" w:hAnsi="Times New Roman" w:eastAsia="宋体" w:cs="Times New Roman"/>
            <w:szCs w:val="21"/>
            <w:lang w:val="en-US" w:eastAsia="zh-CN"/>
          </w:rPr>
          <w:footnoteReference w:id="72"/>
        </w:r>
      </w:ins>
      <w:ins w:id="1651" w:author="1111" w:date="2025-09-04T21:20:41Z">
        <w:r>
          <w:rPr>
            <w:rFonts w:hint="eastAsia" w:ascii="Times New Roman" w:hAnsi="Times New Roman" w:eastAsia="宋体" w:cs="Times New Roman"/>
            <w:szCs w:val="21"/>
            <w:lang w:val="en-US" w:eastAsia="zh-CN"/>
          </w:rPr>
          <w:t>但本文</w:t>
        </w:r>
      </w:ins>
      <w:ins w:id="1652" w:author="1111" w:date="2025-09-04T21:20:42Z">
        <w:r>
          <w:rPr>
            <w:rFonts w:hint="eastAsia" w:ascii="Times New Roman" w:hAnsi="Times New Roman" w:eastAsia="宋体" w:cs="Times New Roman"/>
            <w:szCs w:val="21"/>
            <w:lang w:val="en-US" w:eastAsia="zh-CN"/>
          </w:rPr>
          <w:t>认为，</w:t>
        </w:r>
      </w:ins>
      <w:ins w:id="1653" w:author="1111" w:date="2025-09-04T21:20:49Z">
        <w:r>
          <w:rPr>
            <w:rFonts w:hint="eastAsia" w:ascii="Times New Roman" w:hAnsi="Times New Roman" w:eastAsia="宋体" w:cs="Times New Roman"/>
            <w:szCs w:val="21"/>
            <w:lang w:val="en-US" w:eastAsia="zh-CN"/>
          </w:rPr>
          <w:t>董事</w:t>
        </w:r>
      </w:ins>
      <w:ins w:id="1654" w:author="1111" w:date="2025-09-04T21:20:50Z">
        <w:r>
          <w:rPr>
            <w:rFonts w:hint="eastAsia" w:ascii="Times New Roman" w:hAnsi="Times New Roman" w:eastAsia="宋体" w:cs="Times New Roman"/>
            <w:szCs w:val="21"/>
            <w:lang w:val="en-US" w:eastAsia="zh-CN"/>
          </w:rPr>
          <w:t>责任的</w:t>
        </w:r>
      </w:ins>
      <w:ins w:id="1655" w:author="1111" w:date="2025-09-04T21:20:55Z">
        <w:r>
          <w:rPr>
            <w:rFonts w:hint="eastAsia" w:ascii="Times New Roman" w:hAnsi="Times New Roman" w:eastAsia="宋体" w:cs="Times New Roman"/>
            <w:szCs w:val="21"/>
            <w:lang w:val="en-US" w:eastAsia="zh-CN"/>
          </w:rPr>
          <w:t>加重</w:t>
        </w:r>
      </w:ins>
      <w:ins w:id="1656" w:author="1111" w:date="2025-09-04T21:20:56Z">
        <w:r>
          <w:rPr>
            <w:rFonts w:hint="eastAsia" w:ascii="Times New Roman" w:hAnsi="Times New Roman" w:eastAsia="宋体" w:cs="Times New Roman"/>
            <w:szCs w:val="21"/>
            <w:lang w:val="en-US" w:eastAsia="zh-CN"/>
          </w:rPr>
          <w:t>具有</w:t>
        </w:r>
      </w:ins>
      <w:ins w:id="1657" w:author="1111" w:date="2025-09-04T21:20:57Z">
        <w:r>
          <w:rPr>
            <w:rFonts w:hint="eastAsia" w:ascii="Times New Roman" w:hAnsi="Times New Roman" w:eastAsia="宋体" w:cs="Times New Roman"/>
            <w:szCs w:val="21"/>
            <w:lang w:val="en-US" w:eastAsia="zh-CN"/>
          </w:rPr>
          <w:t>正当性</w:t>
        </w:r>
      </w:ins>
      <w:ins w:id="1658" w:author="1111" w:date="2025-09-04T21:24:02Z">
        <w:r>
          <w:rPr>
            <w:rFonts w:hint="eastAsia" w:ascii="Times New Roman" w:hAnsi="Times New Roman" w:eastAsia="宋体" w:cs="Times New Roman"/>
            <w:szCs w:val="21"/>
            <w:lang w:val="en-US" w:eastAsia="zh-CN"/>
          </w:rPr>
          <w:t>。</w:t>
        </w:r>
      </w:ins>
      <w:ins w:id="1659" w:author="1111" w:date="2025-09-04T21:24:57Z">
        <w:r>
          <w:rPr>
            <w:rFonts w:hint="eastAsia" w:ascii="Times New Roman" w:hAnsi="Times New Roman" w:eastAsia="宋体" w:cs="Times New Roman"/>
            <w:szCs w:val="21"/>
            <w:lang w:val="en-US" w:eastAsia="zh-CN"/>
          </w:rPr>
          <w:t>现代</w:t>
        </w:r>
      </w:ins>
      <w:ins w:id="1660" w:author="1111" w:date="2025-09-04T21:24:58Z">
        <w:r>
          <w:rPr>
            <w:rFonts w:hint="eastAsia" w:ascii="Times New Roman" w:hAnsi="Times New Roman" w:eastAsia="宋体" w:cs="Times New Roman"/>
            <w:szCs w:val="21"/>
            <w:lang w:val="en-US" w:eastAsia="zh-CN"/>
          </w:rPr>
          <w:t>公司的</w:t>
        </w:r>
      </w:ins>
      <w:ins w:id="1661" w:author="1111" w:date="2025-09-04T21:24:23Z">
        <w:r>
          <w:rPr>
            <w:rFonts w:hint="eastAsia" w:ascii="Times New Roman" w:hAnsi="Times New Roman" w:eastAsia="宋体" w:cs="Times New Roman"/>
            <w:szCs w:val="21"/>
            <w:lang w:val="en-US" w:eastAsia="zh-CN"/>
          </w:rPr>
          <w:t>治理</w:t>
        </w:r>
      </w:ins>
      <w:ins w:id="1662" w:author="1111" w:date="2025-09-04T21:24:40Z">
        <w:r>
          <w:rPr>
            <w:rFonts w:hint="eastAsia" w:ascii="Times New Roman" w:hAnsi="Times New Roman" w:eastAsia="宋体" w:cs="Times New Roman"/>
            <w:szCs w:val="21"/>
            <w:lang w:val="en-US" w:eastAsia="zh-CN"/>
          </w:rPr>
          <w:t>框架</w:t>
        </w:r>
      </w:ins>
      <w:ins w:id="1663" w:author="1111" w:date="2025-09-04T21:25:06Z">
        <w:r>
          <w:rPr>
            <w:rFonts w:hint="eastAsia" w:ascii="Times New Roman" w:hAnsi="Times New Roman" w:eastAsia="宋体" w:cs="Times New Roman"/>
            <w:szCs w:val="21"/>
            <w:lang w:val="en-US" w:eastAsia="zh-CN"/>
          </w:rPr>
          <w:t>中</w:t>
        </w:r>
      </w:ins>
      <w:ins w:id="1664" w:author="1111" w:date="2025-09-04T21:24:42Z">
        <w:r>
          <w:rPr>
            <w:rFonts w:hint="eastAsia" w:ascii="Times New Roman" w:hAnsi="Times New Roman" w:eastAsia="宋体" w:cs="Times New Roman"/>
            <w:szCs w:val="21"/>
            <w:lang w:val="en-US" w:eastAsia="zh-CN"/>
          </w:rPr>
          <w:t>，</w:t>
        </w:r>
      </w:ins>
      <w:ins w:id="1665" w:author="1111" w:date="2025-09-04T21:04:27Z">
        <w:r>
          <w:rPr>
            <w:rFonts w:hint="eastAsia" w:ascii="Times New Roman" w:hAnsi="Times New Roman" w:eastAsia="宋体" w:cs="Times New Roman"/>
            <w:szCs w:val="21"/>
            <w:lang w:val="en-US" w:eastAsia="zh-CN"/>
          </w:rPr>
          <w:t>董事</w:t>
        </w:r>
      </w:ins>
      <w:ins w:id="1666" w:author="1111" w:date="2025-09-04T21:04:29Z">
        <w:r>
          <w:rPr>
            <w:rFonts w:hint="eastAsia" w:ascii="Times New Roman" w:hAnsi="Times New Roman" w:eastAsia="宋体" w:cs="Times New Roman"/>
            <w:szCs w:val="21"/>
            <w:lang w:val="en-US" w:eastAsia="zh-CN"/>
          </w:rPr>
          <w:t>会</w:t>
        </w:r>
      </w:ins>
      <w:ins w:id="1667" w:author="1111" w:date="2025-09-04T21:04:32Z">
        <w:r>
          <w:rPr>
            <w:rFonts w:hint="eastAsia" w:ascii="Times New Roman" w:hAnsi="Times New Roman" w:eastAsia="宋体" w:cs="Times New Roman"/>
            <w:szCs w:val="21"/>
            <w:lang w:val="en-US" w:eastAsia="zh-CN"/>
          </w:rPr>
          <w:t>权</w:t>
        </w:r>
      </w:ins>
      <w:ins w:id="1668" w:author="1111" w:date="2025-09-04T21:04:35Z">
        <w:r>
          <w:rPr>
            <w:rFonts w:hint="eastAsia" w:ascii="Times New Roman" w:hAnsi="Times New Roman" w:eastAsia="宋体" w:cs="Times New Roman"/>
            <w:szCs w:val="21"/>
            <w:lang w:val="en-US" w:eastAsia="zh-CN"/>
          </w:rPr>
          <w:t>力</w:t>
        </w:r>
      </w:ins>
      <w:ins w:id="1669" w:author="1111" w:date="2025-09-04T21:04:37Z">
        <w:r>
          <w:rPr>
            <w:rFonts w:hint="eastAsia" w:ascii="Times New Roman" w:hAnsi="Times New Roman" w:eastAsia="宋体" w:cs="Times New Roman"/>
            <w:szCs w:val="21"/>
            <w:lang w:val="en-US" w:eastAsia="zh-CN"/>
          </w:rPr>
          <w:t>不断</w:t>
        </w:r>
      </w:ins>
      <w:ins w:id="1670" w:author="1111" w:date="2025-09-04T21:04:38Z">
        <w:r>
          <w:rPr>
            <w:rFonts w:hint="eastAsia" w:ascii="Times New Roman" w:hAnsi="Times New Roman" w:eastAsia="宋体" w:cs="Times New Roman"/>
            <w:szCs w:val="21"/>
            <w:lang w:val="en-US" w:eastAsia="zh-CN"/>
          </w:rPr>
          <w:t>扩张，</w:t>
        </w:r>
      </w:ins>
      <w:ins w:id="1671" w:author="1111" w:date="2025-09-04T21:25:53Z">
        <w:r>
          <w:rPr>
            <w:rFonts w:hint="eastAsia" w:ascii="Times New Roman" w:hAnsi="Times New Roman" w:eastAsia="宋体" w:cs="Times New Roman"/>
            <w:szCs w:val="21"/>
            <w:lang w:val="en-US" w:eastAsia="zh-CN"/>
          </w:rPr>
          <w:t>但</w:t>
        </w:r>
      </w:ins>
      <w:ins w:id="1672" w:author="1111" w:date="2025-09-04T21:04:45Z">
        <w:r>
          <w:rPr>
            <w:rFonts w:hint="eastAsia" w:ascii="Times New Roman" w:hAnsi="Times New Roman" w:eastAsia="宋体" w:cs="Times New Roman"/>
            <w:szCs w:val="21"/>
            <w:lang w:val="en-US" w:eastAsia="zh-CN"/>
          </w:rPr>
          <w:t>相应</w:t>
        </w:r>
      </w:ins>
      <w:ins w:id="1673" w:author="1111" w:date="2025-09-04T21:04:46Z">
        <w:r>
          <w:rPr>
            <w:rFonts w:hint="eastAsia" w:ascii="Times New Roman" w:hAnsi="Times New Roman" w:eastAsia="宋体" w:cs="Times New Roman"/>
            <w:szCs w:val="21"/>
            <w:lang w:val="en-US" w:eastAsia="zh-CN"/>
          </w:rPr>
          <w:t>的</w:t>
        </w:r>
      </w:ins>
      <w:ins w:id="1674" w:author="1111" w:date="2025-09-04T21:04:53Z">
        <w:r>
          <w:rPr>
            <w:rFonts w:hint="eastAsia" w:ascii="Times New Roman" w:hAnsi="Times New Roman" w:eastAsia="宋体" w:cs="Times New Roman"/>
            <w:szCs w:val="21"/>
            <w:lang w:val="en-US" w:eastAsia="zh-CN"/>
          </w:rPr>
          <w:t>权力</w:t>
        </w:r>
      </w:ins>
      <w:ins w:id="1675" w:author="1111" w:date="2025-09-04T21:04:57Z">
        <w:r>
          <w:rPr>
            <w:rFonts w:hint="eastAsia" w:ascii="Times New Roman" w:hAnsi="Times New Roman" w:eastAsia="宋体" w:cs="Times New Roman"/>
            <w:szCs w:val="21"/>
            <w:lang w:val="en-US" w:eastAsia="zh-CN"/>
          </w:rPr>
          <w:t>制衡机制</w:t>
        </w:r>
      </w:ins>
      <w:ins w:id="1676" w:author="1111" w:date="2025-09-04T21:05:21Z">
        <w:r>
          <w:rPr>
            <w:rFonts w:hint="eastAsia" w:ascii="Times New Roman" w:hAnsi="Times New Roman" w:eastAsia="宋体" w:cs="Times New Roman"/>
            <w:szCs w:val="21"/>
            <w:lang w:val="en-US" w:eastAsia="zh-CN"/>
          </w:rPr>
          <w:t>却</w:t>
        </w:r>
      </w:ins>
      <w:ins w:id="1677" w:author="1111" w:date="2025-09-04T21:04:58Z">
        <w:r>
          <w:rPr>
            <w:rFonts w:hint="eastAsia" w:ascii="Times New Roman" w:hAnsi="Times New Roman" w:eastAsia="宋体" w:cs="Times New Roman"/>
            <w:szCs w:val="21"/>
            <w:lang w:val="en-US" w:eastAsia="zh-CN"/>
          </w:rPr>
          <w:t>存在</w:t>
        </w:r>
      </w:ins>
      <w:ins w:id="1678" w:author="1111" w:date="2025-09-04T21:05:00Z">
        <w:r>
          <w:rPr>
            <w:rFonts w:hint="eastAsia" w:ascii="Times New Roman" w:hAnsi="Times New Roman" w:eastAsia="宋体" w:cs="Times New Roman"/>
            <w:szCs w:val="21"/>
            <w:lang w:val="en-US" w:eastAsia="zh-CN"/>
          </w:rPr>
          <w:t>缺位，</w:t>
        </w:r>
      </w:ins>
      <w:ins w:id="1679" w:author="1111" w:date="2025-09-04T21:05:25Z">
        <w:r>
          <w:rPr>
            <w:rFonts w:hint="eastAsia" w:ascii="Times New Roman" w:hAnsi="Times New Roman" w:eastAsia="宋体" w:cs="Times New Roman"/>
            <w:szCs w:val="21"/>
            <w:lang w:val="en-US" w:eastAsia="zh-CN"/>
          </w:rPr>
          <w:t>股东</w:t>
        </w:r>
      </w:ins>
      <w:ins w:id="1680" w:author="1111" w:date="2025-09-04T21:05:34Z">
        <w:r>
          <w:rPr>
            <w:rFonts w:hint="eastAsia" w:ascii="Times New Roman" w:hAnsi="Times New Roman" w:eastAsia="宋体" w:cs="Times New Roman"/>
            <w:szCs w:val="21"/>
            <w:lang w:val="en-US" w:eastAsia="zh-CN"/>
          </w:rPr>
          <w:t>的</w:t>
        </w:r>
      </w:ins>
      <w:ins w:id="1681" w:author="1111" w:date="2025-09-04T21:05:35Z">
        <w:r>
          <w:rPr>
            <w:rFonts w:hint="eastAsia" w:ascii="Times New Roman" w:hAnsi="Times New Roman" w:eastAsia="宋体" w:cs="Times New Roman"/>
            <w:szCs w:val="21"/>
            <w:lang w:val="en-US" w:eastAsia="zh-CN"/>
          </w:rPr>
          <w:t>监督</w:t>
        </w:r>
      </w:ins>
      <w:ins w:id="1682" w:author="1111" w:date="2025-09-04T21:05:38Z">
        <w:r>
          <w:rPr>
            <w:rFonts w:hint="eastAsia" w:ascii="Times New Roman" w:hAnsi="Times New Roman" w:eastAsia="宋体" w:cs="Times New Roman"/>
            <w:szCs w:val="21"/>
            <w:lang w:val="en-US" w:eastAsia="zh-CN"/>
          </w:rPr>
          <w:t>能力</w:t>
        </w:r>
      </w:ins>
      <w:ins w:id="1683" w:author="1111" w:date="2025-09-04T21:05:40Z">
        <w:r>
          <w:rPr>
            <w:rFonts w:hint="eastAsia" w:ascii="Times New Roman" w:hAnsi="Times New Roman" w:eastAsia="宋体" w:cs="Times New Roman"/>
            <w:szCs w:val="21"/>
            <w:lang w:val="en-US" w:eastAsia="zh-CN"/>
          </w:rPr>
          <w:t>有限，</w:t>
        </w:r>
      </w:ins>
      <w:ins w:id="1684" w:author="1111" w:date="2025-09-04T21:05:45Z">
        <w:r>
          <w:rPr>
            <w:rFonts w:hint="eastAsia" w:ascii="Times New Roman" w:hAnsi="Times New Roman" w:eastAsia="宋体" w:cs="Times New Roman"/>
            <w:szCs w:val="21"/>
            <w:lang w:val="en-US" w:eastAsia="zh-CN"/>
          </w:rPr>
          <w:t>监事会</w:t>
        </w:r>
      </w:ins>
      <w:ins w:id="1685" w:author="1111" w:date="2025-09-04T21:05:46Z">
        <w:r>
          <w:rPr>
            <w:rFonts w:hint="eastAsia" w:ascii="Times New Roman" w:hAnsi="Times New Roman" w:eastAsia="宋体" w:cs="Times New Roman"/>
            <w:szCs w:val="21"/>
            <w:lang w:val="en-US" w:eastAsia="zh-CN"/>
          </w:rPr>
          <w:t>制度</w:t>
        </w:r>
      </w:ins>
      <w:ins w:id="1686" w:author="1111" w:date="2025-09-04T21:05:48Z">
        <w:r>
          <w:rPr>
            <w:rFonts w:hint="eastAsia" w:ascii="Times New Roman" w:hAnsi="Times New Roman" w:eastAsia="宋体" w:cs="Times New Roman"/>
            <w:szCs w:val="21"/>
            <w:lang w:val="en-US" w:eastAsia="zh-CN"/>
          </w:rPr>
          <w:t>也存在</w:t>
        </w:r>
      </w:ins>
      <w:ins w:id="1687" w:author="1111" w:date="2025-09-04T21:05:49Z">
        <w:r>
          <w:rPr>
            <w:rFonts w:hint="eastAsia" w:ascii="Times New Roman" w:hAnsi="Times New Roman" w:eastAsia="宋体" w:cs="Times New Roman"/>
            <w:szCs w:val="21"/>
            <w:lang w:val="en-US" w:eastAsia="zh-CN"/>
          </w:rPr>
          <w:t>虚化</w:t>
        </w:r>
      </w:ins>
      <w:ins w:id="1688" w:author="1111" w:date="2025-09-04T21:26:19Z">
        <w:r>
          <w:rPr>
            <w:rFonts w:hint="eastAsia" w:ascii="Times New Roman" w:hAnsi="Times New Roman" w:eastAsia="宋体" w:cs="Times New Roman"/>
            <w:szCs w:val="21"/>
            <w:lang w:val="en-US" w:eastAsia="zh-CN"/>
          </w:rPr>
          <w:t>，</w:t>
        </w:r>
      </w:ins>
      <w:ins w:id="1689" w:author="1111" w:date="2025-09-04T21:26:27Z">
        <w:r>
          <w:rPr>
            <w:rFonts w:hint="eastAsia" w:ascii="Times New Roman" w:hAnsi="Times New Roman" w:eastAsia="宋体" w:cs="Times New Roman"/>
            <w:szCs w:val="21"/>
            <w:lang w:val="en-US" w:eastAsia="zh-CN"/>
          </w:rPr>
          <w:t>通过</w:t>
        </w:r>
      </w:ins>
      <w:ins w:id="1690" w:author="1111" w:date="2025-09-04T21:26:28Z">
        <w:r>
          <w:rPr>
            <w:rFonts w:hint="eastAsia" w:ascii="Times New Roman" w:hAnsi="Times New Roman" w:eastAsia="宋体" w:cs="Times New Roman"/>
            <w:szCs w:val="21"/>
            <w:lang w:val="en-US" w:eastAsia="zh-CN"/>
          </w:rPr>
          <w:t>要求</w:t>
        </w:r>
      </w:ins>
      <w:ins w:id="1691" w:author="1111" w:date="2025-09-04T21:26:45Z">
        <w:r>
          <w:rPr>
            <w:rFonts w:hint="eastAsia" w:ascii="Times New Roman" w:hAnsi="Times New Roman" w:eastAsia="宋体" w:cs="Times New Roman"/>
            <w:szCs w:val="21"/>
            <w:lang w:val="en-US" w:eastAsia="zh-CN"/>
          </w:rPr>
          <w:t>董事</w:t>
        </w:r>
      </w:ins>
      <w:ins w:id="1692" w:author="1111" w:date="2025-09-04T21:26:46Z">
        <w:r>
          <w:rPr>
            <w:rFonts w:hint="eastAsia" w:ascii="Times New Roman" w:hAnsi="Times New Roman" w:eastAsia="宋体" w:cs="Times New Roman"/>
            <w:szCs w:val="21"/>
            <w:lang w:val="en-US" w:eastAsia="zh-CN"/>
          </w:rPr>
          <w:t>直接</w:t>
        </w:r>
      </w:ins>
      <w:ins w:id="1693" w:author="1111" w:date="2025-09-04T21:26:47Z">
        <w:r>
          <w:rPr>
            <w:rFonts w:hint="eastAsia" w:ascii="Times New Roman" w:hAnsi="Times New Roman" w:eastAsia="宋体" w:cs="Times New Roman"/>
            <w:szCs w:val="21"/>
            <w:lang w:val="en-US" w:eastAsia="zh-CN"/>
          </w:rPr>
          <w:t>对外</w:t>
        </w:r>
      </w:ins>
      <w:ins w:id="1694" w:author="1111" w:date="2025-09-04T21:26:48Z">
        <w:r>
          <w:rPr>
            <w:rFonts w:hint="eastAsia" w:ascii="Times New Roman" w:hAnsi="Times New Roman" w:eastAsia="宋体" w:cs="Times New Roman"/>
            <w:szCs w:val="21"/>
            <w:lang w:val="en-US" w:eastAsia="zh-CN"/>
          </w:rPr>
          <w:t>承担</w:t>
        </w:r>
      </w:ins>
      <w:ins w:id="1695" w:author="1111" w:date="2025-09-04T21:26:49Z">
        <w:r>
          <w:rPr>
            <w:rFonts w:hint="eastAsia" w:ascii="Times New Roman" w:hAnsi="Times New Roman" w:eastAsia="宋体" w:cs="Times New Roman"/>
            <w:szCs w:val="21"/>
            <w:lang w:val="en-US" w:eastAsia="zh-CN"/>
          </w:rPr>
          <w:t>责任</w:t>
        </w:r>
      </w:ins>
      <w:ins w:id="1696" w:author="1111" w:date="2025-09-04T21:26:50Z">
        <w:r>
          <w:rPr>
            <w:rFonts w:hint="eastAsia" w:ascii="Times New Roman" w:hAnsi="Times New Roman" w:eastAsia="宋体" w:cs="Times New Roman"/>
            <w:szCs w:val="21"/>
            <w:lang w:val="en-US" w:eastAsia="zh-CN"/>
          </w:rPr>
          <w:t>可以</w:t>
        </w:r>
      </w:ins>
      <w:ins w:id="1697" w:author="1111" w:date="2025-09-04T21:28:03Z">
        <w:r>
          <w:rPr>
            <w:rFonts w:hint="eastAsia" w:ascii="Times New Roman" w:hAnsi="Times New Roman" w:eastAsia="宋体" w:cs="Times New Roman"/>
            <w:szCs w:val="21"/>
            <w:lang w:val="en-US" w:eastAsia="zh-CN"/>
          </w:rPr>
          <w:t>从源头震慑董事的滥权行为</w:t>
        </w:r>
      </w:ins>
      <w:ins w:id="1698" w:author="1111" w:date="2025-09-04T21:13:55Z">
        <w:r>
          <w:rPr>
            <w:rFonts w:hint="eastAsia" w:ascii="Times New Roman" w:hAnsi="Times New Roman" w:eastAsia="宋体" w:cs="Times New Roman"/>
            <w:szCs w:val="21"/>
            <w:lang w:val="en-US" w:eastAsia="zh-CN"/>
          </w:rPr>
          <w:t>。</w:t>
        </w:r>
      </w:ins>
      <w:ins w:id="1699" w:author="1111" w:date="2025-09-04T21:06:14Z">
        <w:r>
          <w:rPr>
            <w:rFonts w:hint="eastAsia" w:ascii="Times New Roman" w:hAnsi="Times New Roman" w:eastAsia="宋体" w:cs="Times New Roman"/>
            <w:szCs w:val="21"/>
            <w:lang w:val="en-US" w:eastAsia="zh-CN"/>
          </w:rPr>
          <w:t>并且在</w:t>
        </w:r>
      </w:ins>
      <w:ins w:id="1700" w:author="1111" w:date="2025-09-04T21:06:19Z">
        <w:r>
          <w:rPr>
            <w:rFonts w:hint="eastAsia" w:ascii="Times New Roman" w:hAnsi="Times New Roman" w:eastAsia="宋体" w:cs="Times New Roman"/>
            <w:szCs w:val="21"/>
            <w:lang w:val="en-US" w:eastAsia="zh-CN"/>
          </w:rPr>
          <w:t>公司</w:t>
        </w:r>
      </w:ins>
      <w:ins w:id="1701" w:author="1111" w:date="2025-09-04T21:06:36Z">
        <w:r>
          <w:rPr>
            <w:rFonts w:hint="eastAsia" w:ascii="Times New Roman" w:hAnsi="Times New Roman" w:eastAsia="宋体" w:cs="Times New Roman"/>
            <w:szCs w:val="21"/>
            <w:lang w:val="en-US" w:eastAsia="zh-CN"/>
          </w:rPr>
          <w:t>治理</w:t>
        </w:r>
      </w:ins>
      <w:ins w:id="1702" w:author="1111" w:date="2025-09-04T21:06:45Z">
        <w:r>
          <w:rPr>
            <w:rFonts w:hint="eastAsia" w:ascii="Times New Roman" w:hAnsi="Times New Roman" w:eastAsia="宋体" w:cs="Times New Roman"/>
            <w:szCs w:val="21"/>
            <w:lang w:val="en-US" w:eastAsia="zh-CN"/>
          </w:rPr>
          <w:t>与决策</w:t>
        </w:r>
      </w:ins>
      <w:ins w:id="1703" w:author="1111" w:date="2025-09-04T21:06:47Z">
        <w:r>
          <w:rPr>
            <w:rFonts w:hint="eastAsia" w:ascii="Times New Roman" w:hAnsi="Times New Roman" w:eastAsia="宋体" w:cs="Times New Roman"/>
            <w:szCs w:val="21"/>
            <w:lang w:val="en-US" w:eastAsia="zh-CN"/>
          </w:rPr>
          <w:t>中，</w:t>
        </w:r>
      </w:ins>
      <w:ins w:id="1704" w:author="1111" w:date="2025-09-04T21:07:07Z">
        <w:r>
          <w:rPr>
            <w:rFonts w:hint="eastAsia" w:ascii="Times New Roman" w:hAnsi="Times New Roman" w:eastAsia="宋体" w:cs="Times New Roman"/>
            <w:szCs w:val="21"/>
            <w:lang w:val="en-US" w:eastAsia="zh-CN"/>
          </w:rPr>
          <w:t>尤其</w:t>
        </w:r>
      </w:ins>
      <w:ins w:id="1705" w:author="1111" w:date="2025-09-04T21:07:08Z">
        <w:r>
          <w:rPr>
            <w:rFonts w:hint="eastAsia" w:ascii="Times New Roman" w:hAnsi="Times New Roman" w:eastAsia="宋体" w:cs="Times New Roman"/>
            <w:szCs w:val="21"/>
            <w:lang w:val="en-US" w:eastAsia="zh-CN"/>
          </w:rPr>
          <w:t>是</w:t>
        </w:r>
      </w:ins>
      <w:ins w:id="1706" w:author="1111" w:date="2025-09-05T13:28:13Z">
        <w:r>
          <w:rPr>
            <w:rFonts w:hint="eastAsia" w:ascii="Times New Roman" w:hAnsi="Times New Roman" w:eastAsia="宋体" w:cs="Times New Roman"/>
            <w:szCs w:val="21"/>
            <w:lang w:val="en-US" w:eastAsia="zh-CN"/>
          </w:rPr>
          <w:t>在</w:t>
        </w:r>
      </w:ins>
      <w:ins w:id="1707" w:author="1111" w:date="2025-09-05T13:37:47Z">
        <w:r>
          <w:rPr>
            <w:rFonts w:hint="eastAsia" w:ascii="Times New Roman" w:hAnsi="Times New Roman" w:eastAsia="宋体" w:cs="Times New Roman"/>
            <w:szCs w:val="21"/>
            <w:lang w:val="en-US" w:eastAsia="zh-CN"/>
          </w:rPr>
          <w:t>公司</w:t>
        </w:r>
      </w:ins>
      <w:ins w:id="1708" w:author="1111" w:date="2025-09-04T21:07:11Z">
        <w:r>
          <w:rPr>
            <w:rFonts w:hint="eastAsia" w:ascii="Times New Roman" w:hAnsi="Times New Roman" w:eastAsia="宋体" w:cs="Times New Roman"/>
            <w:szCs w:val="21"/>
            <w:lang w:val="en-US" w:eastAsia="zh-CN"/>
          </w:rPr>
          <w:t>并购</w:t>
        </w:r>
      </w:ins>
      <w:ins w:id="1709" w:author="1111" w:date="2025-09-05T13:37:49Z">
        <w:r>
          <w:rPr>
            <w:rFonts w:hint="eastAsia" w:ascii="Times New Roman" w:hAnsi="Times New Roman" w:eastAsia="宋体" w:cs="Times New Roman"/>
            <w:szCs w:val="21"/>
            <w:lang w:val="en-US" w:eastAsia="zh-CN"/>
          </w:rPr>
          <w:t>的</w:t>
        </w:r>
      </w:ins>
      <w:ins w:id="1710" w:author="1111" w:date="2025-09-05T13:28:29Z">
        <w:r>
          <w:rPr>
            <w:rFonts w:hint="eastAsia" w:ascii="Times New Roman" w:hAnsi="Times New Roman" w:eastAsia="宋体" w:cs="Times New Roman"/>
            <w:szCs w:val="21"/>
            <w:lang w:val="en-US" w:eastAsia="zh-CN"/>
          </w:rPr>
          <w:t>场景下</w:t>
        </w:r>
      </w:ins>
      <w:ins w:id="1711" w:author="1111" w:date="2025-09-04T21:07:13Z">
        <w:r>
          <w:rPr>
            <w:rFonts w:hint="eastAsia" w:ascii="Times New Roman" w:hAnsi="Times New Roman" w:eastAsia="宋体" w:cs="Times New Roman"/>
            <w:szCs w:val="21"/>
            <w:lang w:val="en-US" w:eastAsia="zh-CN"/>
          </w:rPr>
          <w:t>，</w:t>
        </w:r>
      </w:ins>
      <w:ins w:id="1712" w:author="1111" w:date="2025-09-04T21:07:22Z">
        <w:r>
          <w:rPr>
            <w:rFonts w:hint="eastAsia" w:ascii="Times New Roman" w:hAnsi="Times New Roman" w:eastAsia="宋体" w:cs="Times New Roman"/>
            <w:szCs w:val="21"/>
            <w:lang w:val="en-US" w:eastAsia="zh-CN"/>
          </w:rPr>
          <w:t>董事与</w:t>
        </w:r>
      </w:ins>
      <w:ins w:id="1713" w:author="1111" w:date="2025-09-05T13:51:31Z">
        <w:r>
          <w:rPr>
            <w:rFonts w:hint="eastAsia" w:ascii="Times New Roman" w:hAnsi="Times New Roman" w:eastAsia="宋体" w:cs="Times New Roman"/>
            <w:szCs w:val="21"/>
            <w:lang w:val="en-US" w:eastAsia="zh-CN"/>
          </w:rPr>
          <w:t>利益性</w:t>
        </w:r>
      </w:ins>
      <w:ins w:id="1714" w:author="1111" w:date="2025-09-05T13:51:34Z">
        <w:r>
          <w:rPr>
            <w:rFonts w:hint="eastAsia" w:ascii="Times New Roman" w:hAnsi="Times New Roman" w:eastAsia="宋体" w:cs="Times New Roman"/>
            <w:szCs w:val="21"/>
            <w:lang w:val="en-US" w:eastAsia="zh-CN"/>
          </w:rPr>
          <w:t>相关者</w:t>
        </w:r>
      </w:ins>
      <w:ins w:id="1715" w:author="1111" w:date="2025-09-04T21:07:33Z">
        <w:r>
          <w:rPr>
            <w:rFonts w:hint="eastAsia" w:ascii="Times New Roman" w:hAnsi="Times New Roman" w:eastAsia="宋体" w:cs="Times New Roman"/>
            <w:szCs w:val="21"/>
            <w:lang w:val="en-US" w:eastAsia="zh-CN"/>
          </w:rPr>
          <w:t>间</w:t>
        </w:r>
      </w:ins>
      <w:ins w:id="1716" w:author="1111" w:date="2025-09-04T21:07:34Z">
        <w:r>
          <w:rPr>
            <w:rFonts w:hint="eastAsia" w:ascii="Times New Roman" w:hAnsi="Times New Roman" w:eastAsia="宋体" w:cs="Times New Roman"/>
            <w:szCs w:val="21"/>
            <w:lang w:val="en-US" w:eastAsia="zh-CN"/>
          </w:rPr>
          <w:t>存在着</w:t>
        </w:r>
      </w:ins>
      <w:ins w:id="1717" w:author="1111" w:date="2025-09-04T21:07:35Z">
        <w:r>
          <w:rPr>
            <w:rFonts w:hint="eastAsia" w:ascii="Times New Roman" w:hAnsi="Times New Roman" w:eastAsia="宋体" w:cs="Times New Roman"/>
            <w:szCs w:val="21"/>
            <w:lang w:val="en-US" w:eastAsia="zh-CN"/>
          </w:rPr>
          <w:t>极大的</w:t>
        </w:r>
      </w:ins>
      <w:ins w:id="1718" w:author="1111" w:date="2025-09-04T21:07:36Z">
        <w:r>
          <w:rPr>
            <w:rFonts w:hint="eastAsia" w:ascii="Times New Roman" w:hAnsi="Times New Roman" w:eastAsia="宋体" w:cs="Times New Roman"/>
            <w:szCs w:val="21"/>
            <w:lang w:val="en-US" w:eastAsia="zh-CN"/>
          </w:rPr>
          <w:t>信息</w:t>
        </w:r>
      </w:ins>
      <w:ins w:id="1719" w:author="1111" w:date="2025-09-04T21:07:38Z">
        <w:r>
          <w:rPr>
            <w:rFonts w:hint="eastAsia" w:ascii="Times New Roman" w:hAnsi="Times New Roman" w:eastAsia="宋体" w:cs="Times New Roman"/>
            <w:szCs w:val="21"/>
            <w:lang w:val="en-US" w:eastAsia="zh-CN"/>
          </w:rPr>
          <w:t>不对称性，</w:t>
        </w:r>
      </w:ins>
      <w:ins w:id="1720" w:author="1111" w:date="2025-09-04T21:15:12Z">
        <w:r>
          <w:rPr>
            <w:rFonts w:hint="eastAsia" w:ascii="Times New Roman" w:hAnsi="Times New Roman" w:eastAsia="宋体" w:cs="Times New Roman"/>
            <w:szCs w:val="21"/>
            <w:lang w:val="en-US" w:eastAsia="zh-CN"/>
          </w:rPr>
          <w:t>董事的</w:t>
        </w:r>
      </w:ins>
      <w:ins w:id="1721" w:author="1111" w:date="2025-09-04T21:15:15Z">
        <w:r>
          <w:rPr>
            <w:rFonts w:hint="eastAsia" w:ascii="Times New Roman" w:hAnsi="Times New Roman" w:eastAsia="宋体" w:cs="Times New Roman"/>
            <w:szCs w:val="21"/>
            <w:lang w:val="en-US" w:eastAsia="zh-CN"/>
          </w:rPr>
          <w:t>个人意志</w:t>
        </w:r>
      </w:ins>
      <w:ins w:id="1722" w:author="1111" w:date="2025-09-04T21:15:36Z">
        <w:r>
          <w:rPr>
            <w:rFonts w:hint="eastAsia" w:ascii="Times New Roman" w:hAnsi="Times New Roman" w:eastAsia="宋体" w:cs="Times New Roman"/>
            <w:szCs w:val="21"/>
            <w:lang w:val="en-US" w:eastAsia="zh-CN"/>
          </w:rPr>
          <w:t>可能会</w:t>
        </w:r>
      </w:ins>
      <w:ins w:id="1723" w:author="1111" w:date="2025-09-04T21:15:37Z">
        <w:r>
          <w:rPr>
            <w:rFonts w:hint="eastAsia" w:ascii="Times New Roman" w:hAnsi="Times New Roman" w:eastAsia="宋体" w:cs="Times New Roman"/>
            <w:szCs w:val="21"/>
            <w:lang w:val="en-US" w:eastAsia="zh-CN"/>
          </w:rPr>
          <w:t>成为</w:t>
        </w:r>
      </w:ins>
      <w:ins w:id="1724" w:author="1111" w:date="2025-09-04T21:15:38Z">
        <w:r>
          <w:rPr>
            <w:rFonts w:hint="eastAsia" w:ascii="Times New Roman" w:hAnsi="Times New Roman" w:eastAsia="宋体" w:cs="Times New Roman"/>
            <w:szCs w:val="21"/>
            <w:lang w:val="en-US" w:eastAsia="zh-CN"/>
          </w:rPr>
          <w:t>公司</w:t>
        </w:r>
      </w:ins>
      <w:ins w:id="1725" w:author="1111" w:date="2025-09-04T21:15:40Z">
        <w:r>
          <w:rPr>
            <w:rFonts w:hint="eastAsia" w:ascii="Times New Roman" w:hAnsi="Times New Roman" w:eastAsia="宋体" w:cs="Times New Roman"/>
            <w:szCs w:val="21"/>
            <w:lang w:val="en-US" w:eastAsia="zh-CN"/>
          </w:rPr>
          <w:t>生死存亡的</w:t>
        </w:r>
      </w:ins>
      <w:ins w:id="1726" w:author="1111" w:date="2025-09-04T21:15:43Z">
        <w:r>
          <w:rPr>
            <w:rFonts w:hint="eastAsia" w:ascii="Times New Roman" w:hAnsi="Times New Roman" w:eastAsia="宋体" w:cs="Times New Roman"/>
            <w:szCs w:val="21"/>
            <w:lang w:val="en-US" w:eastAsia="zh-CN"/>
          </w:rPr>
          <w:t>关键因素，</w:t>
        </w:r>
      </w:ins>
      <w:ins w:id="1727" w:author="1111" w:date="2025-09-04T21:30:36Z">
        <w:r>
          <w:rPr>
            <w:rFonts w:hint="eastAsia" w:ascii="Times New Roman" w:hAnsi="Times New Roman" w:eastAsia="宋体" w:cs="Times New Roman"/>
            <w:szCs w:val="21"/>
            <w:lang w:val="en-US" w:eastAsia="zh-CN"/>
          </w:rPr>
          <w:t>在此过程中</w:t>
        </w:r>
      </w:ins>
      <w:ins w:id="1728" w:author="1111" w:date="2025-09-04T21:07:00Z">
        <w:r>
          <w:rPr>
            <w:rFonts w:hint="eastAsia" w:ascii="Times New Roman" w:hAnsi="Times New Roman" w:eastAsia="宋体" w:cs="Times New Roman"/>
            <w:szCs w:val="21"/>
            <w:lang w:val="en-US" w:eastAsia="zh-CN"/>
          </w:rPr>
          <w:t>利益相关者的保护极大程度上依赖于董事善良、勤勉尽责的落实</w:t>
        </w:r>
      </w:ins>
      <w:ins w:id="1729" w:author="1111" w:date="2025-09-04T21:15:55Z">
        <w:r>
          <w:rPr>
            <w:rFonts w:hint="eastAsia" w:ascii="Times New Roman" w:hAnsi="Times New Roman" w:eastAsia="宋体" w:cs="Times New Roman"/>
            <w:szCs w:val="21"/>
            <w:lang w:val="en-US" w:eastAsia="zh-CN"/>
          </w:rPr>
          <w:t>公司</w:t>
        </w:r>
      </w:ins>
      <w:ins w:id="1730" w:author="1111" w:date="2025-09-04T21:15:57Z">
        <w:r>
          <w:rPr>
            <w:rFonts w:hint="eastAsia" w:ascii="Times New Roman" w:hAnsi="Times New Roman" w:eastAsia="宋体" w:cs="Times New Roman"/>
            <w:szCs w:val="21"/>
            <w:lang w:val="en-US" w:eastAsia="zh-CN"/>
          </w:rPr>
          <w:t>所承担的</w:t>
        </w:r>
      </w:ins>
      <w:ins w:id="1731" w:author="1111" w:date="2025-09-04T21:07:00Z">
        <w:r>
          <w:rPr>
            <w:rFonts w:hint="eastAsia" w:ascii="Times New Roman" w:hAnsi="Times New Roman" w:eastAsia="宋体" w:cs="Times New Roman"/>
            <w:szCs w:val="21"/>
            <w:lang w:val="en-US" w:eastAsia="zh-CN"/>
          </w:rPr>
          <w:t>社会责任</w:t>
        </w:r>
      </w:ins>
      <w:ins w:id="1732" w:author="1111" w:date="2025-09-05T13:32:09Z">
        <w:r>
          <w:rPr>
            <w:rFonts w:hint="eastAsia" w:ascii="Times New Roman" w:hAnsi="Times New Roman" w:eastAsia="宋体" w:cs="Times New Roman"/>
            <w:szCs w:val="21"/>
            <w:lang w:val="en-US" w:eastAsia="zh-CN"/>
          </w:rPr>
          <w:t>。</w:t>
        </w:r>
      </w:ins>
      <w:ins w:id="1733" w:author="1111" w:date="2025-09-05T13:38:22Z">
        <w:r>
          <w:rPr>
            <w:rFonts w:hint="eastAsia" w:ascii="Times New Roman" w:hAnsi="Times New Roman" w:eastAsia="宋体" w:cs="Times New Roman"/>
            <w:szCs w:val="21"/>
            <w:lang w:val="en-US" w:eastAsia="zh-CN"/>
          </w:rPr>
          <w:t>相较于</w:t>
        </w:r>
      </w:ins>
      <w:ins w:id="1734" w:author="1111" w:date="2025-09-04T21:40:53Z">
        <w:r>
          <w:rPr>
            <w:rFonts w:hint="eastAsia" w:ascii="Times New Roman" w:hAnsi="Times New Roman" w:eastAsia="宋体" w:cs="Times New Roman"/>
            <w:szCs w:val="21"/>
            <w:lang w:val="en-US" w:eastAsia="zh-CN"/>
          </w:rPr>
          <w:t>进行</w:t>
        </w:r>
      </w:ins>
      <w:ins w:id="1735" w:author="1111" w:date="2025-09-04T21:39:38Z">
        <w:r>
          <w:rPr>
            <w:rFonts w:hint="eastAsia" w:ascii="Times New Roman" w:hAnsi="Times New Roman" w:eastAsia="宋体" w:cs="Times New Roman"/>
            <w:szCs w:val="21"/>
            <w:lang w:val="en-US" w:eastAsia="zh-CN"/>
          </w:rPr>
          <w:t>信息</w:t>
        </w:r>
      </w:ins>
      <w:ins w:id="1736" w:author="1111" w:date="2025-09-04T21:39:39Z">
        <w:r>
          <w:rPr>
            <w:rFonts w:hint="eastAsia" w:ascii="Times New Roman" w:hAnsi="Times New Roman" w:eastAsia="宋体" w:cs="Times New Roman"/>
            <w:szCs w:val="21"/>
            <w:lang w:val="en-US" w:eastAsia="zh-CN"/>
          </w:rPr>
          <w:t>披露</w:t>
        </w:r>
      </w:ins>
      <w:ins w:id="1737" w:author="1111" w:date="2025-09-05T13:39:20Z">
        <w:r>
          <w:rPr>
            <w:rFonts w:hint="eastAsia" w:ascii="Times New Roman" w:hAnsi="Times New Roman" w:eastAsia="宋体" w:cs="Times New Roman"/>
            <w:szCs w:val="21"/>
            <w:lang w:val="en-US" w:eastAsia="zh-CN"/>
          </w:rPr>
          <w:t>仅</w:t>
        </w:r>
      </w:ins>
      <w:ins w:id="1738" w:author="1111" w:date="2025-09-05T13:39:22Z">
        <w:r>
          <w:rPr>
            <w:rFonts w:hint="eastAsia" w:ascii="Times New Roman" w:hAnsi="Times New Roman" w:eastAsia="宋体" w:cs="Times New Roman"/>
            <w:szCs w:val="21"/>
            <w:lang w:val="en-US" w:eastAsia="zh-CN"/>
          </w:rPr>
          <w:t>能</w:t>
        </w:r>
      </w:ins>
      <w:ins w:id="1739" w:author="1111" w:date="2025-09-05T13:39:23Z">
        <w:r>
          <w:rPr>
            <w:rFonts w:hint="eastAsia" w:ascii="Times New Roman" w:hAnsi="Times New Roman" w:eastAsia="宋体" w:cs="Times New Roman"/>
            <w:szCs w:val="21"/>
            <w:lang w:val="en-US" w:eastAsia="zh-CN"/>
          </w:rPr>
          <w:t>保证</w:t>
        </w:r>
      </w:ins>
      <w:ins w:id="1740" w:author="1111" w:date="2025-09-05T13:39:31Z">
        <w:r>
          <w:rPr>
            <w:rFonts w:hint="eastAsia" w:ascii="Times New Roman" w:hAnsi="Times New Roman" w:eastAsia="宋体" w:cs="Times New Roman"/>
            <w:szCs w:val="21"/>
            <w:lang w:val="en-US" w:eastAsia="zh-CN"/>
          </w:rPr>
          <w:t>利益相关者的</w:t>
        </w:r>
      </w:ins>
      <w:ins w:id="1741" w:author="1111" w:date="2025-09-05T13:39:33Z">
        <w:r>
          <w:rPr>
            <w:rFonts w:hint="eastAsia" w:ascii="Times New Roman" w:hAnsi="Times New Roman" w:eastAsia="宋体" w:cs="Times New Roman"/>
            <w:szCs w:val="21"/>
            <w:lang w:val="en-US" w:eastAsia="zh-CN"/>
          </w:rPr>
          <w:t>知情权</w:t>
        </w:r>
      </w:ins>
      <w:ins w:id="1742" w:author="1111" w:date="2025-09-05T13:58:51Z">
        <w:r>
          <w:rPr>
            <w:rFonts w:hint="eastAsia" w:ascii="Times New Roman" w:hAnsi="Times New Roman" w:eastAsia="宋体" w:cs="Times New Roman"/>
            <w:szCs w:val="21"/>
            <w:lang w:val="en-US" w:eastAsia="zh-CN"/>
          </w:rPr>
          <w:t>，</w:t>
        </w:r>
      </w:ins>
      <w:ins w:id="1743" w:author="1111" w:date="2025-09-05T13:56:44Z">
        <w:r>
          <w:rPr>
            <w:rFonts w:hint="eastAsia" w:ascii="Times New Roman" w:hAnsi="Times New Roman" w:eastAsia="宋体" w:cs="Times New Roman"/>
            <w:szCs w:val="21"/>
            <w:lang w:val="en-US" w:eastAsia="zh-CN"/>
          </w:rPr>
          <w:t>而无法</w:t>
        </w:r>
      </w:ins>
      <w:ins w:id="1744" w:author="1111" w:date="2025-09-05T13:56:46Z">
        <w:r>
          <w:rPr>
            <w:rFonts w:hint="eastAsia" w:ascii="Times New Roman" w:hAnsi="Times New Roman" w:eastAsia="宋体" w:cs="Times New Roman"/>
            <w:szCs w:val="21"/>
            <w:lang w:val="en-US" w:eastAsia="zh-CN"/>
          </w:rPr>
          <w:t>左右</w:t>
        </w:r>
      </w:ins>
      <w:ins w:id="1745" w:author="1111" w:date="2025-09-05T13:56:49Z">
        <w:r>
          <w:rPr>
            <w:rFonts w:hint="eastAsia" w:ascii="Times New Roman" w:hAnsi="Times New Roman" w:eastAsia="宋体" w:cs="Times New Roman"/>
            <w:szCs w:val="21"/>
            <w:lang w:val="en-US" w:eastAsia="zh-CN"/>
          </w:rPr>
          <w:t>董事的</w:t>
        </w:r>
      </w:ins>
      <w:ins w:id="1746" w:author="1111" w:date="2025-09-05T13:56:51Z">
        <w:r>
          <w:rPr>
            <w:rFonts w:hint="eastAsia" w:ascii="Times New Roman" w:hAnsi="Times New Roman" w:eastAsia="宋体" w:cs="Times New Roman"/>
            <w:szCs w:val="21"/>
            <w:lang w:val="en-US" w:eastAsia="zh-CN"/>
          </w:rPr>
          <w:t>决策</w:t>
        </w:r>
      </w:ins>
      <w:ins w:id="1747" w:author="1111" w:date="2025-09-05T13:39:17Z">
        <w:r>
          <w:rPr>
            <w:rFonts w:hint="eastAsia" w:ascii="Times New Roman" w:hAnsi="Times New Roman" w:eastAsia="宋体" w:cs="Times New Roman"/>
            <w:szCs w:val="21"/>
            <w:lang w:val="en-US" w:eastAsia="zh-CN"/>
          </w:rPr>
          <w:t>，</w:t>
        </w:r>
      </w:ins>
      <w:ins w:id="1748" w:author="1111" w:date="2025-09-04T21:39:41Z">
        <w:r>
          <w:rPr>
            <w:rFonts w:hint="eastAsia" w:ascii="Times New Roman" w:hAnsi="Times New Roman" w:eastAsia="宋体" w:cs="Times New Roman"/>
            <w:szCs w:val="21"/>
            <w:lang w:val="en-US" w:eastAsia="zh-CN"/>
          </w:rPr>
          <w:t>此</w:t>
        </w:r>
      </w:ins>
      <w:ins w:id="1749" w:author="1111" w:date="2025-09-04T21:39:45Z">
        <w:r>
          <w:rPr>
            <w:rFonts w:hint="eastAsia" w:ascii="Times New Roman" w:hAnsi="Times New Roman" w:eastAsia="宋体" w:cs="Times New Roman"/>
            <w:szCs w:val="21"/>
            <w:lang w:val="en-US" w:eastAsia="zh-CN"/>
          </w:rPr>
          <w:t>种</w:t>
        </w:r>
      </w:ins>
      <w:ins w:id="1750" w:author="1111" w:date="2025-09-04T21:39:49Z">
        <w:r>
          <w:rPr>
            <w:rFonts w:hint="eastAsia" w:ascii="Times New Roman" w:hAnsi="Times New Roman" w:eastAsia="宋体" w:cs="Times New Roman"/>
            <w:szCs w:val="21"/>
            <w:lang w:val="en-US" w:eastAsia="zh-CN"/>
          </w:rPr>
          <w:t>事后</w:t>
        </w:r>
      </w:ins>
      <w:ins w:id="1751" w:author="1111" w:date="2025-09-05T13:55:33Z">
        <w:r>
          <w:rPr>
            <w:rFonts w:hint="eastAsia" w:ascii="Times New Roman" w:hAnsi="Times New Roman" w:eastAsia="宋体" w:cs="Times New Roman"/>
            <w:szCs w:val="21"/>
            <w:lang w:val="en-US" w:eastAsia="zh-CN"/>
          </w:rPr>
          <w:t>的</w:t>
        </w:r>
      </w:ins>
      <w:ins w:id="1752" w:author="1111" w:date="2025-09-04T21:41:54Z">
        <w:r>
          <w:rPr>
            <w:rFonts w:hint="eastAsia" w:ascii="Times New Roman" w:hAnsi="Times New Roman" w:eastAsia="宋体" w:cs="Times New Roman"/>
            <w:szCs w:val="21"/>
            <w:lang w:val="en-US" w:eastAsia="zh-CN"/>
          </w:rPr>
          <w:t>责任</w:t>
        </w:r>
      </w:ins>
      <w:ins w:id="1753" w:author="1111" w:date="2025-09-05T13:55:35Z">
        <w:r>
          <w:rPr>
            <w:rFonts w:hint="eastAsia" w:ascii="Times New Roman" w:hAnsi="Times New Roman" w:eastAsia="宋体" w:cs="Times New Roman"/>
            <w:szCs w:val="21"/>
            <w:lang w:val="en-US" w:eastAsia="zh-CN"/>
          </w:rPr>
          <w:t>追究</w:t>
        </w:r>
      </w:ins>
      <w:ins w:id="1754" w:author="1111" w:date="2025-09-05T13:56:01Z">
        <w:r>
          <w:rPr>
            <w:rFonts w:hint="eastAsia" w:ascii="Times New Roman" w:hAnsi="Times New Roman" w:eastAsia="宋体" w:cs="Times New Roman"/>
            <w:szCs w:val="21"/>
            <w:lang w:val="en-US" w:eastAsia="zh-CN"/>
          </w:rPr>
          <w:t>机制</w:t>
        </w:r>
      </w:ins>
      <w:ins w:id="1755" w:author="1111" w:date="2025-09-04T21:41:59Z">
        <w:r>
          <w:rPr>
            <w:rFonts w:hint="eastAsia" w:ascii="Times New Roman" w:hAnsi="Times New Roman" w:eastAsia="宋体" w:cs="Times New Roman"/>
            <w:szCs w:val="21"/>
            <w:lang w:val="en-US" w:eastAsia="zh-CN"/>
          </w:rPr>
          <w:t>可以</w:t>
        </w:r>
      </w:ins>
      <w:ins w:id="1756" w:author="1111" w:date="2025-09-04T21:42:01Z">
        <w:r>
          <w:rPr>
            <w:rFonts w:hint="eastAsia" w:ascii="Times New Roman" w:hAnsi="Times New Roman" w:eastAsia="宋体" w:cs="Times New Roman"/>
            <w:szCs w:val="21"/>
            <w:lang w:val="en-US" w:eastAsia="zh-CN"/>
          </w:rPr>
          <w:t>更好</w:t>
        </w:r>
      </w:ins>
      <w:ins w:id="1757" w:author="1111" w:date="2025-09-05T13:41:19Z">
        <w:r>
          <w:rPr>
            <w:rFonts w:hint="eastAsia" w:ascii="Times New Roman" w:hAnsi="Times New Roman" w:eastAsia="宋体" w:cs="Times New Roman"/>
            <w:szCs w:val="21"/>
            <w:lang w:val="en-US" w:eastAsia="zh-CN"/>
          </w:rPr>
          <w:t>地</w:t>
        </w:r>
      </w:ins>
      <w:ins w:id="1758" w:author="1111" w:date="2025-09-04T21:42:05Z">
        <w:r>
          <w:rPr>
            <w:rFonts w:hint="eastAsia" w:ascii="Times New Roman" w:hAnsi="Times New Roman" w:eastAsia="宋体" w:cs="Times New Roman"/>
            <w:szCs w:val="21"/>
            <w:lang w:val="en-US" w:eastAsia="zh-CN"/>
          </w:rPr>
          <w:t>弥补</w:t>
        </w:r>
      </w:ins>
      <w:ins w:id="1759" w:author="1111" w:date="2025-09-05T13:58:05Z">
        <w:r>
          <w:rPr>
            <w:rFonts w:hint="eastAsia" w:ascii="Times New Roman" w:hAnsi="Times New Roman" w:eastAsia="宋体" w:cs="Times New Roman"/>
            <w:szCs w:val="21"/>
            <w:lang w:val="en-US" w:eastAsia="zh-CN"/>
          </w:rPr>
          <w:t>董事</w:t>
        </w:r>
      </w:ins>
      <w:ins w:id="1760" w:author="1111" w:date="2025-09-05T13:58:06Z">
        <w:r>
          <w:rPr>
            <w:rFonts w:hint="eastAsia" w:ascii="Times New Roman" w:hAnsi="Times New Roman" w:eastAsia="宋体" w:cs="Times New Roman"/>
            <w:szCs w:val="21"/>
            <w:lang w:val="en-US" w:eastAsia="zh-CN"/>
          </w:rPr>
          <w:t>滥用</w:t>
        </w:r>
      </w:ins>
      <w:ins w:id="1761" w:author="1111" w:date="2025-09-05T13:58:07Z">
        <w:r>
          <w:rPr>
            <w:rFonts w:hint="eastAsia" w:ascii="Times New Roman" w:hAnsi="Times New Roman" w:eastAsia="宋体" w:cs="Times New Roman"/>
            <w:szCs w:val="21"/>
            <w:lang w:val="en-US" w:eastAsia="zh-CN"/>
          </w:rPr>
          <w:t>信息</w:t>
        </w:r>
      </w:ins>
      <w:ins w:id="1762" w:author="1111" w:date="2025-09-05T13:58:09Z">
        <w:r>
          <w:rPr>
            <w:rFonts w:hint="eastAsia" w:ascii="Times New Roman" w:hAnsi="Times New Roman" w:eastAsia="宋体" w:cs="Times New Roman"/>
            <w:szCs w:val="21"/>
            <w:lang w:val="en-US" w:eastAsia="zh-CN"/>
          </w:rPr>
          <w:t>优势</w:t>
        </w:r>
      </w:ins>
      <w:ins w:id="1763" w:author="1111" w:date="2025-09-05T13:58:10Z">
        <w:r>
          <w:rPr>
            <w:rFonts w:hint="eastAsia" w:ascii="Times New Roman" w:hAnsi="Times New Roman" w:eastAsia="宋体" w:cs="Times New Roman"/>
            <w:szCs w:val="21"/>
            <w:lang w:val="en-US" w:eastAsia="zh-CN"/>
          </w:rPr>
          <w:t>地位</w:t>
        </w:r>
      </w:ins>
      <w:ins w:id="1764" w:author="1111" w:date="2025-09-05T13:58:13Z">
        <w:r>
          <w:rPr>
            <w:rFonts w:hint="eastAsia" w:ascii="Times New Roman" w:hAnsi="Times New Roman" w:eastAsia="宋体" w:cs="Times New Roman"/>
            <w:szCs w:val="21"/>
            <w:lang w:val="en-US" w:eastAsia="zh-CN"/>
          </w:rPr>
          <w:t>给</w:t>
        </w:r>
      </w:ins>
      <w:ins w:id="1765" w:author="1111" w:date="2025-09-05T13:53:48Z">
        <w:r>
          <w:rPr>
            <w:rFonts w:hint="eastAsia" w:ascii="Times New Roman" w:hAnsi="Times New Roman" w:eastAsia="宋体" w:cs="Times New Roman"/>
            <w:szCs w:val="21"/>
            <w:lang w:val="en-US" w:eastAsia="zh-CN"/>
          </w:rPr>
          <w:t>利益</w:t>
        </w:r>
      </w:ins>
      <w:ins w:id="1766" w:author="1111" w:date="2025-09-05T13:53:50Z">
        <w:r>
          <w:rPr>
            <w:rFonts w:hint="eastAsia" w:ascii="Times New Roman" w:hAnsi="Times New Roman" w:eastAsia="宋体" w:cs="Times New Roman"/>
            <w:szCs w:val="21"/>
            <w:lang w:val="en-US" w:eastAsia="zh-CN"/>
          </w:rPr>
          <w:t>相关者</w:t>
        </w:r>
      </w:ins>
      <w:ins w:id="1767" w:author="1111" w:date="2025-09-05T13:58:18Z">
        <w:r>
          <w:rPr>
            <w:rFonts w:hint="eastAsia" w:ascii="Times New Roman" w:hAnsi="Times New Roman" w:eastAsia="宋体" w:cs="Times New Roman"/>
            <w:szCs w:val="21"/>
            <w:lang w:val="en-US" w:eastAsia="zh-CN"/>
          </w:rPr>
          <w:t>造成</w:t>
        </w:r>
      </w:ins>
      <w:ins w:id="1768" w:author="1111" w:date="2025-09-05T13:53:56Z">
        <w:r>
          <w:rPr>
            <w:rFonts w:hint="eastAsia" w:ascii="Times New Roman" w:hAnsi="Times New Roman" w:eastAsia="宋体" w:cs="Times New Roman"/>
            <w:szCs w:val="21"/>
            <w:lang w:val="en-US" w:eastAsia="zh-CN"/>
          </w:rPr>
          <w:t>的</w:t>
        </w:r>
      </w:ins>
      <w:ins w:id="1769" w:author="1111" w:date="2025-09-05T13:53:57Z">
        <w:r>
          <w:rPr>
            <w:rFonts w:hint="eastAsia" w:ascii="Times New Roman" w:hAnsi="Times New Roman" w:eastAsia="宋体" w:cs="Times New Roman"/>
            <w:szCs w:val="21"/>
            <w:lang w:val="en-US" w:eastAsia="zh-CN"/>
          </w:rPr>
          <w:t>损失</w:t>
        </w:r>
      </w:ins>
      <w:ins w:id="1770" w:author="1111" w:date="2025-09-04T21:07:00Z">
        <w:r>
          <w:rPr>
            <w:rFonts w:hint="eastAsia" w:ascii="Times New Roman" w:hAnsi="Times New Roman" w:eastAsia="宋体" w:cs="Times New Roman"/>
            <w:szCs w:val="21"/>
            <w:lang w:val="en-US" w:eastAsia="zh-CN"/>
          </w:rPr>
          <w:t>。</w:t>
        </w:r>
      </w:ins>
      <w:ins w:id="1771" w:author="1111" w:date="2025-09-04T21:21:22Z">
        <w:r>
          <w:rPr>
            <w:rFonts w:hint="eastAsia" w:ascii="Times New Roman" w:hAnsi="Times New Roman" w:eastAsia="宋体" w:cs="Times New Roman"/>
            <w:szCs w:val="21"/>
            <w:lang w:val="en-US" w:eastAsia="zh-CN"/>
          </w:rPr>
          <w:t>而</w:t>
        </w:r>
      </w:ins>
      <w:ins w:id="1772" w:author="1111" w:date="2025-09-04T21:30:04Z">
        <w:r>
          <w:rPr>
            <w:rFonts w:hint="eastAsia" w:ascii="Times New Roman" w:hAnsi="Times New Roman" w:eastAsia="宋体" w:cs="Times New Roman"/>
            <w:szCs w:val="21"/>
            <w:lang w:val="en-US" w:eastAsia="zh-CN"/>
          </w:rPr>
          <w:t>对于</w:t>
        </w:r>
      </w:ins>
      <w:ins w:id="1773" w:author="1111" w:date="2025-09-04T21:30:08Z">
        <w:r>
          <w:rPr>
            <w:rFonts w:hint="eastAsia" w:ascii="Times New Roman" w:hAnsi="Times New Roman" w:eastAsia="宋体" w:cs="Times New Roman"/>
            <w:szCs w:val="21"/>
            <w:lang w:val="en-US" w:eastAsia="zh-CN"/>
          </w:rPr>
          <w:t>避免</w:t>
        </w:r>
      </w:ins>
      <w:ins w:id="1774" w:author="1111" w:date="2025-09-04T21:30:10Z">
        <w:r>
          <w:rPr>
            <w:rFonts w:hint="eastAsia" w:ascii="Times New Roman" w:hAnsi="Times New Roman" w:eastAsia="宋体" w:cs="Times New Roman"/>
            <w:szCs w:val="21"/>
            <w:lang w:val="en-US" w:eastAsia="zh-CN"/>
          </w:rPr>
          <w:t>董事</w:t>
        </w:r>
      </w:ins>
      <w:ins w:id="1775" w:author="1111" w:date="2025-09-04T21:30:11Z">
        <w:r>
          <w:rPr>
            <w:rFonts w:hint="eastAsia" w:ascii="Times New Roman" w:hAnsi="Times New Roman" w:eastAsia="宋体" w:cs="Times New Roman"/>
            <w:szCs w:val="21"/>
            <w:lang w:val="en-US" w:eastAsia="zh-CN"/>
          </w:rPr>
          <w:t>责任的</w:t>
        </w:r>
      </w:ins>
      <w:ins w:id="1776" w:author="1111" w:date="2025-09-04T21:30:13Z">
        <w:r>
          <w:rPr>
            <w:rFonts w:hint="eastAsia" w:ascii="Times New Roman" w:hAnsi="Times New Roman" w:eastAsia="宋体" w:cs="Times New Roman"/>
            <w:szCs w:val="21"/>
            <w:lang w:val="en-US" w:eastAsia="zh-CN"/>
          </w:rPr>
          <w:t>不合理</w:t>
        </w:r>
      </w:ins>
      <w:ins w:id="1777" w:author="1111" w:date="2025-09-04T21:30:14Z">
        <w:r>
          <w:rPr>
            <w:rFonts w:hint="eastAsia" w:ascii="Times New Roman" w:hAnsi="Times New Roman" w:eastAsia="宋体" w:cs="Times New Roman"/>
            <w:szCs w:val="21"/>
            <w:lang w:val="en-US" w:eastAsia="zh-CN"/>
          </w:rPr>
          <w:t>扩张</w:t>
        </w:r>
      </w:ins>
      <w:ins w:id="1778" w:author="1111" w:date="2025-09-04T21:21:28Z">
        <w:r>
          <w:rPr>
            <w:rFonts w:hint="eastAsia" w:ascii="Times New Roman" w:hAnsi="Times New Roman" w:eastAsia="宋体" w:cs="Times New Roman"/>
            <w:szCs w:val="21"/>
            <w:lang w:val="en-US" w:eastAsia="zh-CN"/>
          </w:rPr>
          <w:t>则可通过</w:t>
        </w:r>
      </w:ins>
      <w:ins w:id="1779" w:author="1111" w:date="2025-09-04T21:21:29Z">
        <w:r>
          <w:rPr>
            <w:rFonts w:hint="eastAsia" w:ascii="Times New Roman" w:hAnsi="Times New Roman" w:eastAsia="宋体" w:cs="Times New Roman"/>
            <w:szCs w:val="21"/>
            <w:lang w:val="en-US" w:eastAsia="zh-CN"/>
          </w:rPr>
          <w:t>对</w:t>
        </w:r>
      </w:ins>
      <w:ins w:id="1780" w:author="1111" w:date="2025-09-04T21:21:37Z">
        <w:r>
          <w:rPr>
            <w:rFonts w:hint="eastAsia" w:ascii="Times New Roman" w:hAnsi="Times New Roman" w:eastAsia="宋体" w:cs="Times New Roman"/>
            <w:szCs w:val="21"/>
            <w:lang w:val="en-US" w:eastAsia="zh-CN"/>
          </w:rPr>
          <w:t>归责</w:t>
        </w:r>
      </w:ins>
      <w:ins w:id="1781" w:author="1111" w:date="2025-09-04T21:21:38Z">
        <w:r>
          <w:rPr>
            <w:rFonts w:hint="eastAsia" w:ascii="Times New Roman" w:hAnsi="Times New Roman" w:eastAsia="宋体" w:cs="Times New Roman"/>
            <w:szCs w:val="21"/>
            <w:lang w:val="en-US" w:eastAsia="zh-CN"/>
          </w:rPr>
          <w:t>条件的</w:t>
        </w:r>
      </w:ins>
      <w:ins w:id="1782" w:author="1111" w:date="2025-09-04T21:23:45Z">
        <w:r>
          <w:rPr>
            <w:rFonts w:hint="eastAsia" w:ascii="Times New Roman" w:hAnsi="Times New Roman" w:eastAsia="宋体" w:cs="Times New Roman"/>
            <w:szCs w:val="21"/>
            <w:lang w:val="en-US" w:eastAsia="zh-CN"/>
          </w:rPr>
          <w:t>严格</w:t>
        </w:r>
      </w:ins>
      <w:ins w:id="1783" w:author="1111" w:date="2025-09-04T21:23:50Z">
        <w:r>
          <w:rPr>
            <w:rFonts w:hint="eastAsia" w:ascii="Times New Roman" w:hAnsi="Times New Roman" w:eastAsia="宋体" w:cs="Times New Roman"/>
            <w:szCs w:val="21"/>
            <w:lang w:val="en-US" w:eastAsia="zh-CN"/>
          </w:rPr>
          <w:t>解释</w:t>
        </w:r>
      </w:ins>
      <w:ins w:id="1784" w:author="1111" w:date="2025-09-04T21:21:43Z">
        <w:r>
          <w:rPr>
            <w:rFonts w:hint="eastAsia" w:ascii="Times New Roman" w:hAnsi="Times New Roman" w:eastAsia="宋体" w:cs="Times New Roman"/>
            <w:szCs w:val="21"/>
            <w:lang w:val="en-US" w:eastAsia="zh-CN"/>
          </w:rPr>
          <w:t>上</w:t>
        </w:r>
      </w:ins>
      <w:ins w:id="1785" w:author="1111" w:date="2025-09-04T21:21:44Z">
        <w:r>
          <w:rPr>
            <w:rFonts w:hint="eastAsia" w:ascii="Times New Roman" w:hAnsi="Times New Roman" w:eastAsia="宋体" w:cs="Times New Roman"/>
            <w:szCs w:val="21"/>
            <w:lang w:val="en-US" w:eastAsia="zh-CN"/>
          </w:rPr>
          <w:t>实现</w:t>
        </w:r>
      </w:ins>
      <w:ins w:id="1786" w:author="1111" w:date="2025-09-04T21:36:37Z">
        <w:r>
          <w:rPr>
            <w:rFonts w:hint="eastAsia" w:ascii="Times New Roman" w:hAnsi="Times New Roman" w:eastAsia="宋体" w:cs="Times New Roman"/>
            <w:szCs w:val="21"/>
            <w:lang w:val="en-US" w:eastAsia="zh-CN"/>
          </w:rPr>
          <w:t>。</w:t>
        </w:r>
      </w:ins>
      <w:ins w:id="1787" w:author="1111" w:date="2025-09-05T15:13:38Z">
        <w:r>
          <w:rPr>
            <w:rFonts w:hint="eastAsia" w:ascii="Times New Roman" w:hAnsi="Times New Roman" w:eastAsia="宋体" w:cs="Times New Roman"/>
            <w:szCs w:val="21"/>
            <w:lang w:val="en-US" w:eastAsia="zh-CN"/>
          </w:rPr>
          <w:t>其中</w:t>
        </w:r>
      </w:ins>
      <w:ins w:id="1788" w:author="1111" w:date="2025-09-05T15:14:41Z">
        <w:r>
          <w:rPr>
            <w:rFonts w:hint="eastAsia" w:ascii="Times New Roman" w:hAnsi="Times New Roman" w:eastAsia="宋体" w:cs="Times New Roman"/>
            <w:szCs w:val="21"/>
            <w:lang w:val="en-US" w:eastAsia="zh-CN"/>
          </w:rPr>
          <w:t>过错</w:t>
        </w:r>
      </w:ins>
      <w:ins w:id="1789" w:author="1111" w:date="2025-09-05T15:14:43Z">
        <w:r>
          <w:rPr>
            <w:rFonts w:hint="eastAsia" w:ascii="Times New Roman" w:hAnsi="Times New Roman" w:eastAsia="宋体" w:cs="Times New Roman"/>
            <w:szCs w:val="21"/>
            <w:lang w:val="en-US" w:eastAsia="zh-CN"/>
          </w:rPr>
          <w:t>要件</w:t>
        </w:r>
      </w:ins>
      <w:ins w:id="1790" w:author="1111" w:date="2025-09-05T15:14:44Z">
        <w:r>
          <w:rPr>
            <w:rFonts w:hint="eastAsia" w:ascii="Times New Roman" w:hAnsi="Times New Roman" w:eastAsia="宋体" w:cs="Times New Roman"/>
            <w:szCs w:val="21"/>
            <w:lang w:val="en-US" w:eastAsia="zh-CN"/>
          </w:rPr>
          <w:t>的</w:t>
        </w:r>
      </w:ins>
      <w:ins w:id="1791" w:author="1111" w:date="2025-09-05T15:14:46Z">
        <w:r>
          <w:rPr>
            <w:rFonts w:hint="eastAsia" w:ascii="Times New Roman" w:hAnsi="Times New Roman" w:eastAsia="宋体" w:cs="Times New Roman"/>
            <w:szCs w:val="21"/>
            <w:lang w:val="en-US" w:eastAsia="zh-CN"/>
          </w:rPr>
          <w:t>认定</w:t>
        </w:r>
      </w:ins>
      <w:ins w:id="1792" w:author="1111" w:date="2025-09-05T15:14:47Z">
        <w:r>
          <w:rPr>
            <w:rFonts w:hint="eastAsia" w:ascii="Times New Roman" w:hAnsi="Times New Roman" w:eastAsia="宋体" w:cs="Times New Roman"/>
            <w:szCs w:val="21"/>
            <w:lang w:val="en-US" w:eastAsia="zh-CN"/>
          </w:rPr>
          <w:t>则是</w:t>
        </w:r>
      </w:ins>
      <w:ins w:id="1793" w:author="1111" w:date="2025-09-05T15:14:51Z">
        <w:r>
          <w:rPr>
            <w:rFonts w:hint="eastAsia" w:ascii="Times New Roman" w:hAnsi="Times New Roman" w:eastAsia="宋体" w:cs="Times New Roman"/>
            <w:szCs w:val="21"/>
            <w:lang w:val="en-US" w:eastAsia="zh-CN"/>
          </w:rPr>
          <w:t>切入点，</w:t>
        </w:r>
      </w:ins>
      <w:ins w:id="1794" w:author="1111" w:date="2025-09-05T15:15:00Z">
        <w:r>
          <w:rPr>
            <w:rFonts w:hint="eastAsia" w:ascii="Times New Roman" w:hAnsi="Times New Roman" w:eastAsia="宋体" w:cs="Times New Roman"/>
            <w:szCs w:val="21"/>
            <w:lang w:val="en-US" w:eastAsia="zh-CN"/>
          </w:rPr>
          <w:t>第</w:t>
        </w:r>
      </w:ins>
      <w:ins w:id="1795" w:author="1111" w:date="2025-09-05T15:15:01Z">
        <w:r>
          <w:rPr>
            <w:rFonts w:hint="eastAsia" w:ascii="Times New Roman" w:hAnsi="Times New Roman" w:eastAsia="宋体" w:cs="Times New Roman"/>
            <w:szCs w:val="21"/>
            <w:lang w:val="en-US" w:eastAsia="zh-CN"/>
          </w:rPr>
          <w:t>191</w:t>
        </w:r>
      </w:ins>
      <w:ins w:id="1796" w:author="1111" w:date="2025-09-05T15:15:02Z">
        <w:r>
          <w:rPr>
            <w:rFonts w:hint="eastAsia" w:ascii="Times New Roman" w:hAnsi="Times New Roman" w:eastAsia="宋体" w:cs="Times New Roman"/>
            <w:szCs w:val="21"/>
            <w:lang w:val="en-US" w:eastAsia="zh-CN"/>
          </w:rPr>
          <w:t>条</w:t>
        </w:r>
      </w:ins>
      <w:ins w:id="1797" w:author="1111" w:date="2025-09-05T15:15:03Z">
        <w:r>
          <w:rPr>
            <w:rFonts w:hint="eastAsia" w:ascii="Times New Roman" w:hAnsi="Times New Roman" w:eastAsia="宋体" w:cs="Times New Roman"/>
            <w:szCs w:val="21"/>
            <w:lang w:val="en-US" w:eastAsia="zh-CN"/>
          </w:rPr>
          <w:t>中的</w:t>
        </w:r>
      </w:ins>
      <w:ins w:id="1798" w:author="1111" w:date="2025-09-05T15:15:04Z">
        <w:r>
          <w:rPr>
            <w:rFonts w:hint="eastAsia" w:ascii="Times New Roman" w:hAnsi="Times New Roman" w:eastAsia="宋体" w:cs="Times New Roman"/>
            <w:szCs w:val="21"/>
            <w:lang w:val="en-US" w:eastAsia="zh-CN"/>
          </w:rPr>
          <w:t>“</w:t>
        </w:r>
      </w:ins>
      <w:del w:id="1799" w:author="1111" w:date="2025-09-05T15:07:58Z">
        <w:r>
          <w:rPr>
            <w:rFonts w:hint="eastAsia" w:ascii="Times New Roman" w:hAnsi="Times New Roman" w:eastAsia="宋体" w:cs="Times New Roman"/>
            <w:szCs w:val="21"/>
          </w:rPr>
          <w:delText>本条的立法目的即在于扩大公司外第三人的救济途径，在公司反收购场景下董事所承担的信义义务对象亦包括利益相关者，因此其中对“他人”的理解应当包括那些因公司组织变动行为而受到利益牵扯的利益相关者。</w:delText>
        </w:r>
      </w:del>
      <w:del w:id="1800" w:author="1111" w:date="2025-09-05T15:07:58Z">
        <w:r>
          <w:rPr>
            <w:rStyle w:val="16"/>
            <w:rFonts w:hint="eastAsia" w:ascii="Times New Roman" w:hAnsi="Times New Roman" w:eastAsia="宋体" w:cs="Times New Roman"/>
            <w:szCs w:val="21"/>
          </w:rPr>
          <w:footnoteReference w:id="73"/>
        </w:r>
      </w:del>
      <w:ins w:id="1801" w:author="1111" w:date="2025-09-05T14:30:04Z">
        <w:r>
          <w:rPr>
            <w:rFonts w:hint="eastAsia" w:ascii="Times New Roman" w:hAnsi="Times New Roman" w:eastAsia="宋体" w:cs="Times New Roman"/>
            <w:szCs w:val="21"/>
            <w:lang w:val="en-US" w:eastAsia="zh-CN"/>
          </w:rPr>
          <w:t>过错</w:t>
        </w:r>
      </w:ins>
      <w:ins w:id="1802" w:author="1111" w:date="2025-09-05T14:32:04Z">
        <w:r>
          <w:rPr>
            <w:rFonts w:hint="eastAsia" w:ascii="Times New Roman" w:hAnsi="Times New Roman" w:eastAsia="宋体" w:cs="Times New Roman"/>
            <w:szCs w:val="21"/>
            <w:lang w:val="en-US" w:eastAsia="zh-CN"/>
          </w:rPr>
          <w:t>及</w:t>
        </w:r>
      </w:ins>
      <w:ins w:id="1803" w:author="1111" w:date="2025-09-05T14:32:05Z">
        <w:r>
          <w:rPr>
            <w:rFonts w:hint="eastAsia" w:ascii="Times New Roman" w:hAnsi="Times New Roman" w:eastAsia="宋体" w:cs="Times New Roman"/>
            <w:szCs w:val="21"/>
            <w:lang w:val="en-US" w:eastAsia="zh-CN"/>
          </w:rPr>
          <w:t>重大</w:t>
        </w:r>
      </w:ins>
      <w:ins w:id="1804" w:author="1111" w:date="2025-09-05T14:32:06Z">
        <w:r>
          <w:rPr>
            <w:rFonts w:hint="eastAsia" w:ascii="Times New Roman" w:hAnsi="Times New Roman" w:eastAsia="宋体" w:cs="Times New Roman"/>
            <w:szCs w:val="21"/>
            <w:lang w:val="en-US" w:eastAsia="zh-CN"/>
          </w:rPr>
          <w:t>过失</w:t>
        </w:r>
      </w:ins>
      <w:ins w:id="1805" w:author="1111" w:date="2025-09-05T15:15:07Z">
        <w:r>
          <w:rPr>
            <w:rFonts w:hint="eastAsia" w:ascii="Times New Roman" w:hAnsi="Times New Roman" w:eastAsia="宋体" w:cs="Times New Roman"/>
            <w:szCs w:val="21"/>
            <w:lang w:val="en-US" w:eastAsia="zh-CN"/>
          </w:rPr>
          <w:t>”</w:t>
        </w:r>
      </w:ins>
      <w:ins w:id="1806" w:author="1111" w:date="2025-09-05T14:32:07Z">
        <w:r>
          <w:rPr>
            <w:rFonts w:hint="eastAsia" w:ascii="Times New Roman" w:hAnsi="Times New Roman" w:eastAsia="宋体" w:cs="Times New Roman"/>
            <w:szCs w:val="21"/>
            <w:lang w:val="en-US" w:eastAsia="zh-CN"/>
          </w:rPr>
          <w:t>是</w:t>
        </w:r>
      </w:ins>
      <w:ins w:id="1807" w:author="1111" w:date="2025-09-05T14:32:10Z">
        <w:r>
          <w:rPr>
            <w:rFonts w:hint="eastAsia" w:ascii="Times New Roman" w:hAnsi="Times New Roman" w:eastAsia="宋体" w:cs="Times New Roman"/>
            <w:szCs w:val="21"/>
            <w:lang w:val="en-US" w:eastAsia="zh-CN"/>
          </w:rPr>
          <w:t>指</w:t>
        </w:r>
      </w:ins>
      <w:ins w:id="1808" w:author="1111" w:date="2025-09-05T14:32:18Z">
        <w:r>
          <w:rPr>
            <w:rFonts w:hint="eastAsia" w:ascii="Times New Roman" w:hAnsi="Times New Roman" w:eastAsia="宋体" w:cs="Times New Roman"/>
            <w:szCs w:val="21"/>
            <w:lang w:val="en-US" w:eastAsia="zh-CN"/>
          </w:rPr>
          <w:t>董事明知或应知自己行为会给第三人带来某种损害后果，仍然希望或放任该损害后果的发生。</w:t>
        </w:r>
      </w:ins>
      <w:ins w:id="1809" w:author="1111" w:date="2025-09-05T14:32:26Z">
        <w:r>
          <w:rPr>
            <w:rStyle w:val="16"/>
            <w:rFonts w:hint="eastAsia" w:ascii="Times New Roman" w:hAnsi="Times New Roman" w:eastAsia="宋体" w:cs="Times New Roman"/>
            <w:szCs w:val="21"/>
            <w:lang w:val="en-US" w:eastAsia="zh-CN"/>
          </w:rPr>
          <w:footnoteReference w:id="74"/>
        </w:r>
      </w:ins>
      <w:ins w:id="1810" w:author="1111" w:date="2025-09-05T14:59:07Z">
        <w:r>
          <w:rPr>
            <w:rFonts w:hint="eastAsia" w:ascii="Times New Roman" w:hAnsi="Times New Roman" w:eastAsia="宋体" w:cs="Times New Roman"/>
            <w:szCs w:val="21"/>
            <w:lang w:val="en-US" w:eastAsia="zh-CN"/>
          </w:rPr>
          <w:t>具体到</w:t>
        </w:r>
      </w:ins>
      <w:ins w:id="1811" w:author="1111" w:date="2025-09-05T14:59:12Z">
        <w:r>
          <w:rPr>
            <w:rFonts w:hint="eastAsia" w:ascii="Times New Roman" w:hAnsi="Times New Roman" w:eastAsia="宋体" w:cs="Times New Roman"/>
            <w:szCs w:val="21"/>
            <w:lang w:val="en-US" w:eastAsia="zh-CN"/>
          </w:rPr>
          <w:t>公司</w:t>
        </w:r>
      </w:ins>
      <w:ins w:id="1812" w:author="1111" w:date="2025-09-05T14:59:17Z">
        <w:r>
          <w:rPr>
            <w:rFonts w:hint="eastAsia" w:ascii="Times New Roman" w:hAnsi="Times New Roman" w:eastAsia="宋体" w:cs="Times New Roman"/>
            <w:szCs w:val="21"/>
            <w:lang w:val="en-US" w:eastAsia="zh-CN"/>
          </w:rPr>
          <w:t>反收购</w:t>
        </w:r>
      </w:ins>
      <w:ins w:id="1813" w:author="1111" w:date="2025-09-05T14:59:18Z">
        <w:r>
          <w:rPr>
            <w:rFonts w:hint="eastAsia" w:ascii="Times New Roman" w:hAnsi="Times New Roman" w:eastAsia="宋体" w:cs="Times New Roman"/>
            <w:szCs w:val="21"/>
            <w:lang w:val="en-US" w:eastAsia="zh-CN"/>
          </w:rPr>
          <w:t>场景下</w:t>
        </w:r>
      </w:ins>
      <w:ins w:id="1814" w:author="1111" w:date="2025-09-05T14:59:20Z">
        <w:r>
          <w:rPr>
            <w:rFonts w:hint="eastAsia" w:ascii="Times New Roman" w:hAnsi="Times New Roman" w:eastAsia="宋体" w:cs="Times New Roman"/>
            <w:szCs w:val="21"/>
            <w:lang w:val="en-US" w:eastAsia="zh-CN"/>
          </w:rPr>
          <w:t>，</w:t>
        </w:r>
      </w:ins>
      <w:ins w:id="1815" w:author="1111" w:date="2025-09-05T14:59:21Z">
        <w:r>
          <w:rPr>
            <w:rFonts w:hint="eastAsia" w:ascii="Times New Roman" w:hAnsi="Times New Roman" w:eastAsia="宋体" w:cs="Times New Roman"/>
            <w:szCs w:val="21"/>
            <w:lang w:val="en-US" w:eastAsia="zh-CN"/>
          </w:rPr>
          <w:t>这种</w:t>
        </w:r>
      </w:ins>
      <w:ins w:id="1816" w:author="1111" w:date="2025-09-05T14:59:29Z">
        <w:r>
          <w:rPr>
            <w:rFonts w:hint="eastAsia" w:ascii="Times New Roman" w:hAnsi="Times New Roman" w:eastAsia="宋体" w:cs="Times New Roman"/>
            <w:szCs w:val="21"/>
            <w:lang w:val="en-US" w:eastAsia="zh-CN"/>
          </w:rPr>
          <w:t>董事</w:t>
        </w:r>
      </w:ins>
      <w:ins w:id="1817" w:author="1111" w:date="2025-09-05T14:59:32Z">
        <w:r>
          <w:rPr>
            <w:rFonts w:hint="eastAsia" w:ascii="Times New Roman" w:hAnsi="Times New Roman" w:eastAsia="宋体" w:cs="Times New Roman"/>
            <w:szCs w:val="21"/>
            <w:lang w:val="en-US" w:eastAsia="zh-CN"/>
          </w:rPr>
          <w:t>行为</w:t>
        </w:r>
      </w:ins>
      <w:ins w:id="1818" w:author="1111" w:date="2025-09-05T14:59:35Z">
        <w:r>
          <w:rPr>
            <w:rFonts w:hint="eastAsia" w:ascii="Times New Roman" w:hAnsi="Times New Roman" w:eastAsia="宋体" w:cs="Times New Roman"/>
            <w:szCs w:val="21"/>
            <w:lang w:val="en-US" w:eastAsia="zh-CN"/>
          </w:rPr>
          <w:t>给</w:t>
        </w:r>
      </w:ins>
      <w:ins w:id="1819" w:author="1111" w:date="2025-09-05T14:59:36Z">
        <w:r>
          <w:rPr>
            <w:rFonts w:hint="eastAsia" w:ascii="Times New Roman" w:hAnsi="Times New Roman" w:eastAsia="宋体" w:cs="Times New Roman"/>
            <w:szCs w:val="21"/>
            <w:lang w:val="en-US" w:eastAsia="zh-CN"/>
          </w:rPr>
          <w:t>利益</w:t>
        </w:r>
      </w:ins>
      <w:ins w:id="1820" w:author="1111" w:date="2025-09-05T14:59:37Z">
        <w:r>
          <w:rPr>
            <w:rFonts w:hint="eastAsia" w:ascii="Times New Roman" w:hAnsi="Times New Roman" w:eastAsia="宋体" w:cs="Times New Roman"/>
            <w:szCs w:val="21"/>
            <w:lang w:val="en-US" w:eastAsia="zh-CN"/>
          </w:rPr>
          <w:t>相关</w:t>
        </w:r>
      </w:ins>
      <w:ins w:id="1821" w:author="1111" w:date="2025-09-05T14:59:43Z">
        <w:r>
          <w:rPr>
            <w:rFonts w:hint="eastAsia" w:ascii="Times New Roman" w:hAnsi="Times New Roman" w:eastAsia="宋体" w:cs="Times New Roman"/>
            <w:szCs w:val="21"/>
            <w:lang w:val="en-US" w:eastAsia="zh-CN"/>
          </w:rPr>
          <w:t>者</w:t>
        </w:r>
      </w:ins>
      <w:ins w:id="1822" w:author="1111" w:date="2025-09-05T14:59:44Z">
        <w:r>
          <w:rPr>
            <w:rFonts w:hint="eastAsia" w:ascii="Times New Roman" w:hAnsi="Times New Roman" w:eastAsia="宋体" w:cs="Times New Roman"/>
            <w:szCs w:val="21"/>
            <w:lang w:val="en-US" w:eastAsia="zh-CN"/>
          </w:rPr>
          <w:t>带来的</w:t>
        </w:r>
      </w:ins>
      <w:ins w:id="1823" w:author="1111" w:date="2025-09-05T14:59:49Z">
        <w:r>
          <w:rPr>
            <w:rFonts w:hint="eastAsia" w:ascii="Times New Roman" w:hAnsi="Times New Roman" w:eastAsia="宋体" w:cs="Times New Roman"/>
            <w:szCs w:val="21"/>
            <w:lang w:val="en-US" w:eastAsia="zh-CN"/>
          </w:rPr>
          <w:t>损失，</w:t>
        </w:r>
      </w:ins>
      <w:ins w:id="1824" w:author="1111" w:date="2025-09-05T14:59:53Z">
        <w:r>
          <w:rPr>
            <w:rFonts w:hint="eastAsia" w:ascii="Times New Roman" w:hAnsi="Times New Roman" w:eastAsia="宋体" w:cs="Times New Roman"/>
            <w:szCs w:val="21"/>
            <w:lang w:val="en-US" w:eastAsia="zh-CN"/>
          </w:rPr>
          <w:t>常</w:t>
        </w:r>
      </w:ins>
      <w:ins w:id="1825" w:author="1111" w:date="2025-09-05T14:59:54Z">
        <w:r>
          <w:rPr>
            <w:rFonts w:hint="eastAsia" w:ascii="Times New Roman" w:hAnsi="Times New Roman" w:eastAsia="宋体" w:cs="Times New Roman"/>
            <w:szCs w:val="21"/>
            <w:lang w:val="en-US" w:eastAsia="zh-CN"/>
          </w:rPr>
          <w:t>是</w:t>
        </w:r>
      </w:ins>
      <w:ins w:id="1826" w:author="1111" w:date="2025-09-05T15:00:57Z">
        <w:r>
          <w:rPr>
            <w:rFonts w:hint="eastAsia" w:ascii="Times New Roman" w:hAnsi="Times New Roman" w:eastAsia="宋体" w:cs="Times New Roman"/>
            <w:szCs w:val="21"/>
            <w:lang w:val="en-US" w:eastAsia="zh-CN"/>
          </w:rPr>
          <w:t>公司</w:t>
        </w:r>
      </w:ins>
      <w:ins w:id="1827" w:author="1111" w:date="2025-09-05T15:00:58Z">
        <w:r>
          <w:rPr>
            <w:rFonts w:hint="eastAsia" w:ascii="Times New Roman" w:hAnsi="Times New Roman" w:eastAsia="宋体" w:cs="Times New Roman"/>
            <w:szCs w:val="21"/>
            <w:lang w:val="en-US" w:eastAsia="zh-CN"/>
          </w:rPr>
          <w:t>内部</w:t>
        </w:r>
      </w:ins>
      <w:ins w:id="1828" w:author="1111" w:date="2025-09-05T15:01:01Z">
        <w:r>
          <w:rPr>
            <w:rFonts w:hint="eastAsia" w:ascii="Times New Roman" w:hAnsi="Times New Roman" w:eastAsia="宋体" w:cs="Times New Roman"/>
            <w:szCs w:val="21"/>
            <w:lang w:val="en-US" w:eastAsia="zh-CN"/>
          </w:rPr>
          <w:t>决策过错</w:t>
        </w:r>
      </w:ins>
      <w:ins w:id="1829" w:author="1111" w:date="2025-09-05T15:01:16Z">
        <w:r>
          <w:rPr>
            <w:rFonts w:hint="eastAsia" w:ascii="Times New Roman" w:hAnsi="Times New Roman" w:eastAsia="宋体" w:cs="Times New Roman"/>
            <w:szCs w:val="21"/>
            <w:lang w:val="en-US" w:eastAsia="zh-CN"/>
          </w:rPr>
          <w:t>经由</w:t>
        </w:r>
      </w:ins>
      <w:ins w:id="1830" w:author="1111" w:date="2025-09-05T15:01:18Z">
        <w:r>
          <w:rPr>
            <w:rFonts w:hint="eastAsia" w:ascii="Times New Roman" w:hAnsi="Times New Roman" w:eastAsia="宋体" w:cs="Times New Roman"/>
            <w:szCs w:val="21"/>
            <w:lang w:val="en-US" w:eastAsia="zh-CN"/>
          </w:rPr>
          <w:t>公司</w:t>
        </w:r>
      </w:ins>
      <w:ins w:id="1831" w:author="1111" w:date="2025-09-05T15:01:19Z">
        <w:r>
          <w:rPr>
            <w:rFonts w:hint="eastAsia" w:ascii="Times New Roman" w:hAnsi="Times New Roman" w:eastAsia="宋体" w:cs="Times New Roman"/>
            <w:szCs w:val="21"/>
            <w:lang w:val="en-US" w:eastAsia="zh-CN"/>
          </w:rPr>
          <w:t>行为</w:t>
        </w:r>
      </w:ins>
      <w:ins w:id="1832" w:author="1111" w:date="2025-09-05T15:01:26Z">
        <w:r>
          <w:rPr>
            <w:rFonts w:hint="eastAsia" w:ascii="Times New Roman" w:hAnsi="Times New Roman" w:eastAsia="宋体" w:cs="Times New Roman"/>
            <w:szCs w:val="21"/>
            <w:lang w:val="en-US" w:eastAsia="zh-CN"/>
          </w:rPr>
          <w:t>外部化</w:t>
        </w:r>
      </w:ins>
      <w:ins w:id="1833" w:author="1111" w:date="2025-09-05T15:01:28Z">
        <w:r>
          <w:rPr>
            <w:rFonts w:hint="eastAsia" w:ascii="Times New Roman" w:hAnsi="Times New Roman" w:eastAsia="宋体" w:cs="Times New Roman"/>
            <w:szCs w:val="21"/>
            <w:lang w:val="en-US" w:eastAsia="zh-CN"/>
          </w:rPr>
          <w:t>产生的</w:t>
        </w:r>
      </w:ins>
      <w:ins w:id="1834" w:author="1111" w:date="2025-09-05T15:01:40Z">
        <w:r>
          <w:rPr>
            <w:rFonts w:hint="eastAsia" w:ascii="Times New Roman" w:hAnsi="Times New Roman" w:eastAsia="宋体" w:cs="Times New Roman"/>
            <w:szCs w:val="21"/>
            <w:lang w:val="en-US" w:eastAsia="zh-CN"/>
          </w:rPr>
          <w:t>。</w:t>
        </w:r>
      </w:ins>
      <w:ins w:id="1835" w:author="1111" w:date="2025-09-05T15:15:28Z">
        <w:r>
          <w:rPr>
            <w:rStyle w:val="16"/>
            <w:rFonts w:hint="eastAsia" w:ascii="Times New Roman" w:hAnsi="Times New Roman" w:eastAsia="宋体" w:cs="Times New Roman"/>
            <w:szCs w:val="21"/>
            <w:lang w:val="en-US" w:eastAsia="zh-CN"/>
          </w:rPr>
          <w:footnoteReference w:id="75"/>
        </w:r>
      </w:ins>
      <w:ins w:id="1836" w:author="1111" w:date="2025-09-05T16:25:55Z">
        <w:r>
          <w:rPr>
            <w:rFonts w:hint="eastAsia" w:ascii="Times New Roman" w:hAnsi="Times New Roman" w:eastAsia="宋体" w:cs="Times New Roman"/>
            <w:szCs w:val="21"/>
            <w:lang w:val="en-US" w:eastAsia="zh-CN"/>
          </w:rPr>
          <w:t>结合</w:t>
        </w:r>
      </w:ins>
      <w:ins w:id="1837" w:author="1111" w:date="2025-09-05T16:23:48Z">
        <w:r>
          <w:rPr>
            <w:rFonts w:hint="eastAsia" w:ascii="Times New Roman" w:hAnsi="Times New Roman" w:eastAsia="宋体" w:cs="Times New Roman"/>
            <w:szCs w:val="21"/>
            <w:lang w:val="en-US" w:eastAsia="zh-CN"/>
          </w:rPr>
          <w:t>董事</w:t>
        </w:r>
      </w:ins>
      <w:ins w:id="1838" w:author="1111" w:date="2025-09-05T16:23:49Z">
        <w:r>
          <w:rPr>
            <w:rFonts w:hint="eastAsia" w:ascii="Times New Roman" w:hAnsi="Times New Roman" w:eastAsia="宋体" w:cs="Times New Roman"/>
            <w:szCs w:val="21"/>
            <w:lang w:val="en-US" w:eastAsia="zh-CN"/>
          </w:rPr>
          <w:t>在</w:t>
        </w:r>
      </w:ins>
      <w:ins w:id="1839" w:author="1111" w:date="2025-09-05T16:23:50Z">
        <w:r>
          <w:rPr>
            <w:rFonts w:hint="eastAsia" w:ascii="Times New Roman" w:hAnsi="Times New Roman" w:eastAsia="宋体" w:cs="Times New Roman"/>
            <w:szCs w:val="21"/>
            <w:lang w:val="en-US" w:eastAsia="zh-CN"/>
          </w:rPr>
          <w:t>反收购</w:t>
        </w:r>
      </w:ins>
      <w:ins w:id="1840" w:author="1111" w:date="2025-09-05T16:23:56Z">
        <w:r>
          <w:rPr>
            <w:rFonts w:hint="eastAsia" w:ascii="Times New Roman" w:hAnsi="Times New Roman" w:eastAsia="宋体" w:cs="Times New Roman"/>
            <w:szCs w:val="21"/>
            <w:lang w:val="en-US" w:eastAsia="zh-CN"/>
          </w:rPr>
          <w:t>决策中</w:t>
        </w:r>
      </w:ins>
      <w:ins w:id="1841" w:author="1111" w:date="2025-09-05T16:23:57Z">
        <w:r>
          <w:rPr>
            <w:rFonts w:hint="eastAsia" w:ascii="Times New Roman" w:hAnsi="Times New Roman" w:eastAsia="宋体" w:cs="Times New Roman"/>
            <w:szCs w:val="21"/>
            <w:lang w:val="en-US" w:eastAsia="zh-CN"/>
          </w:rPr>
          <w:t>对</w:t>
        </w:r>
      </w:ins>
      <w:ins w:id="1842" w:author="1111" w:date="2025-09-05T16:23:58Z">
        <w:r>
          <w:rPr>
            <w:rFonts w:hint="eastAsia" w:ascii="Times New Roman" w:hAnsi="Times New Roman" w:eastAsia="宋体" w:cs="Times New Roman"/>
            <w:szCs w:val="21"/>
            <w:lang w:val="en-US" w:eastAsia="zh-CN"/>
          </w:rPr>
          <w:t>利益</w:t>
        </w:r>
      </w:ins>
      <w:ins w:id="1843" w:author="1111" w:date="2025-09-05T16:24:02Z">
        <w:r>
          <w:rPr>
            <w:rFonts w:hint="eastAsia" w:ascii="Times New Roman" w:hAnsi="Times New Roman" w:eastAsia="宋体" w:cs="Times New Roman"/>
            <w:szCs w:val="21"/>
            <w:lang w:val="en-US" w:eastAsia="zh-CN"/>
          </w:rPr>
          <w:t>相关者的</w:t>
        </w:r>
      </w:ins>
      <w:ins w:id="1844" w:author="1111" w:date="2025-09-05T16:24:18Z">
        <w:r>
          <w:rPr>
            <w:rFonts w:hint="eastAsia" w:ascii="Times New Roman" w:hAnsi="Times New Roman" w:eastAsia="宋体" w:cs="Times New Roman"/>
            <w:szCs w:val="21"/>
            <w:lang w:val="en-US" w:eastAsia="zh-CN"/>
          </w:rPr>
          <w:t>信</w:t>
        </w:r>
      </w:ins>
      <w:ins w:id="1845" w:author="1111" w:date="2025-09-05T16:24:22Z">
        <w:r>
          <w:rPr>
            <w:rFonts w:hint="eastAsia" w:ascii="Times New Roman" w:hAnsi="Times New Roman" w:eastAsia="宋体" w:cs="Times New Roman"/>
            <w:szCs w:val="21"/>
            <w:lang w:val="en-US" w:eastAsia="zh-CN"/>
          </w:rPr>
          <w:t>义</w:t>
        </w:r>
      </w:ins>
      <w:ins w:id="1846" w:author="1111" w:date="2025-09-05T16:24:27Z">
        <w:r>
          <w:rPr>
            <w:rFonts w:hint="eastAsia" w:ascii="Times New Roman" w:hAnsi="Times New Roman" w:eastAsia="宋体" w:cs="Times New Roman"/>
            <w:szCs w:val="21"/>
            <w:lang w:val="en-US" w:eastAsia="zh-CN"/>
          </w:rPr>
          <w:t>义务</w:t>
        </w:r>
      </w:ins>
      <w:ins w:id="1847" w:author="1111" w:date="2025-09-05T16:30:22Z">
        <w:r>
          <w:rPr>
            <w:rFonts w:hint="eastAsia" w:ascii="Times New Roman" w:hAnsi="Times New Roman" w:eastAsia="宋体" w:cs="Times New Roman"/>
            <w:szCs w:val="21"/>
            <w:lang w:val="en-US" w:eastAsia="zh-CN"/>
          </w:rPr>
          <w:t>可以</w:t>
        </w:r>
      </w:ins>
      <w:ins w:id="1848" w:author="1111" w:date="2025-09-05T16:30:40Z">
        <w:r>
          <w:rPr>
            <w:rFonts w:hint="eastAsia" w:ascii="Times New Roman" w:hAnsi="Times New Roman" w:eastAsia="宋体" w:cs="Times New Roman"/>
            <w:szCs w:val="21"/>
            <w:lang w:val="en-US" w:eastAsia="zh-CN"/>
          </w:rPr>
          <w:t>使</w:t>
        </w:r>
      </w:ins>
      <w:ins w:id="1849" w:author="1111" w:date="2025-09-05T15:18:02Z">
        <w:r>
          <w:rPr>
            <w:rFonts w:hint="eastAsia" w:ascii="Times New Roman" w:hAnsi="Times New Roman" w:eastAsia="宋体" w:cs="Times New Roman"/>
            <w:szCs w:val="21"/>
            <w:lang w:val="en-US" w:eastAsia="zh-CN"/>
          </w:rPr>
          <w:t>主观</w:t>
        </w:r>
      </w:ins>
      <w:ins w:id="1850" w:author="1111" w:date="2025-09-05T15:18:09Z">
        <w:r>
          <w:rPr>
            <w:rFonts w:hint="eastAsia" w:ascii="Times New Roman" w:hAnsi="Times New Roman" w:eastAsia="宋体" w:cs="Times New Roman"/>
            <w:szCs w:val="21"/>
            <w:lang w:val="en-US" w:eastAsia="zh-CN"/>
          </w:rPr>
          <w:t>过错</w:t>
        </w:r>
      </w:ins>
      <w:ins w:id="1851" w:author="1111" w:date="2025-09-05T15:18:12Z">
        <w:r>
          <w:rPr>
            <w:rFonts w:hint="eastAsia" w:ascii="Times New Roman" w:hAnsi="Times New Roman" w:eastAsia="宋体" w:cs="Times New Roman"/>
            <w:szCs w:val="21"/>
            <w:lang w:val="en-US" w:eastAsia="zh-CN"/>
          </w:rPr>
          <w:t>判断</w:t>
        </w:r>
      </w:ins>
      <w:ins w:id="1852" w:author="1111" w:date="2025-09-05T16:29:15Z">
        <w:r>
          <w:rPr>
            <w:rFonts w:hint="eastAsia" w:ascii="Times New Roman" w:hAnsi="Times New Roman" w:eastAsia="宋体" w:cs="Times New Roman"/>
            <w:szCs w:val="21"/>
            <w:lang w:val="en-US" w:eastAsia="zh-CN"/>
          </w:rPr>
          <w:t>标准</w:t>
        </w:r>
      </w:ins>
      <w:ins w:id="1853" w:author="1111" w:date="2025-09-05T15:19:12Z">
        <w:r>
          <w:rPr>
            <w:rFonts w:hint="eastAsia" w:ascii="Times New Roman" w:hAnsi="Times New Roman" w:eastAsia="宋体" w:cs="Times New Roman"/>
            <w:szCs w:val="21"/>
            <w:lang w:val="en-US" w:eastAsia="zh-CN"/>
          </w:rPr>
          <w:t>客观化</w:t>
        </w:r>
      </w:ins>
      <w:ins w:id="1854" w:author="1111" w:date="2025-09-05T15:24:35Z">
        <w:r>
          <w:rPr>
            <w:rFonts w:hint="eastAsia" w:ascii="Times New Roman" w:hAnsi="Times New Roman" w:eastAsia="宋体" w:cs="Times New Roman"/>
            <w:szCs w:val="21"/>
            <w:lang w:val="en-US" w:eastAsia="zh-CN"/>
          </w:rPr>
          <w:t>，</w:t>
        </w:r>
      </w:ins>
      <w:ins w:id="1855" w:author="1111" w:date="2025-09-05T15:27:01Z">
        <w:r>
          <w:rPr>
            <w:rFonts w:hint="eastAsia" w:ascii="Times New Roman" w:hAnsi="Times New Roman" w:eastAsia="宋体" w:cs="Times New Roman"/>
            <w:szCs w:val="21"/>
            <w:lang w:val="en-US" w:eastAsia="zh-CN"/>
          </w:rPr>
          <w:t>那些以</w:t>
        </w:r>
      </w:ins>
      <w:ins w:id="1856" w:author="1111" w:date="2025-09-05T16:14:42Z">
        <w:r>
          <w:rPr>
            <w:rFonts w:hint="eastAsia" w:ascii="Times New Roman" w:hAnsi="Times New Roman" w:eastAsia="宋体" w:cs="Times New Roman"/>
            <w:szCs w:val="21"/>
            <w:lang w:val="en-US" w:eastAsia="zh-CN"/>
          </w:rPr>
          <w:t>损害</w:t>
        </w:r>
      </w:ins>
      <w:ins w:id="1857" w:author="1111" w:date="2025-09-05T15:27:01Z">
        <w:r>
          <w:rPr>
            <w:rFonts w:hint="eastAsia" w:ascii="Times New Roman" w:hAnsi="Times New Roman" w:eastAsia="宋体" w:cs="Times New Roman"/>
            <w:szCs w:val="21"/>
            <w:lang w:val="en-US" w:eastAsia="zh-CN"/>
          </w:rPr>
          <w:t>利益相关者利益为代价</w:t>
        </w:r>
      </w:ins>
      <w:ins w:id="1858" w:author="1111" w:date="2025-09-05T15:27:29Z">
        <w:r>
          <w:rPr>
            <w:rFonts w:hint="eastAsia" w:ascii="Times New Roman" w:hAnsi="Times New Roman" w:eastAsia="宋体" w:cs="Times New Roman"/>
            <w:szCs w:val="21"/>
            <w:lang w:val="en-US" w:eastAsia="zh-CN"/>
          </w:rPr>
          <w:t>谋求</w:t>
        </w:r>
      </w:ins>
      <w:ins w:id="1859" w:author="1111" w:date="2025-09-05T15:27:30Z">
        <w:r>
          <w:rPr>
            <w:rFonts w:hint="eastAsia" w:ascii="Times New Roman" w:hAnsi="Times New Roman" w:eastAsia="宋体" w:cs="Times New Roman"/>
            <w:szCs w:val="21"/>
            <w:lang w:val="en-US" w:eastAsia="zh-CN"/>
          </w:rPr>
          <w:t>自身</w:t>
        </w:r>
      </w:ins>
      <w:ins w:id="1860" w:author="1111" w:date="2025-09-05T15:27:01Z">
        <w:r>
          <w:rPr>
            <w:rFonts w:hint="eastAsia" w:ascii="Times New Roman" w:hAnsi="Times New Roman" w:eastAsia="宋体" w:cs="Times New Roman"/>
            <w:szCs w:val="21"/>
            <w:lang w:val="en-US" w:eastAsia="zh-CN"/>
          </w:rPr>
          <w:t>不当利益的违反忠实义务</w:t>
        </w:r>
      </w:ins>
      <w:ins w:id="1861" w:author="1111" w:date="2025-09-05T15:41:05Z">
        <w:r>
          <w:rPr>
            <w:rFonts w:hint="eastAsia" w:ascii="Times New Roman" w:hAnsi="Times New Roman" w:eastAsia="宋体" w:cs="Times New Roman"/>
            <w:szCs w:val="21"/>
            <w:lang w:val="en-US" w:eastAsia="zh-CN"/>
          </w:rPr>
          <w:t>的</w:t>
        </w:r>
      </w:ins>
      <w:ins w:id="1862" w:author="1111" w:date="2025-09-05T15:41:06Z">
        <w:r>
          <w:rPr>
            <w:rFonts w:hint="eastAsia" w:ascii="Times New Roman" w:hAnsi="Times New Roman" w:eastAsia="宋体" w:cs="Times New Roman"/>
            <w:szCs w:val="21"/>
            <w:lang w:val="en-US" w:eastAsia="zh-CN"/>
          </w:rPr>
          <w:t>行为</w:t>
        </w:r>
      </w:ins>
      <w:ins w:id="1863" w:author="1111" w:date="2025-09-05T16:32:19Z">
        <w:r>
          <w:rPr>
            <w:rFonts w:hint="eastAsia" w:ascii="Times New Roman" w:hAnsi="Times New Roman" w:eastAsia="宋体" w:cs="Times New Roman"/>
            <w:szCs w:val="21"/>
            <w:lang w:val="en-US" w:eastAsia="zh-CN"/>
          </w:rPr>
          <w:t>、</w:t>
        </w:r>
      </w:ins>
      <w:ins w:id="1864" w:author="1111" w:date="2025-09-05T16:21:19Z">
        <w:r>
          <w:rPr>
            <w:rFonts w:hint="eastAsia" w:ascii="Times New Roman" w:hAnsi="Times New Roman" w:eastAsia="宋体" w:cs="Times New Roman"/>
            <w:szCs w:val="21"/>
            <w:lang w:val="en-US" w:eastAsia="zh-CN"/>
          </w:rPr>
          <w:t>在管理层</w:t>
        </w:r>
      </w:ins>
      <w:ins w:id="1865" w:author="1111" w:date="2025-09-05T16:21:20Z">
        <w:r>
          <w:rPr>
            <w:rFonts w:hint="eastAsia" w:ascii="Times New Roman" w:hAnsi="Times New Roman" w:eastAsia="宋体" w:cs="Times New Roman"/>
            <w:szCs w:val="21"/>
            <w:lang w:val="en-US" w:eastAsia="zh-CN"/>
          </w:rPr>
          <w:t>收购</w:t>
        </w:r>
      </w:ins>
      <w:ins w:id="1866" w:author="1111" w:date="2025-09-05T16:21:21Z">
        <w:r>
          <w:rPr>
            <w:rFonts w:hint="eastAsia" w:ascii="Times New Roman" w:hAnsi="Times New Roman" w:eastAsia="宋体" w:cs="Times New Roman"/>
            <w:szCs w:val="21"/>
            <w:lang w:val="en-US" w:eastAsia="zh-CN"/>
          </w:rPr>
          <w:t>中</w:t>
        </w:r>
      </w:ins>
      <w:ins w:id="1867" w:author="1111" w:date="2025-09-05T16:21:35Z">
        <w:r>
          <w:rPr>
            <w:rFonts w:hint="eastAsia" w:ascii="Times New Roman" w:hAnsi="Times New Roman" w:eastAsia="宋体" w:cs="Times New Roman"/>
            <w:szCs w:val="21"/>
            <w:lang w:val="en-US" w:eastAsia="zh-CN"/>
          </w:rPr>
          <w:t>故意</w:t>
        </w:r>
      </w:ins>
      <w:ins w:id="1868" w:author="1111" w:date="2025-09-05T16:21:41Z">
        <w:r>
          <w:rPr>
            <w:rFonts w:hint="eastAsia" w:ascii="Times New Roman" w:hAnsi="Times New Roman" w:eastAsia="宋体" w:cs="Times New Roman"/>
            <w:szCs w:val="21"/>
            <w:lang w:val="en-US" w:eastAsia="zh-CN"/>
          </w:rPr>
          <w:t>做低股价</w:t>
        </w:r>
      </w:ins>
      <w:ins w:id="1869" w:author="1111" w:date="2025-09-05T16:22:13Z">
        <w:r>
          <w:rPr>
            <w:rFonts w:hint="eastAsia" w:ascii="Times New Roman" w:hAnsi="Times New Roman" w:eastAsia="宋体" w:cs="Times New Roman"/>
            <w:szCs w:val="21"/>
            <w:lang w:val="en-US" w:eastAsia="zh-CN"/>
          </w:rPr>
          <w:t>以及</w:t>
        </w:r>
      </w:ins>
      <w:ins w:id="1870" w:author="1111" w:date="2025-09-05T16:22:15Z">
        <w:r>
          <w:rPr>
            <w:rFonts w:hint="eastAsia" w:ascii="Times New Roman" w:hAnsi="Times New Roman" w:eastAsia="宋体" w:cs="Times New Roman"/>
            <w:szCs w:val="21"/>
            <w:lang w:val="en-US" w:eastAsia="zh-CN"/>
          </w:rPr>
          <w:t>欺诈</w:t>
        </w:r>
      </w:ins>
      <w:ins w:id="1871" w:author="1111" w:date="2025-09-05T16:22:16Z">
        <w:r>
          <w:rPr>
            <w:rFonts w:hint="eastAsia" w:ascii="Times New Roman" w:hAnsi="Times New Roman" w:eastAsia="宋体" w:cs="Times New Roman"/>
            <w:szCs w:val="21"/>
            <w:lang w:val="en-US" w:eastAsia="zh-CN"/>
          </w:rPr>
          <w:t>股东的</w:t>
        </w:r>
      </w:ins>
      <w:ins w:id="1872" w:author="1111" w:date="2025-09-05T16:22:17Z">
        <w:r>
          <w:rPr>
            <w:rFonts w:hint="eastAsia" w:ascii="Times New Roman" w:hAnsi="Times New Roman" w:eastAsia="宋体" w:cs="Times New Roman"/>
            <w:szCs w:val="21"/>
            <w:lang w:val="en-US" w:eastAsia="zh-CN"/>
          </w:rPr>
          <w:t>行为</w:t>
        </w:r>
      </w:ins>
      <w:ins w:id="1873" w:author="1111" w:date="2025-09-05T16:32:08Z">
        <w:r>
          <w:rPr>
            <w:rFonts w:hint="eastAsia" w:ascii="Times New Roman" w:hAnsi="Times New Roman" w:eastAsia="宋体" w:cs="Times New Roman"/>
            <w:szCs w:val="21"/>
            <w:lang w:val="en-US" w:eastAsia="zh-CN"/>
          </w:rPr>
          <w:t>、</w:t>
        </w:r>
      </w:ins>
      <w:ins w:id="1874" w:author="1111" w:date="2025-09-05T16:10:38Z">
        <w:r>
          <w:rPr>
            <w:rFonts w:hint="eastAsia" w:ascii="Times New Roman" w:hAnsi="Times New Roman" w:eastAsia="宋体" w:cs="Times New Roman"/>
            <w:szCs w:val="21"/>
            <w:lang w:val="en-US" w:eastAsia="zh-CN"/>
          </w:rPr>
          <w:t>在董事</w:t>
        </w:r>
      </w:ins>
      <w:ins w:id="1875" w:author="1111" w:date="2025-09-05T16:10:39Z">
        <w:r>
          <w:rPr>
            <w:rFonts w:hint="eastAsia" w:ascii="Times New Roman" w:hAnsi="Times New Roman" w:eastAsia="宋体" w:cs="Times New Roman"/>
            <w:szCs w:val="21"/>
            <w:lang w:val="en-US" w:eastAsia="zh-CN"/>
          </w:rPr>
          <w:t>明知</w:t>
        </w:r>
      </w:ins>
      <w:ins w:id="1876" w:author="1111" w:date="2025-09-05T16:10:42Z">
        <w:r>
          <w:rPr>
            <w:rFonts w:hint="eastAsia" w:ascii="Times New Roman" w:hAnsi="Times New Roman" w:eastAsia="宋体" w:cs="Times New Roman"/>
            <w:szCs w:val="21"/>
            <w:lang w:val="en-US" w:eastAsia="zh-CN"/>
          </w:rPr>
          <w:t>收购方</w:t>
        </w:r>
      </w:ins>
      <w:ins w:id="1877" w:author="1111" w:date="2025-09-05T16:12:17Z">
        <w:r>
          <w:rPr>
            <w:rFonts w:hint="eastAsia" w:ascii="Times New Roman" w:hAnsi="Times New Roman" w:eastAsia="宋体" w:cs="Times New Roman"/>
            <w:szCs w:val="21"/>
            <w:lang w:val="en-US" w:eastAsia="zh-CN"/>
          </w:rPr>
          <w:t>收购后</w:t>
        </w:r>
      </w:ins>
      <w:ins w:id="1878" w:author="1111" w:date="2025-09-05T16:12:18Z">
        <w:r>
          <w:rPr>
            <w:rFonts w:hint="eastAsia" w:ascii="Times New Roman" w:hAnsi="Times New Roman" w:eastAsia="宋体" w:cs="Times New Roman"/>
            <w:szCs w:val="21"/>
            <w:lang w:val="en-US" w:eastAsia="zh-CN"/>
          </w:rPr>
          <w:t>将</w:t>
        </w:r>
      </w:ins>
      <w:ins w:id="1879" w:author="1111" w:date="2025-09-05T16:12:22Z">
        <w:r>
          <w:rPr>
            <w:rFonts w:hint="eastAsia" w:ascii="Times New Roman" w:hAnsi="Times New Roman" w:eastAsia="宋体" w:cs="Times New Roman"/>
            <w:szCs w:val="21"/>
            <w:lang w:val="en-US" w:eastAsia="zh-CN"/>
          </w:rPr>
          <w:t>进行</w:t>
        </w:r>
      </w:ins>
      <w:ins w:id="1880" w:author="1111" w:date="2025-09-05T16:12:38Z">
        <w:r>
          <w:rPr>
            <w:rFonts w:hint="eastAsia" w:ascii="Times New Roman" w:hAnsi="Times New Roman" w:eastAsia="宋体" w:cs="Times New Roman"/>
            <w:szCs w:val="21"/>
            <w:lang w:val="en-US" w:eastAsia="zh-CN"/>
          </w:rPr>
          <w:t>不当损害</w:t>
        </w:r>
      </w:ins>
      <w:ins w:id="1881" w:author="1111" w:date="2025-09-05T16:12:39Z">
        <w:r>
          <w:rPr>
            <w:rFonts w:hint="eastAsia" w:ascii="Times New Roman" w:hAnsi="Times New Roman" w:eastAsia="宋体" w:cs="Times New Roman"/>
            <w:szCs w:val="21"/>
            <w:lang w:val="en-US" w:eastAsia="zh-CN"/>
          </w:rPr>
          <w:t>利益</w:t>
        </w:r>
      </w:ins>
      <w:ins w:id="1882" w:author="1111" w:date="2025-09-05T16:12:40Z">
        <w:r>
          <w:rPr>
            <w:rFonts w:hint="eastAsia" w:ascii="Times New Roman" w:hAnsi="Times New Roman" w:eastAsia="宋体" w:cs="Times New Roman"/>
            <w:szCs w:val="21"/>
            <w:lang w:val="en-US" w:eastAsia="zh-CN"/>
          </w:rPr>
          <w:t>相关者</w:t>
        </w:r>
      </w:ins>
      <w:ins w:id="1883" w:author="1111" w:date="2025-09-05T16:12:51Z">
        <w:r>
          <w:rPr>
            <w:rFonts w:hint="eastAsia" w:ascii="Times New Roman" w:hAnsi="Times New Roman" w:eastAsia="宋体" w:cs="Times New Roman"/>
            <w:szCs w:val="21"/>
            <w:lang w:val="en-US" w:eastAsia="zh-CN"/>
          </w:rPr>
          <w:t>乃至</w:t>
        </w:r>
      </w:ins>
      <w:ins w:id="1884" w:author="1111" w:date="2025-09-05T16:12:53Z">
        <w:r>
          <w:rPr>
            <w:rFonts w:hint="eastAsia" w:ascii="Times New Roman" w:hAnsi="Times New Roman" w:eastAsia="宋体" w:cs="Times New Roman"/>
            <w:szCs w:val="21"/>
            <w:lang w:val="en-US" w:eastAsia="zh-CN"/>
          </w:rPr>
          <w:t>公共</w:t>
        </w:r>
      </w:ins>
      <w:ins w:id="1885" w:author="1111" w:date="2025-09-05T16:12:57Z">
        <w:r>
          <w:rPr>
            <w:rFonts w:hint="eastAsia" w:ascii="Times New Roman" w:hAnsi="Times New Roman" w:eastAsia="宋体" w:cs="Times New Roman"/>
            <w:szCs w:val="21"/>
            <w:lang w:val="en-US" w:eastAsia="zh-CN"/>
          </w:rPr>
          <w:t>利益</w:t>
        </w:r>
      </w:ins>
      <w:ins w:id="1886" w:author="1111" w:date="2025-09-05T16:31:11Z">
        <w:r>
          <w:rPr>
            <w:rFonts w:hint="eastAsia" w:ascii="Times New Roman" w:hAnsi="Times New Roman" w:eastAsia="宋体" w:cs="Times New Roman"/>
            <w:szCs w:val="21"/>
            <w:lang w:val="en-US" w:eastAsia="zh-CN"/>
          </w:rPr>
          <w:t>的行为</w:t>
        </w:r>
      </w:ins>
      <w:ins w:id="1887" w:author="1111" w:date="2025-09-05T16:13:03Z">
        <w:r>
          <w:rPr>
            <w:rFonts w:hint="eastAsia" w:ascii="Times New Roman" w:hAnsi="Times New Roman" w:eastAsia="宋体" w:cs="Times New Roman"/>
            <w:szCs w:val="21"/>
            <w:lang w:val="en-US" w:eastAsia="zh-CN"/>
          </w:rPr>
          <w:t>却</w:t>
        </w:r>
      </w:ins>
      <w:ins w:id="1888" w:author="1111" w:date="2025-09-05T16:13:11Z">
        <w:r>
          <w:rPr>
            <w:rFonts w:hint="eastAsia" w:ascii="Times New Roman" w:hAnsi="Times New Roman" w:eastAsia="宋体" w:cs="Times New Roman"/>
            <w:szCs w:val="21"/>
            <w:lang w:val="en-US" w:eastAsia="zh-CN"/>
          </w:rPr>
          <w:t>并未</w:t>
        </w:r>
      </w:ins>
      <w:ins w:id="1889" w:author="1111" w:date="2025-09-05T16:13:12Z">
        <w:r>
          <w:rPr>
            <w:rFonts w:hint="eastAsia" w:ascii="Times New Roman" w:hAnsi="Times New Roman" w:eastAsia="宋体" w:cs="Times New Roman"/>
            <w:szCs w:val="21"/>
            <w:lang w:val="en-US" w:eastAsia="zh-CN"/>
          </w:rPr>
          <w:t>采取</w:t>
        </w:r>
      </w:ins>
      <w:ins w:id="1890" w:author="1111" w:date="2025-09-05T16:13:16Z">
        <w:r>
          <w:rPr>
            <w:rFonts w:hint="eastAsia" w:ascii="Times New Roman" w:hAnsi="Times New Roman" w:eastAsia="宋体" w:cs="Times New Roman"/>
            <w:szCs w:val="21"/>
            <w:lang w:val="en-US" w:eastAsia="zh-CN"/>
          </w:rPr>
          <w:t>反收购措施</w:t>
        </w:r>
      </w:ins>
      <w:ins w:id="1891" w:author="1111" w:date="2025-09-05T16:17:47Z">
        <w:r>
          <w:rPr>
            <w:rFonts w:hint="eastAsia" w:ascii="Times New Roman" w:hAnsi="Times New Roman" w:eastAsia="宋体" w:cs="Times New Roman"/>
            <w:szCs w:val="21"/>
            <w:lang w:val="en-US" w:eastAsia="zh-CN"/>
          </w:rPr>
          <w:t>加以</w:t>
        </w:r>
      </w:ins>
      <w:ins w:id="1892" w:author="1111" w:date="2025-09-05T16:17:48Z">
        <w:r>
          <w:rPr>
            <w:rFonts w:hint="eastAsia" w:ascii="Times New Roman" w:hAnsi="Times New Roman" w:eastAsia="宋体" w:cs="Times New Roman"/>
            <w:szCs w:val="21"/>
            <w:lang w:val="en-US" w:eastAsia="zh-CN"/>
          </w:rPr>
          <w:t>制止</w:t>
        </w:r>
      </w:ins>
      <w:ins w:id="1893" w:author="1111" w:date="2025-09-05T16:32:58Z">
        <w:r>
          <w:rPr>
            <w:rFonts w:hint="eastAsia" w:ascii="Times New Roman" w:hAnsi="Times New Roman" w:eastAsia="宋体" w:cs="Times New Roman"/>
            <w:szCs w:val="21"/>
            <w:lang w:val="en-US" w:eastAsia="zh-CN"/>
          </w:rPr>
          <w:t>、</w:t>
        </w:r>
      </w:ins>
      <w:ins w:id="1894" w:author="1111" w:date="2025-09-05T16:18:36Z">
        <w:r>
          <w:rPr>
            <w:rFonts w:hint="eastAsia" w:ascii="Times New Roman" w:hAnsi="Times New Roman" w:eastAsia="宋体" w:cs="Times New Roman"/>
            <w:szCs w:val="21"/>
            <w:lang w:val="en-US" w:eastAsia="zh-CN"/>
          </w:rPr>
          <w:t>在收购</w:t>
        </w:r>
      </w:ins>
      <w:ins w:id="1895" w:author="1111" w:date="2025-09-05T16:18:41Z">
        <w:r>
          <w:rPr>
            <w:rFonts w:hint="eastAsia" w:ascii="Times New Roman" w:hAnsi="Times New Roman" w:eastAsia="宋体" w:cs="Times New Roman"/>
            <w:szCs w:val="21"/>
            <w:lang w:val="en-US" w:eastAsia="zh-CN"/>
          </w:rPr>
          <w:t>过程中</w:t>
        </w:r>
      </w:ins>
      <w:ins w:id="1896" w:author="1111" w:date="2025-09-05T16:18:48Z">
        <w:r>
          <w:rPr>
            <w:rFonts w:hint="eastAsia" w:ascii="Times New Roman" w:hAnsi="Times New Roman" w:eastAsia="宋体" w:cs="Times New Roman"/>
            <w:szCs w:val="21"/>
            <w:lang w:val="en-US" w:eastAsia="zh-CN"/>
          </w:rPr>
          <w:t>绝对</w:t>
        </w:r>
      </w:ins>
      <w:ins w:id="1897" w:author="1111" w:date="2025-09-05T16:18:49Z">
        <w:r>
          <w:rPr>
            <w:rFonts w:hint="eastAsia" w:ascii="Times New Roman" w:hAnsi="Times New Roman" w:eastAsia="宋体" w:cs="Times New Roman"/>
            <w:szCs w:val="21"/>
            <w:lang w:val="en-US" w:eastAsia="zh-CN"/>
          </w:rPr>
          <w:t>排除</w:t>
        </w:r>
      </w:ins>
      <w:ins w:id="1898" w:author="1111" w:date="2025-09-05T16:18:50Z">
        <w:r>
          <w:rPr>
            <w:rFonts w:hint="eastAsia" w:ascii="Times New Roman" w:hAnsi="Times New Roman" w:eastAsia="宋体" w:cs="Times New Roman"/>
            <w:szCs w:val="21"/>
            <w:lang w:val="en-US" w:eastAsia="zh-CN"/>
          </w:rPr>
          <w:t>收购</w:t>
        </w:r>
      </w:ins>
      <w:ins w:id="1899" w:author="1111" w:date="2025-09-05T16:19:44Z">
        <w:r>
          <w:rPr>
            <w:rFonts w:hint="eastAsia" w:ascii="Times New Roman" w:hAnsi="Times New Roman" w:eastAsia="宋体" w:cs="Times New Roman"/>
            <w:szCs w:val="21"/>
            <w:lang w:val="en-US" w:eastAsia="zh-CN"/>
          </w:rPr>
          <w:t>以及</w:t>
        </w:r>
      </w:ins>
      <w:ins w:id="1900" w:author="1111" w:date="2025-09-05T16:19:51Z">
        <w:r>
          <w:rPr>
            <w:rFonts w:hint="eastAsia" w:ascii="Times New Roman" w:hAnsi="Times New Roman" w:eastAsia="宋体" w:cs="Times New Roman"/>
            <w:szCs w:val="21"/>
            <w:lang w:val="en-US" w:eastAsia="zh-CN"/>
          </w:rPr>
          <w:t>妨碍公平的</w:t>
        </w:r>
      </w:ins>
      <w:ins w:id="1901" w:author="1111" w:date="2025-09-05T16:19:52Z">
        <w:r>
          <w:rPr>
            <w:rFonts w:hint="eastAsia" w:ascii="Times New Roman" w:hAnsi="Times New Roman" w:eastAsia="宋体" w:cs="Times New Roman"/>
            <w:szCs w:val="21"/>
            <w:lang w:val="en-US" w:eastAsia="zh-CN"/>
          </w:rPr>
          <w:t>收购</w:t>
        </w:r>
      </w:ins>
      <w:ins w:id="1902" w:author="1111" w:date="2025-09-05T16:19:53Z">
        <w:r>
          <w:rPr>
            <w:rFonts w:hint="eastAsia" w:ascii="Times New Roman" w:hAnsi="Times New Roman" w:eastAsia="宋体" w:cs="Times New Roman"/>
            <w:szCs w:val="21"/>
            <w:lang w:val="en-US" w:eastAsia="zh-CN"/>
          </w:rPr>
          <w:t>竞争</w:t>
        </w:r>
      </w:ins>
      <w:ins w:id="1903" w:author="1111" w:date="2025-09-05T16:33:14Z">
        <w:r>
          <w:rPr>
            <w:rFonts w:hint="eastAsia" w:ascii="Times New Roman" w:hAnsi="Times New Roman" w:eastAsia="宋体" w:cs="Times New Roman"/>
            <w:szCs w:val="21"/>
            <w:lang w:val="en-US" w:eastAsia="zh-CN"/>
          </w:rPr>
          <w:t>的</w:t>
        </w:r>
      </w:ins>
      <w:ins w:id="1904" w:author="1111" w:date="2025-09-05T16:31:57Z">
        <w:r>
          <w:rPr>
            <w:rFonts w:hint="eastAsia" w:ascii="Times New Roman" w:hAnsi="Times New Roman" w:eastAsia="宋体" w:cs="Times New Roman"/>
            <w:szCs w:val="21"/>
            <w:lang w:val="en-US" w:eastAsia="zh-CN"/>
          </w:rPr>
          <w:t>行为</w:t>
        </w:r>
      </w:ins>
      <w:ins w:id="1905" w:author="1111" w:date="2025-09-05T18:38:37Z">
        <w:r>
          <w:rPr>
            <w:rFonts w:hint="eastAsia" w:ascii="Times New Roman" w:hAnsi="Times New Roman" w:eastAsia="宋体" w:cs="Times New Roman"/>
            <w:szCs w:val="21"/>
            <w:lang w:val="en-US" w:eastAsia="zh-CN"/>
          </w:rPr>
          <w:t>等等</w:t>
        </w:r>
      </w:ins>
      <w:ins w:id="1906" w:author="1111" w:date="2025-09-05T16:33:18Z">
        <w:r>
          <w:rPr>
            <w:rFonts w:hint="eastAsia" w:ascii="Times New Roman" w:hAnsi="Times New Roman" w:eastAsia="宋体" w:cs="Times New Roman"/>
            <w:szCs w:val="21"/>
            <w:lang w:val="en-US" w:eastAsia="zh-CN"/>
          </w:rPr>
          <w:t>则均属</w:t>
        </w:r>
      </w:ins>
      <w:ins w:id="1907" w:author="1111" w:date="2025-09-05T16:33:21Z">
        <w:r>
          <w:rPr>
            <w:rFonts w:hint="eastAsia" w:ascii="Times New Roman" w:hAnsi="Times New Roman" w:eastAsia="宋体" w:cs="Times New Roman"/>
            <w:szCs w:val="21"/>
            <w:lang w:val="en-US" w:eastAsia="zh-CN"/>
          </w:rPr>
          <w:t>决策</w:t>
        </w:r>
      </w:ins>
      <w:ins w:id="1908" w:author="1111" w:date="2025-09-05T16:33:24Z">
        <w:r>
          <w:rPr>
            <w:rFonts w:hint="eastAsia" w:ascii="Times New Roman" w:hAnsi="Times New Roman" w:eastAsia="宋体" w:cs="Times New Roman"/>
            <w:szCs w:val="21"/>
            <w:lang w:val="en-US" w:eastAsia="zh-CN"/>
          </w:rPr>
          <w:t>过错</w:t>
        </w:r>
      </w:ins>
      <w:ins w:id="1909" w:author="1111" w:date="2025-09-05T16:09:03Z">
        <w:r>
          <w:rPr>
            <w:rFonts w:hint="eastAsia" w:ascii="Times New Roman" w:hAnsi="Times New Roman" w:eastAsia="宋体" w:cs="Times New Roman"/>
            <w:szCs w:val="21"/>
            <w:lang w:val="en-US" w:eastAsia="zh-CN"/>
          </w:rPr>
          <w:t>；</w:t>
        </w:r>
      </w:ins>
      <w:ins w:id="1910" w:author="1111" w:date="2025-09-05T15:29:05Z">
        <w:r>
          <w:rPr>
            <w:rFonts w:hint="eastAsia" w:ascii="Times New Roman" w:hAnsi="Times New Roman" w:eastAsia="宋体" w:cs="Times New Roman"/>
            <w:szCs w:val="21"/>
            <w:lang w:val="en-US" w:eastAsia="zh-CN"/>
          </w:rPr>
          <w:t>而</w:t>
        </w:r>
      </w:ins>
      <w:ins w:id="1911" w:author="1111" w:date="2025-09-05T15:33:32Z">
        <w:r>
          <w:rPr>
            <w:rFonts w:hint="default" w:ascii="Times New Roman" w:hAnsi="Times New Roman" w:eastAsia="宋体" w:cs="Times New Roman"/>
            <w:szCs w:val="21"/>
            <w:lang w:val="en-US" w:eastAsia="zh-CN"/>
          </w:rPr>
          <w:t>重大过失的判定须结合</w:t>
        </w:r>
      </w:ins>
      <w:ins w:id="1912" w:author="1111" w:date="2025-09-05T15:33:39Z">
        <w:r>
          <w:rPr>
            <w:rFonts w:hint="eastAsia" w:ascii="Times New Roman" w:hAnsi="Times New Roman" w:eastAsia="宋体" w:cs="Times New Roman"/>
            <w:szCs w:val="21"/>
            <w:lang w:val="en-US" w:eastAsia="zh-CN"/>
          </w:rPr>
          <w:t>董事</w:t>
        </w:r>
      </w:ins>
      <w:ins w:id="1913" w:author="1111" w:date="2025-09-05T15:35:19Z">
        <w:r>
          <w:rPr>
            <w:rFonts w:hint="eastAsia" w:ascii="Times New Roman" w:hAnsi="Times New Roman" w:eastAsia="宋体" w:cs="Times New Roman"/>
            <w:szCs w:val="21"/>
            <w:lang w:val="en-US" w:eastAsia="zh-CN"/>
          </w:rPr>
          <w:t>具体</w:t>
        </w:r>
      </w:ins>
      <w:ins w:id="1914" w:author="1111" w:date="2025-09-05T15:33:40Z">
        <w:r>
          <w:rPr>
            <w:rFonts w:hint="eastAsia" w:ascii="Times New Roman" w:hAnsi="Times New Roman" w:eastAsia="宋体" w:cs="Times New Roman"/>
            <w:szCs w:val="21"/>
            <w:lang w:val="en-US" w:eastAsia="zh-CN"/>
          </w:rPr>
          <w:t>决策</w:t>
        </w:r>
      </w:ins>
      <w:ins w:id="1915" w:author="1111" w:date="2025-09-05T15:33:44Z">
        <w:r>
          <w:rPr>
            <w:rFonts w:hint="eastAsia" w:ascii="Times New Roman" w:hAnsi="Times New Roman" w:eastAsia="宋体" w:cs="Times New Roman"/>
            <w:szCs w:val="21"/>
            <w:lang w:val="en-US" w:eastAsia="zh-CN"/>
          </w:rPr>
          <w:t>场景</w:t>
        </w:r>
      </w:ins>
      <w:ins w:id="1916" w:author="1111" w:date="2025-09-05T15:33:45Z">
        <w:r>
          <w:rPr>
            <w:rFonts w:hint="eastAsia" w:ascii="Times New Roman" w:hAnsi="Times New Roman" w:eastAsia="宋体" w:cs="Times New Roman"/>
            <w:szCs w:val="21"/>
            <w:lang w:val="en-US" w:eastAsia="zh-CN"/>
          </w:rPr>
          <w:t>下</w:t>
        </w:r>
      </w:ins>
      <w:ins w:id="1917" w:author="1111" w:date="2025-09-05T15:33:32Z">
        <w:r>
          <w:rPr>
            <w:rFonts w:hint="default" w:ascii="Times New Roman" w:hAnsi="Times New Roman" w:eastAsia="宋体" w:cs="Times New Roman"/>
            <w:szCs w:val="21"/>
            <w:lang w:val="en-US" w:eastAsia="zh-CN"/>
          </w:rPr>
          <w:t>对</w:t>
        </w:r>
      </w:ins>
      <w:ins w:id="1918" w:author="1111" w:date="2025-09-05T15:37:15Z">
        <w:r>
          <w:rPr>
            <w:rFonts w:hint="eastAsia" w:ascii="Times New Roman" w:hAnsi="Times New Roman" w:eastAsia="宋体" w:cs="Times New Roman"/>
            <w:szCs w:val="21"/>
            <w:lang w:val="en-US" w:eastAsia="zh-CN"/>
          </w:rPr>
          <w:t>利益</w:t>
        </w:r>
      </w:ins>
      <w:ins w:id="1919" w:author="1111" w:date="2025-09-05T15:37:18Z">
        <w:r>
          <w:rPr>
            <w:rFonts w:hint="eastAsia" w:ascii="Times New Roman" w:hAnsi="Times New Roman" w:eastAsia="宋体" w:cs="Times New Roman"/>
            <w:szCs w:val="21"/>
            <w:lang w:val="en-US" w:eastAsia="zh-CN"/>
          </w:rPr>
          <w:t>相关者</w:t>
        </w:r>
      </w:ins>
      <w:ins w:id="1920" w:author="1111" w:date="2025-09-05T15:37:24Z">
        <w:r>
          <w:rPr>
            <w:rFonts w:hint="eastAsia" w:ascii="Times New Roman" w:hAnsi="Times New Roman" w:eastAsia="宋体" w:cs="Times New Roman"/>
            <w:szCs w:val="21"/>
            <w:lang w:val="en-US" w:eastAsia="zh-CN"/>
          </w:rPr>
          <w:t>遭受损</w:t>
        </w:r>
      </w:ins>
      <w:ins w:id="1921" w:author="1111" w:date="2025-09-05T15:37:27Z">
        <w:r>
          <w:rPr>
            <w:rFonts w:hint="eastAsia" w:ascii="Times New Roman" w:hAnsi="Times New Roman" w:eastAsia="宋体" w:cs="Times New Roman"/>
            <w:szCs w:val="21"/>
            <w:lang w:val="en-US" w:eastAsia="zh-CN"/>
          </w:rPr>
          <w:t>害</w:t>
        </w:r>
      </w:ins>
      <w:ins w:id="1922" w:author="1111" w:date="2025-09-05T15:33:32Z">
        <w:r>
          <w:rPr>
            <w:rFonts w:hint="default" w:ascii="Times New Roman" w:hAnsi="Times New Roman" w:eastAsia="宋体" w:cs="Times New Roman"/>
            <w:szCs w:val="21"/>
            <w:lang w:val="en-US" w:eastAsia="zh-CN"/>
          </w:rPr>
          <w:t>发生可能性的认知、损害后果发生的盖然性以及严重性等要素综合判定。</w:t>
        </w:r>
      </w:ins>
      <w:ins w:id="1923" w:author="1111" w:date="2025-09-05T15:35:36Z">
        <w:r>
          <w:rPr>
            <w:rFonts w:hint="eastAsia" w:ascii="Times New Roman" w:hAnsi="Times New Roman" w:eastAsia="宋体" w:cs="Times New Roman"/>
            <w:szCs w:val="21"/>
            <w:lang w:val="en-US" w:eastAsia="zh-CN"/>
          </w:rPr>
          <w:t>上文对注意义务内涵的阐述虽为董事提供了一定考量标准，但</w:t>
        </w:r>
      </w:ins>
      <w:ins w:id="1924" w:author="1111" w:date="2025-09-05T15:30:09Z">
        <w:r>
          <w:rPr>
            <w:rFonts w:hint="eastAsia" w:ascii="Times New Roman" w:hAnsi="Times New Roman" w:eastAsia="宋体" w:cs="Times New Roman"/>
            <w:szCs w:val="21"/>
            <w:lang w:val="en-US" w:eastAsia="zh-CN"/>
          </w:rPr>
          <w:t>公司收购过程中的商业决策本身就是一个高度复杂的过程，不能苛求董事在保证公司利益最大化的情况下合理地平衡全部利益相关者利益。</w:t>
        </w:r>
      </w:ins>
      <w:ins w:id="1925" w:author="1111" w:date="2025-09-05T15:43:41Z">
        <w:r>
          <w:rPr>
            <w:rFonts w:hint="eastAsia" w:ascii="Times New Roman" w:hAnsi="Times New Roman" w:eastAsia="宋体" w:cs="Times New Roman"/>
            <w:szCs w:val="21"/>
            <w:lang w:val="en-US" w:eastAsia="zh-CN"/>
          </w:rPr>
          <w:t>应当</w:t>
        </w:r>
      </w:ins>
      <w:ins w:id="1926" w:author="1111" w:date="2025-09-05T15:43:42Z">
        <w:r>
          <w:rPr>
            <w:rFonts w:hint="eastAsia" w:ascii="Times New Roman" w:hAnsi="Times New Roman" w:eastAsia="宋体" w:cs="Times New Roman"/>
            <w:szCs w:val="21"/>
            <w:lang w:val="en-US" w:eastAsia="zh-CN"/>
          </w:rPr>
          <w:t>引入</w:t>
        </w:r>
      </w:ins>
      <w:ins w:id="1927" w:author="1111" w:date="2025-09-05T15:43:39Z">
        <w:r>
          <w:rPr>
            <w:rFonts w:hint="eastAsia" w:ascii="Times New Roman" w:hAnsi="Times New Roman" w:eastAsia="宋体" w:cs="Times New Roman"/>
            <w:szCs w:val="21"/>
          </w:rPr>
          <w:t>商业判断规则为董事积极落实公司组织变动中的社会责任提供激励机制</w:t>
        </w:r>
      </w:ins>
      <w:ins w:id="1928" w:author="1111" w:date="2025-09-05T15:43:52Z">
        <w:r>
          <w:rPr>
            <w:rFonts w:hint="eastAsia" w:ascii="Times New Roman" w:hAnsi="Times New Roman" w:eastAsia="宋体" w:cs="Times New Roman"/>
            <w:szCs w:val="21"/>
            <w:lang w:eastAsia="zh-CN"/>
          </w:rPr>
          <w:t>，</w:t>
        </w:r>
      </w:ins>
      <w:ins w:id="1929" w:author="1111" w:date="2025-09-05T15:43:54Z">
        <w:r>
          <w:rPr>
            <w:rFonts w:hint="eastAsia" w:ascii="Times New Roman" w:hAnsi="Times New Roman" w:eastAsia="宋体" w:cs="Times New Roman"/>
            <w:szCs w:val="21"/>
            <w:lang w:val="en-US" w:eastAsia="zh-CN"/>
          </w:rPr>
          <w:t>避免董事</w:t>
        </w:r>
      </w:ins>
      <w:ins w:id="1930" w:author="1111" w:date="2025-09-05T15:43:57Z">
        <w:r>
          <w:rPr>
            <w:rFonts w:hint="eastAsia" w:ascii="Times New Roman" w:hAnsi="Times New Roman" w:eastAsia="宋体" w:cs="Times New Roman"/>
            <w:szCs w:val="21"/>
            <w:lang w:val="en-US" w:eastAsia="zh-CN"/>
          </w:rPr>
          <w:t>动辄得咎</w:t>
        </w:r>
      </w:ins>
      <w:ins w:id="1931" w:author="1111" w:date="2025-09-05T15:43:39Z">
        <w:r>
          <w:rPr>
            <w:rFonts w:hint="eastAsia" w:ascii="Times New Roman" w:hAnsi="Times New Roman" w:eastAsia="宋体" w:cs="Times New Roman"/>
            <w:szCs w:val="21"/>
          </w:rPr>
          <w:t>。</w:t>
        </w:r>
      </w:ins>
      <w:del w:id="1932" w:author="1111" w:date="2025-09-05T15:45:00Z">
        <w:r>
          <w:rPr>
            <w:rFonts w:hint="eastAsia" w:ascii="Times New Roman" w:hAnsi="Times New Roman" w:eastAsia="宋体" w:cs="Times New Roman"/>
            <w:szCs w:val="21"/>
          </w:rPr>
          <w:delText>而其中的“故意及重大过失”亦应当结合商业判断规则进行认定。在面临收购时，目标公司应当采取何种措施进行应对，本质就是一项商业判断，董事的行为应受到商业判断规则的保护。</w:delText>
        </w:r>
      </w:del>
      <w:r>
        <w:rPr>
          <w:rFonts w:hint="eastAsia" w:ascii="Times New Roman" w:hAnsi="Times New Roman" w:eastAsia="宋体" w:cs="Times New Roman"/>
          <w:szCs w:val="21"/>
        </w:rPr>
        <w:t>商业判断规则为董事采用反收购措施提供了裁量空间，允许其在追求公司营利性目标之外，兼顾其他利益相关者权益。在此原则下，董事不会仅因决策影响大股东短期收益而承担法律责任。</w:t>
      </w:r>
      <w:r>
        <w:rPr>
          <w:rStyle w:val="16"/>
          <w:rFonts w:hint="eastAsia" w:ascii="Times New Roman" w:hAnsi="Times New Roman" w:eastAsia="宋体" w:cs="Times New Roman"/>
          <w:szCs w:val="21"/>
        </w:rPr>
        <w:footnoteReference w:id="76"/>
      </w:r>
      <w:r>
        <w:rPr>
          <w:rFonts w:hint="eastAsia" w:ascii="Times New Roman" w:hAnsi="Times New Roman" w:eastAsia="宋体" w:cs="Times New Roman"/>
          <w:szCs w:val="21"/>
        </w:rPr>
        <w:t>另一方面充分尊重董事的经营判断权，只要董事在针对公司并购问题进行决策时与决策事项没有利害关系，收集并掌握了完整的决策信息，有理由相信反收购决策符合公司发展的长远利益，就应属履行了勤勉义务，“充分考虑”了利益相关者与社会公共利益，利益相关者等并不能因自身利益的损失而过度追究董事责任。</w:t>
      </w:r>
      <w:del w:id="1933" w:author="1111" w:date="2025-09-05T15:45:29Z">
        <w:r>
          <w:rPr>
            <w:rFonts w:hint="eastAsia" w:ascii="Times New Roman" w:hAnsi="Times New Roman" w:eastAsia="宋体" w:cs="Times New Roman"/>
            <w:szCs w:val="21"/>
          </w:rPr>
          <w:delText>在信义义务规定为董事行为构建约束机制的同时，亦要通过商业判断规则为董事积极落实公司组织变动中的社会责任提供激励机制。</w:delText>
        </w:r>
      </w:del>
    </w:p>
    <w:p>
      <w:pPr>
        <w:ind w:firstLine="480"/>
        <w:rPr>
          <w:rFonts w:hint="eastAsia" w:ascii="华文楷体" w:hAnsi="华文楷体" w:eastAsia="华文楷体" w:cs="Times New Roman"/>
          <w:sz w:val="24"/>
        </w:rPr>
      </w:pPr>
      <w:r>
        <w:rPr>
          <w:rFonts w:hint="eastAsia" w:ascii="华文楷体" w:hAnsi="华文楷体" w:eastAsia="华文楷体" w:cs="Times New Roman"/>
          <w:sz w:val="24"/>
        </w:rPr>
        <w:t>（二）构建司法解散纠纷中公司社会责任的差异化适用模式</w:t>
      </w:r>
    </w:p>
    <w:p>
      <w:pPr>
        <w:ind w:firstLine="482"/>
        <w:rPr>
          <w:rFonts w:ascii="Times New Roman" w:hAnsi="Times New Roman" w:eastAsia="宋体" w:cs="Times New Roman"/>
          <w:szCs w:val="21"/>
        </w:rPr>
      </w:pPr>
      <w:r>
        <w:rPr>
          <w:rFonts w:hint="eastAsia" w:ascii="Times New Roman" w:hAnsi="Times New Roman" w:eastAsia="宋体" w:cs="Times New Roman"/>
          <w:szCs w:val="21"/>
        </w:rPr>
        <w:t>首先，利用利益衡量理念指导司法解散纠纷中社会责任条款的作用边界。社会责任条款的内在机理在于利益平衡，为倾斜保护利益相关者利益与社会公共利益提供理论支撑，但并非所有的场景下均会发生此等倾斜保护的需求。如有学者认为只有在公司非正常运行状态下社会责任才存在适用空间，诸如公司破产或濒临破产时，此时债权人作为利益相关者方可优先于股东利益得到倾斜保护。</w:t>
      </w:r>
      <w:r>
        <w:rPr>
          <w:rStyle w:val="16"/>
          <w:rFonts w:hint="eastAsia" w:ascii="Times New Roman" w:hAnsi="Times New Roman" w:eastAsia="宋体" w:cs="Times New Roman"/>
          <w:szCs w:val="21"/>
        </w:rPr>
        <w:footnoteReference w:id="77"/>
      </w:r>
      <w:r>
        <w:rPr>
          <w:rFonts w:hint="eastAsia" w:ascii="Times New Roman" w:hAnsi="Times New Roman" w:eastAsia="宋体" w:cs="Times New Roman"/>
          <w:szCs w:val="21"/>
        </w:rPr>
        <w:t>权利的行使必然引发利益的冲突，但法律仅对股东滥用股东权利造成的利益不当失衡格局进行调整。</w:t>
      </w:r>
      <w:r>
        <w:rPr>
          <w:rStyle w:val="16"/>
          <w:rFonts w:hint="eastAsia" w:ascii="Times New Roman" w:hAnsi="Times New Roman" w:eastAsia="宋体" w:cs="Times New Roman"/>
          <w:szCs w:val="21"/>
        </w:rPr>
        <w:footnoteReference w:id="78"/>
      </w:r>
      <w:r>
        <w:rPr>
          <w:rFonts w:hint="eastAsia" w:ascii="Times New Roman" w:hAnsi="Times New Roman" w:eastAsia="宋体" w:cs="Times New Roman"/>
          <w:szCs w:val="21"/>
        </w:rPr>
        <w:t>一般场景下，公司为股东利益最大化行事具有正当性，公司在为股东谋求利润时亦能实现社会整体利益的提升，公司的经营行为虽然一定程度上影响公司外部利益相关者利益实现，但整体上看获利大于受损，并未出现利益的不当失衡。但当公司通过向法院申请司法解散公司，将其经营风险和成本外部化由社会承担时，获利仅在于股东，而利益相关者及社会公众却实在受损，此等不当失衡的利益格局方需裁判者引入社会责任介入调整。通过负外部性作为公司社会责任承担的衡量基准，可以使公司法上的社会责任规范与外部监管法律法规有机衔接，弥补后者因法律滞后性所导致的机会主义漏洞，也为潜在的公益诉讼和市场化ESG治理体系构建了制度接口。</w:t>
      </w:r>
      <w:r>
        <w:rPr>
          <w:rStyle w:val="16"/>
          <w:rFonts w:hint="eastAsia" w:ascii="Times New Roman" w:hAnsi="Times New Roman" w:eastAsia="宋体" w:cs="Times New Roman"/>
          <w:szCs w:val="21"/>
        </w:rPr>
        <w:footnoteReference w:id="79"/>
      </w:r>
    </w:p>
    <w:p>
      <w:pPr>
        <w:ind w:firstLine="482"/>
        <w:rPr>
          <w:rFonts w:ascii="Times New Roman" w:hAnsi="Times New Roman" w:eastAsia="宋体" w:cs="Times New Roman"/>
          <w:szCs w:val="21"/>
        </w:rPr>
      </w:pPr>
      <w:r>
        <w:rPr>
          <w:rFonts w:hint="eastAsia" w:ascii="Times New Roman" w:hAnsi="Times New Roman" w:eastAsia="宋体" w:cs="Times New Roman"/>
          <w:szCs w:val="21"/>
        </w:rPr>
        <w:t>公司司法解散纠纷中，往往股东内部存在矛盾造成公司僵局，公司经营难以为继，股东想要及时脱身，抽回投资避免自身利益受到更大的损失，这种止损行为无可厚非，但不能以损害利益相关者及社会公共利益为代价。更有甚者，还存在股东滥用解散诉权，通过司法解散逃避公司责任或获取不当利益的行为。在公司法规则的预设情景中，公司解散的负外部性影响可以通过后续清算程序进行救济，但事实上清算程序也仅对公司的债权人及职工这有限的两类利益相关者进行补偿</w:t>
      </w:r>
      <w:r>
        <w:rPr>
          <w:rStyle w:val="16"/>
          <w:rFonts w:hint="eastAsia" w:ascii="Times New Roman" w:hAnsi="Times New Roman" w:eastAsia="宋体" w:cs="Times New Roman"/>
          <w:szCs w:val="21"/>
        </w:rPr>
        <w:footnoteReference w:id="80"/>
      </w:r>
      <w:r>
        <w:rPr>
          <w:rFonts w:hint="eastAsia" w:ascii="Times New Roman" w:hAnsi="Times New Roman" w:eastAsia="宋体" w:cs="Times New Roman"/>
          <w:szCs w:val="21"/>
        </w:rPr>
        <w:t>。并非所有公司解散所带来的负外部性问题均能通过清算程序解决，诸如公司经营范围涉及公共事业、自然环境、社会民生乃至国家安全等领域时，社会公共利益因公司解散造成的损害，其救济却无从谈起。因此本文认为，在此等现有程序无法补偿公司解散行为所产生负外部性的场景下，真正产生了利益不当失衡格局，社会责任条款能够产生阻却公司司法解散的作用。具体的场景构建还需结合公司主体类型的差异进行更细致的利益衡量，个案化考量社会责任条款的作用边界。</w:t>
      </w:r>
    </w:p>
    <w:p>
      <w:pPr>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其次，在司法解散纠纷中构建区分</w:t>
      </w:r>
      <w:r>
        <w:rPr>
          <w:rFonts w:hint="eastAsia" w:ascii="Times New Roman" w:hAnsi="Times New Roman" w:eastAsia="宋体" w:cs="Times New Roman"/>
          <w:color w:val="auto"/>
          <w:szCs w:val="21"/>
        </w:rPr>
        <w:t>公司主体类型的差异化社会责任条款适用模式。新法将社会责任区别于守法责任，明确公司社会责任是对公司超越守法义务外更高层次的道德追求。而道德义务会因不同的社会环境、自身处境而有所差异。公司司法解散纠纷中利益衡量的关键在于确定公司所承担的社会责任大小，这取决于公司的行业属性与社会公共利益的关联程度，具体的判断标准可以聚焦到以下几点：第一，行业特</w:t>
      </w:r>
      <w:r>
        <w:rPr>
          <w:rFonts w:hint="eastAsia" w:ascii="Times New Roman" w:hAnsi="Times New Roman" w:eastAsia="宋体" w:cs="Times New Roman"/>
          <w:color w:val="000000" w:themeColor="text1"/>
          <w:szCs w:val="21"/>
          <w14:textFill>
            <w14:solidFill>
              <w14:schemeClr w14:val="tx1"/>
            </w14:solidFill>
          </w14:textFill>
        </w:rPr>
        <w:t>征。社会责任的考量应当具有针对性，契合公司所处的行业特征。比如针对劳动密集型企业应重点考量解散行为对劳动者权益保护的影响，而服务密集型企业则应关注公司解散对消费者利益的影响，面对资源消耗型企业的社会责任判断则不能忽视其所承担的生态环境保护义务，资本依赖型企业更应将债权人、投资方、融资者的利益纳入考量。第二，行业的集中度。集中度高</w:t>
      </w:r>
      <w:r>
        <w:rPr>
          <w:rFonts w:hint="eastAsia" w:ascii="Times New Roman" w:hAnsi="Times New Roman" w:eastAsia="宋体" w:cs="Times New Roman"/>
          <w:szCs w:val="21"/>
        </w:rPr>
        <w:t>的行业中，几家龙头企业占据多数市场份额，乃至存在“一家独大”的市场结构。某一家公司的解散不仅对行业内其他经营主体造成巨大影响，还会导致该行业的社会功能陷入瘫痪，例如在石油、粮食、通讯等民生领域，国有公司实行垄断式经营，针对此类公司司法解散则应慎重考虑。第三，公司的经营规模。公司经营规模越大，其存续与否对社会公共利益的影响越大，同时其在促进就业、保护生态环境、拉动地方经济发展等层面所承担的社会责任更多，相较于股东利益在公司僵局中的损害，社会公共利益因公司解散而遭受的损害更大，因此在大公司的司法解散纠纷中法院理应更多的考量其所承担的社会责任。</w:t>
      </w:r>
      <w:ins w:id="1934" w:author="1111" w:date="2025-09-01T16:30:49Z">
        <w:r>
          <w:rPr>
            <w:rFonts w:hint="eastAsia" w:ascii="Times New Roman" w:hAnsi="Times New Roman" w:eastAsia="宋体" w:cs="Times New Roman"/>
            <w:szCs w:val="21"/>
            <w:lang w:val="en-US" w:eastAsia="zh-CN"/>
          </w:rPr>
          <w:t>在</w:t>
        </w:r>
      </w:ins>
      <w:ins w:id="1935" w:author="1111" w:date="2025-09-01T16:30:52Z">
        <w:r>
          <w:rPr>
            <w:rFonts w:hint="eastAsia" w:ascii="Times New Roman" w:hAnsi="Times New Roman" w:eastAsia="宋体" w:cs="Times New Roman"/>
            <w:szCs w:val="21"/>
            <w:lang w:val="en-US" w:eastAsia="zh-CN"/>
          </w:rPr>
          <w:t>评估</w:t>
        </w:r>
      </w:ins>
      <w:ins w:id="1936" w:author="1111" w:date="2025-09-01T20:59:01Z">
        <w:r>
          <w:rPr>
            <w:rFonts w:hint="eastAsia" w:ascii="Times New Roman" w:hAnsi="Times New Roman" w:eastAsia="宋体" w:cs="Times New Roman"/>
            <w:szCs w:val="21"/>
            <w:lang w:val="en-US" w:eastAsia="zh-CN"/>
          </w:rPr>
          <w:t>标准</w:t>
        </w:r>
      </w:ins>
      <w:ins w:id="1937" w:author="1111" w:date="2025-09-01T16:30:59Z">
        <w:r>
          <w:rPr>
            <w:rFonts w:hint="eastAsia" w:ascii="Times New Roman" w:hAnsi="Times New Roman" w:eastAsia="宋体" w:cs="Times New Roman"/>
            <w:szCs w:val="21"/>
            <w:lang w:val="en-US" w:eastAsia="zh-CN"/>
          </w:rPr>
          <w:t>上，</w:t>
        </w:r>
      </w:ins>
      <w:ins w:id="1938" w:author="1111" w:date="2025-09-01T16:31:36Z">
        <w:r>
          <w:rPr>
            <w:rFonts w:hint="eastAsia" w:ascii="Times New Roman" w:hAnsi="Times New Roman" w:eastAsia="宋体" w:cs="Times New Roman"/>
            <w:szCs w:val="21"/>
            <w:lang w:val="en-US" w:eastAsia="zh-CN"/>
          </w:rPr>
          <w:t>可以</w:t>
        </w:r>
      </w:ins>
      <w:ins w:id="1939" w:author="1111" w:date="2025-09-01T20:43:10Z">
        <w:r>
          <w:rPr>
            <w:rFonts w:hint="eastAsia" w:ascii="Times New Roman" w:hAnsi="Times New Roman" w:eastAsia="宋体" w:cs="Times New Roman"/>
            <w:szCs w:val="21"/>
            <w:lang w:val="en-US" w:eastAsia="zh-CN"/>
          </w:rPr>
          <w:t>利用</w:t>
        </w:r>
      </w:ins>
      <w:ins w:id="1940" w:author="1111" w:date="2025-09-01T16:39:18Z">
        <w:r>
          <w:rPr>
            <w:rFonts w:hint="eastAsia" w:ascii="Times New Roman" w:hAnsi="Times New Roman" w:eastAsia="宋体" w:cs="Times New Roman"/>
            <w:szCs w:val="21"/>
            <w:lang w:val="en-US" w:eastAsia="zh-CN"/>
          </w:rPr>
          <w:t>企业</w:t>
        </w:r>
      </w:ins>
      <w:ins w:id="1941" w:author="1111" w:date="2025-09-01T16:31:51Z">
        <w:r>
          <w:rPr>
            <w:rFonts w:hint="eastAsia" w:ascii="Times New Roman" w:hAnsi="Times New Roman" w:eastAsia="宋体" w:cs="Times New Roman"/>
            <w:szCs w:val="21"/>
            <w:lang w:val="en-US" w:eastAsia="zh-CN"/>
          </w:rPr>
          <w:t>“</w:t>
        </w:r>
      </w:ins>
      <w:ins w:id="1942" w:author="1111" w:date="2025-09-01T16:35:38Z">
        <w:r>
          <w:rPr>
            <w:rFonts w:hint="eastAsia" w:ascii="Times New Roman" w:hAnsi="Times New Roman" w:eastAsia="宋体" w:cs="Times New Roman"/>
            <w:szCs w:val="21"/>
            <w:lang w:val="en-US" w:eastAsia="zh-CN"/>
          </w:rPr>
          <w:t>社会影响</w:t>
        </w:r>
      </w:ins>
      <w:ins w:id="1943" w:author="1111" w:date="2025-09-01T16:35:40Z">
        <w:r>
          <w:rPr>
            <w:rFonts w:hint="eastAsia" w:ascii="Times New Roman" w:hAnsi="Times New Roman" w:eastAsia="宋体" w:cs="Times New Roman"/>
            <w:szCs w:val="21"/>
            <w:lang w:val="en-US" w:eastAsia="zh-CN"/>
          </w:rPr>
          <w:t>评估</w:t>
        </w:r>
      </w:ins>
      <w:ins w:id="1944" w:author="1111" w:date="2025-09-01T16:35:42Z">
        <w:r>
          <w:rPr>
            <w:rFonts w:hint="eastAsia" w:ascii="Times New Roman" w:hAnsi="Times New Roman" w:eastAsia="宋体" w:cs="Times New Roman"/>
            <w:szCs w:val="21"/>
            <w:lang w:val="en-US" w:eastAsia="zh-CN"/>
          </w:rPr>
          <w:t>”</w:t>
        </w:r>
      </w:ins>
      <w:ins w:id="1945" w:author="1111" w:date="2025-09-01T16:36:11Z">
        <w:r>
          <w:rPr>
            <w:rFonts w:hint="eastAsia" w:ascii="Times New Roman" w:hAnsi="Times New Roman" w:eastAsia="宋体" w:cs="Times New Roman"/>
            <w:szCs w:val="21"/>
            <w:lang w:val="en-US" w:eastAsia="zh-CN"/>
          </w:rPr>
          <w:t>（</w:t>
        </w:r>
      </w:ins>
      <w:ins w:id="1946" w:author="1111" w:date="2025-09-01T16:36:14Z">
        <w:r>
          <w:rPr>
            <w:rFonts w:hint="eastAsia" w:ascii="Times New Roman" w:hAnsi="Times New Roman" w:eastAsia="宋体" w:cs="Times New Roman"/>
            <w:szCs w:val="21"/>
            <w:lang w:val="en-US" w:eastAsia="zh-CN"/>
          </w:rPr>
          <w:t>Social Impact Assessment, SIA）</w:t>
        </w:r>
      </w:ins>
      <w:ins w:id="1947" w:author="1111" w:date="2025-09-01T18:57:55Z">
        <w:r>
          <w:rPr>
            <w:rFonts w:hint="eastAsia" w:ascii="Times New Roman" w:hAnsi="Times New Roman" w:eastAsia="宋体" w:cs="Times New Roman"/>
            <w:szCs w:val="21"/>
            <w:lang w:val="en-US" w:eastAsia="zh-CN"/>
          </w:rPr>
          <w:t>的</w:t>
        </w:r>
      </w:ins>
      <w:ins w:id="1948" w:author="1111" w:date="2025-09-01T18:57:56Z">
        <w:r>
          <w:rPr>
            <w:rFonts w:hint="eastAsia" w:ascii="Times New Roman" w:hAnsi="Times New Roman" w:eastAsia="宋体" w:cs="Times New Roman"/>
            <w:szCs w:val="21"/>
            <w:lang w:val="en-US" w:eastAsia="zh-CN"/>
          </w:rPr>
          <w:t>相关</w:t>
        </w:r>
      </w:ins>
      <w:ins w:id="1949" w:author="1111" w:date="2025-09-01T18:57:52Z">
        <w:r>
          <w:rPr>
            <w:rFonts w:hint="eastAsia" w:ascii="Times New Roman" w:hAnsi="Times New Roman" w:eastAsia="宋体" w:cs="Times New Roman"/>
            <w:szCs w:val="21"/>
            <w:lang w:val="en-US" w:eastAsia="zh-CN"/>
          </w:rPr>
          <w:t>工具</w:t>
        </w:r>
      </w:ins>
      <w:ins w:id="1950" w:author="1111" w:date="2025-09-01T16:46:52Z">
        <w:r>
          <w:rPr>
            <w:rFonts w:hint="eastAsia" w:ascii="Times New Roman" w:hAnsi="Times New Roman" w:eastAsia="宋体" w:cs="Times New Roman"/>
            <w:szCs w:val="21"/>
            <w:lang w:val="en-US" w:eastAsia="zh-CN"/>
          </w:rPr>
          <w:t>。</w:t>
        </w:r>
      </w:ins>
      <w:ins w:id="1951" w:author="1111" w:date="2025-09-01T16:59:42Z">
        <w:r>
          <w:rPr>
            <w:rFonts w:hint="eastAsia" w:ascii="Times New Roman" w:hAnsi="Times New Roman" w:eastAsia="宋体" w:cs="Times New Roman"/>
            <w:szCs w:val="21"/>
            <w:lang w:val="en-US" w:eastAsia="zh-CN"/>
          </w:rPr>
          <w:t>社会影响评估</w:t>
        </w:r>
      </w:ins>
      <w:ins w:id="1952" w:author="1111" w:date="2025-09-01T16:59:43Z">
        <w:r>
          <w:rPr>
            <w:rFonts w:hint="eastAsia" w:ascii="Times New Roman" w:hAnsi="Times New Roman" w:eastAsia="宋体" w:cs="Times New Roman"/>
            <w:szCs w:val="21"/>
            <w:lang w:val="en-US" w:eastAsia="zh-CN"/>
          </w:rPr>
          <w:t>旨在</w:t>
        </w:r>
      </w:ins>
      <w:ins w:id="1953" w:author="1111" w:date="2025-09-01T19:03:58Z">
        <w:r>
          <w:rPr>
            <w:rFonts w:hint="eastAsia" w:ascii="Times New Roman" w:hAnsi="Times New Roman" w:eastAsia="宋体" w:cs="Times New Roman"/>
            <w:szCs w:val="21"/>
            <w:lang w:val="en-US" w:eastAsia="zh-CN"/>
          </w:rPr>
          <w:t>系统性地</w:t>
        </w:r>
      </w:ins>
      <w:ins w:id="1954" w:author="1111" w:date="2025-09-01T19:04:44Z">
        <w:r>
          <w:rPr>
            <w:rFonts w:hint="eastAsia" w:ascii="Times New Roman" w:hAnsi="Times New Roman" w:eastAsia="宋体" w:cs="Times New Roman"/>
            <w:szCs w:val="21"/>
            <w:lang w:val="en-US" w:eastAsia="zh-CN"/>
          </w:rPr>
          <w:t>分析</w:t>
        </w:r>
      </w:ins>
      <w:ins w:id="1955" w:author="1111" w:date="2025-09-01T19:03:58Z">
        <w:r>
          <w:rPr>
            <w:rFonts w:hint="eastAsia" w:ascii="Times New Roman" w:hAnsi="Times New Roman" w:eastAsia="宋体" w:cs="Times New Roman"/>
            <w:szCs w:val="21"/>
            <w:lang w:val="en-US" w:eastAsia="zh-CN"/>
          </w:rPr>
          <w:t>企业</w:t>
        </w:r>
      </w:ins>
      <w:ins w:id="1956" w:author="1111" w:date="2025-09-01T19:04:24Z">
        <w:r>
          <w:rPr>
            <w:rFonts w:hint="eastAsia" w:ascii="Times New Roman" w:hAnsi="Times New Roman" w:eastAsia="宋体" w:cs="Times New Roman"/>
            <w:szCs w:val="21"/>
            <w:lang w:val="en-US" w:eastAsia="zh-CN"/>
          </w:rPr>
          <w:t>及其</w:t>
        </w:r>
      </w:ins>
      <w:ins w:id="1957" w:author="1111" w:date="2025-09-01T19:03:58Z">
        <w:r>
          <w:rPr>
            <w:rFonts w:hint="eastAsia" w:ascii="Times New Roman" w:hAnsi="Times New Roman" w:eastAsia="宋体" w:cs="Times New Roman"/>
            <w:szCs w:val="21"/>
            <w:lang w:val="en-US" w:eastAsia="zh-CN"/>
          </w:rPr>
          <w:t>组织活动对社会、经济和环境等</w:t>
        </w:r>
      </w:ins>
      <w:ins w:id="1958" w:author="1111" w:date="2025-09-01T20:13:15Z">
        <w:r>
          <w:rPr>
            <w:rFonts w:hint="eastAsia" w:ascii="Times New Roman" w:hAnsi="Times New Roman" w:eastAsia="宋体" w:cs="Times New Roman"/>
            <w:szCs w:val="21"/>
            <w:lang w:val="en-US" w:eastAsia="zh-CN"/>
          </w:rPr>
          <w:t>各</w:t>
        </w:r>
      </w:ins>
      <w:ins w:id="1959" w:author="1111" w:date="2025-09-01T19:03:58Z">
        <w:r>
          <w:rPr>
            <w:rFonts w:hint="eastAsia" w:ascii="Times New Roman" w:hAnsi="Times New Roman" w:eastAsia="宋体" w:cs="Times New Roman"/>
            <w:szCs w:val="21"/>
            <w:lang w:val="en-US" w:eastAsia="zh-CN"/>
          </w:rPr>
          <w:t>方面</w:t>
        </w:r>
      </w:ins>
      <w:ins w:id="1960" w:author="1111" w:date="2025-09-01T19:04:35Z">
        <w:r>
          <w:rPr>
            <w:rFonts w:hint="eastAsia" w:ascii="Times New Roman" w:hAnsi="Times New Roman" w:eastAsia="宋体" w:cs="Times New Roman"/>
            <w:szCs w:val="21"/>
            <w:lang w:val="en-US" w:eastAsia="zh-CN"/>
          </w:rPr>
          <w:t>的</w:t>
        </w:r>
      </w:ins>
      <w:ins w:id="1961" w:author="1111" w:date="2025-09-01T19:03:58Z">
        <w:r>
          <w:rPr>
            <w:rFonts w:hint="eastAsia" w:ascii="Times New Roman" w:hAnsi="Times New Roman" w:eastAsia="宋体" w:cs="Times New Roman"/>
            <w:szCs w:val="21"/>
            <w:lang w:val="en-US" w:eastAsia="zh-CN"/>
          </w:rPr>
          <w:t>影响</w:t>
        </w:r>
      </w:ins>
      <w:ins w:id="1962" w:author="1111" w:date="2025-09-01T19:04:59Z">
        <w:r>
          <w:rPr>
            <w:rFonts w:hint="eastAsia" w:ascii="Times New Roman" w:hAnsi="Times New Roman" w:eastAsia="宋体" w:cs="Times New Roman"/>
            <w:szCs w:val="21"/>
            <w:lang w:val="en-US" w:eastAsia="zh-CN"/>
          </w:rPr>
          <w:t>，</w:t>
        </w:r>
      </w:ins>
      <w:ins w:id="1963" w:author="1111" w:date="2025-09-01T19:52:23Z">
        <w:r>
          <w:rPr>
            <w:rFonts w:hint="eastAsia" w:ascii="Times New Roman" w:hAnsi="Times New Roman" w:eastAsia="宋体" w:cs="Times New Roman"/>
            <w:szCs w:val="21"/>
            <w:lang w:val="en-US" w:eastAsia="zh-CN"/>
          </w:rPr>
          <w:t>便于</w:t>
        </w:r>
      </w:ins>
      <w:ins w:id="1964" w:author="1111" w:date="2025-09-01T19:27:28Z">
        <w:r>
          <w:rPr>
            <w:rFonts w:hint="eastAsia" w:ascii="Times New Roman" w:hAnsi="Times New Roman" w:eastAsia="宋体" w:cs="Times New Roman"/>
            <w:szCs w:val="21"/>
            <w:lang w:val="en-US" w:eastAsia="zh-CN"/>
          </w:rPr>
          <w:t>企业</w:t>
        </w:r>
      </w:ins>
      <w:ins w:id="1965" w:author="1111" w:date="2025-09-01T19:14:09Z">
        <w:r>
          <w:rPr>
            <w:rFonts w:hint="eastAsia" w:ascii="Times New Roman" w:hAnsi="Times New Roman" w:eastAsia="宋体" w:cs="Times New Roman"/>
            <w:szCs w:val="21"/>
            <w:lang w:val="en-US" w:eastAsia="zh-CN"/>
          </w:rPr>
          <w:t>在事前</w:t>
        </w:r>
      </w:ins>
      <w:ins w:id="1966" w:author="1111" w:date="2025-09-01T19:05:22Z">
        <w:r>
          <w:rPr>
            <w:rFonts w:hint="eastAsia" w:ascii="Times New Roman" w:hAnsi="Times New Roman" w:eastAsia="宋体" w:cs="Times New Roman"/>
            <w:szCs w:val="21"/>
            <w:lang w:val="en-US" w:eastAsia="zh-CN"/>
          </w:rPr>
          <w:t>对</w:t>
        </w:r>
      </w:ins>
      <w:ins w:id="1967" w:author="1111" w:date="2025-09-01T19:14:18Z">
        <w:r>
          <w:rPr>
            <w:rFonts w:hint="eastAsia" w:ascii="Times New Roman" w:hAnsi="Times New Roman" w:eastAsia="宋体" w:cs="Times New Roman"/>
            <w:szCs w:val="21"/>
            <w:lang w:val="en-US" w:eastAsia="zh-CN"/>
          </w:rPr>
          <w:t>非预期</w:t>
        </w:r>
      </w:ins>
      <w:ins w:id="1968" w:author="1111" w:date="2025-09-01T19:14:31Z">
        <w:r>
          <w:rPr>
            <w:rFonts w:hint="eastAsia" w:ascii="Times New Roman" w:hAnsi="Times New Roman" w:eastAsia="宋体" w:cs="Times New Roman"/>
            <w:szCs w:val="21"/>
            <w:lang w:val="en-US" w:eastAsia="zh-CN"/>
          </w:rPr>
          <w:t>后果</w:t>
        </w:r>
      </w:ins>
      <w:ins w:id="1969" w:author="1111" w:date="2025-09-01T19:05:24Z">
        <w:r>
          <w:rPr>
            <w:rFonts w:hint="eastAsia" w:ascii="Times New Roman" w:hAnsi="Times New Roman" w:eastAsia="宋体" w:cs="Times New Roman"/>
            <w:szCs w:val="21"/>
            <w:lang w:val="en-US" w:eastAsia="zh-CN"/>
          </w:rPr>
          <w:t>进行</w:t>
        </w:r>
      </w:ins>
      <w:ins w:id="1970" w:author="1111" w:date="2025-09-01T19:14:37Z">
        <w:r>
          <w:rPr>
            <w:rFonts w:hint="default" w:ascii="Times New Roman" w:hAnsi="Times New Roman" w:eastAsia="宋体" w:cs="Times New Roman"/>
            <w:szCs w:val="21"/>
            <w:lang w:val="en-US" w:eastAsia="zh-CN"/>
          </w:rPr>
          <w:t>识别、预防和减轻</w:t>
        </w:r>
      </w:ins>
      <w:ins w:id="1971" w:author="1111" w:date="2025-09-01T20:11:27Z">
        <w:r>
          <w:rPr>
            <w:rFonts w:hint="eastAsia" w:ascii="Times New Roman" w:hAnsi="Times New Roman" w:eastAsia="宋体" w:cs="Times New Roman"/>
            <w:szCs w:val="21"/>
            <w:lang w:val="en-US" w:eastAsia="zh-CN"/>
          </w:rPr>
          <w:t>，</w:t>
        </w:r>
      </w:ins>
      <w:ins w:id="1972" w:author="1111" w:date="2025-09-01T20:28:20Z">
        <w:r>
          <w:rPr>
            <w:rFonts w:hint="eastAsia" w:ascii="Times New Roman" w:hAnsi="Times New Roman" w:eastAsia="宋体" w:cs="Times New Roman"/>
            <w:szCs w:val="21"/>
            <w:lang w:val="en-US" w:eastAsia="zh-CN"/>
          </w:rPr>
          <w:t>因此</w:t>
        </w:r>
      </w:ins>
      <w:ins w:id="1973" w:author="1111" w:date="2025-09-01T19:20:27Z">
        <w:r>
          <w:rPr>
            <w:rFonts w:hint="eastAsia" w:ascii="Times New Roman" w:hAnsi="Times New Roman" w:eastAsia="宋体" w:cs="Times New Roman"/>
            <w:szCs w:val="21"/>
            <w:lang w:val="en-US" w:eastAsia="zh-CN"/>
          </w:rPr>
          <w:t>该</w:t>
        </w:r>
      </w:ins>
      <w:ins w:id="1974" w:author="1111" w:date="2025-09-01T19:06:43Z">
        <w:r>
          <w:rPr>
            <w:rFonts w:hint="eastAsia" w:ascii="Times New Roman" w:hAnsi="Times New Roman" w:eastAsia="宋体" w:cs="Times New Roman"/>
            <w:szCs w:val="21"/>
            <w:lang w:val="en-US" w:eastAsia="zh-CN"/>
          </w:rPr>
          <w:t>评估</w:t>
        </w:r>
      </w:ins>
      <w:ins w:id="1975" w:author="1111" w:date="2025-09-02T10:43:23Z">
        <w:r>
          <w:rPr>
            <w:rFonts w:hint="eastAsia" w:ascii="Times New Roman" w:hAnsi="Times New Roman" w:eastAsia="宋体" w:cs="Times New Roman"/>
            <w:szCs w:val="21"/>
            <w:lang w:val="en-US" w:eastAsia="zh-CN"/>
          </w:rPr>
          <w:t>模型</w:t>
        </w:r>
      </w:ins>
      <w:ins w:id="1976" w:author="1111" w:date="2025-09-01T19:57:33Z">
        <w:r>
          <w:rPr>
            <w:rFonts w:hint="eastAsia" w:ascii="Times New Roman" w:hAnsi="Times New Roman" w:eastAsia="宋体" w:cs="Times New Roman"/>
            <w:szCs w:val="21"/>
            <w:lang w:val="en-US" w:eastAsia="zh-CN"/>
          </w:rPr>
          <w:t>常</w:t>
        </w:r>
      </w:ins>
      <w:ins w:id="1977" w:author="1111" w:date="2025-09-01T19:28:22Z">
        <w:r>
          <w:rPr>
            <w:rFonts w:hint="eastAsia" w:ascii="Times New Roman" w:hAnsi="Times New Roman" w:eastAsia="宋体" w:cs="Times New Roman"/>
            <w:szCs w:val="21"/>
            <w:lang w:val="en-US" w:eastAsia="zh-CN"/>
          </w:rPr>
          <w:t>被</w:t>
        </w:r>
      </w:ins>
      <w:ins w:id="1978" w:author="1111" w:date="2025-09-01T19:20:55Z">
        <w:r>
          <w:rPr>
            <w:rFonts w:hint="eastAsia" w:ascii="Times New Roman" w:hAnsi="Times New Roman" w:eastAsia="宋体" w:cs="Times New Roman"/>
            <w:szCs w:val="21"/>
            <w:lang w:val="en-US" w:eastAsia="zh-CN"/>
          </w:rPr>
          <w:t>用于</w:t>
        </w:r>
      </w:ins>
      <w:ins w:id="1979" w:author="1111" w:date="2025-09-01T19:53:30Z">
        <w:r>
          <w:rPr>
            <w:rFonts w:hint="eastAsia" w:ascii="Times New Roman" w:hAnsi="Times New Roman" w:eastAsia="宋体" w:cs="Times New Roman"/>
            <w:szCs w:val="21"/>
            <w:lang w:val="en-US" w:eastAsia="zh-CN"/>
          </w:rPr>
          <w:t>确定企业社会责任范畴</w:t>
        </w:r>
      </w:ins>
      <w:ins w:id="1980" w:author="1111" w:date="2025-09-01T19:53:36Z">
        <w:r>
          <w:rPr>
            <w:rFonts w:hint="eastAsia" w:ascii="Times New Roman" w:hAnsi="Times New Roman" w:eastAsia="宋体" w:cs="Times New Roman"/>
            <w:szCs w:val="21"/>
            <w:lang w:val="en-US" w:eastAsia="zh-CN"/>
          </w:rPr>
          <w:t>以及</w:t>
        </w:r>
      </w:ins>
      <w:ins w:id="1981" w:author="1111" w:date="2025-09-01T19:28:36Z">
        <w:r>
          <w:rPr>
            <w:rFonts w:hint="eastAsia" w:ascii="Times New Roman" w:hAnsi="Times New Roman" w:eastAsia="宋体" w:cs="Times New Roman"/>
            <w:szCs w:val="21"/>
            <w:lang w:val="en-US" w:eastAsia="zh-CN"/>
          </w:rPr>
          <w:t>评估</w:t>
        </w:r>
      </w:ins>
      <w:ins w:id="1982" w:author="1111" w:date="2025-09-01T19:18:10Z">
        <w:r>
          <w:rPr>
            <w:rFonts w:hint="eastAsia" w:ascii="Times New Roman" w:hAnsi="Times New Roman" w:eastAsia="宋体" w:cs="Times New Roman"/>
            <w:szCs w:val="21"/>
            <w:lang w:val="en-US" w:eastAsia="zh-CN"/>
          </w:rPr>
          <w:t>企业</w:t>
        </w:r>
      </w:ins>
      <w:ins w:id="1983" w:author="1111" w:date="2025-09-01T19:18:11Z">
        <w:r>
          <w:rPr>
            <w:rFonts w:hint="eastAsia" w:ascii="Times New Roman" w:hAnsi="Times New Roman" w:eastAsia="宋体" w:cs="Times New Roman"/>
            <w:szCs w:val="21"/>
            <w:lang w:val="en-US" w:eastAsia="zh-CN"/>
          </w:rPr>
          <w:t>社会责任</w:t>
        </w:r>
      </w:ins>
      <w:ins w:id="1984" w:author="1111" w:date="2025-09-01T19:06:43Z">
        <w:r>
          <w:rPr>
            <w:rFonts w:hint="eastAsia" w:ascii="Times New Roman" w:hAnsi="Times New Roman" w:eastAsia="宋体" w:cs="Times New Roman"/>
            <w:szCs w:val="21"/>
            <w:lang w:val="en-US" w:eastAsia="zh-CN"/>
          </w:rPr>
          <w:t>有效性</w:t>
        </w:r>
      </w:ins>
      <w:ins w:id="1985" w:author="1111" w:date="2025-09-01T19:15:24Z">
        <w:r>
          <w:rPr>
            <w:rFonts w:hint="eastAsia" w:ascii="Times New Roman" w:hAnsi="Times New Roman" w:eastAsia="宋体" w:cs="Times New Roman"/>
            <w:szCs w:val="21"/>
            <w:lang w:val="en-US" w:eastAsia="zh-CN"/>
          </w:rPr>
          <w:t>。</w:t>
        </w:r>
      </w:ins>
      <w:ins w:id="1986" w:author="1111" w:date="2025-09-01T20:22:36Z">
        <w:r>
          <w:rPr>
            <w:rStyle w:val="16"/>
            <w:rFonts w:hint="eastAsia" w:ascii="Times New Roman" w:hAnsi="Times New Roman" w:eastAsia="宋体" w:cs="Times New Roman"/>
            <w:szCs w:val="21"/>
            <w:lang w:val="en-US" w:eastAsia="zh-CN"/>
          </w:rPr>
          <w:footnoteReference w:id="81"/>
        </w:r>
      </w:ins>
      <w:ins w:id="1987" w:author="1111" w:date="2025-09-01T20:45:09Z">
        <w:r>
          <w:rPr>
            <w:rFonts w:hint="eastAsia" w:ascii="Times New Roman" w:hAnsi="Times New Roman" w:eastAsia="宋体" w:cs="Times New Roman"/>
            <w:szCs w:val="21"/>
            <w:lang w:val="en-US" w:eastAsia="zh-CN"/>
          </w:rPr>
          <w:t>其中</w:t>
        </w:r>
      </w:ins>
      <w:ins w:id="1988" w:author="1111" w:date="2025-09-04T13:22:56Z">
        <w:r>
          <w:rPr>
            <w:rFonts w:hint="eastAsia" w:ascii="Times New Roman" w:hAnsi="Times New Roman" w:eastAsia="宋体" w:cs="Times New Roman"/>
            <w:szCs w:val="21"/>
            <w:lang w:val="en-US" w:eastAsia="zh-CN"/>
          </w:rPr>
          <w:t>由</w:t>
        </w:r>
      </w:ins>
      <w:ins w:id="1989" w:author="1111" w:date="2025-09-04T13:23:00Z">
        <w:r>
          <w:rPr>
            <w:rFonts w:hint="eastAsia" w:ascii="Times New Roman" w:hAnsi="Times New Roman" w:eastAsia="宋体" w:cs="Times New Roman"/>
            <w:szCs w:val="21"/>
            <w:lang w:val="en-US" w:eastAsia="zh-CN"/>
          </w:rPr>
          <w:t>共</w:t>
        </w:r>
      </w:ins>
      <w:ins w:id="1990" w:author="1111" w:date="2025-09-04T13:23:05Z">
        <w:r>
          <w:rPr>
            <w:rFonts w:hint="eastAsia" w:ascii="Times New Roman" w:hAnsi="Times New Roman" w:eastAsia="宋体" w:cs="Times New Roman"/>
            <w:szCs w:val="21"/>
            <w:lang w:val="en-US" w:eastAsia="zh-CN"/>
          </w:rPr>
          <w:t>益</w:t>
        </w:r>
      </w:ins>
      <w:ins w:id="1991" w:author="1111" w:date="2025-09-04T13:23:06Z">
        <w:r>
          <w:rPr>
            <w:rFonts w:hint="eastAsia" w:ascii="Times New Roman" w:hAnsi="Times New Roman" w:eastAsia="宋体" w:cs="Times New Roman"/>
            <w:szCs w:val="21"/>
            <w:lang w:val="en-US" w:eastAsia="zh-CN"/>
          </w:rPr>
          <w:t>实验室</w:t>
        </w:r>
      </w:ins>
      <w:ins w:id="1992" w:author="1111" w:date="2025-09-04T13:23:07Z">
        <w:r>
          <w:rPr>
            <w:rFonts w:hint="eastAsia" w:ascii="Times New Roman" w:hAnsi="Times New Roman" w:eastAsia="宋体" w:cs="Times New Roman"/>
            <w:szCs w:val="21"/>
            <w:lang w:val="en-US" w:eastAsia="zh-CN"/>
          </w:rPr>
          <w:t>（</w:t>
        </w:r>
      </w:ins>
      <w:ins w:id="1993" w:author="1111" w:date="2025-09-04T13:23:12Z">
        <w:r>
          <w:rPr>
            <w:rFonts w:hint="eastAsia" w:ascii="Times New Roman" w:hAnsi="Times New Roman" w:eastAsia="宋体" w:cs="Times New Roman"/>
            <w:szCs w:val="21"/>
            <w:lang w:val="en-US" w:eastAsia="zh-CN"/>
          </w:rPr>
          <w:t>B</w:t>
        </w:r>
      </w:ins>
      <w:ins w:id="1994" w:author="1111" w:date="2025-09-04T13:23:15Z">
        <w:r>
          <w:rPr>
            <w:rFonts w:hint="default" w:ascii="Times New Roman" w:hAnsi="Times New Roman" w:eastAsia="宋体" w:cs="Times New Roman"/>
            <w:szCs w:val="21"/>
            <w:lang w:val="en-US" w:eastAsia="zh-CN"/>
          </w:rPr>
          <w:t xml:space="preserve"> </w:t>
        </w:r>
      </w:ins>
      <w:ins w:id="1995" w:author="1111" w:date="2025-09-04T13:23:16Z">
        <w:r>
          <w:rPr>
            <w:rFonts w:hint="default" w:ascii="Times New Roman" w:hAnsi="Times New Roman" w:eastAsia="宋体" w:cs="Times New Roman"/>
            <w:szCs w:val="21"/>
            <w:lang w:val="en-US" w:eastAsia="zh-CN"/>
          </w:rPr>
          <w:t>L</w:t>
        </w:r>
      </w:ins>
      <w:ins w:id="1996" w:author="1111" w:date="2025-09-04T13:23:19Z">
        <w:r>
          <w:rPr>
            <w:rFonts w:hint="default" w:ascii="Times New Roman" w:hAnsi="Times New Roman" w:eastAsia="宋体" w:cs="Times New Roman"/>
            <w:szCs w:val="21"/>
            <w:lang w:val="en-US" w:eastAsia="zh-CN"/>
          </w:rPr>
          <w:t>ab</w:t>
        </w:r>
      </w:ins>
      <w:ins w:id="1997" w:author="1111" w:date="2025-09-04T13:23:07Z">
        <w:r>
          <w:rPr>
            <w:rFonts w:hint="eastAsia" w:ascii="Times New Roman" w:hAnsi="Times New Roman" w:eastAsia="宋体" w:cs="Times New Roman"/>
            <w:szCs w:val="21"/>
            <w:lang w:val="en-US" w:eastAsia="zh-CN"/>
          </w:rPr>
          <w:t>）</w:t>
        </w:r>
      </w:ins>
      <w:ins w:id="1998" w:author="1111" w:date="2025-09-01T20:59:20Z">
        <w:r>
          <w:rPr>
            <w:rFonts w:hint="eastAsia" w:ascii="Times New Roman" w:hAnsi="Times New Roman" w:eastAsia="宋体" w:cs="Times New Roman"/>
            <w:szCs w:val="21"/>
            <w:lang w:val="en-US" w:eastAsia="zh-CN"/>
          </w:rPr>
          <w:t>的</w:t>
        </w:r>
      </w:ins>
      <w:ins w:id="1999" w:author="1111" w:date="2025-09-01T20:31:46Z">
        <w:r>
          <w:rPr>
            <w:rFonts w:hint="eastAsia" w:ascii="Times New Roman" w:hAnsi="Times New Roman" w:eastAsia="宋体" w:cs="Times New Roman"/>
            <w:szCs w:val="21"/>
            <w:lang w:val="en-US" w:eastAsia="zh-CN"/>
          </w:rPr>
          <w:t>B Impact Assessment（BIA）</w:t>
        </w:r>
      </w:ins>
      <w:ins w:id="2000" w:author="1111" w:date="2025-09-01T20:55:49Z">
        <w:r>
          <w:rPr>
            <w:rFonts w:hint="eastAsia" w:ascii="Times New Roman" w:hAnsi="Times New Roman" w:eastAsia="宋体" w:cs="Times New Roman"/>
            <w:szCs w:val="21"/>
            <w:lang w:val="en-US" w:eastAsia="zh-CN"/>
          </w:rPr>
          <w:t>分析</w:t>
        </w:r>
      </w:ins>
      <w:ins w:id="2001" w:author="1111" w:date="2025-09-01T20:59:56Z">
        <w:r>
          <w:rPr>
            <w:rFonts w:hint="eastAsia" w:ascii="Times New Roman" w:hAnsi="Times New Roman" w:eastAsia="宋体" w:cs="Times New Roman"/>
            <w:szCs w:val="21"/>
            <w:lang w:val="en-US" w:eastAsia="zh-CN"/>
          </w:rPr>
          <w:t>模型</w:t>
        </w:r>
      </w:ins>
      <w:ins w:id="2002" w:author="1111" w:date="2025-09-01T20:55:43Z">
        <w:r>
          <w:rPr>
            <w:rFonts w:hint="eastAsia" w:ascii="Times New Roman" w:hAnsi="Times New Roman" w:eastAsia="宋体" w:cs="Times New Roman"/>
            <w:szCs w:val="21"/>
            <w:lang w:val="en-US" w:eastAsia="zh-CN"/>
          </w:rPr>
          <w:t>涵盖治理，员工、社区、环境、客户等五纬度</w:t>
        </w:r>
      </w:ins>
      <w:ins w:id="2003" w:author="1111" w:date="2025-09-01T20:55:52Z">
        <w:r>
          <w:rPr>
            <w:rFonts w:hint="eastAsia" w:ascii="Times New Roman" w:hAnsi="Times New Roman" w:eastAsia="宋体" w:cs="Times New Roman"/>
            <w:szCs w:val="21"/>
            <w:lang w:val="en-US" w:eastAsia="zh-CN"/>
          </w:rPr>
          <w:t>，</w:t>
        </w:r>
      </w:ins>
      <w:ins w:id="2004" w:author="1111" w:date="2025-09-01T20:41:07Z">
        <w:r>
          <w:rPr>
            <w:rFonts w:hint="eastAsia" w:ascii="Times New Roman" w:hAnsi="Times New Roman" w:eastAsia="宋体" w:cs="Times New Roman"/>
            <w:szCs w:val="21"/>
            <w:lang w:val="en-US" w:eastAsia="zh-CN"/>
          </w:rPr>
          <w:t>以</w:t>
        </w:r>
      </w:ins>
      <w:ins w:id="2005" w:author="1111" w:date="2025-09-01T20:40:55Z">
        <w:r>
          <w:rPr>
            <w:rFonts w:hint="eastAsia" w:ascii="Times New Roman" w:hAnsi="Times New Roman" w:eastAsia="宋体" w:cs="Times New Roman"/>
            <w:szCs w:val="21"/>
            <w:lang w:val="en-US" w:eastAsia="zh-CN"/>
          </w:rPr>
          <w:t>全球企业的影响力评估数据</w:t>
        </w:r>
      </w:ins>
      <w:ins w:id="2006" w:author="1111" w:date="2025-09-01T20:41:26Z">
        <w:r>
          <w:rPr>
            <w:rFonts w:hint="eastAsia" w:ascii="Times New Roman" w:hAnsi="Times New Roman" w:eastAsia="宋体" w:cs="Times New Roman"/>
            <w:szCs w:val="21"/>
            <w:lang w:val="en-US" w:eastAsia="zh-CN"/>
          </w:rPr>
          <w:t>作为</w:t>
        </w:r>
      </w:ins>
      <w:ins w:id="2007" w:author="1111" w:date="2025-09-01T20:40:55Z">
        <w:r>
          <w:rPr>
            <w:rFonts w:hint="eastAsia" w:ascii="Times New Roman" w:hAnsi="Times New Roman" w:eastAsia="宋体" w:cs="Times New Roman"/>
            <w:szCs w:val="21"/>
            <w:lang w:val="en-US" w:eastAsia="zh-CN"/>
          </w:rPr>
          <w:t>基准数据，帮助企业定位所在行业领域中该企业影响力所处位置以及对标行业头部企业的影响力评分</w:t>
        </w:r>
      </w:ins>
      <w:ins w:id="2008" w:author="1111" w:date="2025-09-01T20:33:22Z">
        <w:r>
          <w:rPr>
            <w:rFonts w:hint="eastAsia" w:ascii="Times New Roman" w:hAnsi="Times New Roman" w:eastAsia="宋体" w:cs="Times New Roman"/>
            <w:szCs w:val="21"/>
            <w:lang w:val="en-US" w:eastAsia="zh-CN"/>
          </w:rPr>
          <w:t>，</w:t>
        </w:r>
      </w:ins>
      <w:ins w:id="2009" w:author="1111" w:date="2025-09-01T20:41:46Z">
        <w:r>
          <w:rPr>
            <w:rFonts w:hint="eastAsia" w:ascii="Times New Roman" w:hAnsi="Times New Roman" w:eastAsia="宋体" w:cs="Times New Roman"/>
            <w:szCs w:val="21"/>
            <w:lang w:val="en-US" w:eastAsia="zh-CN"/>
          </w:rPr>
          <w:t>最终</w:t>
        </w:r>
      </w:ins>
      <w:ins w:id="2010" w:author="1111" w:date="2025-09-01T20:46:57Z">
        <w:r>
          <w:rPr>
            <w:rFonts w:hint="eastAsia" w:ascii="Times New Roman" w:hAnsi="Times New Roman" w:eastAsia="宋体" w:cs="Times New Roman"/>
            <w:szCs w:val="21"/>
            <w:lang w:val="en-US" w:eastAsia="zh-CN"/>
          </w:rPr>
          <w:t>量化</w:t>
        </w:r>
      </w:ins>
      <w:ins w:id="2011" w:author="1111" w:date="2025-09-01T20:45:58Z">
        <w:r>
          <w:rPr>
            <w:rFonts w:hint="eastAsia" w:ascii="Times New Roman" w:hAnsi="Times New Roman" w:eastAsia="宋体" w:cs="Times New Roman"/>
            <w:szCs w:val="21"/>
            <w:lang w:val="en-US" w:eastAsia="zh-CN"/>
          </w:rPr>
          <w:t>企业</w:t>
        </w:r>
      </w:ins>
      <w:ins w:id="2012" w:author="1111" w:date="2025-09-01T20:45:59Z">
        <w:r>
          <w:rPr>
            <w:rFonts w:hint="eastAsia" w:ascii="Times New Roman" w:hAnsi="Times New Roman" w:eastAsia="宋体" w:cs="Times New Roman"/>
            <w:szCs w:val="21"/>
            <w:lang w:val="en-US" w:eastAsia="zh-CN"/>
          </w:rPr>
          <w:t>的</w:t>
        </w:r>
      </w:ins>
      <w:ins w:id="2013" w:author="1111" w:date="2025-09-01T20:24:36Z">
        <w:r>
          <w:rPr>
            <w:rFonts w:hint="eastAsia" w:ascii="Times New Roman" w:hAnsi="Times New Roman" w:eastAsia="宋体" w:cs="Times New Roman"/>
            <w:szCs w:val="21"/>
            <w:lang w:val="en-US" w:eastAsia="zh-CN"/>
          </w:rPr>
          <w:t>社会</w:t>
        </w:r>
      </w:ins>
      <w:ins w:id="2014" w:author="1111" w:date="2025-09-01T20:24:37Z">
        <w:r>
          <w:rPr>
            <w:rFonts w:hint="eastAsia" w:ascii="Times New Roman" w:hAnsi="Times New Roman" w:eastAsia="宋体" w:cs="Times New Roman"/>
            <w:szCs w:val="21"/>
            <w:lang w:val="en-US" w:eastAsia="zh-CN"/>
          </w:rPr>
          <w:t>影响</w:t>
        </w:r>
      </w:ins>
      <w:ins w:id="2015" w:author="1111" w:date="2025-09-01T20:46:02Z">
        <w:r>
          <w:rPr>
            <w:rFonts w:hint="eastAsia" w:ascii="Times New Roman" w:hAnsi="Times New Roman" w:eastAsia="宋体" w:cs="Times New Roman"/>
            <w:szCs w:val="21"/>
            <w:lang w:val="en-US" w:eastAsia="zh-CN"/>
          </w:rPr>
          <w:t>大小</w:t>
        </w:r>
      </w:ins>
      <w:ins w:id="2016" w:author="1111" w:date="2025-09-01T20:57:02Z">
        <w:r>
          <w:rPr>
            <w:rFonts w:hint="eastAsia" w:ascii="Times New Roman" w:hAnsi="Times New Roman" w:eastAsia="宋体" w:cs="Times New Roman"/>
            <w:szCs w:val="21"/>
            <w:lang w:val="en-US" w:eastAsia="zh-CN"/>
          </w:rPr>
          <w:t>。</w:t>
        </w:r>
      </w:ins>
      <w:ins w:id="2017" w:author="1111" w:date="2025-09-01T20:56:03Z">
        <w:r>
          <w:rPr>
            <w:rFonts w:hint="eastAsia" w:ascii="Times New Roman" w:hAnsi="Times New Roman" w:eastAsia="宋体" w:cs="Times New Roman"/>
            <w:szCs w:val="21"/>
            <w:lang w:val="en-US" w:eastAsia="zh-CN"/>
          </w:rPr>
          <w:t>同时</w:t>
        </w:r>
      </w:ins>
      <w:ins w:id="2018" w:author="1111" w:date="2025-09-01T20:59:49Z">
        <w:r>
          <w:rPr>
            <w:rFonts w:hint="eastAsia" w:ascii="Times New Roman" w:hAnsi="Times New Roman" w:eastAsia="宋体" w:cs="Times New Roman"/>
            <w:szCs w:val="21"/>
            <w:lang w:val="en-US" w:eastAsia="zh-CN"/>
          </w:rPr>
          <w:t>该</w:t>
        </w:r>
      </w:ins>
      <w:ins w:id="2019" w:author="1111" w:date="2025-09-01T20:59:59Z">
        <w:r>
          <w:rPr>
            <w:rFonts w:hint="eastAsia" w:ascii="Times New Roman" w:hAnsi="Times New Roman" w:eastAsia="宋体" w:cs="Times New Roman"/>
            <w:szCs w:val="21"/>
            <w:lang w:val="en-US" w:eastAsia="zh-CN"/>
          </w:rPr>
          <w:t>模型</w:t>
        </w:r>
      </w:ins>
      <w:ins w:id="2020" w:author="1111" w:date="2025-09-01T20:56:03Z">
        <w:r>
          <w:rPr>
            <w:rFonts w:hint="eastAsia" w:ascii="Times New Roman" w:hAnsi="Times New Roman" w:eastAsia="宋体" w:cs="Times New Roman"/>
            <w:szCs w:val="21"/>
            <w:lang w:val="en-US" w:eastAsia="zh-CN"/>
          </w:rPr>
          <w:t>考虑到不同行业与规模的企业在社会与环境影响力的侧重点的差异性，评估内容会根据企业规模、行业和运营地区的不同产生</w:t>
        </w:r>
      </w:ins>
      <w:ins w:id="2021" w:author="1111" w:date="2025-09-01T20:57:38Z">
        <w:r>
          <w:rPr>
            <w:rFonts w:hint="eastAsia" w:ascii="Times New Roman" w:hAnsi="Times New Roman" w:eastAsia="宋体" w:cs="Times New Roman"/>
            <w:szCs w:val="21"/>
            <w:lang w:val="en-US" w:eastAsia="zh-CN"/>
          </w:rPr>
          <w:t>，</w:t>
        </w:r>
      </w:ins>
      <w:ins w:id="2022" w:author="1111" w:date="2025-09-01T20:57:40Z">
        <w:r>
          <w:rPr>
            <w:rFonts w:hint="eastAsia" w:ascii="Times New Roman" w:hAnsi="Times New Roman" w:eastAsia="宋体" w:cs="Times New Roman"/>
            <w:szCs w:val="21"/>
            <w:lang w:val="en-US" w:eastAsia="zh-CN"/>
          </w:rPr>
          <w:t>能够</w:t>
        </w:r>
      </w:ins>
      <w:ins w:id="2023" w:author="1111" w:date="2025-09-02T10:45:57Z">
        <w:r>
          <w:rPr>
            <w:rFonts w:hint="eastAsia" w:ascii="Times New Roman" w:hAnsi="Times New Roman" w:eastAsia="宋体" w:cs="Times New Roman"/>
            <w:szCs w:val="21"/>
            <w:lang w:val="en-US" w:eastAsia="zh-CN"/>
          </w:rPr>
          <w:t>综合</w:t>
        </w:r>
      </w:ins>
      <w:ins w:id="2024" w:author="1111" w:date="2025-09-01T20:57:46Z">
        <w:r>
          <w:rPr>
            <w:rFonts w:hint="eastAsia" w:ascii="Times New Roman" w:hAnsi="Times New Roman" w:eastAsia="宋体" w:cs="Times New Roman"/>
            <w:szCs w:val="21"/>
            <w:lang w:val="en-US" w:eastAsia="zh-CN"/>
          </w:rPr>
          <w:t>上述</w:t>
        </w:r>
      </w:ins>
      <w:ins w:id="2025" w:author="1111" w:date="2025-09-01T20:58:03Z">
        <w:r>
          <w:rPr>
            <w:rFonts w:hint="eastAsia" w:ascii="Times New Roman" w:hAnsi="Times New Roman" w:eastAsia="宋体" w:cs="Times New Roman"/>
            <w:szCs w:val="21"/>
            <w:lang w:val="en-US" w:eastAsia="zh-CN"/>
          </w:rPr>
          <w:t>三</w:t>
        </w:r>
      </w:ins>
      <w:ins w:id="2026" w:author="1111" w:date="2025-09-02T10:46:02Z">
        <w:r>
          <w:rPr>
            <w:rFonts w:hint="eastAsia" w:ascii="Times New Roman" w:hAnsi="Times New Roman" w:eastAsia="宋体" w:cs="Times New Roman"/>
            <w:szCs w:val="21"/>
            <w:lang w:val="en-US" w:eastAsia="zh-CN"/>
          </w:rPr>
          <w:t>方面</w:t>
        </w:r>
      </w:ins>
      <w:ins w:id="2027" w:author="1111" w:date="2025-09-01T20:58:03Z">
        <w:r>
          <w:rPr>
            <w:rFonts w:hint="eastAsia" w:ascii="Times New Roman" w:hAnsi="Times New Roman" w:eastAsia="宋体" w:cs="Times New Roman"/>
            <w:szCs w:val="21"/>
            <w:lang w:val="en-US" w:eastAsia="zh-CN"/>
          </w:rPr>
          <w:t>考量</w:t>
        </w:r>
      </w:ins>
      <w:ins w:id="2028" w:author="1111" w:date="2025-09-01T20:58:04Z">
        <w:r>
          <w:rPr>
            <w:rFonts w:hint="eastAsia" w:ascii="Times New Roman" w:hAnsi="Times New Roman" w:eastAsia="宋体" w:cs="Times New Roman"/>
            <w:szCs w:val="21"/>
            <w:lang w:val="en-US" w:eastAsia="zh-CN"/>
          </w:rPr>
          <w:t>因素</w:t>
        </w:r>
      </w:ins>
      <w:ins w:id="2029" w:author="1111" w:date="2025-09-01T20:58:05Z">
        <w:r>
          <w:rPr>
            <w:rFonts w:hint="eastAsia" w:ascii="Times New Roman" w:hAnsi="Times New Roman" w:eastAsia="宋体" w:cs="Times New Roman"/>
            <w:szCs w:val="21"/>
            <w:lang w:val="en-US" w:eastAsia="zh-CN"/>
          </w:rPr>
          <w:t>提供</w:t>
        </w:r>
      </w:ins>
      <w:ins w:id="2030" w:author="1111" w:date="2025-09-01T20:58:29Z">
        <w:r>
          <w:rPr>
            <w:rFonts w:hint="eastAsia" w:ascii="Times New Roman" w:hAnsi="Times New Roman" w:eastAsia="宋体" w:cs="Times New Roman"/>
            <w:szCs w:val="21"/>
            <w:lang w:val="en-US" w:eastAsia="zh-CN"/>
          </w:rPr>
          <w:t>具</w:t>
        </w:r>
      </w:ins>
      <w:ins w:id="2031" w:author="1111" w:date="2025-09-01T20:58:30Z">
        <w:r>
          <w:rPr>
            <w:rFonts w:hint="eastAsia" w:ascii="Times New Roman" w:hAnsi="Times New Roman" w:eastAsia="宋体" w:cs="Times New Roman"/>
            <w:szCs w:val="21"/>
            <w:lang w:val="en-US" w:eastAsia="zh-CN"/>
          </w:rPr>
          <w:t>化</w:t>
        </w:r>
      </w:ins>
      <w:ins w:id="2032" w:author="1111" w:date="2025-09-01T20:58:31Z">
        <w:r>
          <w:rPr>
            <w:rFonts w:hint="eastAsia" w:ascii="Times New Roman" w:hAnsi="Times New Roman" w:eastAsia="宋体" w:cs="Times New Roman"/>
            <w:szCs w:val="21"/>
            <w:lang w:val="en-US" w:eastAsia="zh-CN"/>
          </w:rPr>
          <w:t>标准</w:t>
        </w:r>
      </w:ins>
      <w:ins w:id="2033" w:author="1111" w:date="2025-09-01T21:00:32Z">
        <w:r>
          <w:rPr>
            <w:rFonts w:hint="eastAsia" w:ascii="Times New Roman" w:hAnsi="Times New Roman" w:eastAsia="宋体" w:cs="Times New Roman"/>
            <w:szCs w:val="21"/>
            <w:lang w:val="en-US" w:eastAsia="zh-CN"/>
          </w:rPr>
          <w:t>，</w:t>
        </w:r>
      </w:ins>
      <w:ins w:id="2034" w:author="1111" w:date="2025-09-01T21:01:27Z">
        <w:r>
          <w:rPr>
            <w:rFonts w:hint="eastAsia" w:ascii="Times New Roman" w:hAnsi="Times New Roman" w:eastAsia="宋体" w:cs="Times New Roman"/>
            <w:szCs w:val="21"/>
            <w:lang w:val="en-US" w:eastAsia="zh-CN"/>
          </w:rPr>
          <w:t>便于</w:t>
        </w:r>
      </w:ins>
      <w:ins w:id="2035" w:author="1111" w:date="2025-09-01T21:01:29Z">
        <w:r>
          <w:rPr>
            <w:rFonts w:hint="eastAsia" w:ascii="Times New Roman" w:hAnsi="Times New Roman" w:eastAsia="宋体" w:cs="Times New Roman"/>
            <w:szCs w:val="21"/>
            <w:lang w:val="en-US" w:eastAsia="zh-CN"/>
          </w:rPr>
          <w:t>统一</w:t>
        </w:r>
      </w:ins>
      <w:ins w:id="2036" w:author="1111" w:date="2025-09-01T21:01:32Z">
        <w:r>
          <w:rPr>
            <w:rFonts w:hint="eastAsia" w:ascii="Times New Roman" w:hAnsi="Times New Roman" w:eastAsia="宋体" w:cs="Times New Roman"/>
            <w:szCs w:val="21"/>
            <w:lang w:val="en-US" w:eastAsia="zh-CN"/>
          </w:rPr>
          <w:t>裁判尺度</w:t>
        </w:r>
      </w:ins>
      <w:ins w:id="2037" w:author="1111" w:date="2025-09-01T20:58:36Z">
        <w:r>
          <w:rPr>
            <w:rFonts w:hint="eastAsia" w:ascii="Times New Roman" w:hAnsi="Times New Roman" w:eastAsia="宋体" w:cs="Times New Roman"/>
            <w:szCs w:val="21"/>
            <w:lang w:val="en-US" w:eastAsia="zh-CN"/>
          </w:rPr>
          <w:t>。</w:t>
        </w:r>
      </w:ins>
      <w:ins w:id="2038" w:author="1111" w:date="2025-09-01T20:48:01Z">
        <w:r>
          <w:rPr>
            <w:rFonts w:hint="eastAsia" w:ascii="Times New Roman" w:hAnsi="Times New Roman" w:eastAsia="宋体" w:cs="Times New Roman"/>
            <w:szCs w:val="21"/>
            <w:lang w:val="en-US" w:eastAsia="zh-CN"/>
          </w:rPr>
          <w:t>社会</w:t>
        </w:r>
      </w:ins>
      <w:ins w:id="2039" w:author="1111" w:date="2025-09-01T20:48:02Z">
        <w:r>
          <w:rPr>
            <w:rFonts w:hint="eastAsia" w:ascii="Times New Roman" w:hAnsi="Times New Roman" w:eastAsia="宋体" w:cs="Times New Roman"/>
            <w:szCs w:val="21"/>
            <w:lang w:val="en-US" w:eastAsia="zh-CN"/>
          </w:rPr>
          <w:t>影响</w:t>
        </w:r>
      </w:ins>
      <w:ins w:id="2040" w:author="1111" w:date="2025-09-01T20:48:04Z">
        <w:r>
          <w:rPr>
            <w:rFonts w:hint="eastAsia" w:ascii="Times New Roman" w:hAnsi="Times New Roman" w:eastAsia="宋体" w:cs="Times New Roman"/>
            <w:szCs w:val="21"/>
            <w:lang w:val="en-US" w:eastAsia="zh-CN"/>
          </w:rPr>
          <w:t>越大</w:t>
        </w:r>
      </w:ins>
      <w:ins w:id="2041" w:author="1111" w:date="2025-09-01T20:48:05Z">
        <w:r>
          <w:rPr>
            <w:rFonts w:hint="eastAsia" w:ascii="Times New Roman" w:hAnsi="Times New Roman" w:eastAsia="宋体" w:cs="Times New Roman"/>
            <w:szCs w:val="21"/>
            <w:lang w:val="en-US" w:eastAsia="zh-CN"/>
          </w:rPr>
          <w:t>的</w:t>
        </w:r>
      </w:ins>
      <w:ins w:id="2042" w:author="1111" w:date="2025-09-01T20:48:06Z">
        <w:r>
          <w:rPr>
            <w:rFonts w:hint="eastAsia" w:ascii="Times New Roman" w:hAnsi="Times New Roman" w:eastAsia="宋体" w:cs="Times New Roman"/>
            <w:szCs w:val="21"/>
            <w:lang w:val="en-US" w:eastAsia="zh-CN"/>
          </w:rPr>
          <w:t>企业</w:t>
        </w:r>
      </w:ins>
      <w:ins w:id="2043" w:author="1111" w:date="2025-09-01T20:48:08Z">
        <w:r>
          <w:rPr>
            <w:rFonts w:hint="eastAsia" w:ascii="Times New Roman" w:hAnsi="Times New Roman" w:eastAsia="宋体" w:cs="Times New Roman"/>
            <w:szCs w:val="21"/>
            <w:lang w:val="en-US" w:eastAsia="zh-CN"/>
          </w:rPr>
          <w:t>理应</w:t>
        </w:r>
      </w:ins>
      <w:ins w:id="2044" w:author="1111" w:date="2025-09-01T20:48:09Z">
        <w:r>
          <w:rPr>
            <w:rFonts w:hint="eastAsia" w:ascii="Times New Roman" w:hAnsi="Times New Roman" w:eastAsia="宋体" w:cs="Times New Roman"/>
            <w:szCs w:val="21"/>
            <w:lang w:val="en-US" w:eastAsia="zh-CN"/>
          </w:rPr>
          <w:t>承担</w:t>
        </w:r>
      </w:ins>
      <w:ins w:id="2045" w:author="1111" w:date="2025-09-01T20:48:10Z">
        <w:r>
          <w:rPr>
            <w:rFonts w:hint="eastAsia" w:ascii="Times New Roman" w:hAnsi="Times New Roman" w:eastAsia="宋体" w:cs="Times New Roman"/>
            <w:szCs w:val="21"/>
            <w:lang w:val="en-US" w:eastAsia="zh-CN"/>
          </w:rPr>
          <w:t>更多</w:t>
        </w:r>
      </w:ins>
      <w:ins w:id="2046" w:author="1111" w:date="2025-09-01T20:48:11Z">
        <w:r>
          <w:rPr>
            <w:rFonts w:hint="eastAsia" w:ascii="Times New Roman" w:hAnsi="Times New Roman" w:eastAsia="宋体" w:cs="Times New Roman"/>
            <w:szCs w:val="21"/>
            <w:lang w:val="en-US" w:eastAsia="zh-CN"/>
          </w:rPr>
          <w:t>的</w:t>
        </w:r>
      </w:ins>
      <w:ins w:id="2047" w:author="1111" w:date="2025-09-01T20:48:12Z">
        <w:r>
          <w:rPr>
            <w:rFonts w:hint="eastAsia" w:ascii="Times New Roman" w:hAnsi="Times New Roman" w:eastAsia="宋体" w:cs="Times New Roman"/>
            <w:szCs w:val="21"/>
            <w:lang w:val="en-US" w:eastAsia="zh-CN"/>
          </w:rPr>
          <w:t>社会责任</w:t>
        </w:r>
      </w:ins>
      <w:ins w:id="2048" w:author="1111" w:date="2025-09-01T20:48:13Z">
        <w:r>
          <w:rPr>
            <w:rFonts w:hint="eastAsia" w:ascii="Times New Roman" w:hAnsi="Times New Roman" w:eastAsia="宋体" w:cs="Times New Roman"/>
            <w:szCs w:val="21"/>
            <w:lang w:val="en-US" w:eastAsia="zh-CN"/>
          </w:rPr>
          <w:t>，</w:t>
        </w:r>
      </w:ins>
      <w:ins w:id="2049" w:author="1111" w:date="2025-09-01T21:10:08Z">
        <w:r>
          <w:rPr>
            <w:rFonts w:hint="eastAsia" w:ascii="Times New Roman" w:hAnsi="Times New Roman" w:eastAsia="宋体" w:cs="Times New Roman"/>
            <w:szCs w:val="21"/>
            <w:lang w:val="en-US" w:eastAsia="zh-CN"/>
          </w:rPr>
          <w:t>而</w:t>
        </w:r>
      </w:ins>
      <w:ins w:id="2050" w:author="1111" w:date="2025-09-01T21:10:09Z">
        <w:r>
          <w:rPr>
            <w:rFonts w:hint="eastAsia" w:ascii="Times New Roman" w:hAnsi="Times New Roman" w:eastAsia="宋体" w:cs="Times New Roman"/>
            <w:szCs w:val="21"/>
            <w:lang w:val="en-US" w:eastAsia="zh-CN"/>
          </w:rPr>
          <w:t>更大的</w:t>
        </w:r>
      </w:ins>
      <w:ins w:id="2051" w:author="1111" w:date="2025-09-01T21:10:10Z">
        <w:r>
          <w:rPr>
            <w:rFonts w:hint="eastAsia" w:ascii="Times New Roman" w:hAnsi="Times New Roman" w:eastAsia="宋体" w:cs="Times New Roman"/>
            <w:szCs w:val="21"/>
            <w:lang w:val="en-US" w:eastAsia="zh-CN"/>
          </w:rPr>
          <w:t>社会</w:t>
        </w:r>
      </w:ins>
      <w:ins w:id="2052" w:author="1111" w:date="2025-09-01T21:10:11Z">
        <w:r>
          <w:rPr>
            <w:rFonts w:hint="eastAsia" w:ascii="Times New Roman" w:hAnsi="Times New Roman" w:eastAsia="宋体" w:cs="Times New Roman"/>
            <w:szCs w:val="21"/>
            <w:lang w:val="en-US" w:eastAsia="zh-CN"/>
          </w:rPr>
          <w:t>责任</w:t>
        </w:r>
      </w:ins>
      <w:ins w:id="2053" w:author="1111" w:date="2025-09-01T21:10:12Z">
        <w:r>
          <w:rPr>
            <w:rFonts w:hint="eastAsia" w:ascii="Times New Roman" w:hAnsi="Times New Roman" w:eastAsia="宋体" w:cs="Times New Roman"/>
            <w:szCs w:val="21"/>
            <w:lang w:val="en-US" w:eastAsia="zh-CN"/>
          </w:rPr>
          <w:t>则</w:t>
        </w:r>
      </w:ins>
      <w:ins w:id="2054" w:author="1111" w:date="2025-09-01T21:10:14Z">
        <w:r>
          <w:rPr>
            <w:rFonts w:hint="eastAsia" w:ascii="Times New Roman" w:hAnsi="Times New Roman" w:eastAsia="宋体" w:cs="Times New Roman"/>
            <w:szCs w:val="21"/>
            <w:lang w:val="en-US" w:eastAsia="zh-CN"/>
          </w:rPr>
          <w:t>意味着</w:t>
        </w:r>
      </w:ins>
      <w:ins w:id="2055" w:author="1111" w:date="2025-09-01T21:11:40Z">
        <w:r>
          <w:rPr>
            <w:rFonts w:hint="eastAsia" w:ascii="Times New Roman" w:hAnsi="Times New Roman" w:eastAsia="宋体" w:cs="Times New Roman"/>
            <w:szCs w:val="21"/>
            <w:lang w:val="en-US" w:eastAsia="zh-CN"/>
          </w:rPr>
          <w:t>不应</w:t>
        </w:r>
      </w:ins>
      <w:ins w:id="2056" w:author="1111" w:date="2025-09-01T21:11:42Z">
        <w:r>
          <w:rPr>
            <w:rFonts w:hint="eastAsia" w:ascii="Times New Roman" w:hAnsi="Times New Roman" w:eastAsia="宋体" w:cs="Times New Roman"/>
            <w:szCs w:val="21"/>
            <w:lang w:val="en-US" w:eastAsia="zh-CN"/>
          </w:rPr>
          <w:t>轻易</w:t>
        </w:r>
      </w:ins>
      <w:ins w:id="2057" w:author="1111" w:date="2025-09-01T21:11:43Z">
        <w:r>
          <w:rPr>
            <w:rFonts w:hint="eastAsia" w:ascii="Times New Roman" w:hAnsi="Times New Roman" w:eastAsia="宋体" w:cs="Times New Roman"/>
            <w:szCs w:val="21"/>
            <w:lang w:val="en-US" w:eastAsia="zh-CN"/>
          </w:rPr>
          <w:t>解散</w:t>
        </w:r>
      </w:ins>
      <w:ins w:id="2058" w:author="1111" w:date="2025-09-01T21:11:51Z">
        <w:r>
          <w:rPr>
            <w:rFonts w:hint="eastAsia" w:ascii="Times New Roman" w:hAnsi="Times New Roman" w:eastAsia="宋体" w:cs="Times New Roman"/>
            <w:szCs w:val="21"/>
            <w:lang w:val="en-US" w:eastAsia="zh-CN"/>
          </w:rPr>
          <w:t>。</w:t>
        </w:r>
      </w:ins>
      <w:ins w:id="2059" w:author="1111" w:date="2025-09-01T21:08:30Z">
        <w:r>
          <w:rPr>
            <w:rFonts w:hint="eastAsia" w:ascii="Times New Roman" w:hAnsi="Times New Roman" w:eastAsia="宋体" w:cs="Times New Roman"/>
            <w:szCs w:val="21"/>
            <w:lang w:val="en-US" w:eastAsia="zh-CN"/>
          </w:rPr>
          <w:t>法官</w:t>
        </w:r>
      </w:ins>
      <w:ins w:id="2060" w:author="1111" w:date="2025-09-01T20:33:32Z">
        <w:r>
          <w:rPr>
            <w:rFonts w:hint="eastAsia" w:ascii="Times New Roman" w:hAnsi="Times New Roman" w:eastAsia="宋体" w:cs="Times New Roman"/>
            <w:szCs w:val="21"/>
            <w:lang w:val="en-US" w:eastAsia="zh-CN"/>
          </w:rPr>
          <w:t>在</w:t>
        </w:r>
      </w:ins>
      <w:ins w:id="2061" w:author="1111" w:date="2025-09-01T20:48:23Z">
        <w:r>
          <w:rPr>
            <w:rFonts w:hint="eastAsia" w:ascii="Times New Roman" w:hAnsi="Times New Roman" w:eastAsia="宋体" w:cs="Times New Roman"/>
            <w:szCs w:val="21"/>
            <w:lang w:val="en-US" w:eastAsia="zh-CN"/>
          </w:rPr>
          <w:t>司法</w:t>
        </w:r>
      </w:ins>
      <w:ins w:id="2062" w:author="1111" w:date="2025-09-01T20:48:25Z">
        <w:r>
          <w:rPr>
            <w:rFonts w:hint="eastAsia" w:ascii="Times New Roman" w:hAnsi="Times New Roman" w:eastAsia="宋体" w:cs="Times New Roman"/>
            <w:szCs w:val="21"/>
            <w:lang w:val="en-US" w:eastAsia="zh-CN"/>
          </w:rPr>
          <w:t>解散</w:t>
        </w:r>
      </w:ins>
      <w:ins w:id="2063" w:author="1111" w:date="2025-09-01T20:48:27Z">
        <w:r>
          <w:rPr>
            <w:rFonts w:hint="eastAsia" w:ascii="Times New Roman" w:hAnsi="Times New Roman" w:eastAsia="宋体" w:cs="Times New Roman"/>
            <w:szCs w:val="21"/>
            <w:lang w:val="en-US" w:eastAsia="zh-CN"/>
          </w:rPr>
          <w:t>纠纷中</w:t>
        </w:r>
      </w:ins>
      <w:ins w:id="2064" w:author="1111" w:date="2025-09-01T20:47:44Z">
        <w:r>
          <w:rPr>
            <w:rFonts w:hint="eastAsia" w:ascii="Times New Roman" w:hAnsi="Times New Roman" w:eastAsia="宋体" w:cs="Times New Roman"/>
            <w:szCs w:val="21"/>
            <w:lang w:val="en-US" w:eastAsia="zh-CN"/>
          </w:rPr>
          <w:t>可以</w:t>
        </w:r>
      </w:ins>
      <w:ins w:id="2065" w:author="1111" w:date="2025-09-01T20:34:09Z">
        <w:r>
          <w:rPr>
            <w:rFonts w:hint="eastAsia" w:ascii="Times New Roman" w:hAnsi="Times New Roman" w:eastAsia="宋体" w:cs="Times New Roman"/>
            <w:szCs w:val="21"/>
            <w:lang w:val="en-US" w:eastAsia="zh-CN"/>
          </w:rPr>
          <w:t>结合</w:t>
        </w:r>
      </w:ins>
      <w:ins w:id="2066" w:author="1111" w:date="2025-09-01T20:36:09Z">
        <w:r>
          <w:rPr>
            <w:rFonts w:hint="eastAsia" w:ascii="Times New Roman" w:hAnsi="Times New Roman" w:eastAsia="宋体" w:cs="Times New Roman"/>
            <w:szCs w:val="21"/>
            <w:lang w:val="en-US" w:eastAsia="zh-CN"/>
          </w:rPr>
          <w:t>上述</w:t>
        </w:r>
      </w:ins>
      <w:ins w:id="2067" w:author="1111" w:date="2025-09-01T20:36:10Z">
        <w:r>
          <w:rPr>
            <w:rFonts w:hint="eastAsia" w:ascii="Times New Roman" w:hAnsi="Times New Roman" w:eastAsia="宋体" w:cs="Times New Roman"/>
            <w:szCs w:val="21"/>
            <w:lang w:val="en-US" w:eastAsia="zh-CN"/>
          </w:rPr>
          <w:t>分析</w:t>
        </w:r>
      </w:ins>
      <w:ins w:id="2068" w:author="1111" w:date="2025-09-01T20:36:12Z">
        <w:r>
          <w:rPr>
            <w:rFonts w:hint="eastAsia" w:ascii="Times New Roman" w:hAnsi="Times New Roman" w:eastAsia="宋体" w:cs="Times New Roman"/>
            <w:szCs w:val="21"/>
            <w:lang w:val="en-US" w:eastAsia="zh-CN"/>
          </w:rPr>
          <w:t>工具</w:t>
        </w:r>
      </w:ins>
      <w:ins w:id="2069" w:author="1111" w:date="2025-09-01T20:47:38Z">
        <w:r>
          <w:rPr>
            <w:rFonts w:hint="eastAsia" w:ascii="Times New Roman" w:hAnsi="Times New Roman" w:eastAsia="宋体" w:cs="Times New Roman"/>
            <w:szCs w:val="21"/>
            <w:lang w:val="en-US" w:eastAsia="zh-CN"/>
          </w:rPr>
          <w:t>结果</w:t>
        </w:r>
      </w:ins>
      <w:ins w:id="2070" w:author="1111" w:date="2025-09-01T20:48:38Z">
        <w:r>
          <w:rPr>
            <w:rFonts w:hint="eastAsia" w:ascii="Times New Roman" w:hAnsi="Times New Roman" w:eastAsia="宋体" w:cs="Times New Roman"/>
            <w:szCs w:val="21"/>
            <w:lang w:val="en-US" w:eastAsia="zh-CN"/>
          </w:rPr>
          <w:t>认定</w:t>
        </w:r>
      </w:ins>
      <w:ins w:id="2071" w:author="1111" w:date="2025-09-01T20:48:43Z">
        <w:r>
          <w:rPr>
            <w:rFonts w:hint="eastAsia" w:ascii="Times New Roman" w:hAnsi="Times New Roman" w:eastAsia="宋体" w:cs="Times New Roman"/>
            <w:szCs w:val="21"/>
            <w:lang w:val="en-US" w:eastAsia="zh-CN"/>
          </w:rPr>
          <w:t>企业</w:t>
        </w:r>
      </w:ins>
      <w:ins w:id="2072" w:author="1111" w:date="2025-09-01T20:48:48Z">
        <w:r>
          <w:rPr>
            <w:rFonts w:hint="eastAsia" w:ascii="Times New Roman" w:hAnsi="Times New Roman" w:eastAsia="宋体" w:cs="Times New Roman"/>
            <w:szCs w:val="21"/>
            <w:lang w:val="en-US" w:eastAsia="zh-CN"/>
          </w:rPr>
          <w:t>社会责任</w:t>
        </w:r>
      </w:ins>
      <w:ins w:id="2073" w:author="1111" w:date="2025-09-01T21:01:58Z">
        <w:r>
          <w:rPr>
            <w:rFonts w:hint="eastAsia" w:ascii="Times New Roman" w:hAnsi="Times New Roman" w:eastAsia="宋体" w:cs="Times New Roman"/>
            <w:szCs w:val="21"/>
            <w:lang w:val="en-US" w:eastAsia="zh-CN"/>
          </w:rPr>
          <w:t>多寡</w:t>
        </w:r>
      </w:ins>
      <w:ins w:id="2074" w:author="1111" w:date="2025-09-01T20:34:09Z">
        <w:r>
          <w:rPr>
            <w:rFonts w:hint="eastAsia" w:ascii="Times New Roman" w:hAnsi="Times New Roman" w:eastAsia="宋体" w:cs="Times New Roman"/>
            <w:szCs w:val="21"/>
            <w:lang w:val="en-US" w:eastAsia="zh-CN"/>
          </w:rPr>
          <w:t>，</w:t>
        </w:r>
      </w:ins>
      <w:ins w:id="2075" w:author="1111" w:date="2025-09-01T21:08:39Z">
        <w:r>
          <w:rPr>
            <w:rFonts w:hint="eastAsia" w:ascii="Times New Roman" w:hAnsi="Times New Roman" w:eastAsia="宋体" w:cs="Times New Roman"/>
            <w:szCs w:val="21"/>
            <w:lang w:val="en-US" w:eastAsia="zh-CN"/>
          </w:rPr>
          <w:t>具体</w:t>
        </w:r>
      </w:ins>
      <w:ins w:id="2076" w:author="1111" w:date="2025-09-01T20:42:16Z">
        <w:r>
          <w:rPr>
            <w:rFonts w:hint="eastAsia" w:ascii="Times New Roman" w:hAnsi="Times New Roman" w:eastAsia="宋体" w:cs="Times New Roman"/>
            <w:szCs w:val="21"/>
            <w:lang w:val="en-US" w:eastAsia="zh-CN"/>
          </w:rPr>
          <w:t>可以</w:t>
        </w:r>
      </w:ins>
      <w:ins w:id="2077" w:author="1111" w:date="2025-09-01T20:42:17Z">
        <w:r>
          <w:rPr>
            <w:rFonts w:hint="eastAsia" w:ascii="Times New Roman" w:hAnsi="Times New Roman" w:eastAsia="宋体" w:cs="Times New Roman"/>
            <w:szCs w:val="21"/>
            <w:lang w:val="en-US" w:eastAsia="zh-CN"/>
          </w:rPr>
          <w:t>要求</w:t>
        </w:r>
      </w:ins>
      <w:ins w:id="2078" w:author="1111" w:date="2025-09-01T21:04:33Z">
        <w:r>
          <w:rPr>
            <w:rFonts w:hint="eastAsia" w:ascii="Times New Roman" w:hAnsi="Times New Roman" w:eastAsia="宋体" w:cs="Times New Roman"/>
            <w:szCs w:val="21"/>
            <w:lang w:val="en-US" w:eastAsia="zh-CN"/>
          </w:rPr>
          <w:t>诉请</w:t>
        </w:r>
      </w:ins>
      <w:ins w:id="2079" w:author="1111" w:date="2025-09-01T20:42:22Z">
        <w:r>
          <w:rPr>
            <w:rFonts w:hint="eastAsia" w:ascii="Times New Roman" w:hAnsi="Times New Roman" w:eastAsia="宋体" w:cs="Times New Roman"/>
            <w:szCs w:val="21"/>
            <w:lang w:val="en-US" w:eastAsia="zh-CN"/>
          </w:rPr>
          <w:t>解散的</w:t>
        </w:r>
      </w:ins>
      <w:ins w:id="2080" w:author="1111" w:date="2025-09-03T16:54:30Z">
        <w:r>
          <w:rPr>
            <w:rFonts w:hint="eastAsia" w:ascii="Times New Roman" w:hAnsi="Times New Roman" w:eastAsia="宋体" w:cs="Times New Roman"/>
            <w:szCs w:val="21"/>
            <w:lang w:val="en-US" w:eastAsia="zh-CN"/>
          </w:rPr>
          <w:t>一方</w:t>
        </w:r>
      </w:ins>
      <w:ins w:id="2081" w:author="1111" w:date="2025-09-01T20:42:37Z">
        <w:r>
          <w:rPr>
            <w:rFonts w:hint="eastAsia" w:ascii="Times New Roman" w:hAnsi="Times New Roman" w:eastAsia="宋体" w:cs="Times New Roman"/>
            <w:szCs w:val="21"/>
            <w:lang w:val="en-US" w:eastAsia="zh-CN"/>
          </w:rPr>
          <w:t>提供</w:t>
        </w:r>
      </w:ins>
      <w:ins w:id="2082" w:author="1111" w:date="2025-09-01T20:42:38Z">
        <w:r>
          <w:rPr>
            <w:rFonts w:hint="eastAsia" w:ascii="Times New Roman" w:hAnsi="Times New Roman" w:eastAsia="宋体" w:cs="Times New Roman"/>
            <w:szCs w:val="21"/>
            <w:lang w:val="en-US" w:eastAsia="zh-CN"/>
          </w:rPr>
          <w:t>上述</w:t>
        </w:r>
      </w:ins>
      <w:ins w:id="2083" w:author="1111" w:date="2025-09-01T20:42:40Z">
        <w:r>
          <w:rPr>
            <w:rFonts w:hint="eastAsia" w:ascii="Times New Roman" w:hAnsi="Times New Roman" w:eastAsia="宋体" w:cs="Times New Roman"/>
            <w:szCs w:val="21"/>
            <w:lang w:val="en-US" w:eastAsia="zh-CN"/>
          </w:rPr>
          <w:t>评估</w:t>
        </w:r>
      </w:ins>
      <w:ins w:id="2084" w:author="1111" w:date="2025-09-01T20:42:41Z">
        <w:r>
          <w:rPr>
            <w:rFonts w:hint="eastAsia" w:ascii="Times New Roman" w:hAnsi="Times New Roman" w:eastAsia="宋体" w:cs="Times New Roman"/>
            <w:szCs w:val="21"/>
            <w:lang w:val="en-US" w:eastAsia="zh-CN"/>
          </w:rPr>
          <w:t>报告</w:t>
        </w:r>
      </w:ins>
      <w:ins w:id="2085" w:author="1111" w:date="2025-09-01T21:04:43Z">
        <w:r>
          <w:rPr>
            <w:rFonts w:hint="eastAsia" w:ascii="Times New Roman" w:hAnsi="Times New Roman" w:eastAsia="宋体" w:cs="Times New Roman"/>
            <w:szCs w:val="21"/>
            <w:lang w:val="en-US" w:eastAsia="zh-CN"/>
          </w:rPr>
          <w:t>作为</w:t>
        </w:r>
      </w:ins>
      <w:ins w:id="2086" w:author="1111" w:date="2025-09-01T21:04:46Z">
        <w:r>
          <w:rPr>
            <w:rFonts w:hint="eastAsia" w:ascii="Times New Roman" w:hAnsi="Times New Roman" w:eastAsia="宋体" w:cs="Times New Roman"/>
            <w:szCs w:val="21"/>
            <w:lang w:val="en-US" w:eastAsia="zh-CN"/>
          </w:rPr>
          <w:t>证据</w:t>
        </w:r>
      </w:ins>
      <w:ins w:id="2087" w:author="1111" w:date="2025-09-01T20:34:34Z">
        <w:r>
          <w:rPr>
            <w:rFonts w:hint="eastAsia" w:ascii="Times New Roman" w:hAnsi="Times New Roman" w:eastAsia="宋体" w:cs="Times New Roman"/>
            <w:szCs w:val="21"/>
            <w:lang w:val="en-US" w:eastAsia="zh-CN"/>
          </w:rPr>
          <w:t>。</w:t>
        </w:r>
      </w:ins>
      <w:del w:id="2088" w:author="1111" w:date="2025-09-01T21:06:05Z">
        <w:r>
          <w:rPr>
            <w:rFonts w:hint="eastAsia" w:ascii="Times New Roman" w:hAnsi="Times New Roman" w:eastAsia="宋体" w:cs="Times New Roman"/>
            <w:szCs w:val="21"/>
          </w:rPr>
          <w:delText>固化的法律文本难以确定出一条精准的社会责任裁量尺度，只有依靠裁判者在具体的司法解散纠纷裁判中充分发挥司法能动性结合上述因素进行综合考量，方能在股东利益与社会公共利益间作出公正取舍。而立法则应当通过司法解释的形式为司裁判者确定固化的考量因素，以此统一裁判尺度。</w:delText>
        </w:r>
      </w:del>
    </w:p>
    <w:p>
      <w:pPr>
        <w:ind w:firstLine="482"/>
        <w:rPr>
          <w:rFonts w:ascii="Times New Roman" w:hAnsi="Times New Roman" w:eastAsia="宋体" w:cs="Times New Roman"/>
          <w:szCs w:val="21"/>
        </w:rPr>
      </w:pPr>
      <w:r>
        <w:rPr>
          <w:rFonts w:hint="eastAsia" w:ascii="Times New Roman" w:hAnsi="Times New Roman" w:eastAsia="宋体" w:cs="Times New Roman"/>
          <w:szCs w:val="21"/>
        </w:rPr>
        <w:t>最后，明确司法解散纠纷中“个案衡量”的裁判规则，促使裁判者在具体个案中充分论证说理，使利益衡量过程公开透明，以此减少自由裁量权滥用的可能性。有学者将利益衡量过程分为“利益解析”和“衡量展开”两个维度，“利益解析”意指在横向上对制度涉及的各方主体所有具体利益进行充分而广泛的铺陈罗列，以保证利益衡量的准确、全面；“衡量展开”则是确定相互冲突的利益间保护位序的衡量本身的过程。</w:t>
      </w:r>
      <w:r>
        <w:rPr>
          <w:rStyle w:val="16"/>
          <w:rFonts w:hint="eastAsia" w:ascii="Times New Roman" w:hAnsi="Times New Roman" w:eastAsia="宋体" w:cs="Times New Roman"/>
          <w:szCs w:val="21"/>
        </w:rPr>
        <w:footnoteReference w:id="82"/>
      </w:r>
      <w:r>
        <w:rPr>
          <w:rFonts w:hint="eastAsia" w:ascii="Times New Roman" w:hAnsi="Times New Roman" w:eastAsia="宋体" w:cs="Times New Roman"/>
          <w:szCs w:val="21"/>
        </w:rPr>
        <w:t>在司法解散纠纷中，法官亦应个案化演绎上述利益衡量过程，并通过裁判说理将法官的内心表达外部化。其一，法官在援引社会责任时需要结合公司的行业性质与特征，明确公司承担社会责任的现实必要；其二，法官需对公司解散以及存续两种状态下，股东利益与社会公共利益进行全面分析以及比较；其三，点明两者间利益冲突所在及利益不当失衡的格局，确定股东利益与社会公共利益间何者应当受到倾斜保护，并充分阐释其背后原因。</w:t>
      </w:r>
    </w:p>
    <w:p>
      <w:pPr>
        <w:ind w:firstLine="480"/>
        <w:rPr>
          <w:rFonts w:hint="eastAsia" w:ascii="华文楷体" w:hAnsi="华文楷体" w:eastAsia="华文楷体" w:cs="Times New Roman"/>
          <w:sz w:val="24"/>
        </w:rPr>
      </w:pPr>
      <w:r>
        <w:rPr>
          <w:rFonts w:hint="eastAsia" w:ascii="华文楷体" w:hAnsi="华文楷体" w:eastAsia="华文楷体" w:cs="Times New Roman"/>
          <w:sz w:val="24"/>
        </w:rPr>
        <w:t>（三）审慎控制社会责任因素介入经营者集中审查的限度</w:t>
      </w:r>
    </w:p>
    <w:p>
      <w:pPr>
        <w:ind w:firstLine="482"/>
        <w:rPr>
          <w:rFonts w:ascii="Times New Roman" w:hAnsi="Times New Roman" w:eastAsia="宋体" w:cs="Times New Roman"/>
          <w:szCs w:val="21"/>
        </w:rPr>
      </w:pPr>
      <w:r>
        <w:rPr>
          <w:rFonts w:hint="eastAsia" w:ascii="Times New Roman" w:hAnsi="Times New Roman" w:eastAsia="宋体" w:cs="Times New Roman"/>
          <w:szCs w:val="21"/>
        </w:rPr>
        <w:t>《反垄断法》第6条是《反垄断法》总则对经营者集中制度的基本定位，是对后续具体制度条款创设和执行的指导。</w:t>
      </w:r>
      <w:r>
        <w:rPr>
          <w:rStyle w:val="16"/>
          <w:rFonts w:hint="eastAsia" w:ascii="Times New Roman" w:hAnsi="Times New Roman" w:eastAsia="宋体" w:cs="Times New Roman"/>
          <w:szCs w:val="21"/>
        </w:rPr>
        <w:footnoteReference w:id="83"/>
      </w:r>
      <w:r>
        <w:rPr>
          <w:rFonts w:hint="eastAsia" w:ascii="Times New Roman" w:hAnsi="Times New Roman" w:eastAsia="宋体" w:cs="Times New Roman"/>
          <w:szCs w:val="21"/>
        </w:rPr>
        <w:t>该条对经营者集中行为采取了“可以”的措辞，确立了支持经营者集中的立法基调。对集中可能产生的效果也是采取了“扩大经营规模，提高市场竞争能力”的积极描述，立法者有意淡化对经营者集中产生的排除限制竞争效果进行管制。这样的立法表述充分体现了当前鼓励企业兼并重组以增强国际竞争力的价值导向。反垄断法实则鼓励公司通过合法途径扩大规模，允许经营者通过并购、合作等实施集中，目的是让企业提升市场竞争力，这也正是市场配置资源的重要机制。同时对于具有或者可能具有排除、限制竞争效果的经营者集中，并非以禁止为首选的救济手段，而是根据案件具体情况进行综合评估并作出处理决定。因此，本文认为应当在遵循反垄断法基本价值导向的条件下，通过进一步细化反垄断行政执法标准，有限度地将公司所承担的社会责任纳入到经营者集中审查的考量因素中，这种“限度”体现在社会责任内涵的理解与经营主体行业领域的区分上。</w:t>
      </w:r>
    </w:p>
    <w:p>
      <w:pPr>
        <w:ind w:firstLine="482"/>
        <w:rPr>
          <w:rFonts w:ascii="Times New Roman" w:hAnsi="Times New Roman" w:eastAsia="宋体" w:cs="Times New Roman"/>
          <w:color w:val="auto"/>
          <w:szCs w:val="21"/>
        </w:rPr>
      </w:pPr>
      <w:r>
        <w:rPr>
          <w:rFonts w:hint="eastAsia" w:ascii="Times New Roman" w:hAnsi="Times New Roman" w:eastAsia="宋体" w:cs="Times New Roman"/>
          <w:color w:val="auto"/>
          <w:szCs w:val="21"/>
        </w:rPr>
        <w:t>首先，细化经营者集中这一公司组织变动行为中社会责任的具体内涵。如上文论述，在不同公司组织变动行为中社会责任的引发原因与作用机理不同，社会责任的具体内涵与保护法益也会存在差异。反垄断法层面社会责任的介入目的，更多的体现在对市场稳定、经济发展、国家安全等社会公共利益的维护上，实现公司社会责任宏观层面上的意义。因此经营者集中的执法审查内容也应落实到上述利益的保护上，而不应当过分关注经营者集中在微观层面对具体某一利益相关者群体的影响，避免在执法过程中对公司社会责任作过分宽泛的理解，限制有利于市场发展的企业合并。</w:t>
      </w:r>
    </w:p>
    <w:p>
      <w:pPr>
        <w:ind w:firstLine="482"/>
        <w:rPr>
          <w:ins w:id="2089" w:author="1111" w:date="2025-09-03T16:58:49Z"/>
          <w:rFonts w:hint="default" w:ascii="Times New Roman" w:hAnsi="Times New Roman" w:eastAsia="宋体" w:cs="Times New Roman"/>
          <w:szCs w:val="21"/>
          <w:lang w:val="en-US" w:eastAsia="zh-CN"/>
        </w:rPr>
      </w:pPr>
      <w:r>
        <w:rPr>
          <w:rFonts w:hint="eastAsia" w:ascii="Times New Roman" w:hAnsi="Times New Roman" w:eastAsia="宋体" w:cs="Times New Roman"/>
          <w:color w:val="auto"/>
          <w:szCs w:val="21"/>
        </w:rPr>
        <w:t>其次，建立区分经营主体经营领域的分类审查制度。在一些市场竞争比较充分、准入门槛较低、潜在竞争者较多的领域，其集中行为对竞争秩序影响较小，可以适用较为简易的审查程序与审查标准，经营者集中的社会影响也并非是必要的审查因素；反之，对于关系国民经济命脉和民生保障等关键领域的集中行为，则应当审慎考量其集中行为对社会公共利益的影响，需要配置更多的审查资源并且适用更严格的审查程序。从域外国家的实践经验来看，英国反垄断执法也是采用的该种分类审查方案，仅允许在特殊领域考虑公共利益。英国1973年《公平贸易法》授予国务大臣并购事务决定权，要求其综合政治、经济及社会等多维</w:t>
      </w:r>
      <w:r>
        <w:rPr>
          <w:rFonts w:hint="eastAsia" w:ascii="Times New Roman" w:hAnsi="Times New Roman" w:eastAsia="宋体" w:cs="Times New Roman"/>
          <w:szCs w:val="21"/>
        </w:rPr>
        <w:t>公共利益因素进行并购审查。《2002年企业法》虽然整体废除了英国竞争法体系中的公共利益标准，但在国家安全、媒体多样性和水务等特殊领域做出例外性保留。</w:t>
      </w:r>
      <w:r>
        <w:rPr>
          <w:rStyle w:val="16"/>
          <w:rFonts w:hint="eastAsia" w:ascii="Times New Roman" w:hAnsi="Times New Roman" w:eastAsia="宋体" w:cs="Times New Roman"/>
          <w:szCs w:val="21"/>
        </w:rPr>
        <w:footnoteReference w:id="84"/>
      </w:r>
      <w:r>
        <w:rPr>
          <w:rFonts w:hint="eastAsia" w:ascii="Times New Roman" w:hAnsi="Times New Roman" w:eastAsia="宋体" w:cs="Times New Roman"/>
          <w:szCs w:val="21"/>
        </w:rPr>
        <w:t>这种分类审查制度显著提高了经营者集中的审查质量与审查效率：一方面，通过行业差异化规则设计，实现并购规制与特定经济领域的精准适配，这更有利于经营者集中审查的精细化实施；另一方面，对涉及国民经济命脉和国家安全的关键领域，该制度能够强化审查的靶向性和前瞻性，突出对社会公共利益的综合评估和考量。</w:t>
      </w:r>
      <w:r>
        <w:rPr>
          <w:rStyle w:val="16"/>
          <w:rFonts w:hint="eastAsia" w:ascii="Times New Roman" w:hAnsi="Times New Roman" w:eastAsia="宋体" w:cs="Times New Roman"/>
          <w:szCs w:val="21"/>
        </w:rPr>
        <w:footnoteReference w:id="85"/>
      </w:r>
      <w:ins w:id="2090" w:author="1111" w:date="2025-09-03T19:53:48Z">
        <w:r>
          <w:rPr>
            <w:rFonts w:hint="eastAsia" w:ascii="Times New Roman" w:hAnsi="Times New Roman" w:eastAsia="宋体" w:cs="Times New Roman"/>
            <w:szCs w:val="21"/>
            <w:lang w:val="en-US" w:eastAsia="zh-CN"/>
          </w:rPr>
          <w:t>针对</w:t>
        </w:r>
      </w:ins>
      <w:ins w:id="2091" w:author="1111" w:date="2025-09-01T21:28:32Z">
        <w:r>
          <w:rPr>
            <w:rFonts w:hint="eastAsia" w:ascii="Times New Roman" w:hAnsi="Times New Roman" w:eastAsia="宋体" w:cs="Times New Roman"/>
            <w:szCs w:val="21"/>
            <w:lang w:val="en-US" w:eastAsia="zh-CN"/>
          </w:rPr>
          <w:t>上述</w:t>
        </w:r>
      </w:ins>
      <w:ins w:id="2092" w:author="1111" w:date="2025-09-03T19:53:51Z">
        <w:r>
          <w:rPr>
            <w:rFonts w:hint="eastAsia" w:ascii="Times New Roman" w:hAnsi="Times New Roman" w:eastAsia="宋体" w:cs="Times New Roman"/>
            <w:szCs w:val="21"/>
            <w:lang w:val="en-US" w:eastAsia="zh-CN"/>
          </w:rPr>
          <w:t>具体的</w:t>
        </w:r>
      </w:ins>
      <w:ins w:id="2093" w:author="1111" w:date="2025-09-03T19:53:55Z">
        <w:r>
          <w:rPr>
            <w:rFonts w:hint="eastAsia" w:ascii="Times New Roman" w:hAnsi="Times New Roman" w:eastAsia="宋体" w:cs="Times New Roman"/>
            <w:szCs w:val="21"/>
            <w:lang w:val="en-US" w:eastAsia="zh-CN"/>
          </w:rPr>
          <w:t>行业</w:t>
        </w:r>
      </w:ins>
      <w:ins w:id="2094" w:author="1111" w:date="2025-09-03T19:53:56Z">
        <w:r>
          <w:rPr>
            <w:rFonts w:hint="eastAsia" w:ascii="Times New Roman" w:hAnsi="Times New Roman" w:eastAsia="宋体" w:cs="Times New Roman"/>
            <w:szCs w:val="21"/>
            <w:lang w:val="en-US" w:eastAsia="zh-CN"/>
          </w:rPr>
          <w:t>分类</w:t>
        </w:r>
      </w:ins>
      <w:ins w:id="2095" w:author="1111" w:date="2025-09-01T21:28:32Z">
        <w:r>
          <w:rPr>
            <w:rFonts w:hint="eastAsia" w:ascii="Times New Roman" w:hAnsi="Times New Roman" w:eastAsia="宋体" w:cs="Times New Roman"/>
            <w:szCs w:val="21"/>
            <w:lang w:val="en-US" w:eastAsia="zh-CN"/>
          </w:rPr>
          <w:t>标准</w:t>
        </w:r>
      </w:ins>
      <w:ins w:id="2096" w:author="1111" w:date="2025-09-02T11:08:18Z">
        <w:r>
          <w:rPr>
            <w:rFonts w:hint="eastAsia" w:ascii="Times New Roman" w:hAnsi="Times New Roman" w:eastAsia="宋体" w:cs="Times New Roman"/>
            <w:szCs w:val="21"/>
            <w:lang w:val="en-US" w:eastAsia="zh-CN"/>
          </w:rPr>
          <w:t>，</w:t>
        </w:r>
      </w:ins>
      <w:ins w:id="2097" w:author="1111" w:date="2025-09-03T16:58:49Z">
        <w:r>
          <w:rPr>
            <w:rFonts w:hint="eastAsia" w:ascii="Times New Roman" w:hAnsi="Times New Roman" w:eastAsia="宋体" w:cs="Times New Roman"/>
            <w:szCs w:val="21"/>
            <w:lang w:val="en-US" w:eastAsia="zh-CN"/>
          </w:rPr>
          <w:t>国务院市场监督</w:t>
        </w:r>
      </w:ins>
      <w:ins w:id="2098" w:author="1111" w:date="2025-09-03T16:58:57Z">
        <w:r>
          <w:rPr>
            <w:rFonts w:hint="eastAsia" w:ascii="Times New Roman" w:hAnsi="Times New Roman" w:eastAsia="宋体" w:cs="Times New Roman"/>
            <w:szCs w:val="21"/>
            <w:lang w:val="en-US" w:eastAsia="zh-CN"/>
          </w:rPr>
          <w:t>管理</w:t>
        </w:r>
      </w:ins>
      <w:ins w:id="2099" w:author="1111" w:date="2025-09-03T16:58:49Z">
        <w:r>
          <w:rPr>
            <w:rFonts w:hint="eastAsia" w:ascii="Times New Roman" w:hAnsi="Times New Roman" w:eastAsia="宋体" w:cs="Times New Roman"/>
            <w:szCs w:val="21"/>
            <w:lang w:val="en-US" w:eastAsia="zh-CN"/>
          </w:rPr>
          <w:t>部门可以</w:t>
        </w:r>
      </w:ins>
      <w:ins w:id="2100" w:author="1111" w:date="2025-09-03T16:59:12Z">
        <w:r>
          <w:rPr>
            <w:rFonts w:hint="eastAsia" w:ascii="Times New Roman" w:hAnsi="Times New Roman" w:eastAsia="宋体" w:cs="Times New Roman"/>
            <w:szCs w:val="21"/>
            <w:lang w:val="en-US" w:eastAsia="zh-CN"/>
          </w:rPr>
          <w:t>结合</w:t>
        </w:r>
      </w:ins>
      <w:ins w:id="2101" w:author="1111" w:date="2025-09-03T16:59:14Z">
        <w:r>
          <w:rPr>
            <w:rFonts w:hint="eastAsia" w:ascii="Times New Roman" w:hAnsi="Times New Roman" w:eastAsia="宋体" w:cs="Times New Roman"/>
            <w:szCs w:val="21"/>
            <w:lang w:val="en-US" w:eastAsia="zh-CN"/>
          </w:rPr>
          <w:t>《</w:t>
        </w:r>
      </w:ins>
      <w:ins w:id="2102" w:author="1111" w:date="2025-09-03T17:01:40Z">
        <w:r>
          <w:rPr>
            <w:rFonts w:hint="eastAsia" w:ascii="Times New Roman" w:hAnsi="Times New Roman" w:eastAsia="宋体" w:cs="Times New Roman"/>
            <w:szCs w:val="21"/>
            <w:lang w:val="en-US" w:eastAsia="zh-CN"/>
          </w:rPr>
          <w:t>国民经济</w:t>
        </w:r>
      </w:ins>
      <w:ins w:id="2103" w:author="1111" w:date="2025-09-03T17:01:42Z">
        <w:r>
          <w:rPr>
            <w:rFonts w:hint="eastAsia" w:ascii="Times New Roman" w:hAnsi="Times New Roman" w:eastAsia="宋体" w:cs="Times New Roman"/>
            <w:szCs w:val="21"/>
            <w:lang w:val="en-US" w:eastAsia="zh-CN"/>
          </w:rPr>
          <w:t>行业</w:t>
        </w:r>
      </w:ins>
      <w:ins w:id="2104" w:author="1111" w:date="2025-09-03T17:02:10Z">
        <w:r>
          <w:rPr>
            <w:rFonts w:hint="eastAsia" w:ascii="Times New Roman" w:hAnsi="Times New Roman" w:eastAsia="宋体" w:cs="Times New Roman"/>
            <w:szCs w:val="21"/>
            <w:lang w:val="en-US" w:eastAsia="zh-CN"/>
          </w:rPr>
          <w:t>分类</w:t>
        </w:r>
      </w:ins>
      <w:ins w:id="2105" w:author="1111" w:date="2025-09-03T16:59:14Z">
        <w:r>
          <w:rPr>
            <w:rFonts w:hint="eastAsia" w:ascii="Times New Roman" w:hAnsi="Times New Roman" w:eastAsia="宋体" w:cs="Times New Roman"/>
            <w:szCs w:val="21"/>
            <w:lang w:val="en-US" w:eastAsia="zh-CN"/>
          </w:rPr>
          <w:t>》</w:t>
        </w:r>
      </w:ins>
      <w:ins w:id="2106" w:author="1111" w:date="2025-09-03T17:02:13Z">
        <w:r>
          <w:rPr>
            <w:rFonts w:hint="eastAsia" w:ascii="Times New Roman" w:hAnsi="Times New Roman" w:eastAsia="宋体" w:cs="Times New Roman"/>
            <w:szCs w:val="21"/>
            <w:lang w:val="en-US" w:eastAsia="zh-CN"/>
          </w:rPr>
          <w:t>标准</w:t>
        </w:r>
      </w:ins>
      <w:ins w:id="2107" w:author="1111" w:date="2025-09-03T17:02:18Z">
        <w:r>
          <w:rPr>
            <w:rFonts w:hint="eastAsia" w:ascii="Times New Roman" w:hAnsi="Times New Roman" w:eastAsia="宋体" w:cs="Times New Roman"/>
            <w:szCs w:val="21"/>
            <w:lang w:val="en-US" w:eastAsia="zh-CN"/>
          </w:rPr>
          <w:t>，</w:t>
        </w:r>
      </w:ins>
      <w:ins w:id="2108" w:author="1111" w:date="2025-09-03T16:59:16Z">
        <w:r>
          <w:rPr>
            <w:rFonts w:hint="eastAsia" w:ascii="Times New Roman" w:hAnsi="Times New Roman" w:eastAsia="宋体" w:cs="Times New Roman"/>
            <w:szCs w:val="21"/>
            <w:lang w:val="en-US" w:eastAsia="zh-CN"/>
          </w:rPr>
          <w:t>定期</w:t>
        </w:r>
      </w:ins>
      <w:ins w:id="2109" w:author="1111" w:date="2025-09-03T16:58:49Z">
        <w:r>
          <w:rPr>
            <w:rFonts w:hint="eastAsia" w:ascii="Times New Roman" w:hAnsi="Times New Roman" w:eastAsia="宋体" w:cs="Times New Roman"/>
            <w:szCs w:val="21"/>
            <w:lang w:val="en-US" w:eastAsia="zh-CN"/>
          </w:rPr>
          <w:t>出台</w:t>
        </w:r>
      </w:ins>
      <w:ins w:id="2110" w:author="1111" w:date="2025-09-03T16:59:28Z">
        <w:r>
          <w:rPr>
            <w:rFonts w:hint="eastAsia" w:ascii="Times New Roman" w:hAnsi="Times New Roman" w:eastAsia="宋体" w:cs="Times New Roman"/>
            <w:szCs w:val="21"/>
            <w:lang w:val="en-US" w:eastAsia="zh-CN"/>
          </w:rPr>
          <w:t>“</w:t>
        </w:r>
      </w:ins>
      <w:ins w:id="2111" w:author="1111" w:date="2025-09-03T16:59:28Z">
        <w:r>
          <w:rPr>
            <w:rFonts w:hint="eastAsia" w:ascii="Times New Roman" w:hAnsi="Times New Roman" w:eastAsia="宋体" w:cs="Times New Roman"/>
            <w:color w:val="0000FF"/>
            <w:szCs w:val="21"/>
          </w:rPr>
          <w:t>关系国民经济命脉和民生保障等关键领域</w:t>
        </w:r>
      </w:ins>
      <w:ins w:id="2112" w:author="1111" w:date="2025-09-03T16:59:28Z">
        <w:r>
          <w:rPr>
            <w:rFonts w:hint="eastAsia" w:ascii="Times New Roman" w:hAnsi="Times New Roman" w:eastAsia="宋体" w:cs="Times New Roman"/>
            <w:szCs w:val="21"/>
            <w:lang w:val="en-US" w:eastAsia="zh-CN"/>
          </w:rPr>
          <w:t>”</w:t>
        </w:r>
      </w:ins>
      <w:ins w:id="2113" w:author="1111" w:date="2025-09-03T16:59:32Z">
        <w:r>
          <w:rPr>
            <w:rFonts w:hint="eastAsia" w:ascii="Times New Roman" w:hAnsi="Times New Roman" w:eastAsia="宋体" w:cs="Times New Roman"/>
            <w:szCs w:val="21"/>
            <w:lang w:val="en-US" w:eastAsia="zh-CN"/>
          </w:rPr>
          <w:t>的</w:t>
        </w:r>
      </w:ins>
      <w:ins w:id="2114" w:author="1111" w:date="2025-09-03T16:58:49Z">
        <w:r>
          <w:rPr>
            <w:rFonts w:hint="eastAsia" w:ascii="Times New Roman" w:hAnsi="Times New Roman" w:eastAsia="宋体" w:cs="Times New Roman"/>
            <w:szCs w:val="21"/>
            <w:lang w:val="en-US" w:eastAsia="zh-CN"/>
          </w:rPr>
          <w:t>名单进行确定，并结合产业发展情况与政策部署战略进行实时调整，以实现</w:t>
        </w:r>
      </w:ins>
      <w:ins w:id="2115" w:author="1111" w:date="2025-09-03T19:26:40Z">
        <w:r>
          <w:rPr>
            <w:rFonts w:hint="eastAsia" w:ascii="Times New Roman" w:hAnsi="Times New Roman" w:eastAsia="宋体" w:cs="Times New Roman"/>
            <w:szCs w:val="21"/>
            <w:lang w:val="en-US" w:eastAsia="zh-CN"/>
          </w:rPr>
          <w:t>分类审查</w:t>
        </w:r>
      </w:ins>
      <w:ins w:id="2116" w:author="1111" w:date="2025-09-03T19:26:41Z">
        <w:r>
          <w:rPr>
            <w:rFonts w:hint="eastAsia" w:ascii="Times New Roman" w:hAnsi="Times New Roman" w:eastAsia="宋体" w:cs="Times New Roman"/>
            <w:szCs w:val="21"/>
            <w:lang w:val="en-US" w:eastAsia="zh-CN"/>
          </w:rPr>
          <w:t>制度的</w:t>
        </w:r>
      </w:ins>
      <w:ins w:id="2117" w:author="1111" w:date="2025-09-03T19:26:44Z">
        <w:r>
          <w:rPr>
            <w:rFonts w:hint="eastAsia" w:ascii="Times New Roman" w:hAnsi="Times New Roman" w:eastAsia="宋体" w:cs="Times New Roman"/>
            <w:szCs w:val="21"/>
            <w:lang w:val="en-US" w:eastAsia="zh-CN"/>
          </w:rPr>
          <w:t>精准</w:t>
        </w:r>
      </w:ins>
      <w:ins w:id="2118" w:author="1111" w:date="2025-09-03T19:28:15Z">
        <w:r>
          <w:rPr>
            <w:rFonts w:hint="eastAsia" w:ascii="Times New Roman" w:hAnsi="Times New Roman" w:eastAsia="宋体" w:cs="Times New Roman"/>
            <w:szCs w:val="21"/>
            <w:lang w:val="en-US" w:eastAsia="zh-CN"/>
          </w:rPr>
          <w:t>性</w:t>
        </w:r>
      </w:ins>
      <w:ins w:id="2119" w:author="1111" w:date="2025-09-03T19:28:32Z">
        <w:r>
          <w:rPr>
            <w:rFonts w:hint="eastAsia" w:ascii="Times New Roman" w:hAnsi="Times New Roman" w:eastAsia="宋体" w:cs="Times New Roman"/>
            <w:szCs w:val="21"/>
            <w:lang w:val="en-US" w:eastAsia="zh-CN"/>
          </w:rPr>
          <w:t>与</w:t>
        </w:r>
      </w:ins>
      <w:ins w:id="2120" w:author="1111" w:date="2025-09-03T19:28:40Z">
        <w:r>
          <w:rPr>
            <w:rFonts w:hint="eastAsia" w:ascii="Times New Roman" w:hAnsi="Times New Roman" w:eastAsia="宋体" w:cs="Times New Roman"/>
            <w:szCs w:val="21"/>
            <w:lang w:val="en-US" w:eastAsia="zh-CN"/>
          </w:rPr>
          <w:t>确定性</w:t>
        </w:r>
      </w:ins>
      <w:ins w:id="2121" w:author="1111" w:date="2025-09-03T19:28:41Z">
        <w:r>
          <w:rPr>
            <w:rFonts w:hint="eastAsia" w:ascii="Times New Roman" w:hAnsi="Times New Roman" w:eastAsia="宋体" w:cs="Times New Roman"/>
            <w:szCs w:val="21"/>
            <w:lang w:val="en-US" w:eastAsia="zh-CN"/>
          </w:rPr>
          <w:t>。</w:t>
        </w:r>
      </w:ins>
    </w:p>
    <w:p>
      <w:pPr>
        <w:ind w:firstLine="482"/>
        <w:rPr>
          <w:rFonts w:ascii="Times New Roman" w:hAnsi="Times New Roman" w:eastAsia="宋体" w:cs="Times New Roman"/>
          <w:szCs w:val="21"/>
        </w:rPr>
      </w:pPr>
      <w:r>
        <w:rPr>
          <w:rFonts w:hint="eastAsia" w:ascii="Times New Roman" w:hAnsi="Times New Roman" w:eastAsia="宋体" w:cs="Times New Roman"/>
          <w:szCs w:val="21"/>
        </w:rPr>
        <w:t>最后，进一步细化经营者集中过程中公共利益的审查标准和审查方法。《经营者集中审查标准》第37条规定评估经营者集中的竞争影响，可以综合考虑集中对公共利益的影响。但具体的审查标准与审查方法却未能点明，本文认为，反垄断执法部门应当综合评估集中行为对经济效率、市场发展、社会公平等方面的积极影响及消极影响，更为核心的还应当注重集中对市场创新的影响。党的报告指出“创新是第一大动力，科技是第一大生产力”，公司对公共利益所承担的重要社会责任则是创新。在如今科技技术高速发展的背景下，数字经济、信息技术等第四产业中的</w:t>
      </w:r>
      <w:r>
        <w:rPr>
          <w:rFonts w:ascii="Times New Roman" w:hAnsi="Times New Roman" w:eastAsia="宋体" w:cs="Times New Roman"/>
          <w:szCs w:val="21"/>
        </w:rPr>
        <w:t>竞争本质是创新竞争而非价格竞争</w:t>
      </w:r>
      <w:r>
        <w:rPr>
          <w:rFonts w:hint="eastAsia" w:ascii="Times New Roman" w:hAnsi="Times New Roman" w:eastAsia="宋体" w:cs="Times New Roman"/>
          <w:szCs w:val="21"/>
        </w:rPr>
        <w:t>。经营者集中</w:t>
      </w:r>
      <w:r>
        <w:rPr>
          <w:rFonts w:ascii="Times New Roman" w:hAnsi="Times New Roman" w:eastAsia="宋体" w:cs="Times New Roman"/>
          <w:szCs w:val="21"/>
        </w:rPr>
        <w:t>短期内可能减少新产品或服务，长期形成的垄断结构也不利于创新研发。</w:t>
      </w:r>
      <w:r>
        <w:rPr>
          <w:rStyle w:val="16"/>
          <w:rFonts w:hint="eastAsia" w:ascii="Times New Roman" w:hAnsi="Times New Roman" w:eastAsia="宋体" w:cs="Times New Roman"/>
          <w:szCs w:val="21"/>
        </w:rPr>
        <w:footnoteReference w:id="86"/>
      </w:r>
      <w:r>
        <w:rPr>
          <w:rFonts w:hint="eastAsia" w:ascii="Times New Roman" w:hAnsi="Times New Roman" w:eastAsia="宋体" w:cs="Times New Roman"/>
          <w:szCs w:val="21"/>
        </w:rPr>
        <w:t>之所以对经营者集中进行规制，最为核心的原因在于其阻却竞争机制正常运行下滋生的市场创新活力，因此应将经营者集中对创新造成的损害作为评估经营者集中对公共利益造成影响的重要考量因素。在审查方法上，</w:t>
      </w:r>
      <w:r>
        <w:rPr>
          <w:rFonts w:ascii="Times New Roman" w:hAnsi="Times New Roman" w:eastAsia="宋体" w:cs="Times New Roman"/>
          <w:szCs w:val="21"/>
        </w:rPr>
        <w:t>反垄断执法部门可以要求</w:t>
      </w:r>
      <w:r>
        <w:rPr>
          <w:rFonts w:hint="eastAsia" w:ascii="Times New Roman" w:hAnsi="Times New Roman" w:eastAsia="宋体" w:cs="Times New Roman"/>
          <w:szCs w:val="21"/>
        </w:rPr>
        <w:t>经营者</w:t>
      </w:r>
      <w:r>
        <w:rPr>
          <w:rFonts w:ascii="Times New Roman" w:hAnsi="Times New Roman" w:eastAsia="宋体" w:cs="Times New Roman"/>
          <w:szCs w:val="21"/>
        </w:rPr>
        <w:t>在进行集中申报时提交一份社会影响评估报告，这份报告类似于环境影响评估，在事前对经营者集中所产生的社会影响进行实质评估，以此证明其集中行为不会对消费者、相关经营者等利益相关者及国民经济等社会公共利益造成不良影响</w:t>
      </w:r>
      <w:ins w:id="2122" w:author="1111" w:date="2025-09-03T20:29:51Z">
        <w:r>
          <w:rPr>
            <w:rFonts w:hint="eastAsia" w:ascii="Times New Roman" w:hAnsi="Times New Roman" w:eastAsia="宋体" w:cs="Times New Roman"/>
            <w:szCs w:val="21"/>
            <w:lang w:eastAsia="zh-CN"/>
          </w:rPr>
          <w:t>。</w:t>
        </w:r>
      </w:ins>
      <w:ins w:id="2123" w:author="1111" w:date="2025-09-03T20:29:52Z">
        <w:r>
          <w:rPr>
            <w:rFonts w:hint="eastAsia" w:ascii="Times New Roman" w:hAnsi="Times New Roman" w:eastAsia="宋体" w:cs="Times New Roman"/>
            <w:szCs w:val="21"/>
            <w:lang w:val="en-US" w:eastAsia="zh-CN"/>
          </w:rPr>
          <w:t>评估</w:t>
        </w:r>
      </w:ins>
      <w:ins w:id="2124" w:author="1111" w:date="2025-09-03T20:29:53Z">
        <w:r>
          <w:rPr>
            <w:rFonts w:hint="eastAsia" w:ascii="Times New Roman" w:hAnsi="Times New Roman" w:eastAsia="宋体" w:cs="Times New Roman"/>
            <w:szCs w:val="21"/>
            <w:lang w:val="en-US" w:eastAsia="zh-CN"/>
          </w:rPr>
          <w:t>主体</w:t>
        </w:r>
      </w:ins>
      <w:ins w:id="2125" w:author="1111" w:date="2025-09-03T20:30:47Z">
        <w:r>
          <w:rPr>
            <w:rFonts w:hint="eastAsia" w:ascii="Times New Roman" w:hAnsi="Times New Roman" w:eastAsia="宋体" w:cs="Times New Roman"/>
            <w:szCs w:val="21"/>
            <w:lang w:val="en-US" w:eastAsia="zh-CN"/>
          </w:rPr>
          <w:t>则</w:t>
        </w:r>
      </w:ins>
      <w:ins w:id="2126" w:author="1111" w:date="2025-09-03T20:30:48Z">
        <w:r>
          <w:rPr>
            <w:rFonts w:hint="eastAsia" w:ascii="Times New Roman" w:hAnsi="Times New Roman" w:eastAsia="宋体" w:cs="Times New Roman"/>
            <w:szCs w:val="21"/>
            <w:lang w:val="en-US" w:eastAsia="zh-CN"/>
          </w:rPr>
          <w:t>应</w:t>
        </w:r>
      </w:ins>
      <w:ins w:id="2127" w:author="1111" w:date="2025-09-03T20:30:51Z">
        <w:r>
          <w:rPr>
            <w:rFonts w:hint="eastAsia" w:ascii="Times New Roman" w:hAnsi="Times New Roman" w:eastAsia="宋体" w:cs="Times New Roman"/>
            <w:szCs w:val="21"/>
            <w:lang w:val="en-US" w:eastAsia="zh-CN"/>
          </w:rPr>
          <w:t>由</w:t>
        </w:r>
      </w:ins>
      <w:ins w:id="2128" w:author="1111" w:date="2025-09-03T20:39:09Z">
        <w:r>
          <w:rPr>
            <w:rFonts w:hint="eastAsia" w:ascii="Times New Roman" w:hAnsi="Times New Roman" w:eastAsia="宋体" w:cs="Times New Roman"/>
            <w:szCs w:val="21"/>
            <w:lang w:val="en-US" w:eastAsia="zh-CN"/>
          </w:rPr>
          <w:t>市场</w:t>
        </w:r>
      </w:ins>
      <w:ins w:id="2129" w:author="1111" w:date="2025-09-03T20:39:12Z">
        <w:r>
          <w:rPr>
            <w:rFonts w:hint="eastAsia" w:ascii="Times New Roman" w:hAnsi="Times New Roman" w:eastAsia="宋体" w:cs="Times New Roman"/>
            <w:szCs w:val="21"/>
            <w:lang w:val="en-US" w:eastAsia="zh-CN"/>
          </w:rPr>
          <w:t>监督</w:t>
        </w:r>
      </w:ins>
      <w:ins w:id="2130" w:author="1111" w:date="2025-09-03T20:39:13Z">
        <w:r>
          <w:rPr>
            <w:rFonts w:hint="eastAsia" w:ascii="Times New Roman" w:hAnsi="Times New Roman" w:eastAsia="宋体" w:cs="Times New Roman"/>
            <w:szCs w:val="21"/>
            <w:lang w:val="en-US" w:eastAsia="zh-CN"/>
          </w:rPr>
          <w:t>管理</w:t>
        </w:r>
      </w:ins>
      <w:ins w:id="2131" w:author="1111" w:date="2025-09-03T20:39:17Z">
        <w:r>
          <w:rPr>
            <w:rFonts w:hint="eastAsia" w:ascii="Times New Roman" w:hAnsi="Times New Roman" w:eastAsia="宋体" w:cs="Times New Roman"/>
            <w:szCs w:val="21"/>
            <w:lang w:val="en-US" w:eastAsia="zh-CN"/>
          </w:rPr>
          <w:t>部门</w:t>
        </w:r>
      </w:ins>
      <w:ins w:id="2132" w:author="1111" w:date="2025-09-03T20:39:18Z">
        <w:r>
          <w:rPr>
            <w:rFonts w:hint="eastAsia" w:ascii="Times New Roman" w:hAnsi="Times New Roman" w:eastAsia="宋体" w:cs="Times New Roman"/>
            <w:szCs w:val="21"/>
            <w:lang w:val="en-US" w:eastAsia="zh-CN"/>
          </w:rPr>
          <w:t>认定</w:t>
        </w:r>
      </w:ins>
      <w:ins w:id="2133" w:author="1111" w:date="2025-09-03T20:39:20Z">
        <w:r>
          <w:rPr>
            <w:rFonts w:hint="eastAsia" w:ascii="Times New Roman" w:hAnsi="Times New Roman" w:eastAsia="宋体" w:cs="Times New Roman"/>
            <w:szCs w:val="21"/>
            <w:lang w:val="en-US" w:eastAsia="zh-CN"/>
          </w:rPr>
          <w:t>的</w:t>
        </w:r>
      </w:ins>
      <w:ins w:id="2134" w:author="1111" w:date="2025-09-03T20:30:52Z">
        <w:r>
          <w:rPr>
            <w:rFonts w:hint="eastAsia" w:ascii="Times New Roman" w:hAnsi="Times New Roman" w:eastAsia="宋体" w:cs="Times New Roman"/>
            <w:szCs w:val="21"/>
            <w:lang w:val="en-US" w:eastAsia="zh-CN"/>
          </w:rPr>
          <w:t>独立</w:t>
        </w:r>
      </w:ins>
      <w:ins w:id="2135" w:author="1111" w:date="2025-09-03T20:30:58Z">
        <w:r>
          <w:rPr>
            <w:rFonts w:hint="eastAsia" w:ascii="Times New Roman" w:hAnsi="Times New Roman" w:eastAsia="宋体" w:cs="Times New Roman"/>
            <w:szCs w:val="21"/>
            <w:lang w:val="en-US" w:eastAsia="zh-CN"/>
          </w:rPr>
          <w:t>第三方机构</w:t>
        </w:r>
      </w:ins>
      <w:ins w:id="2136" w:author="1111" w:date="2025-09-03T20:32:52Z">
        <w:r>
          <w:rPr>
            <w:rFonts w:hint="eastAsia" w:ascii="Times New Roman" w:hAnsi="Times New Roman" w:eastAsia="宋体" w:cs="Times New Roman"/>
            <w:szCs w:val="21"/>
            <w:lang w:val="en-US" w:eastAsia="zh-CN"/>
          </w:rPr>
          <w:t>进行</w:t>
        </w:r>
      </w:ins>
      <w:ins w:id="2137" w:author="1111" w:date="2025-09-03T20:35:55Z">
        <w:r>
          <w:rPr>
            <w:rFonts w:hint="eastAsia" w:ascii="Times New Roman" w:hAnsi="Times New Roman" w:eastAsia="宋体" w:cs="Times New Roman"/>
            <w:szCs w:val="21"/>
            <w:lang w:val="en-US" w:eastAsia="zh-CN"/>
          </w:rPr>
          <w:t>，</w:t>
        </w:r>
      </w:ins>
      <w:ins w:id="2138" w:author="1111" w:date="2025-09-03T20:46:32Z">
        <w:r>
          <w:rPr>
            <w:rFonts w:hint="eastAsia" w:ascii="Times New Roman" w:hAnsi="Times New Roman" w:eastAsia="宋体" w:cs="Times New Roman"/>
            <w:szCs w:val="21"/>
            <w:lang w:val="en-US" w:eastAsia="zh-CN"/>
          </w:rPr>
          <w:t>包括</w:t>
        </w:r>
      </w:ins>
      <w:ins w:id="2139" w:author="1111" w:date="2025-09-03T20:46:55Z">
        <w:r>
          <w:rPr>
            <w:rFonts w:hint="eastAsia" w:ascii="Times New Roman" w:hAnsi="Times New Roman" w:eastAsia="宋体" w:cs="Times New Roman"/>
            <w:szCs w:val="21"/>
            <w:lang w:val="en-US" w:eastAsia="zh-CN"/>
          </w:rPr>
          <w:t>具备相应评估能力的高等院校、科研院所、专业咨询公司等</w:t>
        </w:r>
      </w:ins>
      <w:ins w:id="2140" w:author="1111" w:date="2025-09-03T20:32:13Z">
        <w:r>
          <w:rPr>
            <w:rFonts w:hint="eastAsia" w:ascii="Times New Roman" w:hAnsi="Times New Roman" w:eastAsia="宋体" w:cs="Times New Roman"/>
            <w:szCs w:val="21"/>
            <w:lang w:val="en-US" w:eastAsia="zh-CN"/>
          </w:rPr>
          <w:t>。</w:t>
        </w:r>
      </w:ins>
      <w:ins w:id="2141" w:author="1111" w:date="2025-09-03T20:31:57Z">
        <w:r>
          <w:rPr>
            <w:rFonts w:hint="eastAsia" w:ascii="Times New Roman" w:hAnsi="Times New Roman" w:eastAsia="宋体" w:cs="Times New Roman"/>
            <w:szCs w:val="21"/>
            <w:lang w:val="en-US" w:eastAsia="zh-CN"/>
          </w:rPr>
          <w:t>具体</w:t>
        </w:r>
      </w:ins>
      <w:ins w:id="2142" w:author="1111" w:date="2025-09-03T20:31:58Z">
        <w:r>
          <w:rPr>
            <w:rFonts w:hint="eastAsia" w:ascii="Times New Roman" w:hAnsi="Times New Roman" w:eastAsia="宋体" w:cs="Times New Roman"/>
            <w:szCs w:val="21"/>
            <w:lang w:val="en-US" w:eastAsia="zh-CN"/>
          </w:rPr>
          <w:t>的</w:t>
        </w:r>
      </w:ins>
      <w:ins w:id="2143" w:author="1111" w:date="2025-09-03T20:31:59Z">
        <w:r>
          <w:rPr>
            <w:rFonts w:hint="eastAsia" w:ascii="Times New Roman" w:hAnsi="Times New Roman" w:eastAsia="宋体" w:cs="Times New Roman"/>
            <w:szCs w:val="21"/>
            <w:lang w:val="en-US" w:eastAsia="zh-CN"/>
          </w:rPr>
          <w:t>评估</w:t>
        </w:r>
      </w:ins>
      <w:ins w:id="2144" w:author="1111" w:date="2025-09-03T20:32:00Z">
        <w:r>
          <w:rPr>
            <w:rFonts w:hint="eastAsia" w:ascii="Times New Roman" w:hAnsi="Times New Roman" w:eastAsia="宋体" w:cs="Times New Roman"/>
            <w:szCs w:val="21"/>
            <w:lang w:val="en-US" w:eastAsia="zh-CN"/>
          </w:rPr>
          <w:t>内容</w:t>
        </w:r>
      </w:ins>
      <w:ins w:id="2145" w:author="1111" w:date="2025-09-03T20:32:04Z">
        <w:r>
          <w:rPr>
            <w:rFonts w:hint="eastAsia" w:ascii="Times New Roman" w:hAnsi="Times New Roman" w:eastAsia="宋体" w:cs="Times New Roman"/>
            <w:szCs w:val="21"/>
            <w:lang w:val="en-US" w:eastAsia="zh-CN"/>
          </w:rPr>
          <w:t>上</w:t>
        </w:r>
      </w:ins>
      <w:ins w:id="2146" w:author="1111" w:date="2025-09-03T20:32:15Z">
        <w:r>
          <w:rPr>
            <w:rFonts w:hint="eastAsia" w:ascii="Times New Roman" w:hAnsi="Times New Roman" w:eastAsia="宋体" w:cs="Times New Roman"/>
            <w:szCs w:val="21"/>
            <w:lang w:val="en-US" w:eastAsia="zh-CN"/>
          </w:rPr>
          <w:t>，</w:t>
        </w:r>
      </w:ins>
      <w:del w:id="2147" w:author="1111" w:date="2025-09-03T20:32:07Z">
        <w:r>
          <w:rPr>
            <w:rFonts w:hint="eastAsia" w:ascii="Times New Roman" w:hAnsi="Times New Roman" w:eastAsia="宋体" w:cs="Times New Roman"/>
            <w:szCs w:val="21"/>
          </w:rPr>
          <w:delText>，</w:delText>
        </w:r>
      </w:del>
      <w:ins w:id="2148" w:author="1111" w:date="2025-09-03T19:45:36Z">
        <w:r>
          <w:rPr>
            <w:rFonts w:hint="eastAsia" w:ascii="Times New Roman" w:hAnsi="Times New Roman" w:eastAsia="宋体" w:cs="Times New Roman"/>
            <w:szCs w:val="21"/>
            <w:lang w:val="en-US" w:eastAsia="zh-CN"/>
          </w:rPr>
          <w:t>《</w:t>
        </w:r>
      </w:ins>
      <w:ins w:id="2149" w:author="1111" w:date="2025-09-03T19:45:53Z">
        <w:r>
          <w:rPr>
            <w:rFonts w:hint="eastAsia" w:ascii="Times New Roman" w:hAnsi="Times New Roman" w:eastAsia="宋体" w:cs="Times New Roman"/>
            <w:szCs w:val="21"/>
            <w:lang w:val="en-US" w:eastAsia="zh-CN"/>
          </w:rPr>
          <w:t>关于经营者集中申报的指导意见</w:t>
        </w:r>
      </w:ins>
      <w:ins w:id="2150" w:author="1111" w:date="2025-09-03T19:45:37Z">
        <w:r>
          <w:rPr>
            <w:rFonts w:hint="eastAsia" w:ascii="Times New Roman" w:hAnsi="Times New Roman" w:eastAsia="宋体" w:cs="Times New Roman"/>
            <w:szCs w:val="21"/>
            <w:lang w:val="en-US" w:eastAsia="zh-CN"/>
          </w:rPr>
          <w:t>》</w:t>
        </w:r>
      </w:ins>
      <w:ins w:id="2151" w:author="1111" w:date="2025-09-03T19:46:36Z">
        <w:r>
          <w:rPr>
            <w:rFonts w:hint="eastAsia" w:ascii="Times New Roman" w:hAnsi="Times New Roman" w:eastAsia="宋体" w:cs="Times New Roman"/>
            <w:szCs w:val="21"/>
            <w:lang w:val="en-US" w:eastAsia="zh-CN"/>
          </w:rPr>
          <w:t>第20</w:t>
        </w:r>
      </w:ins>
      <w:ins w:id="2152" w:author="1111" w:date="2025-09-03T19:46:37Z">
        <w:r>
          <w:rPr>
            <w:rFonts w:hint="eastAsia" w:ascii="Times New Roman" w:hAnsi="Times New Roman" w:eastAsia="宋体" w:cs="Times New Roman"/>
            <w:szCs w:val="21"/>
            <w:lang w:val="en-US" w:eastAsia="zh-CN"/>
          </w:rPr>
          <w:t>条</w:t>
        </w:r>
      </w:ins>
      <w:ins w:id="2153" w:author="1111" w:date="2025-09-03T19:46:04Z">
        <w:r>
          <w:rPr>
            <w:rFonts w:hint="eastAsia" w:ascii="Times New Roman" w:hAnsi="Times New Roman" w:eastAsia="宋体" w:cs="Times New Roman"/>
            <w:szCs w:val="21"/>
            <w:lang w:val="en-US" w:eastAsia="zh-CN"/>
          </w:rPr>
          <w:t>已经</w:t>
        </w:r>
      </w:ins>
      <w:ins w:id="2154" w:author="1111" w:date="2025-09-03T19:46:07Z">
        <w:r>
          <w:rPr>
            <w:rFonts w:hint="eastAsia" w:ascii="Times New Roman" w:hAnsi="Times New Roman" w:eastAsia="宋体" w:cs="Times New Roman"/>
            <w:szCs w:val="21"/>
            <w:lang w:val="en-US" w:eastAsia="zh-CN"/>
          </w:rPr>
          <w:t>规定</w:t>
        </w:r>
      </w:ins>
      <w:ins w:id="2155" w:author="1111" w:date="2025-09-03T19:46:58Z">
        <w:r>
          <w:rPr>
            <w:rFonts w:hint="eastAsia" w:ascii="Times New Roman" w:hAnsi="Times New Roman" w:eastAsia="宋体" w:cs="Times New Roman"/>
            <w:szCs w:val="21"/>
            <w:lang w:val="en-US" w:eastAsia="zh-CN"/>
          </w:rPr>
          <w:t>申报的</w:t>
        </w:r>
      </w:ins>
      <w:ins w:id="2156" w:author="1111" w:date="2025-09-03T19:47:00Z">
        <w:r>
          <w:rPr>
            <w:rFonts w:hint="eastAsia" w:ascii="Times New Roman" w:hAnsi="Times New Roman" w:eastAsia="宋体" w:cs="Times New Roman"/>
            <w:szCs w:val="21"/>
            <w:lang w:val="en-US" w:eastAsia="zh-CN"/>
          </w:rPr>
          <w:t>资料</w:t>
        </w:r>
      </w:ins>
      <w:ins w:id="2157" w:author="1111" w:date="2025-09-03T19:44:51Z">
        <w:r>
          <w:rPr>
            <w:rFonts w:hint="eastAsia" w:ascii="Times New Roman" w:hAnsi="Times New Roman" w:eastAsia="宋体" w:cs="Times New Roman"/>
            <w:szCs w:val="21"/>
            <w:lang w:val="en-US" w:eastAsia="zh-CN"/>
          </w:rPr>
          <w:t>应</w:t>
        </w:r>
      </w:ins>
      <w:ins w:id="2158" w:author="1111" w:date="2025-09-03T19:48:12Z">
        <w:r>
          <w:rPr>
            <w:rFonts w:hint="eastAsia" w:ascii="Times New Roman" w:hAnsi="Times New Roman" w:eastAsia="宋体" w:cs="Times New Roman"/>
            <w:szCs w:val="21"/>
            <w:lang w:val="en-US" w:eastAsia="zh-CN"/>
          </w:rPr>
          <w:t>包括</w:t>
        </w:r>
      </w:ins>
      <w:ins w:id="2159" w:author="1111" w:date="2025-09-03T19:47:59Z">
        <w:r>
          <w:rPr>
            <w:rFonts w:hint="eastAsia" w:ascii="Times New Roman" w:hAnsi="Times New Roman" w:eastAsia="宋体" w:cs="Times New Roman"/>
            <w:szCs w:val="21"/>
            <w:lang w:val="en-US" w:eastAsia="zh-CN"/>
          </w:rPr>
          <w:t>集中对相关市场竞争状况影响的说明</w:t>
        </w:r>
      </w:ins>
      <w:ins w:id="2160" w:author="1111" w:date="2025-09-03T19:49:23Z">
        <w:r>
          <w:rPr>
            <w:rFonts w:hint="eastAsia" w:ascii="Times New Roman" w:hAnsi="Times New Roman" w:eastAsia="宋体" w:cs="Times New Roman"/>
            <w:szCs w:val="21"/>
            <w:lang w:val="en-US" w:eastAsia="zh-CN"/>
          </w:rPr>
          <w:t>，</w:t>
        </w:r>
      </w:ins>
      <w:ins w:id="2161" w:author="1111" w:date="2025-09-03T19:48:30Z">
        <w:r>
          <w:rPr>
            <w:rFonts w:hint="eastAsia" w:ascii="Times New Roman" w:hAnsi="Times New Roman" w:eastAsia="宋体" w:cs="Times New Roman"/>
            <w:szCs w:val="21"/>
            <w:lang w:val="en-US" w:eastAsia="zh-CN"/>
          </w:rPr>
          <w:t>具体</w:t>
        </w:r>
      </w:ins>
      <w:ins w:id="2162" w:author="1111" w:date="2025-09-03T20:34:06Z">
        <w:r>
          <w:rPr>
            <w:rFonts w:hint="eastAsia" w:ascii="Times New Roman" w:hAnsi="Times New Roman" w:eastAsia="宋体" w:cs="Times New Roman"/>
            <w:szCs w:val="21"/>
            <w:lang w:val="en-US" w:eastAsia="zh-CN"/>
          </w:rPr>
          <w:t>涵盖</w:t>
        </w:r>
      </w:ins>
      <w:ins w:id="2163" w:author="1111" w:date="2025-09-03T19:44:58Z">
        <w:r>
          <w:rPr>
            <w:rFonts w:hint="eastAsia" w:ascii="Times New Roman" w:hAnsi="Times New Roman" w:eastAsia="宋体" w:cs="Times New Roman"/>
            <w:szCs w:val="21"/>
            <w:lang w:val="en-US" w:eastAsia="zh-CN"/>
          </w:rPr>
          <w:t>经营者</w:t>
        </w:r>
      </w:ins>
      <w:ins w:id="2164" w:author="1111" w:date="2025-09-03T19:44:55Z">
        <w:r>
          <w:rPr>
            <w:rFonts w:hint="eastAsia" w:ascii="Times New Roman" w:hAnsi="Times New Roman" w:eastAsia="宋体" w:cs="Times New Roman"/>
            <w:szCs w:val="21"/>
            <w:lang w:val="en-US" w:eastAsia="zh-CN"/>
          </w:rPr>
          <w:t>集中对市场竞争结构、行业发展、技术进步、国民经济发展、消费者以及其他经营者的影响等</w:t>
        </w:r>
      </w:ins>
      <w:ins w:id="2165" w:author="1111" w:date="2025-09-03T19:47:19Z">
        <w:r>
          <w:rPr>
            <w:rFonts w:hint="eastAsia" w:ascii="Times New Roman" w:hAnsi="Times New Roman" w:eastAsia="宋体" w:cs="Times New Roman"/>
            <w:szCs w:val="21"/>
            <w:lang w:val="en-US" w:eastAsia="zh-CN"/>
          </w:rPr>
          <w:t>内容</w:t>
        </w:r>
      </w:ins>
      <w:ins w:id="2166" w:author="1111" w:date="2025-09-03T19:47:28Z">
        <w:r>
          <w:rPr>
            <w:rFonts w:hint="eastAsia" w:ascii="Times New Roman" w:hAnsi="Times New Roman" w:eastAsia="宋体" w:cs="Times New Roman"/>
            <w:szCs w:val="21"/>
            <w:lang w:val="en-US" w:eastAsia="zh-CN"/>
          </w:rPr>
          <w:t>。</w:t>
        </w:r>
      </w:ins>
      <w:ins w:id="2167" w:author="1111" w:date="2025-09-03T20:36:21Z">
        <w:r>
          <w:rPr>
            <w:rFonts w:hint="eastAsia" w:ascii="Times New Roman" w:hAnsi="Times New Roman" w:eastAsia="宋体" w:cs="Times New Roman"/>
            <w:szCs w:val="21"/>
            <w:lang w:val="en-US" w:eastAsia="zh-CN"/>
          </w:rPr>
          <w:t>《</w:t>
        </w:r>
      </w:ins>
      <w:ins w:id="2168" w:author="1111" w:date="2025-09-03T20:36:24Z">
        <w:r>
          <w:rPr>
            <w:rFonts w:hint="eastAsia" w:ascii="Times New Roman" w:hAnsi="Times New Roman" w:eastAsia="宋体" w:cs="Times New Roman"/>
            <w:szCs w:val="21"/>
            <w:lang w:val="en-US" w:eastAsia="zh-CN"/>
          </w:rPr>
          <w:t>横向</w:t>
        </w:r>
      </w:ins>
      <w:ins w:id="2169" w:author="1111" w:date="2025-09-03T20:40:02Z">
        <w:r>
          <w:rPr>
            <w:rFonts w:hint="eastAsia" w:ascii="Times New Roman" w:hAnsi="Times New Roman" w:eastAsia="宋体" w:cs="Times New Roman"/>
            <w:szCs w:val="21"/>
            <w:lang w:val="en-US" w:eastAsia="zh-CN"/>
          </w:rPr>
          <w:t>经营者</w:t>
        </w:r>
      </w:ins>
      <w:ins w:id="2170" w:author="1111" w:date="2025-09-03T20:40:03Z">
        <w:r>
          <w:rPr>
            <w:rFonts w:hint="eastAsia" w:ascii="Times New Roman" w:hAnsi="Times New Roman" w:eastAsia="宋体" w:cs="Times New Roman"/>
            <w:szCs w:val="21"/>
            <w:lang w:val="en-US" w:eastAsia="zh-CN"/>
          </w:rPr>
          <w:t>集中</w:t>
        </w:r>
      </w:ins>
      <w:ins w:id="2171" w:author="1111" w:date="2025-09-03T20:40:04Z">
        <w:r>
          <w:rPr>
            <w:rFonts w:hint="eastAsia" w:ascii="Times New Roman" w:hAnsi="Times New Roman" w:eastAsia="宋体" w:cs="Times New Roman"/>
            <w:szCs w:val="21"/>
            <w:lang w:val="en-US" w:eastAsia="zh-CN"/>
          </w:rPr>
          <w:t>审查</w:t>
        </w:r>
      </w:ins>
      <w:ins w:id="2172" w:author="1111" w:date="2025-09-03T20:40:09Z">
        <w:r>
          <w:rPr>
            <w:rFonts w:hint="eastAsia" w:ascii="Times New Roman" w:hAnsi="Times New Roman" w:eastAsia="宋体" w:cs="Times New Roman"/>
            <w:szCs w:val="21"/>
            <w:lang w:val="en-US" w:eastAsia="zh-CN"/>
          </w:rPr>
          <w:t>指引</w:t>
        </w:r>
      </w:ins>
      <w:ins w:id="2173" w:author="1111" w:date="2025-09-03T20:36:31Z">
        <w:r>
          <w:rPr>
            <w:rFonts w:hint="eastAsia" w:ascii="Times New Roman" w:hAnsi="Times New Roman" w:eastAsia="宋体" w:cs="Times New Roman"/>
            <w:szCs w:val="21"/>
            <w:lang w:val="en-US" w:eastAsia="zh-CN"/>
          </w:rPr>
          <w:t>》</w:t>
        </w:r>
      </w:ins>
      <w:ins w:id="2174" w:author="1111" w:date="2025-09-03T20:36:43Z">
        <w:r>
          <w:rPr>
            <w:rFonts w:hint="eastAsia" w:ascii="Times New Roman" w:hAnsi="Times New Roman" w:eastAsia="宋体" w:cs="Times New Roman"/>
            <w:szCs w:val="21"/>
            <w:lang w:val="en-US" w:eastAsia="zh-CN"/>
          </w:rPr>
          <w:t>明确了</w:t>
        </w:r>
      </w:ins>
      <w:ins w:id="2175" w:author="1111" w:date="2025-09-03T20:37:21Z">
        <w:r>
          <w:rPr>
            <w:rFonts w:hint="eastAsia" w:ascii="Times New Roman" w:hAnsi="Times New Roman" w:eastAsia="宋体" w:cs="Times New Roman"/>
            <w:szCs w:val="21"/>
            <w:lang w:val="en-US" w:eastAsia="zh-CN"/>
          </w:rPr>
          <w:t>HHI指数</w:t>
        </w:r>
      </w:ins>
      <w:ins w:id="2176" w:author="1111" w:date="2025-09-03T20:37:24Z">
        <w:r>
          <w:rPr>
            <w:rFonts w:hint="eastAsia" w:ascii="Times New Roman" w:hAnsi="Times New Roman" w:eastAsia="宋体" w:cs="Times New Roman"/>
            <w:szCs w:val="21"/>
            <w:lang w:val="en-US" w:eastAsia="zh-CN"/>
          </w:rPr>
          <w:t>与</w:t>
        </w:r>
      </w:ins>
      <w:ins w:id="2177" w:author="1111" w:date="2025-09-03T20:37:42Z">
        <w:r>
          <w:rPr>
            <w:rFonts w:hint="eastAsia" w:ascii="Times New Roman" w:hAnsi="Times New Roman" w:eastAsia="宋体" w:cs="Times New Roman"/>
            <w:szCs w:val="21"/>
            <w:lang w:val="en-US" w:eastAsia="zh-CN"/>
          </w:rPr>
          <w:t>CRn指数</w:t>
        </w:r>
      </w:ins>
      <w:ins w:id="2178" w:author="1111" w:date="2025-09-03T20:40:33Z">
        <w:r>
          <w:rPr>
            <w:rFonts w:hint="eastAsia" w:ascii="Times New Roman" w:hAnsi="Times New Roman" w:eastAsia="宋体" w:cs="Times New Roman"/>
            <w:szCs w:val="21"/>
            <w:lang w:val="en-US" w:eastAsia="zh-CN"/>
          </w:rPr>
          <w:t>对</w:t>
        </w:r>
      </w:ins>
      <w:ins w:id="2179" w:author="1111" w:date="2025-09-03T20:40:46Z">
        <w:r>
          <w:rPr>
            <w:rFonts w:hint="eastAsia" w:ascii="Times New Roman" w:hAnsi="Times New Roman" w:eastAsia="宋体" w:cs="Times New Roman"/>
            <w:szCs w:val="21"/>
            <w:lang w:val="en-US" w:eastAsia="zh-CN"/>
          </w:rPr>
          <w:t>市场</w:t>
        </w:r>
      </w:ins>
      <w:ins w:id="2180" w:author="1111" w:date="2025-09-03T20:40:47Z">
        <w:r>
          <w:rPr>
            <w:rFonts w:hint="eastAsia" w:ascii="Times New Roman" w:hAnsi="Times New Roman" w:eastAsia="宋体" w:cs="Times New Roman"/>
            <w:szCs w:val="21"/>
            <w:lang w:val="en-US" w:eastAsia="zh-CN"/>
          </w:rPr>
          <w:t>集中</w:t>
        </w:r>
      </w:ins>
      <w:ins w:id="2181" w:author="1111" w:date="2025-09-03T20:40:48Z">
        <w:r>
          <w:rPr>
            <w:rFonts w:hint="eastAsia" w:ascii="Times New Roman" w:hAnsi="Times New Roman" w:eastAsia="宋体" w:cs="Times New Roman"/>
            <w:szCs w:val="21"/>
            <w:lang w:val="en-US" w:eastAsia="zh-CN"/>
          </w:rPr>
          <w:t>度</w:t>
        </w:r>
      </w:ins>
      <w:ins w:id="2182" w:author="1111" w:date="2025-09-03T20:40:49Z">
        <w:r>
          <w:rPr>
            <w:rFonts w:hint="eastAsia" w:ascii="Times New Roman" w:hAnsi="Times New Roman" w:eastAsia="宋体" w:cs="Times New Roman"/>
            <w:szCs w:val="21"/>
            <w:lang w:val="en-US" w:eastAsia="zh-CN"/>
          </w:rPr>
          <w:t>进行</w:t>
        </w:r>
      </w:ins>
      <w:ins w:id="2183" w:author="1111" w:date="2025-09-03T20:36:52Z">
        <w:r>
          <w:rPr>
            <w:rFonts w:hint="eastAsia" w:ascii="Times New Roman" w:hAnsi="Times New Roman" w:eastAsia="宋体" w:cs="Times New Roman"/>
            <w:szCs w:val="21"/>
            <w:lang w:val="en-US" w:eastAsia="zh-CN"/>
          </w:rPr>
          <w:t>定量</w:t>
        </w:r>
      </w:ins>
      <w:ins w:id="2184" w:author="1111" w:date="2025-09-03T20:36:54Z">
        <w:r>
          <w:rPr>
            <w:rFonts w:hint="eastAsia" w:ascii="Times New Roman" w:hAnsi="Times New Roman" w:eastAsia="宋体" w:cs="Times New Roman"/>
            <w:szCs w:val="21"/>
            <w:lang w:val="en-US" w:eastAsia="zh-CN"/>
          </w:rPr>
          <w:t>评估</w:t>
        </w:r>
      </w:ins>
      <w:ins w:id="2185" w:author="1111" w:date="2025-09-03T20:43:04Z">
        <w:r>
          <w:rPr>
            <w:rFonts w:hint="eastAsia" w:ascii="Times New Roman" w:hAnsi="Times New Roman" w:eastAsia="宋体" w:cs="Times New Roman"/>
            <w:szCs w:val="21"/>
            <w:lang w:val="en-US" w:eastAsia="zh-CN"/>
          </w:rPr>
          <w:t>方法</w:t>
        </w:r>
      </w:ins>
      <w:ins w:id="2186" w:author="1111" w:date="2025-09-03T20:36:55Z">
        <w:r>
          <w:rPr>
            <w:rFonts w:hint="eastAsia" w:ascii="Times New Roman" w:hAnsi="Times New Roman" w:eastAsia="宋体" w:cs="Times New Roman"/>
            <w:szCs w:val="21"/>
            <w:lang w:val="en-US" w:eastAsia="zh-CN"/>
          </w:rPr>
          <w:t>，</w:t>
        </w:r>
      </w:ins>
      <w:ins w:id="2187" w:author="1111" w:date="2025-09-03T20:36:56Z">
        <w:r>
          <w:rPr>
            <w:rFonts w:hint="eastAsia" w:ascii="Times New Roman" w:hAnsi="Times New Roman" w:eastAsia="宋体" w:cs="Times New Roman"/>
            <w:szCs w:val="21"/>
            <w:lang w:val="en-US" w:eastAsia="zh-CN"/>
          </w:rPr>
          <w:t>而</w:t>
        </w:r>
      </w:ins>
      <w:ins w:id="2188" w:author="1111" w:date="2025-09-03T20:43:10Z">
        <w:r>
          <w:rPr>
            <w:rFonts w:hint="eastAsia" w:ascii="Times New Roman" w:hAnsi="Times New Roman" w:eastAsia="宋体" w:cs="Times New Roman"/>
            <w:szCs w:val="21"/>
            <w:lang w:val="en-US" w:eastAsia="zh-CN"/>
          </w:rPr>
          <w:t>其他</w:t>
        </w:r>
      </w:ins>
      <w:ins w:id="2189" w:author="1111" w:date="2025-09-03T20:43:12Z">
        <w:r>
          <w:rPr>
            <w:rFonts w:hint="eastAsia" w:ascii="Times New Roman" w:hAnsi="Times New Roman" w:eastAsia="宋体" w:cs="Times New Roman"/>
            <w:szCs w:val="21"/>
            <w:lang w:val="en-US" w:eastAsia="zh-CN"/>
          </w:rPr>
          <w:t>几</w:t>
        </w:r>
      </w:ins>
      <w:ins w:id="2190" w:author="1111" w:date="2025-09-03T20:41:23Z">
        <w:r>
          <w:rPr>
            <w:rFonts w:hint="eastAsia" w:ascii="Times New Roman" w:hAnsi="Times New Roman" w:eastAsia="宋体" w:cs="Times New Roman"/>
            <w:szCs w:val="21"/>
            <w:lang w:val="en-US" w:eastAsia="zh-CN"/>
          </w:rPr>
          <w:t>方面</w:t>
        </w:r>
      </w:ins>
      <w:ins w:id="2191" w:author="1111" w:date="2025-09-03T20:41:24Z">
        <w:r>
          <w:rPr>
            <w:rFonts w:hint="eastAsia" w:ascii="Times New Roman" w:hAnsi="Times New Roman" w:eastAsia="宋体" w:cs="Times New Roman"/>
            <w:szCs w:val="21"/>
            <w:lang w:val="en-US" w:eastAsia="zh-CN"/>
          </w:rPr>
          <w:t>则</w:t>
        </w:r>
      </w:ins>
      <w:ins w:id="2192" w:author="1111" w:date="2025-09-03T20:41:26Z">
        <w:r>
          <w:rPr>
            <w:rFonts w:hint="eastAsia" w:ascii="Times New Roman" w:hAnsi="Times New Roman" w:eastAsia="宋体" w:cs="Times New Roman"/>
            <w:szCs w:val="21"/>
            <w:lang w:val="en-US" w:eastAsia="zh-CN"/>
          </w:rPr>
          <w:t>依托</w:t>
        </w:r>
      </w:ins>
      <w:ins w:id="2193" w:author="1111" w:date="2025-09-03T20:43:17Z">
        <w:r>
          <w:rPr>
            <w:rFonts w:hint="eastAsia" w:ascii="Times New Roman" w:hAnsi="Times New Roman" w:eastAsia="宋体" w:cs="Times New Roman"/>
            <w:szCs w:val="21"/>
            <w:lang w:val="en-US" w:eastAsia="zh-CN"/>
          </w:rPr>
          <w:t>第三方</w:t>
        </w:r>
      </w:ins>
      <w:ins w:id="2194" w:author="1111" w:date="2025-09-03T20:43:18Z">
        <w:r>
          <w:rPr>
            <w:rFonts w:hint="eastAsia" w:ascii="Times New Roman" w:hAnsi="Times New Roman" w:eastAsia="宋体" w:cs="Times New Roman"/>
            <w:szCs w:val="21"/>
            <w:lang w:val="en-US" w:eastAsia="zh-CN"/>
          </w:rPr>
          <w:t>评估</w:t>
        </w:r>
      </w:ins>
      <w:ins w:id="2195" w:author="1111" w:date="2025-09-03T20:43:19Z">
        <w:r>
          <w:rPr>
            <w:rFonts w:hint="eastAsia" w:ascii="Times New Roman" w:hAnsi="Times New Roman" w:eastAsia="宋体" w:cs="Times New Roman"/>
            <w:szCs w:val="21"/>
            <w:lang w:val="en-US" w:eastAsia="zh-CN"/>
          </w:rPr>
          <w:t>机构</w:t>
        </w:r>
      </w:ins>
      <w:ins w:id="2196" w:author="1111" w:date="2025-09-03T20:45:18Z">
        <w:r>
          <w:rPr>
            <w:rFonts w:hint="eastAsia" w:ascii="Times New Roman" w:hAnsi="Times New Roman" w:eastAsia="宋体" w:cs="Times New Roman"/>
            <w:szCs w:val="21"/>
            <w:lang w:val="en-US" w:eastAsia="zh-CN"/>
          </w:rPr>
          <w:t>结合</w:t>
        </w:r>
      </w:ins>
      <w:ins w:id="2197" w:author="1111" w:date="2025-09-03T20:49:53Z">
        <w:r>
          <w:rPr>
            <w:rFonts w:hint="eastAsia" w:ascii="Times New Roman" w:hAnsi="Times New Roman" w:eastAsia="宋体" w:cs="Times New Roman"/>
            <w:szCs w:val="21"/>
            <w:lang w:val="en-US" w:eastAsia="zh-CN"/>
          </w:rPr>
          <w:t>指引</w:t>
        </w:r>
      </w:ins>
      <w:ins w:id="2198" w:author="1111" w:date="2025-09-03T20:49:54Z">
        <w:r>
          <w:rPr>
            <w:rFonts w:hint="eastAsia" w:ascii="Times New Roman" w:hAnsi="Times New Roman" w:eastAsia="宋体" w:cs="Times New Roman"/>
            <w:szCs w:val="21"/>
            <w:lang w:val="en-US" w:eastAsia="zh-CN"/>
          </w:rPr>
          <w:t>中的</w:t>
        </w:r>
      </w:ins>
      <w:ins w:id="2199" w:author="1111" w:date="2025-09-03T20:45:23Z">
        <w:r>
          <w:rPr>
            <w:rFonts w:hint="eastAsia" w:ascii="Times New Roman" w:hAnsi="Times New Roman" w:eastAsia="宋体" w:cs="Times New Roman"/>
            <w:szCs w:val="21"/>
            <w:lang w:val="en-US" w:eastAsia="zh-CN"/>
          </w:rPr>
          <w:t>具体</w:t>
        </w:r>
      </w:ins>
      <w:ins w:id="2200" w:author="1111" w:date="2025-09-03T20:45:24Z">
        <w:r>
          <w:rPr>
            <w:rFonts w:hint="eastAsia" w:ascii="Times New Roman" w:hAnsi="Times New Roman" w:eastAsia="宋体" w:cs="Times New Roman"/>
            <w:szCs w:val="21"/>
            <w:lang w:val="en-US" w:eastAsia="zh-CN"/>
          </w:rPr>
          <w:t>规定</w:t>
        </w:r>
      </w:ins>
      <w:ins w:id="2201" w:author="1111" w:date="2025-09-03T20:45:25Z">
        <w:r>
          <w:rPr>
            <w:rFonts w:hint="eastAsia" w:ascii="Times New Roman" w:hAnsi="Times New Roman" w:eastAsia="宋体" w:cs="Times New Roman"/>
            <w:szCs w:val="21"/>
            <w:lang w:val="en-US" w:eastAsia="zh-CN"/>
          </w:rPr>
          <w:t>进行</w:t>
        </w:r>
      </w:ins>
      <w:ins w:id="2202" w:author="1111" w:date="2025-09-03T20:45:30Z">
        <w:r>
          <w:rPr>
            <w:rFonts w:hint="eastAsia" w:ascii="Times New Roman" w:hAnsi="Times New Roman" w:eastAsia="宋体" w:cs="Times New Roman"/>
            <w:szCs w:val="21"/>
            <w:lang w:val="en-US" w:eastAsia="zh-CN"/>
          </w:rPr>
          <w:t>定性评估</w:t>
        </w:r>
      </w:ins>
      <w:ins w:id="2203" w:author="1111" w:date="2025-09-03T20:45:31Z">
        <w:r>
          <w:rPr>
            <w:rFonts w:hint="eastAsia" w:ascii="Times New Roman" w:hAnsi="Times New Roman" w:eastAsia="宋体" w:cs="Times New Roman"/>
            <w:szCs w:val="21"/>
            <w:lang w:val="en-US" w:eastAsia="zh-CN"/>
          </w:rPr>
          <w:t>。</w:t>
        </w:r>
      </w:ins>
      <w:r>
        <w:rPr>
          <w:rFonts w:hint="eastAsia" w:ascii="Times New Roman" w:hAnsi="Times New Roman" w:eastAsia="宋体" w:cs="Times New Roman"/>
          <w:szCs w:val="21"/>
        </w:rPr>
        <w:t>这种行政监管配合自身评估的模式进一步提升了审查效率与准确性，并督促经营者对其集中行为给社会造成的负外部性影响进行自查与补救</w:t>
      </w:r>
      <w:r>
        <w:rPr>
          <w:rFonts w:ascii="Times New Roman" w:hAnsi="Times New Roman" w:eastAsia="宋体" w:cs="Times New Roman"/>
          <w:szCs w:val="21"/>
        </w:rPr>
        <w:t>。</w:t>
      </w:r>
    </w:p>
    <w:p>
      <w:pPr>
        <w:rPr>
          <w:rFonts w:hint="eastAsia" w:ascii="黑体" w:hAnsi="黑体" w:eastAsia="黑体"/>
          <w:sz w:val="28"/>
          <w:szCs w:val="28"/>
        </w:rPr>
      </w:pPr>
      <w:r>
        <w:rPr>
          <w:rFonts w:hint="eastAsia" w:ascii="黑体" w:hAnsi="黑体" w:eastAsia="黑体"/>
          <w:sz w:val="28"/>
          <w:szCs w:val="28"/>
        </w:rPr>
        <w:t>结论</w:t>
      </w:r>
    </w:p>
    <w:p>
      <w:pPr>
        <w:ind w:firstLine="482"/>
        <w:rPr>
          <w:rFonts w:ascii="Times New Roman" w:hAnsi="Times New Roman" w:eastAsia="宋体" w:cs="Times New Roman"/>
          <w:szCs w:val="21"/>
        </w:rPr>
      </w:pPr>
      <w:r>
        <w:rPr>
          <w:rFonts w:hint="eastAsia" w:ascii="Times New Roman" w:hAnsi="Times New Roman" w:eastAsia="宋体" w:cs="Times New Roman"/>
          <w:szCs w:val="21"/>
        </w:rPr>
        <w:t>新《公司法》进一步重申了公司社会责任理论的重要地位，但却未能为其广泛适用提供新思路。过往研究也仅仅关注公司常态化经营中社会责任的落实，却未能触及社会责任理论在某些具体场景下的运行机理。本文将研究视角聚焦于公司组织变动背景下，试图从更微观的层面观察社会责任条款的运行过程，以便具像化其在适用中所遇到的困境与难点，针对性地提出解决方案。可以发现，在市场驱动型、司法驱动型以及行政监管驱动型三种公司组织变动模式下公司社会责任条款的适用逻辑和作用机理不同，所产生的适用难题亦不相同：</w:t>
      </w:r>
      <w:r>
        <w:rPr>
          <w:rFonts w:hint="eastAsia" w:ascii="Times New Roman" w:hAnsi="Times New Roman" w:eastAsia="宋体" w:cs="Times New Roman"/>
          <w:color w:val="000000" w:themeColor="text1"/>
          <w:szCs w:val="21"/>
          <w14:textFill>
            <w14:solidFill>
              <w14:schemeClr w14:val="tx1"/>
            </w14:solidFill>
          </w14:textFill>
        </w:rPr>
        <w:t>在</w:t>
      </w:r>
      <w:r>
        <w:rPr>
          <w:rFonts w:hint="eastAsia" w:ascii="Times New Roman" w:hAnsi="Times New Roman" w:eastAsia="宋体" w:cs="Times New Roman"/>
          <w:szCs w:val="21"/>
        </w:rPr>
        <w:t>市场驱动型（公司收购和反收购）</w:t>
      </w:r>
      <w:r>
        <w:rPr>
          <w:rFonts w:hint="eastAsia" w:ascii="Times New Roman" w:hAnsi="Times New Roman" w:eastAsia="宋体" w:cs="Times New Roman"/>
          <w:color w:val="000000" w:themeColor="text1"/>
          <w:szCs w:val="21"/>
          <w14:textFill>
            <w14:solidFill>
              <w14:schemeClr w14:val="tx1"/>
            </w14:solidFill>
          </w14:textFill>
        </w:rPr>
        <w:t>组织变动场景下，缺乏反收购措施的约束机制与利益相关者的救济机制；在</w:t>
      </w:r>
      <w:r>
        <w:rPr>
          <w:rFonts w:hint="eastAsia" w:ascii="Times New Roman" w:hAnsi="Times New Roman" w:eastAsia="宋体" w:cs="Times New Roman"/>
          <w:szCs w:val="21"/>
        </w:rPr>
        <w:t>司法驱动型（司法强制解散）</w:t>
      </w:r>
      <w:r>
        <w:rPr>
          <w:rFonts w:hint="eastAsia" w:ascii="Times New Roman" w:hAnsi="Times New Roman" w:eastAsia="宋体" w:cs="Times New Roman"/>
          <w:color w:val="000000" w:themeColor="text1"/>
          <w:szCs w:val="21"/>
          <w14:textFill>
            <w14:solidFill>
              <w14:schemeClr w14:val="tx1"/>
            </w14:solidFill>
          </w14:textFill>
        </w:rPr>
        <w:t>组织变动场景下，司法裁判说理不清且未能形成社会责任条款差异化的适用格局；在</w:t>
      </w:r>
      <w:r>
        <w:rPr>
          <w:rFonts w:hint="eastAsia" w:ascii="Times New Roman" w:hAnsi="Times New Roman" w:eastAsia="宋体" w:cs="Times New Roman"/>
          <w:szCs w:val="21"/>
        </w:rPr>
        <w:t>行政监管驱动型（经营者集中的申报审查）</w:t>
      </w:r>
      <w:r>
        <w:rPr>
          <w:rFonts w:hint="eastAsia" w:ascii="Times New Roman" w:hAnsi="Times New Roman" w:eastAsia="宋体" w:cs="Times New Roman"/>
          <w:color w:val="000000" w:themeColor="text1"/>
          <w:szCs w:val="21"/>
          <w14:textFill>
            <w14:solidFill>
              <w14:schemeClr w14:val="tx1"/>
            </w14:solidFill>
          </w14:textFill>
        </w:rPr>
        <w:t>组织变动场景下，经营者集中审查缺乏细化标准。</w:t>
      </w:r>
      <w:r>
        <w:rPr>
          <w:rFonts w:hint="eastAsia" w:ascii="Times New Roman" w:hAnsi="Times New Roman" w:eastAsia="宋体" w:cs="Times New Roman"/>
          <w:szCs w:val="21"/>
        </w:rPr>
        <w:t>上述问题阻碍了社会责任理论在公司组织变动场景下平衡公司内部股东利益与外部利益相关者及社会公共利益的作用。针对此，本文提出以下解决方案：第一，通过强化董事信义义务避免其在反收购决策中滥用社会责任条款，并通过董事对第三人责任制度为利益相关者创设救济机制；第二，构建司法解散纠纷中区分公司主体类型的社会责任条款差异化适用模式；第三，审慎控制社会责任因素介入经营者集中审查的限度。以期重构公司组织变动场景下社会责任的介入路径，为公司社会责任的适用疏通困境。</w:t>
      </w:r>
    </w:p>
    <w:p>
      <w:pPr>
        <w:ind w:firstLine="482"/>
        <w:rPr>
          <w:rFonts w:ascii="Times New Roman" w:hAnsi="Times New Roman" w:eastAsia="宋体" w:cs="Times New Roman"/>
          <w:szCs w:val="21"/>
        </w:rPr>
      </w:pPr>
    </w:p>
    <w:p>
      <w:pPr>
        <w:ind w:firstLine="482"/>
        <w:rPr>
          <w:rFonts w:ascii="Times New Roman" w:hAnsi="Times New Roman" w:eastAsia="宋体"/>
          <w:szCs w:val="21"/>
        </w:rPr>
      </w:pPr>
    </w:p>
    <w:p>
      <w:pPr>
        <w:ind w:firstLine="482"/>
        <w:rPr>
          <w:rFonts w:ascii="Times New Roman" w:hAnsi="Times New Roman" w:eastAsia="宋体"/>
          <w:szCs w:val="21"/>
        </w:rPr>
      </w:pPr>
    </w:p>
    <w:sectPr>
      <w:footnotePr>
        <w:numFmt w:val="decimalEnclosedCircleChinese"/>
        <w:numRestart w:val="eachPage"/>
      </w:footnotePr>
      <w:type w:val="continuous"/>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 Han" w:date="2025-08-13T23:40:00Z" w:initials="sH">
    <w:p w14:paraId="ED53B94E">
      <w:pPr>
        <w:pStyle w:val="5"/>
        <w:rPr>
          <w:highlight w:val="yellow"/>
        </w:rPr>
      </w:pPr>
      <w:r>
        <w:rPr>
          <w:rFonts w:hint="eastAsia"/>
        </w:rPr>
        <w:t>全文频繁使用“利益相关者”概念，但并未对其范围进行清晰界定。新《公司法》第20条列举了“职工、消费者等”和“生态环境保护”，但“等”字包含哪些其他主体？在</w:t>
      </w:r>
      <w:r>
        <w:rPr>
          <w:rFonts w:hint="eastAsia"/>
          <w:highlight w:val="yellow"/>
        </w:rPr>
        <w:t>不同组织变动场景下，哪些利益相关者的利益更相关、更优先？或可考虑进行一定的说明。</w:t>
      </w:r>
    </w:p>
  </w:comment>
  <w:comment w:id="1" w:author="s Han" w:date="2025-08-13T23:40:00Z" w:initials="sH">
    <w:p w14:paraId="DFF7C67E">
      <w:pPr>
        <w:pStyle w:val="5"/>
        <w:rPr>
          <w:highlight w:val="yellow"/>
        </w:rPr>
      </w:pPr>
      <w:r>
        <w:rPr>
          <w:rFonts w:hint="eastAsia"/>
        </w:rPr>
        <w:t>全文频繁使用“利益相关者”概念，但并未对其范围进行清晰界定。新《公司法》第20条列举了“职工、消费者等”和“生态环境保护”，但“等”字包含哪些其他主体？在</w:t>
      </w:r>
      <w:r>
        <w:rPr>
          <w:rFonts w:hint="eastAsia"/>
          <w:highlight w:val="yellow"/>
        </w:rPr>
        <w:t>不同组织变动场景下，哪些利益相关者的利益更相关、更优先？或可考虑进行一定的说明。</w:t>
      </w:r>
    </w:p>
  </w:comment>
  <w:comment w:id="2" w:author="s Han" w:date="2025-08-13T23:36:00Z" w:initials="sH">
    <w:p w14:paraId="DFDE348B">
      <w:pPr>
        <w:pStyle w:val="5"/>
      </w:pPr>
      <w:r>
        <w:rPr>
          <w:rFonts w:hint="eastAsia"/>
        </w:rPr>
        <w:t>引用极越汽车解散案例说明负外部性，但该案例的解散原因极其复杂，论文将其简单归因为“组织变动行为”的负外部性，有简化归因之嫌。未能深入分析在此案例中，社会责任条款在事前决策或事后救济中是否以及如何能发挥作用，使得案例的论证力打折扣。</w:t>
      </w:r>
    </w:p>
  </w:comment>
  <w:comment w:id="3" w:author="s Han" w:date="2025-08-13T23:37:00Z" w:initials="sH">
    <w:p w14:paraId="1FFB144A">
      <w:pPr>
        <w:pStyle w:val="5"/>
      </w:pPr>
      <w:r>
        <w:rPr>
          <w:rFonts w:hint="eastAsia"/>
        </w:rPr>
        <w:t>虽然引用了多个司法案例证明法院在考量社会责任，但分析多停留在“法院考虑了社会责任因此没解散”的层面</w:t>
      </w:r>
      <w:r>
        <w:rPr>
          <w:rFonts w:hint="eastAsia"/>
          <w:highlight w:val="yellow"/>
        </w:rPr>
        <w:t>。对于法官如何具体进行利益衡量？权重如何分配？说理是否充分体现了论文主张的“利益解析”和“衡量展开”？</w:t>
      </w:r>
      <w:r>
        <w:rPr>
          <w:rFonts w:hint="eastAsia"/>
        </w:rPr>
        <w:t>或可考虑对判决书</w:t>
      </w:r>
      <w:r>
        <w:rPr>
          <w:rFonts w:hint="eastAsia"/>
          <w:highlight w:val="yellow"/>
        </w:rPr>
        <w:t>文本进行进一步剖析</w:t>
      </w:r>
      <w:r>
        <w:rPr>
          <w:rFonts w:hint="eastAsia"/>
        </w:rPr>
        <w:t>以支撑其关于“说理不清”的批评，也</w:t>
      </w:r>
      <w:r>
        <w:rPr>
          <w:rFonts w:hint="eastAsia"/>
          <w:highlight w:val="yellow"/>
          <w:u w:val="none"/>
        </w:rPr>
        <w:t>未能有效利用这些案例来佐证其提出的“差异化适用”的必要性和可能路径</w:t>
      </w:r>
      <w:r>
        <w:rPr>
          <w:rFonts w:hint="eastAsia"/>
        </w:rPr>
        <w:t>。</w:t>
      </w:r>
    </w:p>
  </w:comment>
  <w:comment w:id="4" w:author="s Han" w:date="2025-08-13T14:51:00Z" w:initials="sH">
    <w:p w14:paraId="FFCB154E">
      <w:pPr>
        <w:pStyle w:val="5"/>
      </w:pPr>
      <w:r>
        <w:rPr>
          <w:rFonts w:hint="eastAsia"/>
        </w:rPr>
        <w:t>此处内容需要经过分层以进一步体现出其层次性</w:t>
      </w:r>
    </w:p>
  </w:comment>
  <w:comment w:id="5" w:author="s Han" w:date="2025-08-13T14:52:00Z" w:initials="sH">
    <w:p w14:paraId="76B7A781">
      <w:pPr>
        <w:pStyle w:val="5"/>
      </w:pPr>
      <w:r>
        <w:rPr>
          <w:rFonts w:hint="eastAsia"/>
        </w:rPr>
        <w:t>强化义务</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ED53B94E" w15:done="0"/>
  <w15:commentEx w15:paraId="DFF7C67E" w15:done="0"/>
  <w15:commentEx w15:paraId="DFDE348B" w15:done="0"/>
  <w15:commentEx w15:paraId="1FFB144A" w15:done="0"/>
  <w15:commentEx w15:paraId="FFCB154E" w15:done="0"/>
  <w15:commentEx w15:paraId="76B7A78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w:panose1 w:val="00000000000000000000"/>
    <w:charset w:val="00"/>
    <w:family w:val="swiss"/>
    <w:pitch w:val="default"/>
    <w:sig w:usb0="E00002FF" w:usb1="5000785B" w:usb2="00000000" w:usb3="00000000" w:csb0="2000019F" w:csb1="4F010000"/>
  </w:font>
  <w:font w:name="华文仿宋">
    <w:panose1 w:val="02010600040101010101"/>
    <w:charset w:val="86"/>
    <w:family w:val="auto"/>
    <w:pitch w:val="default"/>
    <w:sig w:usb0="00000287" w:usb1="080F0000" w:usb2="00000000" w:usb3="00000000" w:csb0="0004009F" w:csb1="DFD70000"/>
  </w:font>
  <w:font w:name="仿宋">
    <w:altName w:val="方正仿宋_GBK"/>
    <w:panose1 w:val="02010609060101010101"/>
    <w:charset w:val="86"/>
    <w:family w:val="modern"/>
    <w:pitch w:val="default"/>
    <w:sig w:usb0="00000000" w:usb1="00000000" w:usb2="00000016" w:usb3="00000000" w:csb0="00040001" w:csb1="00000000"/>
  </w:font>
  <w:font w:name="华文楷体">
    <w:panose1 w:val="02010600040101010101"/>
    <w:charset w:val="86"/>
    <w:family w:val="auto"/>
    <w:pitch w:val="default"/>
    <w:sig w:usb0="80000287" w:usb1="280F3C52" w:usb2="00000016" w:usb3="00000000" w:csb0="0004001F" w:csb1="00000000"/>
  </w:font>
  <w:font w:name="FZSSK--GBK1-0">
    <w:panose1 w:val="02000000000000000000"/>
    <w:charset w:val="86"/>
    <w:family w:val="auto"/>
    <w:pitch w:val="default"/>
    <w:sig w:usb0="A00002BF" w:usb1="38CF7CFA" w:usb2="00082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74">
    <w:p>
      <w:r>
        <w:separator/>
      </w:r>
    </w:p>
  </w:footnote>
  <w:footnote w:type="continuationSeparator" w:id="175">
    <w:p>
      <w:r>
        <w:continuationSeparator/>
      </w:r>
    </w:p>
  </w:footnote>
  <w:footnote w:id="0">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施天涛：《〈公司法〉第5条的理想与现实:公司社会责任何以实施?》，载《清华法学》2019年第5期。</w:t>
      </w:r>
    </w:p>
  </w:footnote>
  <w:footnote w:id="1">
    <w:p>
      <w:pPr>
        <w:pStyle w:val="8"/>
        <w:wordWrap w:val="0"/>
        <w:topLinePunct/>
        <w:ind w:firstLine="360" w:firstLineChars="200"/>
        <w:rPr>
          <w:rFonts w:ascii="Times New Roman" w:hAnsi="Times New Roman" w:eastAsia="仿宋" w:cs="Times New Roman"/>
          <w:u w:val="single"/>
        </w:rPr>
      </w:pPr>
      <w:r>
        <w:rPr>
          <w:rStyle w:val="16"/>
          <w:rFonts w:ascii="Times New Roman" w:hAnsi="Times New Roman" w:eastAsia="仿宋" w:cs="Times New Roman"/>
        </w:rPr>
        <w:footnoteRef/>
      </w:r>
      <w:r>
        <w:rPr>
          <w:rFonts w:ascii="Times New Roman" w:hAnsi="Times New Roman" w:eastAsia="仿宋" w:cs="Times New Roman"/>
        </w:rPr>
        <w:t xml:space="preserve"> 庞宝峰、张安毅：《〈公司法〉公司社会责任条款实施的应对路径》，载《河南财经政法大学学报》2025年第1期；赵景琛：《新〈公司法〉下公司社会责任规制框架的优化》，载《地方立法研究》2024年第5期；王晓锦、刘道远、胡明玉：《我国公司社会责任立法完善新探》，载《海南大学学报(人文社会科学版)》2023年第3期；陈群峰：《论公司社会责任司法化对利益相关者的保护》，载《法律适用》2013年第10期。</w:t>
      </w:r>
    </w:p>
  </w:footnote>
  <w:footnote w:id="2">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张妍：《上市公司社会责任信息披露制度研究》，中国政法大学出版社2023年，第95页。</w:t>
      </w:r>
    </w:p>
  </w:footnote>
  <w:footnote w:id="3">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具体而言，新《公司法》将守法合规、遵守社会公德商业道德、诚实守信等其他义务另列一条，明确守法合规是承担公司社会责任的底线和前提。在层次上，第一层次要求所有公司均应当在经营活动中充分考虑利益相关者的利益及社会公共利益，承担社会责任；第二层次为则鼓励公司积极主动参与社会公益活动，公布社会责任报告。在公司法层面上首次采用了“利益相关者”的表述，点明公司社会责任承担的法理基础在于利益相关者理论。同时通过“职工与消费者”利益与“生态环境保护”利益代表性地进行了有限列举。</w:t>
      </w:r>
    </w:p>
  </w:footnote>
  <w:footnote w:id="4">
    <w:p>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R. H. COASE</w:t>
      </w:r>
      <w:r>
        <w:rPr>
          <w:rFonts w:ascii="Times New Roman" w:hAnsi="Times New Roman" w:eastAsia="仿宋" w:cs="Times New Roman"/>
        </w:rPr>
        <w:t>,</w:t>
      </w:r>
      <w:r>
        <w:rPr>
          <w:rFonts w:hint="eastAsia" w:ascii="Times New Roman" w:hAnsi="Times New Roman" w:eastAsia="仿宋" w:cs="Times New Roman"/>
          <w:i w:val="0"/>
          <w:iCs/>
        </w:rPr>
        <w:t>The Problem of Social Cost</w:t>
      </w:r>
      <w:r>
        <w:rPr>
          <w:rFonts w:ascii="Times New Roman" w:hAnsi="Times New Roman" w:eastAsia="仿宋" w:cs="Times New Roman"/>
        </w:rPr>
        <w:t>,Journal of Law and Economics</w:t>
      </w:r>
      <w:r>
        <w:rPr>
          <w:rFonts w:hint="eastAsia" w:ascii="Times New Roman" w:hAnsi="Times New Roman" w:eastAsia="仿宋" w:cs="Times New Roman"/>
        </w:rPr>
        <w:t>，Vol. 3</w:t>
      </w:r>
      <w:r>
        <w:rPr>
          <w:rFonts w:ascii="Times New Roman" w:hAnsi="Times New Roman" w:eastAsia="仿宋" w:cs="Times New Roman"/>
        </w:rPr>
        <w:t>:</w:t>
      </w:r>
      <w:r>
        <w:rPr>
          <w:rFonts w:hint="eastAsia" w:ascii="Times New Roman" w:hAnsi="Times New Roman" w:eastAsia="仿宋" w:cs="Times New Roman"/>
        </w:rPr>
        <w:t>1，</w:t>
      </w:r>
      <w:r>
        <w:rPr>
          <w:rFonts w:ascii="Times New Roman" w:hAnsi="Times New Roman" w:eastAsia="仿宋" w:cs="Times New Roman"/>
        </w:rPr>
        <w:t>p.</w:t>
      </w:r>
      <w:r>
        <w:rPr>
          <w:rFonts w:hint="eastAsia" w:ascii="Times New Roman" w:hAnsi="Times New Roman" w:eastAsia="仿宋" w:cs="Times New Roman"/>
        </w:rPr>
        <w:t xml:space="preserve"> 1-44(1960).</w:t>
      </w:r>
    </w:p>
  </w:footnote>
  <w:footnote w:id="5">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傅穹：《公司社会责任的法律迷思与规制路径》，载《社会科学战线》2010年第1期。</w:t>
      </w:r>
    </w:p>
  </w:footnote>
  <w:footnote w:id="6">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[美]弗兰克·伊斯特布鲁克、丹尼尔·费希尔：《公司法的经济结构》，罗培新、张建伟译，北京大学出版社2014年版，第16-17页。</w:t>
      </w:r>
    </w:p>
  </w:footnote>
  <w:footnote w:id="7">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William T. Allen. </w:t>
      </w:r>
      <w:r>
        <w:rPr>
          <w:rFonts w:ascii="Times New Roman" w:hAnsi="Times New Roman" w:eastAsia="仿宋" w:cs="Times New Roman"/>
          <w:i w:val="0"/>
          <w:iCs/>
        </w:rPr>
        <w:t>Our Schizophrenic Conception of the Business Corporation</w:t>
      </w:r>
      <w:r>
        <w:rPr>
          <w:rFonts w:hint="eastAsia" w:ascii="Times New Roman" w:hAnsi="Times New Roman" w:eastAsia="仿宋" w:cs="Times New Roman"/>
        </w:rPr>
        <w:t xml:space="preserve">, Cardozo Law Review, Vol. </w:t>
      </w:r>
      <w:r>
        <w:rPr>
          <w:rFonts w:ascii="Times New Roman" w:hAnsi="Times New Roman" w:eastAsia="仿宋" w:cs="Times New Roman"/>
        </w:rPr>
        <w:t>14</w:t>
      </w:r>
      <w:r>
        <w:rPr>
          <w:rFonts w:hint="eastAsia" w:ascii="Times New Roman" w:hAnsi="Times New Roman" w:eastAsia="仿宋" w:cs="Times New Roman"/>
        </w:rPr>
        <w:t>:</w:t>
      </w:r>
      <w:r>
        <w:rPr>
          <w:rFonts w:ascii="Times New Roman" w:hAnsi="Times New Roman" w:eastAsia="仿宋" w:cs="Times New Roman"/>
        </w:rPr>
        <w:t>261, p.267-273(</w:t>
      </w:r>
      <w:r>
        <w:rPr>
          <w:rFonts w:hint="eastAsia" w:ascii="Times New Roman" w:hAnsi="Times New Roman" w:eastAsia="仿宋" w:cs="Times New Roman"/>
        </w:rPr>
        <w:t>199</w:t>
      </w:r>
      <w:r>
        <w:rPr>
          <w:rFonts w:ascii="Times New Roman" w:hAnsi="Times New Roman" w:eastAsia="仿宋" w:cs="Times New Roman"/>
        </w:rPr>
        <w:t xml:space="preserve">2); Margaret M. Blair &amp; Lynn A. Stout, </w:t>
      </w:r>
      <w:r>
        <w:rPr>
          <w:rFonts w:ascii="Times New Roman" w:hAnsi="Times New Roman" w:eastAsia="仿宋" w:cs="Times New Roman"/>
          <w:i w:val="0"/>
          <w:iCs/>
        </w:rPr>
        <w:t>A Team Production Theory of Corporate Law,</w:t>
      </w:r>
      <w:r>
        <w:rPr>
          <w:rFonts w:hint="eastAsia" w:ascii="Times New Roman" w:hAnsi="Times New Roman" w:eastAsia="仿宋" w:cs="Times New Roman"/>
        </w:rPr>
        <w:t xml:space="preserve"> Journal of Corporation Law，Vol. </w:t>
      </w:r>
      <w:r>
        <w:rPr>
          <w:rFonts w:ascii="Times New Roman" w:hAnsi="Times New Roman" w:eastAsia="仿宋" w:cs="Times New Roman"/>
        </w:rPr>
        <w:t>24</w:t>
      </w:r>
      <w:r>
        <w:rPr>
          <w:rFonts w:hint="eastAsia" w:ascii="Times New Roman" w:hAnsi="Times New Roman" w:eastAsia="仿宋" w:cs="Times New Roman"/>
        </w:rPr>
        <w:t>:</w:t>
      </w:r>
      <w:r>
        <w:rPr>
          <w:rFonts w:ascii="Times New Roman" w:hAnsi="Times New Roman" w:eastAsia="仿宋" w:cs="Times New Roman"/>
        </w:rPr>
        <w:t>752, p.765-770(</w:t>
      </w:r>
      <w:r>
        <w:rPr>
          <w:rFonts w:hint="eastAsia" w:ascii="Times New Roman" w:hAnsi="Times New Roman" w:eastAsia="仿宋" w:cs="Times New Roman"/>
        </w:rPr>
        <w:t>1999</w:t>
      </w:r>
      <w:r>
        <w:rPr>
          <w:rFonts w:ascii="Times New Roman" w:hAnsi="Times New Roman" w:eastAsia="仿宋" w:cs="Times New Roman"/>
        </w:rPr>
        <w:t>)</w:t>
      </w:r>
      <w:r>
        <w:rPr>
          <w:rFonts w:hint="eastAsia" w:ascii="Times New Roman" w:hAnsi="Times New Roman" w:eastAsia="仿宋" w:cs="Times New Roman"/>
        </w:rPr>
        <w:t>．</w:t>
      </w:r>
    </w:p>
  </w:footnote>
  <w:footnote w:id="8">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Jeffery Nesteruk，</w:t>
      </w:r>
      <w:r>
        <w:rPr>
          <w:rFonts w:hint="eastAsia" w:ascii="Times New Roman" w:hAnsi="Times New Roman" w:eastAsia="仿宋" w:cs="Times New Roman"/>
          <w:i w:val="0"/>
          <w:iCs/>
        </w:rPr>
        <w:t xml:space="preserve">Corporations，Shareholders，and Moral Choice: A New Perspective on Corporate Social </w:t>
      </w:r>
      <w:r>
        <w:rPr>
          <w:rFonts w:ascii="Times New Roman" w:hAnsi="Times New Roman" w:eastAsia="仿宋" w:cs="Times New Roman"/>
          <w:i w:val="0"/>
          <w:iCs/>
        </w:rPr>
        <w:t>R</w:t>
      </w:r>
      <w:r>
        <w:rPr>
          <w:rFonts w:hint="eastAsia" w:ascii="Times New Roman" w:hAnsi="Times New Roman" w:eastAsia="仿宋" w:cs="Times New Roman"/>
          <w:i w:val="0"/>
          <w:iCs/>
        </w:rPr>
        <w:t>esponsibility</w:t>
      </w:r>
      <w:r>
        <w:rPr>
          <w:rFonts w:hint="eastAsia" w:ascii="Times New Roman" w:hAnsi="Times New Roman" w:eastAsia="仿宋" w:cs="Times New Roman"/>
        </w:rPr>
        <w:t xml:space="preserve">，University of Cincinnati Law Review, Vol. </w:t>
      </w:r>
      <w:r>
        <w:rPr>
          <w:rFonts w:ascii="Times New Roman" w:hAnsi="Times New Roman" w:eastAsia="仿宋" w:cs="Times New Roman"/>
        </w:rPr>
        <w:t>58</w:t>
      </w:r>
      <w:r>
        <w:rPr>
          <w:rFonts w:hint="eastAsia" w:ascii="Times New Roman" w:hAnsi="Times New Roman" w:eastAsia="仿宋" w:cs="Times New Roman"/>
        </w:rPr>
        <w:t>:</w:t>
      </w:r>
      <w:r>
        <w:rPr>
          <w:rFonts w:ascii="Times New Roman" w:hAnsi="Times New Roman" w:eastAsia="仿宋" w:cs="Times New Roman"/>
        </w:rPr>
        <w:t>451, p.453(</w:t>
      </w:r>
      <w:r>
        <w:rPr>
          <w:rFonts w:hint="eastAsia" w:ascii="Times New Roman" w:hAnsi="Times New Roman" w:eastAsia="仿宋" w:cs="Times New Roman"/>
        </w:rPr>
        <w:t>19</w:t>
      </w:r>
      <w:r>
        <w:rPr>
          <w:rFonts w:ascii="Times New Roman" w:hAnsi="Times New Roman" w:eastAsia="仿宋" w:cs="Times New Roman"/>
        </w:rPr>
        <w:t>8</w:t>
      </w:r>
      <w:r>
        <w:rPr>
          <w:rFonts w:hint="eastAsia" w:ascii="Times New Roman" w:hAnsi="Times New Roman" w:eastAsia="仿宋" w:cs="Times New Roman"/>
        </w:rPr>
        <w:t>9</w:t>
      </w:r>
      <w:r>
        <w:rPr>
          <w:rFonts w:ascii="Times New Roman" w:hAnsi="Times New Roman" w:eastAsia="仿宋" w:cs="Times New Roman"/>
        </w:rPr>
        <w:t>)</w:t>
      </w:r>
      <w:r>
        <w:rPr>
          <w:rFonts w:hint="eastAsia" w:ascii="Times New Roman" w:hAnsi="Times New Roman" w:eastAsia="仿宋" w:cs="Times New Roman"/>
        </w:rPr>
        <w:t xml:space="preserve"> </w:t>
      </w:r>
      <w:r>
        <w:rPr>
          <w:rFonts w:ascii="Times New Roman" w:hAnsi="Times New Roman" w:eastAsia="仿宋" w:cs="Times New Roman"/>
        </w:rPr>
        <w:t xml:space="preserve">; </w:t>
      </w:r>
      <w:r>
        <w:rPr>
          <w:rFonts w:hint="eastAsia" w:ascii="Times New Roman" w:hAnsi="Times New Roman" w:eastAsia="仿宋" w:cs="Times New Roman"/>
        </w:rPr>
        <w:t>Kent Greenfield，</w:t>
      </w:r>
      <w:r>
        <w:rPr>
          <w:rFonts w:ascii="Times New Roman" w:hAnsi="Times New Roman" w:eastAsia="仿宋" w:cs="Times New Roman"/>
          <w:i w:val="0"/>
          <w:iCs/>
        </w:rPr>
        <w:t>Corporate Citizenship:Goal or Fear?</w:t>
      </w:r>
      <w:r>
        <w:rPr>
          <w:rFonts w:hint="eastAsia" w:ascii="Times New Roman" w:hAnsi="Times New Roman" w:eastAsia="仿宋" w:cs="Times New Roman"/>
        </w:rPr>
        <w:t xml:space="preserve"> </w:t>
      </w:r>
      <w:r>
        <w:rPr>
          <w:rFonts w:ascii="Times New Roman" w:hAnsi="Times New Roman" w:eastAsia="仿宋" w:cs="Times New Roman"/>
        </w:rPr>
        <w:t xml:space="preserve">, </w:t>
      </w:r>
      <w:r>
        <w:rPr>
          <w:rFonts w:hint="eastAsia" w:ascii="Times New Roman" w:hAnsi="Times New Roman" w:eastAsia="仿宋" w:cs="Times New Roman"/>
        </w:rPr>
        <w:t>U</w:t>
      </w:r>
      <w:r>
        <w:rPr>
          <w:rFonts w:ascii="Times New Roman" w:hAnsi="Times New Roman" w:eastAsia="仿宋" w:cs="Times New Roman"/>
        </w:rPr>
        <w:t>niversity of</w:t>
      </w:r>
      <w:r>
        <w:rPr>
          <w:rFonts w:hint="eastAsia" w:ascii="Times New Roman" w:hAnsi="Times New Roman" w:eastAsia="仿宋" w:cs="Times New Roman"/>
        </w:rPr>
        <w:t xml:space="preserve"> ST</w:t>
      </w:r>
      <w:r>
        <w:rPr>
          <w:rFonts w:ascii="Times New Roman" w:hAnsi="Times New Roman" w:eastAsia="仿宋" w:cs="Times New Roman"/>
        </w:rPr>
        <w:t xml:space="preserve">. </w:t>
      </w:r>
      <w:r>
        <w:rPr>
          <w:rFonts w:hint="eastAsia" w:ascii="Times New Roman" w:hAnsi="Times New Roman" w:eastAsia="仿宋" w:cs="Times New Roman"/>
        </w:rPr>
        <w:t>T</w:t>
      </w:r>
      <w:r>
        <w:rPr>
          <w:rFonts w:ascii="Times New Roman" w:hAnsi="Times New Roman" w:eastAsia="仿宋" w:cs="Times New Roman"/>
        </w:rPr>
        <w:t>homas</w:t>
      </w:r>
      <w:r>
        <w:rPr>
          <w:rFonts w:hint="eastAsia" w:ascii="Times New Roman" w:hAnsi="Times New Roman" w:eastAsia="仿宋" w:cs="Times New Roman"/>
        </w:rPr>
        <w:t xml:space="preserve"> L</w:t>
      </w:r>
      <w:r>
        <w:rPr>
          <w:rFonts w:ascii="Times New Roman" w:hAnsi="Times New Roman" w:eastAsia="仿宋" w:cs="Times New Roman"/>
        </w:rPr>
        <w:t>aw</w:t>
      </w:r>
      <w:r>
        <w:rPr>
          <w:rFonts w:hint="eastAsia" w:ascii="Times New Roman" w:hAnsi="Times New Roman" w:eastAsia="仿宋" w:cs="Times New Roman"/>
        </w:rPr>
        <w:t xml:space="preserve"> J</w:t>
      </w:r>
      <w:r>
        <w:rPr>
          <w:rFonts w:ascii="Times New Roman" w:hAnsi="Times New Roman" w:eastAsia="仿宋" w:cs="Times New Roman"/>
        </w:rPr>
        <w:t xml:space="preserve">ournal, </w:t>
      </w:r>
      <w:r>
        <w:rPr>
          <w:rFonts w:hint="eastAsia" w:ascii="Times New Roman" w:hAnsi="Times New Roman" w:eastAsia="仿宋" w:cs="Times New Roman"/>
        </w:rPr>
        <w:t xml:space="preserve">Vol. </w:t>
      </w:r>
      <w:r>
        <w:rPr>
          <w:rFonts w:ascii="Times New Roman" w:hAnsi="Times New Roman" w:eastAsia="仿宋" w:cs="Times New Roman"/>
        </w:rPr>
        <w:t>10</w:t>
      </w:r>
      <w:r>
        <w:rPr>
          <w:rFonts w:hint="eastAsia" w:ascii="Times New Roman" w:hAnsi="Times New Roman" w:eastAsia="仿宋" w:cs="Times New Roman"/>
        </w:rPr>
        <w:t>:</w:t>
      </w:r>
      <w:r>
        <w:rPr>
          <w:rFonts w:ascii="Times New Roman" w:hAnsi="Times New Roman" w:eastAsia="仿宋" w:cs="Times New Roman"/>
        </w:rPr>
        <w:t>960, p.962(2013)</w:t>
      </w:r>
      <w:r>
        <w:rPr>
          <w:rFonts w:hint="eastAsia" w:ascii="Times New Roman" w:hAnsi="Times New Roman" w:eastAsia="仿宋" w:cs="Times New Roman"/>
        </w:rPr>
        <w:t>．</w:t>
      </w:r>
    </w:p>
  </w:footnote>
  <w:footnote w:id="9">
    <w:p>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Adolf A. Jr. Berle &amp; Gardiner C. Means，</w:t>
      </w:r>
      <w:r>
        <w:rPr>
          <w:rFonts w:hint="eastAsia" w:ascii="Times New Roman" w:hAnsi="Times New Roman" w:eastAsia="仿宋" w:cs="Times New Roman"/>
          <w:i w:val="0"/>
          <w:iCs/>
        </w:rPr>
        <w:t>Modern Corporation and Private Property</w:t>
      </w:r>
      <w:r>
        <w:rPr>
          <w:rFonts w:hint="eastAsia" w:ascii="Times New Roman" w:hAnsi="Times New Roman" w:eastAsia="仿宋" w:cs="Times New Roman"/>
        </w:rPr>
        <w:t>, Macmillan Co., 1933.</w:t>
      </w:r>
    </w:p>
  </w:footnote>
  <w:footnote w:id="10">
    <w:p>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E</w:t>
      </w:r>
      <w:r>
        <w:rPr>
          <w:rFonts w:ascii="Times New Roman" w:hAnsi="Times New Roman" w:eastAsia="仿宋" w:cs="Times New Roman"/>
        </w:rPr>
        <w:t xml:space="preserve">. </w:t>
      </w:r>
      <w:r>
        <w:rPr>
          <w:rFonts w:hint="eastAsia" w:ascii="Times New Roman" w:hAnsi="Times New Roman" w:eastAsia="仿宋" w:cs="Times New Roman"/>
        </w:rPr>
        <w:t>Merrick Dodd，</w:t>
      </w:r>
      <w:r>
        <w:rPr>
          <w:rFonts w:hint="eastAsia" w:ascii="Times New Roman" w:hAnsi="Times New Roman" w:eastAsia="仿宋" w:cs="Times New Roman"/>
          <w:i w:val="0"/>
          <w:iCs/>
        </w:rPr>
        <w:t xml:space="preserve">For Whom Are Corporate Managers Trustee? </w:t>
      </w:r>
      <w:r>
        <w:rPr>
          <w:rFonts w:hint="eastAsia" w:ascii="Times New Roman" w:hAnsi="Times New Roman" w:eastAsia="仿宋" w:cs="Times New Roman"/>
        </w:rPr>
        <w:t>，Harvard Law Review，Vol. 45:1145</w:t>
      </w:r>
      <w:r>
        <w:rPr>
          <w:rFonts w:ascii="Times New Roman" w:hAnsi="Times New Roman" w:eastAsia="仿宋" w:cs="Times New Roman"/>
        </w:rPr>
        <w:t>, p.1157(1932).</w:t>
      </w:r>
    </w:p>
  </w:footnote>
  <w:footnote w:id="11">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罗培新：《公司道德的法律化：以代理成本为视角》，载《中国法学》2014年第5期。</w:t>
      </w:r>
    </w:p>
  </w:footnote>
  <w:footnote w:id="12">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高丝敏：《公司目的与公司社会责任制度的进化》，载《社会科学》2024年第4期。</w:t>
      </w:r>
    </w:p>
  </w:footnote>
  <w:footnote w:id="13">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吴维锭：《公司法上社会责任条款司法化的逻辑与再塑》，载《法学研究》2024 年第3期。</w:t>
      </w:r>
    </w:p>
  </w:footnote>
  <w:footnote w:id="14">
    <w:p>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冯果：《ESG背景下塑造可持续的公司治理模式》，载《上海法治报》2024年11月13日，第3版。</w:t>
      </w:r>
    </w:p>
  </w:footnote>
  <w:footnote w:id="15">
    <w:p>
      <w:pPr>
        <w:pStyle w:val="8"/>
        <w:ind w:firstLine="360" w:firstLineChars="200"/>
        <w:rPr>
          <w:ins w:id="0" w:author="1111" w:date="2025-08-29T20:49:34Z"/>
          <w:rFonts w:ascii="Times New Roman" w:hAnsi="Times New Roman" w:eastAsia="仿宋" w:cs="Times New Roman"/>
        </w:rPr>
      </w:pPr>
      <w:ins w:id="1" w:author="1111" w:date="2025-08-29T20:49:34Z">
        <w:r>
          <w:rPr>
            <w:rStyle w:val="16"/>
            <w:rFonts w:ascii="Times New Roman" w:hAnsi="Times New Roman" w:eastAsia="仿宋" w:cs="Times New Roman"/>
          </w:rPr>
          <w:footnoteRef/>
        </w:r>
      </w:ins>
      <w:ins w:id="2" w:author="1111" w:date="2025-08-29T20:49:34Z">
        <w:r>
          <w:rPr>
            <w:rFonts w:ascii="Times New Roman" w:hAnsi="Times New Roman" w:eastAsia="仿宋" w:cs="Times New Roman"/>
          </w:rPr>
          <w:t xml:space="preserve"> </w:t>
        </w:r>
      </w:ins>
      <w:ins w:id="3" w:author="1111" w:date="2025-08-29T20:49:34Z">
        <w:r>
          <w:rPr>
            <w:rFonts w:hint="eastAsia" w:ascii="Times New Roman" w:hAnsi="Times New Roman" w:eastAsia="仿宋" w:cs="Times New Roman"/>
          </w:rPr>
          <w:t>郭雳、武鸿儒：《ESG趋向下的公司治理现代化》，载《北京大学学报(哲学社会科学版)》2023年第4期。</w:t>
        </w:r>
      </w:ins>
    </w:p>
  </w:footnote>
  <w:footnote w:id="16">
    <w:p>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郭雳、武鸿儒：《ESG趋向下的公司治理现代化》，载《北京大学学报(哲学社会科学版)》2023年第4期。</w:t>
      </w:r>
    </w:p>
  </w:footnote>
  <w:footnote w:id="17">
    <w:p>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《公司法》第66条第3款：“股东会作出修改公司章程、增加或者减少注册资本的决议，以及公司合并、分立、解散或者变更公司形式的决议，应当经代表三分之二以上表决权的股东通过。”</w:t>
      </w:r>
    </w:p>
    <w:p>
      <w:pPr>
        <w:pStyle w:val="8"/>
        <w:ind w:firstLine="360" w:firstLineChars="200"/>
        <w:rPr>
          <w:rFonts w:ascii="Times New Roman" w:hAnsi="Times New Roman" w:eastAsia="仿宋" w:cs="Times New Roman"/>
        </w:rPr>
      </w:pPr>
      <w:r>
        <w:rPr>
          <w:rFonts w:hint="eastAsia" w:ascii="Times New Roman" w:hAnsi="Times New Roman" w:eastAsia="仿宋" w:cs="Times New Roman"/>
        </w:rPr>
        <w:t>《公司法》第116条第3款：“</w:t>
      </w:r>
      <w:r>
        <w:rPr>
          <w:rFonts w:ascii="Times New Roman" w:hAnsi="Times New Roman" w:eastAsia="仿宋" w:cs="Times New Roman"/>
        </w:rPr>
        <w:t>股东会作出修改公司章程、增加或者减少注册资本的决议，以及公司合并、分立、解散或者变更公司形式的决议，应当经出席会议的股东所持表决权的三分之二以上通过。</w:t>
      </w:r>
      <w:r>
        <w:rPr>
          <w:rFonts w:hint="eastAsia" w:ascii="Times New Roman" w:hAnsi="Times New Roman" w:eastAsia="仿宋" w:cs="Times New Roman"/>
        </w:rPr>
        <w:t>”</w:t>
      </w:r>
    </w:p>
  </w:footnote>
  <w:footnote w:id="18">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蒋大兴、金剑锋：《论公司的私法品格检视司法的立场》，载《南京大学学报》2005 年1 期。</w:t>
      </w:r>
    </w:p>
  </w:footnote>
  <w:footnote w:id="19">
    <w:p>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汤欣：《“经济安全”与外资并购审查》，载《当代法学》2008年第1期。</w:t>
      </w:r>
    </w:p>
  </w:footnote>
  <w:footnote w:id="20">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杨婧、闫立宏：《反收购中目标公司反制措施运用中的法律问题》，载《学术界》2018年第6期。</w:t>
      </w:r>
    </w:p>
  </w:footnote>
  <w:footnote w:id="21">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傅穹：《敌意收购的法律立场》，载《中国法学》2017年第3期。</w:t>
      </w:r>
    </w:p>
  </w:footnote>
  <w:footnote w:id="22">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张世明：《义利之和:企业社会责任与并购》，载《政法论丛》2019年第4期。</w:t>
      </w:r>
    </w:p>
  </w:footnote>
  <w:footnote w:id="23">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傅穹：《敌意收购的法律立场》，载《中国法学》2017年第3期。</w:t>
      </w:r>
    </w:p>
  </w:footnote>
  <w:footnote w:id="24">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hint="eastAsia" w:ascii="Times New Roman" w:hAnsi="Times New Roman" w:eastAsia="仿宋" w:cs="Times New Roman"/>
        </w:rPr>
        <w:t xml:space="preserve"> 崔之元：《美国二十九个州公司法变革的理论背景》，载《经济研究》1996年第4期。</w:t>
      </w:r>
    </w:p>
  </w:footnote>
  <w:footnote w:id="25">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hint="eastAsia" w:ascii="Times New Roman" w:hAnsi="Times New Roman" w:eastAsia="仿宋" w:cs="Times New Roman"/>
        </w:rPr>
        <w:t xml:space="preserve"> 杨婧、闫立宏：《反收购中目标公司反制措施运用中的法律问题》，载《学术界》2018年第6期。</w:t>
      </w:r>
    </w:p>
  </w:footnote>
  <w:footnote w:id="26">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赵万一：《公司收购中目标公司董事信义义务研究》，载《河南财经政法大学学报》2012年第2期。</w:t>
      </w:r>
    </w:p>
  </w:footnote>
  <w:footnote w:id="27">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刘俊海：《论公司并购中的小股东权利保护》，载《法律适用》2012年第5期。</w:t>
      </w:r>
    </w:p>
  </w:footnote>
  <w:footnote w:id="28">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施天涛：《〈公司法〉第5条的理想与现实：公司社会责任何以实施？》，载《清华法学》2019年第5期。</w:t>
      </w:r>
    </w:p>
  </w:footnote>
  <w:footnote w:id="29">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《上市公司收购管理办法》第7条第1款：“被收购公司的控股股东或者实际控制人不得滥用股东权利损害被收购公司或者其他股东的合法权益。”</w:t>
      </w:r>
    </w:p>
    <w:p>
      <w:pPr>
        <w:pStyle w:val="8"/>
        <w:wordWrap w:val="0"/>
        <w:topLinePunct/>
        <w:ind w:firstLine="360" w:firstLineChars="200"/>
        <w:rPr>
          <w:rFonts w:ascii="Times New Roman" w:hAnsi="Times New Roman" w:eastAsia="仿宋" w:cs="Times New Roman"/>
        </w:rPr>
      </w:pPr>
      <w:r>
        <w:rPr>
          <w:rFonts w:hint="eastAsia" w:ascii="Times New Roman" w:hAnsi="Times New Roman" w:eastAsia="仿宋" w:cs="Times New Roman"/>
        </w:rPr>
        <w:t>《上市公司收购管理办法》第8条：“被收购公司的董事、高级管理人员对公司负有忠实义务和勤勉义务，应当公平对待收购本公司的所有收购人。被收购公司董事会针对收购所做出的决策及采取的措施，应当有利于维护公司及其股东的利益，不得滥用职权对收购设置不适当的障碍，不得利用公司资源向收购人提供任何形式的财务资助，损害公司及其股东的合法权益。”</w:t>
      </w:r>
    </w:p>
  </w:footnote>
  <w:footnote w:id="30">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曾祥生、方昀：《论上市公司反敌意收购行为的法律规制》，载《武汉大学学报(哲学社会科学版)》2014年第3期。</w:t>
      </w:r>
    </w:p>
  </w:footnote>
  <w:footnote w:id="31">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李秀针诉青岛杰盛置业有限公司、薛晓明公司解散纠纷案，山东省高级人民法院(2015)鲁民再字第5号民事判决书。</w:t>
      </w:r>
    </w:p>
  </w:footnote>
  <w:footnote w:id="32">
    <w:p>
      <w:pPr>
        <w:wordWrap w:val="0"/>
        <w:topLinePunct/>
        <w:ind w:firstLine="360" w:firstLineChars="200"/>
        <w:rPr>
          <w:rFonts w:ascii="Times New Roman" w:hAnsi="Times New Roman" w:eastAsia="仿宋" w:cs="Times New Roman"/>
          <w:sz w:val="18"/>
        </w:rPr>
      </w:pPr>
      <w:r>
        <w:rPr>
          <w:rStyle w:val="16"/>
          <w:rFonts w:ascii="Times New Roman" w:hAnsi="Times New Roman" w:eastAsia="仿宋" w:cs="Times New Roman"/>
          <w:sz w:val="18"/>
        </w:rPr>
        <w:footnoteRef/>
      </w:r>
      <w:r>
        <w:rPr>
          <w:rFonts w:ascii="Times New Roman" w:hAnsi="Times New Roman" w:eastAsia="仿宋" w:cs="Times New Roman"/>
          <w:sz w:val="18"/>
        </w:rPr>
        <w:t xml:space="preserve"> </w:t>
      </w:r>
      <w:r>
        <w:rPr>
          <w:rFonts w:hint="eastAsia" w:ascii="Times New Roman" w:hAnsi="Times New Roman" w:eastAsia="仿宋" w:cs="Times New Roman"/>
          <w:sz w:val="18"/>
        </w:rPr>
        <w:t>仇志新诉青岛博润置业有限公司公司解散纠纷案，山东省高级人民法院(2019)鲁民终79号民事判决书。该案法官认为被告公司承接旧城拆迁改造项目与一般房地产项目相比有其特殊性，公司解散必然会影响到大量被拆迁居民的顺利回迁，影响社会秩序的稳定，因此驳回了公司股东请求司法解散的诉讼请求。在徐全、合肥丰源雷克萨斯汽车销售服务有限公司公司解散纠纷案中，法院考虑到公司正式员工达70余人，已形成消费者达几千人规模的售后服务群体，公司解散后上述群体的利益将无从保护，以此判决不予解散。</w:t>
      </w:r>
    </w:p>
  </w:footnote>
  <w:footnote w:id="33">
    <w:p>
      <w:pPr>
        <w:pStyle w:val="8"/>
        <w:snapToGrid w:val="0"/>
        <w:ind w:firstLine="360" w:firstLineChars="200"/>
        <w:rPr>
          <w:rFonts w:hint="default" w:ascii="Times New Roman" w:hAnsi="Times New Roman" w:eastAsia="仿宋"/>
          <w:lang w:val="en-US" w:eastAsia="zh-CN"/>
        </w:rPr>
      </w:pPr>
      <w:ins w:id="4" w:author="1111" w:date="2025-09-02T16:24:30Z">
        <w:r>
          <w:rPr>
            <w:rStyle w:val="16"/>
            <w:rFonts w:ascii="Times New Roman" w:hAnsi="Times New Roman" w:eastAsia="仿宋"/>
          </w:rPr>
          <w:footnoteRef/>
        </w:r>
      </w:ins>
      <w:ins w:id="5" w:author="1111" w:date="2025-09-02T16:24:30Z">
        <w:r>
          <w:rPr>
            <w:rFonts w:ascii="Times New Roman" w:hAnsi="Times New Roman" w:eastAsia="仿宋"/>
          </w:rPr>
          <w:t xml:space="preserve"> </w:t>
        </w:r>
      </w:ins>
      <w:ins w:id="6" w:author="1111" w:date="2025-09-05T15:50:07Z">
        <w:r>
          <w:rPr>
            <w:rFonts w:hint="eastAsia" w:ascii="Times New Roman" w:hAnsi="Times New Roman" w:eastAsia="仿宋"/>
          </w:rPr>
          <w:t>聂某剑</w:t>
        </w:r>
      </w:ins>
      <w:ins w:id="7" w:author="1111" w:date="2025-09-05T15:50:12Z">
        <w:r>
          <w:rPr>
            <w:rFonts w:hint="eastAsia" w:ascii="Times New Roman" w:hAnsi="Times New Roman" w:eastAsia="仿宋"/>
            <w:lang w:val="en-US" w:eastAsia="zh-CN"/>
          </w:rPr>
          <w:t>与</w:t>
        </w:r>
      </w:ins>
      <w:ins w:id="8" w:author="1111" w:date="2025-09-05T15:50:07Z">
        <w:r>
          <w:rPr>
            <w:rFonts w:hint="eastAsia" w:ascii="Times New Roman" w:hAnsi="Times New Roman" w:eastAsia="仿宋"/>
          </w:rPr>
          <w:t>库尔勒美某健康管理有限公司解散纠纷</w:t>
        </w:r>
      </w:ins>
      <w:ins w:id="9" w:author="1111" w:date="2025-09-05T15:50:20Z">
        <w:r>
          <w:rPr>
            <w:rFonts w:hint="eastAsia" w:ascii="Times New Roman" w:hAnsi="Times New Roman" w:eastAsia="仿宋"/>
            <w:lang w:val="en-US" w:eastAsia="zh-CN"/>
          </w:rPr>
          <w:t>案</w:t>
        </w:r>
      </w:ins>
      <w:ins w:id="10" w:author="1111" w:date="2025-09-05T15:50:21Z">
        <w:r>
          <w:rPr>
            <w:rFonts w:hint="eastAsia" w:ascii="Times New Roman" w:hAnsi="Times New Roman" w:eastAsia="仿宋"/>
            <w:lang w:val="en-US" w:eastAsia="zh-CN"/>
          </w:rPr>
          <w:t>，</w:t>
        </w:r>
      </w:ins>
      <w:ins w:id="11" w:author="1111" w:date="2025-09-05T15:50:32Z">
        <w:r>
          <w:rPr>
            <w:rFonts w:hint="eastAsia" w:ascii="Times New Roman" w:hAnsi="Times New Roman" w:eastAsia="仿宋"/>
            <w:lang w:val="en-US" w:eastAsia="zh-CN"/>
          </w:rPr>
          <w:t>新疆维吾尔自治区库尔勒市人民法院</w:t>
        </w:r>
      </w:ins>
      <w:ins w:id="12" w:author="1111" w:date="2025-09-02T16:24:41Z">
        <w:r>
          <w:rPr>
            <w:rFonts w:hint="eastAsia" w:ascii="Times New Roman" w:hAnsi="Times New Roman" w:eastAsia="仿宋"/>
          </w:rPr>
          <w:t>(2024)新2801民初4495号</w:t>
        </w:r>
      </w:ins>
      <w:ins w:id="13" w:author="1111" w:date="2025-09-05T15:50:43Z">
        <w:r>
          <w:rPr>
            <w:rFonts w:hint="eastAsia" w:ascii="Times New Roman" w:hAnsi="Times New Roman" w:eastAsia="仿宋"/>
            <w:lang w:val="en-US" w:eastAsia="zh-CN"/>
          </w:rPr>
          <w:t>民事</w:t>
        </w:r>
      </w:ins>
      <w:ins w:id="14" w:author="1111" w:date="2025-09-05T15:50:44Z">
        <w:r>
          <w:rPr>
            <w:rFonts w:hint="eastAsia" w:ascii="Times New Roman" w:hAnsi="Times New Roman" w:eastAsia="仿宋"/>
            <w:lang w:val="en-US" w:eastAsia="zh-CN"/>
          </w:rPr>
          <w:t>判决书</w:t>
        </w:r>
      </w:ins>
      <w:ins w:id="15" w:author="1111" w:date="2025-09-05T15:51:05Z">
        <w:r>
          <w:rPr>
            <w:rFonts w:hint="eastAsia" w:ascii="Times New Roman" w:hAnsi="Times New Roman" w:eastAsia="仿宋"/>
            <w:lang w:val="en-US" w:eastAsia="zh-CN"/>
          </w:rPr>
          <w:t>；</w:t>
        </w:r>
      </w:ins>
      <w:ins w:id="16" w:author="1111" w:date="2025-09-05T15:51:02Z">
        <w:r>
          <w:rPr>
            <w:rFonts w:hint="eastAsia" w:ascii="Times New Roman" w:hAnsi="Times New Roman" w:eastAsia="仿宋"/>
            <w:lang w:eastAsia="zh-CN"/>
          </w:rPr>
          <w:t>徐全</w:t>
        </w:r>
      </w:ins>
      <w:ins w:id="17" w:author="1111" w:date="2025-09-05T15:51:09Z">
        <w:r>
          <w:rPr>
            <w:rFonts w:hint="eastAsia" w:ascii="Times New Roman" w:hAnsi="Times New Roman" w:eastAsia="仿宋"/>
            <w:lang w:val="en-US" w:eastAsia="zh-CN"/>
          </w:rPr>
          <w:t>与</w:t>
        </w:r>
      </w:ins>
      <w:ins w:id="18" w:author="1111" w:date="2025-09-05T15:51:02Z">
        <w:r>
          <w:rPr>
            <w:rFonts w:hint="eastAsia" w:ascii="Times New Roman" w:hAnsi="Times New Roman" w:eastAsia="仿宋"/>
            <w:lang w:eastAsia="zh-CN"/>
          </w:rPr>
          <w:t>合肥丰源雷克萨斯汽车销售服务有限公司公司解散纠纷</w:t>
        </w:r>
      </w:ins>
      <w:ins w:id="19" w:author="1111" w:date="2025-09-05T15:51:16Z">
        <w:r>
          <w:rPr>
            <w:rFonts w:hint="eastAsia" w:ascii="Times New Roman" w:hAnsi="Times New Roman" w:eastAsia="仿宋"/>
            <w:lang w:val="en-US" w:eastAsia="zh-CN"/>
          </w:rPr>
          <w:t>案，</w:t>
        </w:r>
      </w:ins>
      <w:ins w:id="20" w:author="1111" w:date="2025-09-05T15:51:23Z">
        <w:r>
          <w:rPr>
            <w:rFonts w:hint="eastAsia" w:ascii="Times New Roman" w:hAnsi="Times New Roman" w:eastAsia="仿宋"/>
            <w:lang w:val="en-US" w:eastAsia="zh-CN"/>
          </w:rPr>
          <w:t>安徽省高级人民法院</w:t>
        </w:r>
      </w:ins>
      <w:ins w:id="21" w:author="1111" w:date="2025-09-02T16:25:03Z">
        <w:r>
          <w:rPr>
            <w:rFonts w:hint="eastAsia" w:ascii="Times New Roman" w:hAnsi="Times New Roman" w:eastAsia="仿宋"/>
            <w:lang w:eastAsia="zh-CN"/>
          </w:rPr>
          <w:t>(2019)皖民终1078号</w:t>
        </w:r>
      </w:ins>
      <w:ins w:id="22" w:author="1111" w:date="2025-09-05T15:51:28Z">
        <w:r>
          <w:rPr>
            <w:rFonts w:hint="eastAsia" w:ascii="Times New Roman" w:hAnsi="Times New Roman" w:eastAsia="仿宋"/>
            <w:lang w:val="en-US" w:eastAsia="zh-CN"/>
          </w:rPr>
          <w:t>民事判决书</w:t>
        </w:r>
      </w:ins>
      <w:ins w:id="23" w:author="1111" w:date="2025-09-05T15:51:29Z">
        <w:r>
          <w:rPr>
            <w:rFonts w:hint="eastAsia" w:ascii="Times New Roman" w:hAnsi="Times New Roman" w:eastAsia="仿宋"/>
            <w:lang w:val="en-US" w:eastAsia="zh-CN"/>
          </w:rPr>
          <w:t>。</w:t>
        </w:r>
      </w:ins>
    </w:p>
  </w:footnote>
  <w:footnote w:id="34">
    <w:p>
      <w:pPr>
        <w:pStyle w:val="8"/>
        <w:snapToGrid w:val="0"/>
        <w:ind w:firstLine="360" w:firstLineChars="200"/>
        <w:rPr>
          <w:ins w:id="24" w:author="1111" w:date="2025-09-02T16:47:05Z"/>
          <w:rFonts w:hint="eastAsia" w:ascii="Times New Roman" w:hAnsi="Times New Roman" w:eastAsia="仿宋"/>
          <w:lang w:val="en-US" w:eastAsia="zh-CN"/>
        </w:rPr>
      </w:pPr>
      <w:ins w:id="25" w:author="1111" w:date="2025-09-02T16:47:05Z">
        <w:r>
          <w:rPr>
            <w:rStyle w:val="16"/>
            <w:rFonts w:ascii="Times New Roman" w:hAnsi="Times New Roman" w:eastAsia="仿宋"/>
          </w:rPr>
          <w:footnoteRef/>
        </w:r>
      </w:ins>
      <w:ins w:id="26" w:author="1111" w:date="2025-09-02T16:47:05Z">
        <w:r>
          <w:rPr>
            <w:rFonts w:ascii="Times New Roman" w:hAnsi="Times New Roman" w:eastAsia="仿宋"/>
          </w:rPr>
          <w:t xml:space="preserve"> </w:t>
        </w:r>
      </w:ins>
      <w:ins w:id="27" w:author="1111" w:date="2025-09-05T15:51:49Z">
        <w:r>
          <w:rPr>
            <w:rFonts w:hint="eastAsia" w:ascii="Times New Roman" w:hAnsi="Times New Roman" w:eastAsia="仿宋"/>
          </w:rPr>
          <w:t>唐红君诉重庆可可希生态果业有限公司公司解散纠纷案</w:t>
        </w:r>
      </w:ins>
      <w:ins w:id="28" w:author="1111" w:date="2025-09-05T15:51:51Z">
        <w:r>
          <w:rPr>
            <w:rFonts w:hint="eastAsia" w:ascii="Times New Roman" w:hAnsi="Times New Roman" w:eastAsia="仿宋"/>
            <w:lang w:eastAsia="zh-CN"/>
          </w:rPr>
          <w:t>，</w:t>
        </w:r>
      </w:ins>
      <w:ins w:id="29" w:author="1111" w:date="2025-09-05T15:52:00Z">
        <w:r>
          <w:rPr>
            <w:rFonts w:hint="eastAsia" w:ascii="Times New Roman" w:hAnsi="Times New Roman" w:eastAsia="仿宋"/>
            <w:lang w:eastAsia="zh-CN"/>
          </w:rPr>
          <w:t>重庆市垫江县人民法院</w:t>
        </w:r>
      </w:ins>
      <w:ins w:id="30" w:author="1111" w:date="2025-09-02T16:47:05Z">
        <w:r>
          <w:rPr>
            <w:rFonts w:hint="eastAsia" w:ascii="Times New Roman" w:hAnsi="Times New Roman" w:eastAsia="仿宋"/>
          </w:rPr>
          <w:t>(2021)渝0231民初2052号</w:t>
        </w:r>
      </w:ins>
      <w:ins w:id="31" w:author="1111" w:date="2025-09-05T15:52:07Z">
        <w:r>
          <w:rPr>
            <w:rFonts w:hint="eastAsia" w:ascii="Times New Roman" w:hAnsi="Times New Roman" w:eastAsia="仿宋"/>
            <w:lang w:val="en-US" w:eastAsia="zh-CN"/>
          </w:rPr>
          <w:t>民事判决书</w:t>
        </w:r>
      </w:ins>
      <w:ins w:id="32" w:author="1111" w:date="2025-09-05T15:52:08Z">
        <w:r>
          <w:rPr>
            <w:rFonts w:hint="eastAsia" w:ascii="Times New Roman" w:hAnsi="Times New Roman" w:eastAsia="仿宋"/>
            <w:lang w:val="en-US" w:eastAsia="zh-CN"/>
          </w:rPr>
          <w:t>。</w:t>
        </w:r>
      </w:ins>
    </w:p>
  </w:footnote>
  <w:footnote w:id="35">
    <w:p>
      <w:pPr>
        <w:pStyle w:val="8"/>
        <w:snapToGrid w:val="0"/>
        <w:ind w:firstLine="360" w:firstLineChars="200"/>
        <w:rPr>
          <w:rFonts w:hint="eastAsia" w:ascii="Times New Roman" w:hAnsi="Times New Roman" w:eastAsia="仿宋"/>
          <w:lang w:eastAsia="zh-CN"/>
        </w:rPr>
      </w:pPr>
      <w:ins w:id="33" w:author="1111" w:date="2025-09-02T16:31:28Z">
        <w:r>
          <w:rPr>
            <w:rStyle w:val="16"/>
            <w:rFonts w:ascii="Times New Roman" w:hAnsi="Times New Roman" w:eastAsia="仿宋"/>
          </w:rPr>
          <w:footnoteRef/>
        </w:r>
      </w:ins>
      <w:ins w:id="34" w:author="1111" w:date="2025-09-02T16:31:28Z">
        <w:r>
          <w:rPr>
            <w:rFonts w:ascii="Times New Roman" w:hAnsi="Times New Roman" w:eastAsia="仿宋"/>
          </w:rPr>
          <w:t xml:space="preserve"> </w:t>
        </w:r>
      </w:ins>
      <w:ins w:id="35" w:author="1111" w:date="2025-09-05T15:52:26Z">
        <w:r>
          <w:rPr>
            <w:rFonts w:hint="eastAsia" w:ascii="Times New Roman" w:hAnsi="Times New Roman" w:eastAsia="仿宋"/>
          </w:rPr>
          <w:t>李平等诉武汉市汉南区燎源运输有限责任公司公司解散纠纷案</w:t>
        </w:r>
      </w:ins>
      <w:ins w:id="36" w:author="1111" w:date="2025-09-05T15:52:28Z">
        <w:r>
          <w:rPr>
            <w:rFonts w:hint="eastAsia" w:ascii="Times New Roman" w:hAnsi="Times New Roman" w:eastAsia="仿宋"/>
            <w:lang w:eastAsia="zh-CN"/>
          </w:rPr>
          <w:t>，</w:t>
        </w:r>
      </w:ins>
      <w:ins w:id="37" w:author="1111" w:date="2025-09-05T15:52:37Z">
        <w:r>
          <w:rPr>
            <w:rFonts w:hint="eastAsia" w:ascii="Times New Roman" w:hAnsi="Times New Roman" w:eastAsia="仿宋"/>
            <w:lang w:eastAsia="zh-CN"/>
          </w:rPr>
          <w:t>湖北省武汉市汉南区人民法院</w:t>
        </w:r>
      </w:ins>
      <w:ins w:id="38" w:author="1111" w:date="2025-09-02T16:31:30Z">
        <w:r>
          <w:rPr>
            <w:rFonts w:hint="eastAsia" w:ascii="Times New Roman" w:hAnsi="Times New Roman" w:eastAsia="仿宋"/>
          </w:rPr>
          <w:t>(2016)鄂0113民初529号</w:t>
        </w:r>
      </w:ins>
      <w:ins w:id="39" w:author="1111" w:date="2025-09-05T15:52:47Z">
        <w:r>
          <w:rPr>
            <w:rFonts w:hint="eastAsia" w:ascii="Times New Roman" w:hAnsi="Times New Roman" w:eastAsia="仿宋"/>
            <w:lang w:val="en-US" w:eastAsia="zh-CN"/>
          </w:rPr>
          <w:t>民事判决书</w:t>
        </w:r>
      </w:ins>
      <w:ins w:id="40" w:author="1111" w:date="2025-09-05T15:53:06Z">
        <w:r>
          <w:rPr>
            <w:rFonts w:hint="eastAsia" w:ascii="Times New Roman" w:hAnsi="Times New Roman" w:eastAsia="仿宋"/>
            <w:lang w:val="en-US" w:eastAsia="zh-CN"/>
          </w:rPr>
          <w:t>。</w:t>
        </w:r>
      </w:ins>
    </w:p>
  </w:footnote>
  <w:footnote w:id="36">
    <w:p>
      <w:pPr>
        <w:pStyle w:val="8"/>
        <w:snapToGrid w:val="0"/>
        <w:ind w:firstLine="360" w:firstLineChars="200"/>
        <w:rPr>
          <w:rFonts w:hint="default" w:ascii="Times New Roman" w:hAnsi="Times New Roman" w:eastAsia="仿宋"/>
          <w:lang w:val="en-US" w:eastAsia="zh-CN"/>
        </w:rPr>
      </w:pPr>
      <w:ins w:id="41" w:author="1111" w:date="2025-09-02T16:48:11Z">
        <w:r>
          <w:rPr>
            <w:rStyle w:val="16"/>
            <w:rFonts w:ascii="Times New Roman" w:hAnsi="Times New Roman" w:eastAsia="仿宋"/>
          </w:rPr>
          <w:footnoteRef/>
        </w:r>
      </w:ins>
      <w:ins w:id="42" w:author="1111" w:date="2025-09-02T16:48:11Z">
        <w:r>
          <w:rPr>
            <w:rFonts w:ascii="Times New Roman" w:hAnsi="Times New Roman" w:eastAsia="仿宋"/>
          </w:rPr>
          <w:t xml:space="preserve"> </w:t>
        </w:r>
      </w:ins>
      <w:ins w:id="43" w:author="1111" w:date="2025-09-05T15:53:27Z">
        <w:r>
          <w:rPr>
            <w:rFonts w:hint="eastAsia" w:ascii="Times New Roman" w:hAnsi="Times New Roman" w:eastAsia="仿宋"/>
          </w:rPr>
          <w:t>裴某</w:t>
        </w:r>
      </w:ins>
      <w:ins w:id="44" w:author="1111" w:date="2025-09-05T15:53:34Z">
        <w:r>
          <w:rPr>
            <w:rFonts w:hint="eastAsia" w:ascii="Times New Roman" w:hAnsi="Times New Roman" w:eastAsia="仿宋"/>
            <w:lang w:val="en-US" w:eastAsia="zh-CN"/>
          </w:rPr>
          <w:t>与</w:t>
        </w:r>
      </w:ins>
      <w:ins w:id="45" w:author="1111" w:date="2025-09-05T15:53:27Z">
        <w:r>
          <w:rPr>
            <w:rFonts w:hint="eastAsia" w:ascii="Times New Roman" w:hAnsi="Times New Roman" w:eastAsia="仿宋"/>
          </w:rPr>
          <w:t>陈某某等公司解散纠</w:t>
        </w:r>
      </w:ins>
      <w:ins w:id="46" w:author="1111" w:date="2025-09-05T15:53:40Z">
        <w:r>
          <w:rPr>
            <w:rFonts w:hint="eastAsia" w:ascii="Times New Roman" w:hAnsi="Times New Roman" w:eastAsia="仿宋"/>
            <w:lang w:val="en-US" w:eastAsia="zh-CN"/>
          </w:rPr>
          <w:t>案，</w:t>
        </w:r>
      </w:ins>
      <w:ins w:id="47" w:author="1111" w:date="2025-09-05T15:53:46Z">
        <w:r>
          <w:rPr>
            <w:rFonts w:hint="eastAsia" w:ascii="Times New Roman" w:hAnsi="Times New Roman" w:eastAsia="仿宋"/>
            <w:lang w:val="en-US" w:eastAsia="zh-CN"/>
          </w:rPr>
          <w:t>江苏省睢宁县人民法院</w:t>
        </w:r>
      </w:ins>
      <w:ins w:id="48" w:author="1111" w:date="2025-09-05T15:53:27Z">
        <w:r>
          <w:rPr>
            <w:rFonts w:hint="eastAsia" w:ascii="Times New Roman" w:hAnsi="Times New Roman" w:eastAsia="仿宋"/>
          </w:rPr>
          <w:t xml:space="preserve"> </w:t>
        </w:r>
      </w:ins>
      <w:ins w:id="49" w:author="1111" w:date="2025-09-02T16:48:53Z">
        <w:r>
          <w:rPr>
            <w:rFonts w:hint="eastAsia" w:ascii="Times New Roman" w:hAnsi="Times New Roman" w:eastAsia="仿宋"/>
          </w:rPr>
          <w:t>(2023)苏0324民初4166号</w:t>
        </w:r>
      </w:ins>
      <w:ins w:id="50" w:author="1111" w:date="2025-09-05T15:53:57Z">
        <w:r>
          <w:rPr>
            <w:rFonts w:hint="eastAsia" w:ascii="Times New Roman" w:hAnsi="Times New Roman" w:eastAsia="仿宋"/>
            <w:lang w:val="en-US" w:eastAsia="zh-CN"/>
          </w:rPr>
          <w:t>民事</w:t>
        </w:r>
      </w:ins>
      <w:ins w:id="51" w:author="1111" w:date="2025-09-05T15:53:58Z">
        <w:r>
          <w:rPr>
            <w:rFonts w:hint="eastAsia" w:ascii="Times New Roman" w:hAnsi="Times New Roman" w:eastAsia="仿宋"/>
            <w:lang w:val="en-US" w:eastAsia="zh-CN"/>
          </w:rPr>
          <w:t>判决书</w:t>
        </w:r>
      </w:ins>
      <w:ins w:id="52" w:author="1111" w:date="2025-09-05T15:53:59Z">
        <w:r>
          <w:rPr>
            <w:rFonts w:hint="eastAsia" w:ascii="Times New Roman" w:hAnsi="Times New Roman" w:eastAsia="仿宋"/>
            <w:lang w:val="en-US" w:eastAsia="zh-CN"/>
          </w:rPr>
          <w:t>。</w:t>
        </w:r>
      </w:ins>
    </w:p>
  </w:footnote>
  <w:footnote w:id="37">
    <w:p>
      <w:pPr>
        <w:pStyle w:val="8"/>
        <w:wordWrap w:val="0"/>
        <w:topLinePunct/>
        <w:ind w:firstLine="360" w:firstLineChars="200"/>
        <w:rPr>
          <w:ins w:id="53" w:author="1111" w:date="2025-09-02T16:46:33Z"/>
          <w:rFonts w:ascii="Times New Roman" w:hAnsi="Times New Roman" w:eastAsia="仿宋" w:cs="Times New Roman"/>
        </w:rPr>
      </w:pPr>
      <w:ins w:id="54" w:author="1111" w:date="2025-09-02T16:46:33Z">
        <w:r>
          <w:rPr>
            <w:rStyle w:val="16"/>
            <w:rFonts w:ascii="Times New Roman" w:hAnsi="Times New Roman" w:eastAsia="仿宋" w:cs="Times New Roman"/>
          </w:rPr>
          <w:footnoteRef/>
        </w:r>
      </w:ins>
      <w:ins w:id="55" w:author="1111" w:date="2025-09-02T16:46:33Z">
        <w:r>
          <w:rPr>
            <w:rFonts w:ascii="Times New Roman" w:hAnsi="Times New Roman" w:eastAsia="仿宋" w:cs="Times New Roman"/>
          </w:rPr>
          <w:t xml:space="preserve"> 吴维锭：《公司法上社会责任条款司法化的逻辑与再塑》，载《法学研究》2024年第3期。</w:t>
        </w:r>
      </w:ins>
    </w:p>
  </w:footnote>
  <w:footnote w:id="38">
    <w:p>
      <w:pPr>
        <w:pStyle w:val="8"/>
        <w:wordWrap w:val="0"/>
        <w:topLinePunct/>
        <w:ind w:firstLine="360" w:firstLineChars="200"/>
        <w:rPr>
          <w:ins w:id="56" w:author="1111" w:date="2025-09-02T16:46:33Z"/>
          <w:rFonts w:ascii="Times New Roman" w:hAnsi="Times New Roman" w:eastAsia="仿宋" w:cs="Times New Roman"/>
        </w:rPr>
      </w:pPr>
      <w:ins w:id="57" w:author="1111" w:date="2025-09-02T16:46:33Z">
        <w:r>
          <w:rPr>
            <w:rStyle w:val="16"/>
            <w:rFonts w:ascii="Times New Roman" w:hAnsi="Times New Roman" w:eastAsia="仿宋" w:cs="Times New Roman"/>
          </w:rPr>
          <w:footnoteRef/>
        </w:r>
      </w:ins>
      <w:ins w:id="58" w:author="1111" w:date="2025-09-02T16:46:33Z">
        <w:r>
          <w:rPr>
            <w:rFonts w:ascii="Times New Roman" w:hAnsi="Times New Roman" w:eastAsia="仿宋" w:cs="Times New Roman"/>
          </w:rPr>
          <w:t xml:space="preserve"> 钟晓：《公司纠纷的司法救济——公司纠纷与司法救济专题研讨会综述》，载《华东政法大学学报》2009年第1期。</w:t>
        </w:r>
      </w:ins>
    </w:p>
  </w:footnote>
  <w:footnote w:id="39">
    <w:p>
      <w:pPr>
        <w:pStyle w:val="8"/>
        <w:wordWrap w:val="0"/>
        <w:topLinePunct/>
        <w:ind w:firstLine="360" w:firstLineChars="200"/>
        <w:rPr>
          <w:ins w:id="59" w:author="1111" w:date="2025-09-02T16:46:33Z"/>
          <w:rFonts w:ascii="Times New Roman" w:hAnsi="Times New Roman" w:eastAsia="仿宋" w:cs="Times New Roman"/>
        </w:rPr>
      </w:pPr>
      <w:ins w:id="60" w:author="1111" w:date="2025-09-02T16:46:33Z">
        <w:r>
          <w:rPr>
            <w:rStyle w:val="16"/>
            <w:rFonts w:ascii="Times New Roman" w:hAnsi="Times New Roman" w:eastAsia="仿宋" w:cs="Times New Roman"/>
          </w:rPr>
          <w:footnoteRef/>
        </w:r>
      </w:ins>
      <w:ins w:id="61" w:author="1111" w:date="2025-09-02T16:46:33Z">
        <w:r>
          <w:rPr>
            <w:rFonts w:ascii="Times New Roman" w:hAnsi="Times New Roman" w:eastAsia="仿宋" w:cs="Times New Roman"/>
          </w:rPr>
          <w:t xml:space="preserve"> 戴庆康：《论作为公司强制解散替代路径的股权强制收购——从林某诉凯莱公司、戴某等公司解散纠纷案谈起》，载《东南大学学报(哲学社会科学版)》2015年第5期。</w:t>
        </w:r>
      </w:ins>
    </w:p>
  </w:footnote>
  <w:footnote w:id="40">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冯果、贾海东：《我国公司法社会责任愿景的可能及其限度》，载《河南社会科学》2023年第9期。</w:t>
      </w:r>
    </w:p>
  </w:footnote>
  <w:footnote w:id="41">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吴维锭：《公司法上社会责任条款司法化的逻辑与再塑》，载《法学研究》2024年第3期。</w:t>
      </w:r>
    </w:p>
  </w:footnote>
  <w:footnote w:id="42">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钟晓：《公司纠纷的司法救济——公司纠纷与司法救济专题研讨会综述》，载《华东政法大学学报》2009年第1期。</w:t>
      </w:r>
    </w:p>
  </w:footnote>
  <w:footnote w:id="43">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戴庆康：《论作为公司强制解散替代路径的股权强制收购——从林某诉凯莱公司、戴某等公司解散纠纷案谈起》，载《东南大学学报(哲学社会科学版)》2015年第5期。</w:t>
      </w:r>
    </w:p>
  </w:footnote>
  <w:footnote w:id="44">
    <w:p>
      <w:pPr>
        <w:pStyle w:val="8"/>
        <w:wordWrap w:val="0"/>
        <w:topLinePunct/>
        <w:ind w:firstLine="360" w:firstLineChars="200"/>
        <w:rPr>
          <w:rFonts w:ascii="Times New Roman" w:hAnsi="Times New Roman" w:eastAsia="仿宋" w:cs="Times New Roman"/>
          <w:u w:val="single"/>
        </w:rPr>
      </w:pPr>
      <w:r>
        <w:rPr>
          <w:rStyle w:val="16"/>
          <w:rFonts w:ascii="Times New Roman" w:hAnsi="Times New Roman" w:eastAsia="仿宋" w:cs="Times New Roman"/>
        </w:rPr>
        <w:footnoteRef/>
      </w:r>
      <w:r>
        <w:rPr>
          <w:rFonts w:ascii="Times New Roman" w:hAnsi="Times New Roman" w:eastAsia="仿宋" w:cs="Times New Roman"/>
        </w:rPr>
        <w:t xml:space="preserve"> 冯果、贾海东：《我国公司法社会责任愿景的可能及其限度》，载《河南社会科学》2023年第9期。</w:t>
      </w:r>
    </w:p>
  </w:footnote>
  <w:footnote w:id="45">
    <w:p>
      <w:pPr>
        <w:pStyle w:val="8"/>
        <w:snapToGrid w:val="0"/>
        <w:ind w:firstLine="360" w:firstLineChars="200"/>
        <w:rPr>
          <w:rFonts w:hint="default" w:ascii="Times New Roman" w:hAnsi="Times New Roman" w:eastAsia="仿宋"/>
          <w:lang w:val="en-US" w:eastAsia="zh-CN"/>
        </w:rPr>
      </w:pPr>
      <w:ins w:id="62" w:author="1111" w:date="2025-09-03T14:43:26Z">
        <w:r>
          <w:rPr>
            <w:rStyle w:val="16"/>
            <w:rFonts w:ascii="Times New Roman" w:hAnsi="Times New Roman" w:eastAsia="仿宋"/>
          </w:rPr>
          <w:footnoteRef/>
        </w:r>
      </w:ins>
      <w:ins w:id="63" w:author="1111" w:date="2025-09-03T14:43:26Z">
        <w:r>
          <w:rPr>
            <w:rFonts w:ascii="Times New Roman" w:hAnsi="Times New Roman" w:eastAsia="仿宋"/>
          </w:rPr>
          <w:t xml:space="preserve"> </w:t>
        </w:r>
      </w:ins>
      <w:ins w:id="64" w:author="1111" w:date="2025-09-05T15:55:54Z">
        <w:r>
          <w:rPr>
            <w:rFonts w:hint="eastAsia" w:ascii="Times New Roman" w:hAnsi="Times New Roman" w:eastAsia="仿宋"/>
          </w:rPr>
          <w:t>钱</w:t>
        </w:r>
      </w:ins>
      <w:ins w:id="65" w:author="1111" w:date="2025-09-05T15:55:58Z">
        <w:r>
          <w:rPr>
            <w:rFonts w:hint="eastAsia" w:ascii="Times New Roman" w:hAnsi="Times New Roman" w:eastAsia="仿宋"/>
            <w:lang w:val="en-US" w:eastAsia="zh-CN"/>
          </w:rPr>
          <w:t>某</w:t>
        </w:r>
      </w:ins>
      <w:ins w:id="66" w:author="1111" w:date="2025-09-05T15:55:54Z">
        <w:r>
          <w:rPr>
            <w:rFonts w:hint="eastAsia" w:ascii="Times New Roman" w:hAnsi="Times New Roman" w:eastAsia="仿宋"/>
          </w:rPr>
          <w:t>华、钱</w:t>
        </w:r>
      </w:ins>
      <w:ins w:id="67" w:author="1111" w:date="2025-09-05T15:56:03Z">
        <w:r>
          <w:rPr>
            <w:rFonts w:hint="eastAsia" w:ascii="Times New Roman" w:hAnsi="Times New Roman" w:eastAsia="仿宋"/>
            <w:lang w:val="en-US" w:eastAsia="zh-CN"/>
          </w:rPr>
          <w:t>某</w:t>
        </w:r>
      </w:ins>
      <w:ins w:id="68" w:author="1111" w:date="2025-09-05T15:55:54Z">
        <w:r>
          <w:rPr>
            <w:rFonts w:hint="eastAsia" w:ascii="Times New Roman" w:hAnsi="Times New Roman" w:eastAsia="仿宋"/>
          </w:rPr>
          <w:t>堂与丽江市古城区</w:t>
        </w:r>
      </w:ins>
      <w:ins w:id="69" w:author="1111" w:date="2025-09-05T15:56:07Z">
        <w:r>
          <w:rPr>
            <w:rFonts w:hint="eastAsia" w:ascii="Times New Roman" w:hAnsi="Times New Roman" w:eastAsia="仿宋"/>
            <w:lang w:val="en-US" w:eastAsia="zh-CN"/>
          </w:rPr>
          <w:t>某某</w:t>
        </w:r>
      </w:ins>
      <w:ins w:id="70" w:author="1111" w:date="2025-09-05T15:55:54Z">
        <w:r>
          <w:rPr>
            <w:rFonts w:hint="eastAsia" w:ascii="Times New Roman" w:hAnsi="Times New Roman" w:eastAsia="仿宋"/>
          </w:rPr>
          <w:t>食品有限公司解散纠纷</w:t>
        </w:r>
      </w:ins>
      <w:ins w:id="71" w:author="1111" w:date="2025-09-05T15:56:11Z">
        <w:r>
          <w:rPr>
            <w:rFonts w:hint="eastAsia" w:ascii="Times New Roman" w:hAnsi="Times New Roman" w:eastAsia="仿宋"/>
            <w:lang w:val="en-US" w:eastAsia="zh-CN"/>
          </w:rPr>
          <w:t>案</w:t>
        </w:r>
      </w:ins>
      <w:ins w:id="72" w:author="1111" w:date="2025-09-05T15:56:13Z">
        <w:r>
          <w:rPr>
            <w:rFonts w:hint="eastAsia" w:ascii="Times New Roman" w:hAnsi="Times New Roman" w:eastAsia="仿宋"/>
            <w:lang w:val="en-US" w:eastAsia="zh-CN"/>
          </w:rPr>
          <w:t>，</w:t>
        </w:r>
      </w:ins>
      <w:ins w:id="73" w:author="1111" w:date="2025-09-05T15:56:18Z">
        <w:r>
          <w:rPr>
            <w:rFonts w:hint="eastAsia" w:ascii="Times New Roman" w:hAnsi="Times New Roman" w:eastAsia="仿宋"/>
            <w:lang w:val="en-US" w:eastAsia="zh-CN"/>
          </w:rPr>
          <w:t>云南省丽江市古城区人民法院</w:t>
        </w:r>
      </w:ins>
      <w:ins w:id="74" w:author="1111" w:date="2025-09-05T15:56:22Z">
        <w:r>
          <w:rPr>
            <w:rFonts w:hint="eastAsia" w:ascii="Times New Roman" w:hAnsi="Times New Roman" w:eastAsia="仿宋"/>
            <w:lang w:val="en-US" w:eastAsia="zh-CN"/>
          </w:rPr>
          <w:t>(2023)云0702民初185号</w:t>
        </w:r>
      </w:ins>
      <w:ins w:id="75" w:author="1111" w:date="2025-09-05T15:56:26Z">
        <w:r>
          <w:rPr>
            <w:rFonts w:hint="eastAsia" w:ascii="Times New Roman" w:hAnsi="Times New Roman" w:eastAsia="仿宋"/>
            <w:lang w:val="en-US" w:eastAsia="zh-CN"/>
          </w:rPr>
          <w:t>民事</w:t>
        </w:r>
      </w:ins>
      <w:ins w:id="76" w:author="1111" w:date="2025-09-05T15:56:29Z">
        <w:r>
          <w:rPr>
            <w:rFonts w:hint="eastAsia" w:ascii="Times New Roman" w:hAnsi="Times New Roman" w:eastAsia="仿宋"/>
            <w:lang w:val="en-US" w:eastAsia="zh-CN"/>
          </w:rPr>
          <w:t>判决书</w:t>
        </w:r>
      </w:ins>
      <w:ins w:id="77" w:author="1111" w:date="2025-09-05T15:56:30Z">
        <w:r>
          <w:rPr>
            <w:rFonts w:hint="eastAsia" w:ascii="Times New Roman" w:hAnsi="Times New Roman" w:eastAsia="仿宋"/>
            <w:lang w:val="en-US" w:eastAsia="zh-CN"/>
          </w:rPr>
          <w:t>。</w:t>
        </w:r>
      </w:ins>
    </w:p>
  </w:footnote>
  <w:footnote w:id="46">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例如新疆维吾尔自治区高级人民法院(2019)新民终219号民事判决书、山东省高级人民法院(2019)鲁民终79号、安徽省高级人民法院(2019)皖民终1078号民事判决书、江西省赣州市中级人民法院(2024)赣07民终3471号民事判决书、浙江省嘉兴市中级人民法院(2022)浙04民终2805号民事判决书等。</w:t>
      </w:r>
    </w:p>
  </w:footnote>
  <w:footnote w:id="47">
    <w:p>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《公司法》第231条：“公司经营管理发生严重困难，继续存续会使股东利益受到重大损失，通过其他途径不能解决的，持有公司百分之十以上表决权的股东，可以请求人民法院解散公司。”</w:t>
      </w:r>
    </w:p>
  </w:footnote>
  <w:footnote w:id="48">
    <w:p>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反垄断法》第34条:“经营者集中具有或者可能具有排除、限制竞争效果的，国务院反垄断执法机构应当作出禁止经营者集中的决定。但是，经营者能够证明该集中对竞争产生的有利影响明显大于不利影响，或者符合社会公共利益的，国务院反垄断执法机构可以作出对经营者集中不予禁止的决定。”</w:t>
      </w:r>
    </w:p>
  </w:footnote>
  <w:footnote w:id="49">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甘培忠、雷驰：《公司社会责任的制度起源与人文精神解构》，载《北京大学学报(哲学社会科学版)》2010年第2期。</w:t>
      </w:r>
    </w:p>
  </w:footnote>
  <w:footnote w:id="50">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孙晋、王帅：《同步修订背景下公司法与反垄断法的冲突与调和》，载《北京理工大学学报(社会科学版)》2022年第5期。</w:t>
      </w:r>
    </w:p>
  </w:footnote>
  <w:footnote w:id="51">
    <w:p>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经营者集中审查规定》第4条：本规定所称经营者集中，是指反垄断法第二十五条所规定的下列情形：（一）经营者合并；（二）经营者通过取得股权或者资产的方式取得对其他经营者的控制权；（三）经营者通过合同等方式取得对其他经营者的控制权或者能够对其他经营者施加决定性影响。</w:t>
      </w:r>
    </w:p>
  </w:footnote>
  <w:footnote w:id="52">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hint="eastAsia" w:ascii="Times New Roman" w:hAnsi="Times New Roman" w:eastAsia="仿宋" w:cs="Times New Roman"/>
        </w:rPr>
        <w:t xml:space="preserve"> 参见</w:t>
      </w:r>
      <w:r>
        <w:rPr>
          <w:rFonts w:ascii="Times New Roman" w:hAnsi="Times New Roman" w:eastAsia="仿宋" w:cs="Times New Roman"/>
        </w:rPr>
        <w:t>陈彦晶</w:t>
      </w:r>
      <w:r>
        <w:rPr>
          <w:rFonts w:hint="eastAsia" w:ascii="Times New Roman" w:hAnsi="Times New Roman" w:eastAsia="仿宋" w:cs="Times New Roman"/>
        </w:rPr>
        <w:t>：《</w:t>
      </w:r>
      <w:r>
        <w:rPr>
          <w:rFonts w:ascii="Times New Roman" w:hAnsi="Times New Roman" w:eastAsia="仿宋" w:cs="Times New Roman"/>
        </w:rPr>
        <w:t>公司权力与公司社会责任关系论</w:t>
      </w:r>
      <w:r>
        <w:rPr>
          <w:rFonts w:hint="eastAsia" w:ascii="Times New Roman" w:hAnsi="Times New Roman" w:eastAsia="仿宋" w:cs="Times New Roman"/>
        </w:rPr>
        <w:t>》，载《</w:t>
      </w:r>
      <w:r>
        <w:rPr>
          <w:rFonts w:ascii="Times New Roman" w:hAnsi="Times New Roman" w:eastAsia="仿宋" w:cs="Times New Roman"/>
        </w:rPr>
        <w:t>求是学刊</w:t>
      </w:r>
      <w:r>
        <w:rPr>
          <w:rFonts w:hint="eastAsia" w:ascii="Times New Roman" w:hAnsi="Times New Roman" w:eastAsia="仿宋" w:cs="Times New Roman"/>
        </w:rPr>
        <w:t>》</w:t>
      </w:r>
      <w:r>
        <w:rPr>
          <w:rFonts w:ascii="Times New Roman" w:hAnsi="Times New Roman" w:eastAsia="仿宋" w:cs="Times New Roman"/>
        </w:rPr>
        <w:t>2018</w:t>
      </w:r>
      <w:r>
        <w:rPr>
          <w:rFonts w:hint="eastAsia" w:ascii="Times New Roman" w:hAnsi="Times New Roman" w:eastAsia="仿宋" w:cs="Times New Roman"/>
        </w:rPr>
        <w:t>年第</w:t>
      </w:r>
      <w:r>
        <w:rPr>
          <w:rFonts w:ascii="Times New Roman" w:hAnsi="Times New Roman" w:eastAsia="仿宋" w:cs="Times New Roman"/>
        </w:rPr>
        <w:t>1</w:t>
      </w:r>
      <w:r>
        <w:rPr>
          <w:rFonts w:hint="eastAsia" w:ascii="Times New Roman" w:hAnsi="Times New Roman" w:eastAsia="仿宋" w:cs="Times New Roman"/>
        </w:rPr>
        <w:t>期。</w:t>
      </w:r>
    </w:p>
  </w:footnote>
  <w:footnote w:id="53">
    <w:p>
      <w:pPr>
        <w:pStyle w:val="8"/>
        <w:wordWrap w:val="0"/>
        <w:topLinePunct/>
        <w:ind w:firstLine="360" w:firstLineChars="200"/>
        <w:rPr>
          <w:rFonts w:ascii="Times New Roman" w:hAnsi="Times New Roman" w:eastAsia="仿宋" w:cs="Times New Roman"/>
          <w:i w:val="0"/>
          <w:iCs/>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Phumudzo S. Munyai</w:t>
      </w:r>
      <w:r>
        <w:rPr>
          <w:rFonts w:ascii="Times New Roman" w:hAnsi="Times New Roman" w:eastAsia="仿宋" w:cs="Times New Roman"/>
        </w:rPr>
        <w:t xml:space="preserve">, </w:t>
      </w:r>
      <w:r>
        <w:rPr>
          <w:rFonts w:ascii="Times New Roman" w:hAnsi="Times New Roman" w:eastAsia="仿宋" w:cs="Times New Roman"/>
          <w:i w:val="0"/>
          <w:iCs/>
        </w:rPr>
        <w:t>Competition law and corporate social responsibility: a review of the special</w:t>
      </w:r>
    </w:p>
    <w:p>
      <w:pPr>
        <w:widowControl/>
        <w:wordWrap w:val="0"/>
        <w:topLinePunct/>
        <w:ind w:firstLine="360" w:firstLineChars="200"/>
        <w:jc w:val="left"/>
        <w:rPr>
          <w:rFonts w:ascii="Times New Roman" w:hAnsi="Times New Roman" w:eastAsia="仿宋" w:cs="Times New Roman"/>
          <w:sz w:val="18"/>
        </w:rPr>
      </w:pPr>
      <w:r>
        <w:rPr>
          <w:rFonts w:ascii="Times New Roman" w:hAnsi="Times New Roman" w:eastAsia="仿宋" w:cs="Times New Roman"/>
          <w:i w:val="0"/>
          <w:iCs/>
          <w:sz w:val="18"/>
        </w:rPr>
        <w:t>responsibility of dominant firms in competition law</w:t>
      </w:r>
      <w:r>
        <w:rPr>
          <w:rFonts w:hint="eastAsia" w:ascii="Times New Roman" w:hAnsi="Times New Roman" w:eastAsia="仿宋" w:cs="Times New Roman"/>
          <w:sz w:val="18"/>
        </w:rPr>
        <w:t>，</w:t>
      </w:r>
      <w:r>
        <w:rPr>
          <w:rFonts w:ascii="Times New Roman" w:hAnsi="Times New Roman" w:eastAsia="仿宋" w:cs="Times New Roman"/>
          <w:color w:val="000000"/>
          <w:kern w:val="0"/>
          <w:sz w:val="18"/>
          <w:szCs w:val="16"/>
          <w:lang w:bidi="ar"/>
        </w:rPr>
        <w:t>De Jure Law Journal,Vol.53:267, p.</w:t>
      </w:r>
      <w:r>
        <w:rPr>
          <w:rFonts w:hint="eastAsia" w:ascii="Times New Roman" w:hAnsi="Times New Roman" w:eastAsia="仿宋" w:cs="Times New Roman"/>
          <w:sz w:val="18"/>
        </w:rPr>
        <w:t>277-278</w:t>
      </w:r>
      <w:r>
        <w:rPr>
          <w:rFonts w:ascii="Times New Roman" w:hAnsi="Times New Roman" w:eastAsia="仿宋" w:cs="Times New Roman"/>
          <w:sz w:val="18"/>
        </w:rPr>
        <w:t>(</w:t>
      </w:r>
      <w:r>
        <w:rPr>
          <w:rFonts w:hint="eastAsia" w:ascii="Times New Roman" w:hAnsi="Times New Roman" w:eastAsia="仿宋" w:cs="Times New Roman"/>
          <w:sz w:val="18"/>
        </w:rPr>
        <w:t>2020</w:t>
      </w:r>
      <w:r>
        <w:rPr>
          <w:rFonts w:ascii="Times New Roman" w:hAnsi="Times New Roman" w:eastAsia="仿宋" w:cs="Times New Roman"/>
          <w:sz w:val="18"/>
        </w:rPr>
        <w:t>).</w:t>
      </w:r>
    </w:p>
  </w:footnote>
  <w:footnote w:id="54">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《市场监管总局关于禁止虎牙公司与斗鱼国际控股有限公司合并案反垄断审查决定的公告》，载国家市场监督管理总局反垄断执法一司官网，https://www.samr.gov.cn/fldys/tzgg/ftj/art/2023/art_a04ceb782566465082e165f0a86f5580.html。</w:t>
      </w:r>
    </w:p>
  </w:footnote>
  <w:footnote w:id="55">
    <w:p>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《商务部关于禁止可口可乐公司收购中国汇源公司审查决定的公告》，载中华人民共和国商务部官网，http://www.mofcom.gov.cn/zcfb/zhzc/art/2009/art_be88661e25c147a1bb91776135537d56.html。</w:t>
      </w:r>
    </w:p>
  </w:footnote>
  <w:footnote w:id="56">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hint="eastAsia" w:ascii="Times New Roman" w:hAnsi="Times New Roman" w:eastAsia="仿宋" w:cs="Times New Roman"/>
        </w:rPr>
        <w:t xml:space="preserve"> 周孝：《民生导向下的经营者集中审查研究》，载《经贸法律评论》2022年第5期。</w:t>
      </w:r>
    </w:p>
  </w:footnote>
  <w:footnote w:id="57">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刘继峰等著：《中华人民共和国反垄断法理解与适用》，中国法制出版社2022年版，第277页。</w:t>
      </w:r>
    </w:p>
  </w:footnote>
  <w:footnote w:id="58">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德国反对限制竟争法》第42条：“1.联邦卡特尔局禁止的合并，如合并对整体经济带来的收益弥补了对竟争的限制或者合并符合重大公共利益，联邦经济与劳动部长可以根据申请,特批准许合并。此时还应当考虑参与合并的企业在本法适用范国外的市场上的竞争力。只有合并对竞争限制的程度没有危及市场经济秩序的才能予以特批。”《法国商法典》第L430-7-1条规定：“当一项合并大幅减少竞争尤其是产生或加强单一或集体市场支配地位时,竞争主管机构将禁止该项合并。决定作出后，经济部长有权基于与维持竞争无关的公共利益理由撤销这一决定。”《西班牙竞争法》（15/2007）第10.4条和第60条规定：“当合并可能阻止整个或部分国内市场的有效竞争时,该合并可能被禁止。在进一步审查后,政府有权基于不同于竞争因素的公共利益干预合并审查,批准本可能被禁止的交易,但无权禁止本应批准的交易。”</w:t>
      </w:r>
    </w:p>
  </w:footnote>
  <w:footnote w:id="59">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姚保松：《反垄断法中的社会性价值：理论证成与制度实现》，载《河南财经政法大学学报》2025年第3期。</w:t>
      </w:r>
    </w:p>
  </w:footnote>
  <w:footnote w:id="60">
    <w:p>
      <w:pPr>
        <w:pStyle w:val="8"/>
        <w:wordWrap w:val="0"/>
        <w:topLinePunct/>
        <w:ind w:firstLine="360" w:firstLineChars="200"/>
        <w:rPr>
          <w:rFonts w:ascii="Times New Roman" w:hAnsi="Times New Roman" w:eastAsia="仿宋" w:cs="Times New Roman"/>
          <w:i w:val="0"/>
          <w:iCs/>
        </w:rPr>
      </w:pPr>
      <w:r>
        <w:rPr>
          <w:rStyle w:val="16"/>
          <w:rFonts w:ascii="Times New Roman" w:hAnsi="Times New Roman" w:eastAsia="仿宋" w:cs="Times New Roman"/>
        </w:rPr>
        <w:footnoteRef/>
      </w:r>
      <w:r>
        <w:rPr>
          <w:rFonts w:hint="eastAsia" w:ascii="Times New Roman" w:hAnsi="Times New Roman" w:eastAsia="仿宋" w:cs="Times New Roman"/>
        </w:rPr>
        <w:t xml:space="preserve"> Phumudzo S. Munyai</w:t>
      </w:r>
      <w:r>
        <w:rPr>
          <w:rFonts w:ascii="Times New Roman" w:hAnsi="Times New Roman" w:eastAsia="仿宋" w:cs="Times New Roman"/>
        </w:rPr>
        <w:t xml:space="preserve">, </w:t>
      </w:r>
      <w:r>
        <w:rPr>
          <w:rFonts w:ascii="Times New Roman" w:hAnsi="Times New Roman" w:eastAsia="仿宋" w:cs="Times New Roman"/>
          <w:i w:val="0"/>
          <w:iCs/>
        </w:rPr>
        <w:t>Competition law and corporate social responsibility: a review of the special</w:t>
      </w:r>
    </w:p>
    <w:p>
      <w:pPr>
        <w:widowControl/>
        <w:wordWrap w:val="0"/>
        <w:topLinePunct/>
        <w:ind w:firstLine="360" w:firstLineChars="200"/>
        <w:jc w:val="left"/>
        <w:rPr>
          <w:rFonts w:ascii="Times New Roman" w:hAnsi="Times New Roman" w:eastAsia="仿宋" w:cs="Times New Roman"/>
          <w:sz w:val="18"/>
        </w:rPr>
      </w:pPr>
      <w:r>
        <w:rPr>
          <w:rFonts w:ascii="Times New Roman" w:hAnsi="Times New Roman" w:eastAsia="仿宋" w:cs="Times New Roman"/>
          <w:i w:val="0"/>
          <w:iCs/>
          <w:sz w:val="18"/>
        </w:rPr>
        <w:t>responsibility of dominant firms in competition law</w:t>
      </w:r>
      <w:r>
        <w:rPr>
          <w:rFonts w:hint="eastAsia" w:ascii="Times New Roman" w:hAnsi="Times New Roman" w:eastAsia="仿宋" w:cs="Times New Roman"/>
          <w:sz w:val="18"/>
        </w:rPr>
        <w:t>，</w:t>
      </w:r>
      <w:r>
        <w:rPr>
          <w:rFonts w:ascii="Times New Roman" w:hAnsi="Times New Roman" w:eastAsia="仿宋" w:cs="Times New Roman"/>
          <w:color w:val="000000"/>
          <w:kern w:val="0"/>
          <w:sz w:val="18"/>
          <w:szCs w:val="16"/>
          <w:lang w:bidi="ar"/>
        </w:rPr>
        <w:t>De Jure Law Journal,Vol.53:267, p.</w:t>
      </w:r>
      <w:r>
        <w:rPr>
          <w:rFonts w:hint="eastAsia" w:ascii="Times New Roman" w:hAnsi="Times New Roman" w:eastAsia="仿宋" w:cs="Times New Roman"/>
          <w:sz w:val="18"/>
        </w:rPr>
        <w:t>2</w:t>
      </w:r>
      <w:r>
        <w:rPr>
          <w:rFonts w:ascii="Times New Roman" w:hAnsi="Times New Roman" w:eastAsia="仿宋" w:cs="Times New Roman"/>
          <w:sz w:val="18"/>
        </w:rPr>
        <w:t>83(</w:t>
      </w:r>
      <w:r>
        <w:rPr>
          <w:rFonts w:hint="eastAsia" w:ascii="Times New Roman" w:hAnsi="Times New Roman" w:eastAsia="仿宋" w:cs="Times New Roman"/>
          <w:sz w:val="18"/>
        </w:rPr>
        <w:t>2020</w:t>
      </w:r>
      <w:r>
        <w:rPr>
          <w:rFonts w:ascii="Times New Roman" w:hAnsi="Times New Roman" w:eastAsia="仿宋" w:cs="Times New Roman"/>
          <w:sz w:val="18"/>
        </w:rPr>
        <w:t>).</w:t>
      </w:r>
    </w:p>
  </w:footnote>
  <w:footnote w:id="61">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孔玲、田军：《浅析非竞争因素在经营者集中反垄断审查中的法律地位》，载《法律适用》2013年第4期。</w:t>
      </w:r>
    </w:p>
  </w:footnote>
  <w:footnote w:id="62">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王晓晔：《我国反垄断法中的经营者集中控制:成就与挑战》，载《法学评论》2017年第2期。</w:t>
      </w:r>
    </w:p>
  </w:footnote>
  <w:footnote w:id="63">
    <w:p>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经营者集中审查规定》第35条：“评估经营者集中对消费者的影响，可以考虑经营者集中对产品或者服务的数量、价格、质量、多样化等方面的影响。评估经营者集中对其他有关经营者的影响，可以考虑经营者集中对同一相关市场、上下游市场或者关联市场经营者的市场进入、交易机会等竞争条件的影响。”《经营者集中审查规定》第36条：“评估经营者集中对国民经济发展的影响，可以考虑经营者集中对经济效率、经营规模及其对相关行业发展等方面的影响。”</w:t>
      </w:r>
    </w:p>
    <w:p>
      <w:pPr>
        <w:pStyle w:val="8"/>
        <w:ind w:firstLine="360" w:firstLineChars="200"/>
        <w:rPr>
          <w:rFonts w:ascii="Times New Roman" w:hAnsi="Times New Roman" w:eastAsia="仿宋" w:cs="Times New Roman"/>
        </w:rPr>
      </w:pPr>
      <w:r>
        <w:rPr>
          <w:rFonts w:hint="eastAsia" w:ascii="Times New Roman" w:hAnsi="Times New Roman" w:eastAsia="仿宋" w:cs="Times New Roman"/>
        </w:rPr>
        <w:t>《经营者集中审查规定》第37条：“评估经营者集中的竞争影响，还可以综合考虑集中对公共利益的影响、参与集中的经营者是否为濒临破产的企业等因素。”</w:t>
      </w:r>
    </w:p>
  </w:footnote>
  <w:footnote w:id="64">
    <w:p>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《公司法》第180条第2款：“董事、监事、高级管理人员对公司负有勤勉义务，执行职务应当为公司的最大利益尽到管理者通常应有的合理注意。”</w:t>
      </w:r>
    </w:p>
  </w:footnote>
  <w:footnote w:id="65">
    <w:p>
      <w:pPr>
        <w:pStyle w:val="8"/>
        <w:snapToGrid w:val="0"/>
        <w:ind w:firstLine="360" w:firstLineChars="200"/>
        <w:rPr>
          <w:rFonts w:hint="default" w:ascii="Times New Roman" w:hAnsi="Times New Roman" w:eastAsia="仿宋"/>
          <w:lang w:val="en-US" w:eastAsia="zh-CN"/>
        </w:rPr>
      </w:pPr>
      <w:ins w:id="78" w:author="1111" w:date="2025-09-04T20:38:42Z">
        <w:r>
          <w:rPr>
            <w:rStyle w:val="16"/>
            <w:rFonts w:ascii="Times New Roman" w:hAnsi="Times New Roman" w:eastAsia="仿宋"/>
          </w:rPr>
          <w:footnoteRef/>
        </w:r>
      </w:ins>
      <w:ins w:id="79" w:author="1111" w:date="2025-09-04T20:38:42Z">
        <w:r>
          <w:rPr>
            <w:rFonts w:ascii="Times New Roman" w:hAnsi="Times New Roman" w:eastAsia="仿宋"/>
          </w:rPr>
          <w:t xml:space="preserve"> </w:t>
        </w:r>
      </w:ins>
      <w:ins w:id="80" w:author="1111" w:date="2025-09-04T20:39:25Z">
        <w:r>
          <w:rPr>
            <w:rFonts w:hint="eastAsia" w:ascii="Times New Roman" w:hAnsi="Times New Roman" w:eastAsia="仿宋"/>
          </w:rPr>
          <w:t>李建伟</w:t>
        </w:r>
      </w:ins>
      <w:ins w:id="81" w:author="1111" w:date="2025-09-05T16:00:16Z">
        <w:r>
          <w:rPr>
            <w:rFonts w:hint="eastAsia" w:ascii="Times New Roman" w:hAnsi="Times New Roman" w:eastAsia="仿宋"/>
            <w:lang w:eastAsia="zh-CN"/>
          </w:rPr>
          <w:t>、</w:t>
        </w:r>
      </w:ins>
      <w:ins w:id="82" w:author="1111" w:date="2025-09-04T20:39:25Z">
        <w:r>
          <w:rPr>
            <w:rFonts w:hint="eastAsia" w:ascii="Times New Roman" w:hAnsi="Times New Roman" w:eastAsia="仿宋"/>
          </w:rPr>
          <w:t>岳万兵</w:t>
        </w:r>
      </w:ins>
      <w:ins w:id="83" w:author="1111" w:date="2025-09-05T16:00:18Z">
        <w:r>
          <w:rPr>
            <w:rFonts w:hint="eastAsia" w:ascii="Times New Roman" w:hAnsi="Times New Roman" w:eastAsia="仿宋"/>
            <w:lang w:eastAsia="zh-CN"/>
          </w:rPr>
          <w:t>：《</w:t>
        </w:r>
      </w:ins>
      <w:ins w:id="84" w:author="1111" w:date="2025-09-04T20:39:25Z">
        <w:r>
          <w:rPr>
            <w:rFonts w:hint="eastAsia" w:ascii="Times New Roman" w:hAnsi="Times New Roman" w:eastAsia="仿宋"/>
          </w:rPr>
          <w:t>董事对债权人的信义义务——公司资本制度视角的考察</w:t>
        </w:r>
      </w:ins>
      <w:ins w:id="85" w:author="1111" w:date="2025-09-05T16:00:22Z">
        <w:r>
          <w:rPr>
            <w:rFonts w:hint="eastAsia" w:ascii="Times New Roman" w:hAnsi="Times New Roman" w:eastAsia="仿宋"/>
            <w:lang w:eastAsia="zh-CN"/>
          </w:rPr>
          <w:t>》，</w:t>
        </w:r>
      </w:ins>
      <w:ins w:id="86" w:author="1111" w:date="2025-09-05T16:00:24Z">
        <w:r>
          <w:rPr>
            <w:rFonts w:hint="eastAsia" w:ascii="Times New Roman" w:hAnsi="Times New Roman" w:eastAsia="仿宋"/>
            <w:lang w:val="en-US" w:eastAsia="zh-CN"/>
          </w:rPr>
          <w:t>载《</w:t>
        </w:r>
      </w:ins>
      <w:ins w:id="87" w:author="1111" w:date="2025-09-04T20:39:25Z">
        <w:r>
          <w:rPr>
            <w:rFonts w:hint="eastAsia" w:ascii="Times New Roman" w:hAnsi="Times New Roman" w:eastAsia="仿宋"/>
          </w:rPr>
          <w:t>中国政法大学学报</w:t>
        </w:r>
      </w:ins>
      <w:ins w:id="88" w:author="1111" w:date="2025-09-05T16:00:30Z">
        <w:r>
          <w:rPr>
            <w:rFonts w:hint="eastAsia" w:ascii="Times New Roman" w:hAnsi="Times New Roman" w:eastAsia="仿宋"/>
            <w:lang w:eastAsia="zh-CN"/>
          </w:rPr>
          <w:t>》</w:t>
        </w:r>
      </w:ins>
      <w:ins w:id="89" w:author="1111" w:date="2025-09-05T16:00:31Z">
        <w:r>
          <w:rPr>
            <w:rFonts w:hint="eastAsia" w:ascii="Times New Roman" w:hAnsi="Times New Roman" w:eastAsia="仿宋"/>
            <w:lang w:val="en-US" w:eastAsia="zh-CN"/>
          </w:rPr>
          <w:t>2022</w:t>
        </w:r>
      </w:ins>
      <w:ins w:id="90" w:author="1111" w:date="2025-09-05T16:00:32Z">
        <w:r>
          <w:rPr>
            <w:rFonts w:hint="eastAsia" w:ascii="Times New Roman" w:hAnsi="Times New Roman" w:eastAsia="仿宋"/>
            <w:lang w:val="en-US" w:eastAsia="zh-CN"/>
          </w:rPr>
          <w:t>年第</w:t>
        </w:r>
      </w:ins>
      <w:ins w:id="91" w:author="1111" w:date="2025-09-05T16:00:33Z">
        <w:r>
          <w:rPr>
            <w:rFonts w:hint="eastAsia" w:ascii="Times New Roman" w:hAnsi="Times New Roman" w:eastAsia="仿宋"/>
            <w:lang w:val="en-US" w:eastAsia="zh-CN"/>
          </w:rPr>
          <w:t>2</w:t>
        </w:r>
      </w:ins>
      <w:ins w:id="92" w:author="1111" w:date="2025-09-05T16:00:35Z">
        <w:r>
          <w:rPr>
            <w:rFonts w:hint="eastAsia" w:ascii="Times New Roman" w:hAnsi="Times New Roman" w:eastAsia="仿宋"/>
            <w:lang w:val="en-US" w:eastAsia="zh-CN"/>
          </w:rPr>
          <w:t>期</w:t>
        </w:r>
      </w:ins>
      <w:ins w:id="93" w:author="1111" w:date="2025-09-05T16:00:36Z">
        <w:r>
          <w:rPr>
            <w:rFonts w:hint="eastAsia" w:ascii="Times New Roman" w:hAnsi="Times New Roman" w:eastAsia="仿宋"/>
            <w:lang w:val="en-US" w:eastAsia="zh-CN"/>
          </w:rPr>
          <w:t>。</w:t>
        </w:r>
      </w:ins>
    </w:p>
  </w:footnote>
  <w:footnote w:id="66">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赵万一：《公司收购中目标公司董事信义义务研究》，载《河南财经政法大学学报》2012年第2期。</w:t>
      </w:r>
    </w:p>
  </w:footnote>
  <w:footnote w:id="67">
    <w:p>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郑佳宁：《目标公司董事信义义务客观标准之构建》，载《东方法学》2017年第4期。</w:t>
      </w:r>
    </w:p>
  </w:footnote>
  <w:footnote w:id="68">
    <w:p>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史欣媛：《目标公司董事信义义务判定标准的路径建构——以美国和英国实践为视角》，载《甘肃政法大学学报》2021年第4期。</w:t>
      </w:r>
    </w:p>
  </w:footnote>
  <w:footnote w:id="69">
    <w:p>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《公司法》第18</w:t>
      </w:r>
      <w:r>
        <w:rPr>
          <w:rFonts w:ascii="Times New Roman" w:hAnsi="Times New Roman" w:eastAsia="仿宋" w:cs="Times New Roman"/>
        </w:rPr>
        <w:t>6</w:t>
      </w:r>
      <w:r>
        <w:rPr>
          <w:rFonts w:hint="eastAsia" w:ascii="Times New Roman" w:hAnsi="Times New Roman" w:eastAsia="仿宋" w:cs="Times New Roman"/>
        </w:rPr>
        <w:t>条：“董事、监事、高级管理人员违反本法第一百八十一条至第一百八十四条规定所得的收入应当归公司所有。”</w:t>
      </w:r>
    </w:p>
    <w:p>
      <w:pPr>
        <w:pStyle w:val="8"/>
        <w:ind w:firstLine="360" w:firstLineChars="200"/>
        <w:rPr>
          <w:rFonts w:ascii="Times New Roman" w:hAnsi="Times New Roman" w:eastAsia="仿宋" w:cs="Times New Roman"/>
        </w:rPr>
      </w:pPr>
      <w:r>
        <w:rPr>
          <w:rFonts w:hint="eastAsia" w:ascii="Times New Roman" w:hAnsi="Times New Roman" w:eastAsia="仿宋" w:cs="Times New Roman"/>
        </w:rPr>
        <w:t>《公司法》第188条：“董事、监事、高级管理人员执行职务违反法律、行政法规或者公司章程的规定，给公司造成损失的，应当承担赔偿责任。”</w:t>
      </w:r>
    </w:p>
  </w:footnote>
  <w:footnote w:id="70">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雷驰：《“一体两面”的企业社会责任与公司法的进化》，载《中外法学》2008年第1期。</w:t>
      </w:r>
    </w:p>
  </w:footnote>
  <w:footnote w:id="71">
    <w:p>
      <w:pPr>
        <w:pStyle w:val="8"/>
        <w:wordWrap w:val="0"/>
        <w:topLinePunct/>
        <w:ind w:firstLine="360" w:firstLineChars="200"/>
        <w:rPr>
          <w:ins w:id="94" w:author="1111" w:date="2025-09-04T21:37:38Z"/>
          <w:rFonts w:ascii="Times New Roman" w:hAnsi="Times New Roman" w:eastAsia="仿宋" w:cs="Times New Roman"/>
        </w:rPr>
      </w:pPr>
      <w:ins w:id="95" w:author="1111" w:date="2025-09-04T21:37:38Z">
        <w:r>
          <w:rPr>
            <w:rStyle w:val="16"/>
            <w:rFonts w:ascii="Times New Roman" w:hAnsi="Times New Roman" w:eastAsia="仿宋" w:cs="Times New Roman"/>
          </w:rPr>
          <w:footnoteRef/>
        </w:r>
      </w:ins>
      <w:ins w:id="96" w:author="1111" w:date="2025-09-04T21:37:38Z">
        <w:r>
          <w:rPr>
            <w:rFonts w:ascii="Times New Roman" w:hAnsi="Times New Roman" w:eastAsia="仿宋" w:cs="Times New Roman"/>
          </w:rPr>
          <w:t xml:space="preserve"> </w:t>
        </w:r>
      </w:ins>
      <w:ins w:id="97" w:author="1111" w:date="2025-09-04T21:37:38Z">
        <w:r>
          <w:rPr>
            <w:rFonts w:hint="eastAsia" w:ascii="Times New Roman" w:hAnsi="Times New Roman" w:eastAsia="仿宋" w:cs="Times New Roman"/>
          </w:rPr>
          <w:t>徐强胜、王萍萍：《论董事对第三人责任——兼评〈公司法（修订草案）〉第一百九十条》，载《河南社会科学》2023年第7期。</w:t>
        </w:r>
      </w:ins>
    </w:p>
  </w:footnote>
  <w:footnote w:id="72">
    <w:p>
      <w:pPr>
        <w:pStyle w:val="8"/>
        <w:snapToGrid w:val="0"/>
        <w:ind w:firstLine="360" w:firstLineChars="200"/>
        <w:rPr>
          <w:rFonts w:ascii="Times New Roman" w:hAnsi="Times New Roman" w:eastAsia="仿宋"/>
        </w:rPr>
      </w:pPr>
      <w:ins w:id="98" w:author="1111" w:date="2025-09-04T20:45:21Z">
        <w:r>
          <w:rPr>
            <w:rStyle w:val="16"/>
            <w:rFonts w:ascii="Times New Roman" w:hAnsi="Times New Roman" w:eastAsia="仿宋"/>
          </w:rPr>
          <w:footnoteRef/>
        </w:r>
      </w:ins>
      <w:ins w:id="99" w:author="1111" w:date="2025-09-04T20:45:21Z">
        <w:r>
          <w:rPr>
            <w:rFonts w:ascii="Times New Roman" w:hAnsi="Times New Roman" w:eastAsia="仿宋"/>
          </w:rPr>
          <w:t xml:space="preserve"> </w:t>
        </w:r>
      </w:ins>
      <w:ins w:id="100" w:author="1111" w:date="2025-09-05T16:36:38Z">
        <w:r>
          <w:rPr>
            <w:rFonts w:hint="eastAsia" w:ascii="Times New Roman" w:hAnsi="Times New Roman" w:eastAsia="仿宋"/>
          </w:rPr>
          <w:t>张巍、林一英、李志刚等:《董事对股东有无信义义务———新公司法第一百九十一条、第一百九十二条之法理与现实》,《人民司法》2024年第4期。</w:t>
        </w:r>
      </w:ins>
    </w:p>
  </w:footnote>
  <w:footnote w:id="73">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徐强胜、王萍萍：《论董事对第三人责任——兼评〈公司法（修订草案）〉第一百九十条》，载《河南社会科学》2023年第7期。</w:t>
      </w:r>
    </w:p>
  </w:footnote>
  <w:footnote w:id="74">
    <w:p>
      <w:pPr>
        <w:pStyle w:val="8"/>
        <w:snapToGrid w:val="0"/>
        <w:ind w:firstLine="360" w:firstLineChars="200"/>
        <w:rPr>
          <w:rFonts w:hint="eastAsia" w:ascii="Times New Roman" w:hAnsi="Times New Roman" w:eastAsia="仿宋"/>
          <w:lang w:val="en-US" w:eastAsia="zh-CN"/>
        </w:rPr>
      </w:pPr>
      <w:ins w:id="101" w:author="1111" w:date="2025-09-05T14:32:26Z">
        <w:r>
          <w:rPr>
            <w:rStyle w:val="16"/>
            <w:rFonts w:ascii="Times New Roman" w:hAnsi="Times New Roman" w:eastAsia="仿宋"/>
          </w:rPr>
          <w:footnoteRef/>
        </w:r>
      </w:ins>
      <w:ins w:id="102" w:author="1111" w:date="2025-09-05T14:32:44Z">
        <w:r>
          <w:rPr>
            <w:rFonts w:hint="eastAsia" w:ascii="Times New Roman" w:hAnsi="Times New Roman" w:eastAsia="仿宋"/>
          </w:rPr>
          <w:t>李晓明</w:t>
        </w:r>
      </w:ins>
      <w:ins w:id="103" w:author="1111" w:date="2025-09-05T16:00:52Z">
        <w:r>
          <w:rPr>
            <w:rFonts w:hint="eastAsia" w:ascii="Times New Roman" w:hAnsi="Times New Roman" w:eastAsia="仿宋"/>
            <w:lang w:eastAsia="zh-CN"/>
          </w:rPr>
          <w:t>：</w:t>
        </w:r>
      </w:ins>
      <w:ins w:id="104" w:author="1111" w:date="2025-09-05T16:00:55Z">
        <w:r>
          <w:rPr>
            <w:rFonts w:hint="eastAsia" w:ascii="Times New Roman" w:hAnsi="Times New Roman" w:eastAsia="仿宋"/>
            <w:lang w:eastAsia="zh-CN"/>
          </w:rPr>
          <w:t>《</w:t>
        </w:r>
      </w:ins>
      <w:ins w:id="105" w:author="1111" w:date="2025-09-05T14:32:44Z">
        <w:r>
          <w:rPr>
            <w:rFonts w:hint="eastAsia" w:ascii="Times New Roman" w:hAnsi="Times New Roman" w:eastAsia="仿宋"/>
          </w:rPr>
          <w:t>董事第三人责任的理论因应与规范适用</w:t>
        </w:r>
      </w:ins>
      <w:ins w:id="106" w:author="1111" w:date="2025-09-05T16:00:58Z">
        <w:r>
          <w:rPr>
            <w:rFonts w:hint="eastAsia" w:ascii="Times New Roman" w:hAnsi="Times New Roman" w:eastAsia="仿宋"/>
            <w:lang w:eastAsia="zh-CN"/>
          </w:rPr>
          <w:t>》，</w:t>
        </w:r>
      </w:ins>
      <w:ins w:id="107" w:author="1111" w:date="2025-09-05T16:01:00Z">
        <w:r>
          <w:rPr>
            <w:rFonts w:hint="eastAsia" w:ascii="Times New Roman" w:hAnsi="Times New Roman" w:eastAsia="仿宋"/>
            <w:lang w:val="en-US" w:eastAsia="zh-CN"/>
          </w:rPr>
          <w:t>载</w:t>
        </w:r>
      </w:ins>
      <w:ins w:id="108" w:author="1111" w:date="2025-09-05T16:01:01Z">
        <w:r>
          <w:rPr>
            <w:rFonts w:hint="eastAsia" w:ascii="Times New Roman" w:hAnsi="Times New Roman" w:eastAsia="仿宋"/>
            <w:lang w:val="en-US" w:eastAsia="zh-CN"/>
          </w:rPr>
          <w:t>《</w:t>
        </w:r>
      </w:ins>
      <w:ins w:id="109" w:author="1111" w:date="2025-09-05T14:32:44Z">
        <w:r>
          <w:rPr>
            <w:rFonts w:hint="eastAsia" w:ascii="Times New Roman" w:hAnsi="Times New Roman" w:eastAsia="仿宋"/>
          </w:rPr>
          <w:t>郑州大学学报(哲学社会科学版)</w:t>
        </w:r>
      </w:ins>
      <w:ins w:id="110" w:author="1111" w:date="2025-09-05T16:01:04Z">
        <w:r>
          <w:rPr>
            <w:rFonts w:hint="eastAsia" w:ascii="Times New Roman" w:hAnsi="Times New Roman" w:eastAsia="仿宋"/>
            <w:lang w:eastAsia="zh-CN"/>
          </w:rPr>
          <w:t>》</w:t>
        </w:r>
      </w:ins>
      <w:ins w:id="111" w:author="1111" w:date="2025-09-05T14:32:44Z">
        <w:r>
          <w:rPr>
            <w:rFonts w:hint="eastAsia" w:ascii="Times New Roman" w:hAnsi="Times New Roman" w:eastAsia="仿宋"/>
          </w:rPr>
          <w:t>2025</w:t>
        </w:r>
      </w:ins>
      <w:ins w:id="112" w:author="1111" w:date="2025-09-05T16:01:09Z">
        <w:r>
          <w:rPr>
            <w:rFonts w:hint="eastAsia" w:ascii="Times New Roman" w:hAnsi="Times New Roman" w:eastAsia="仿宋"/>
            <w:lang w:val="en-US" w:eastAsia="zh-CN"/>
          </w:rPr>
          <w:t>年</w:t>
        </w:r>
      </w:ins>
      <w:ins w:id="113" w:author="1111" w:date="2025-09-05T16:01:10Z">
        <w:r>
          <w:rPr>
            <w:rFonts w:hint="eastAsia" w:ascii="Times New Roman" w:hAnsi="Times New Roman" w:eastAsia="仿宋"/>
            <w:lang w:val="en-US" w:eastAsia="zh-CN"/>
          </w:rPr>
          <w:t>第</w:t>
        </w:r>
      </w:ins>
      <w:ins w:id="114" w:author="1111" w:date="2025-09-05T14:32:44Z">
        <w:r>
          <w:rPr>
            <w:rFonts w:hint="eastAsia" w:ascii="Times New Roman" w:hAnsi="Times New Roman" w:eastAsia="仿宋"/>
          </w:rPr>
          <w:t>1</w:t>
        </w:r>
      </w:ins>
      <w:ins w:id="115" w:author="1111" w:date="2025-09-05T16:01:16Z">
        <w:r>
          <w:rPr>
            <w:rFonts w:hint="eastAsia" w:ascii="Times New Roman" w:hAnsi="Times New Roman" w:eastAsia="仿宋"/>
            <w:lang w:val="en-US" w:eastAsia="zh-CN"/>
          </w:rPr>
          <w:t>期</w:t>
        </w:r>
      </w:ins>
      <w:ins w:id="116" w:author="1111" w:date="2025-09-05T16:01:17Z">
        <w:r>
          <w:rPr>
            <w:rFonts w:hint="eastAsia" w:ascii="Times New Roman" w:hAnsi="Times New Roman" w:eastAsia="仿宋"/>
            <w:lang w:val="en-US" w:eastAsia="zh-CN"/>
          </w:rPr>
          <w:t>。</w:t>
        </w:r>
      </w:ins>
    </w:p>
  </w:footnote>
  <w:footnote w:id="75">
    <w:p>
      <w:pPr>
        <w:pStyle w:val="8"/>
        <w:snapToGrid w:val="0"/>
        <w:ind w:firstLine="360" w:firstLineChars="200"/>
        <w:rPr>
          <w:rFonts w:hint="eastAsia" w:ascii="Times New Roman" w:hAnsi="Times New Roman" w:eastAsia="仿宋"/>
          <w:lang w:val="en-US" w:eastAsia="zh-CN"/>
        </w:rPr>
      </w:pPr>
      <w:ins w:id="117" w:author="1111" w:date="2025-09-05T15:15:28Z">
        <w:r>
          <w:rPr>
            <w:rStyle w:val="16"/>
            <w:rFonts w:ascii="Times New Roman" w:hAnsi="Times New Roman" w:eastAsia="仿宋"/>
          </w:rPr>
          <w:footnoteRef/>
        </w:r>
      </w:ins>
      <w:ins w:id="118" w:author="1111" w:date="2025-09-05T15:15:28Z">
        <w:r>
          <w:rPr>
            <w:rFonts w:ascii="Times New Roman" w:hAnsi="Times New Roman" w:eastAsia="仿宋"/>
          </w:rPr>
          <w:t xml:space="preserve"> </w:t>
        </w:r>
      </w:ins>
      <w:ins w:id="119" w:author="1111" w:date="2025-09-05T16:34:54Z">
        <w:r>
          <w:rPr>
            <w:rFonts w:hint="eastAsia" w:ascii="Times New Roman" w:hAnsi="Times New Roman" w:eastAsia="仿宋"/>
          </w:rPr>
          <w:t>叶名怡</w:t>
        </w:r>
      </w:ins>
      <w:ins w:id="120" w:author="1111" w:date="2025-09-05T16:35:01Z">
        <w:r>
          <w:rPr>
            <w:rFonts w:hint="eastAsia" w:ascii="Times New Roman" w:hAnsi="Times New Roman" w:eastAsia="仿宋"/>
            <w:lang w:eastAsia="zh-CN"/>
          </w:rPr>
          <w:t>：</w:t>
        </w:r>
      </w:ins>
      <w:ins w:id="121" w:author="1111" w:date="2025-09-05T16:35:02Z">
        <w:r>
          <w:rPr>
            <w:rFonts w:hint="eastAsia" w:ascii="Times New Roman" w:hAnsi="Times New Roman" w:eastAsia="仿宋"/>
            <w:lang w:eastAsia="zh-CN"/>
          </w:rPr>
          <w:t>《</w:t>
        </w:r>
      </w:ins>
      <w:ins w:id="122" w:author="1111" w:date="2025-09-05T16:34:54Z">
        <w:r>
          <w:rPr>
            <w:rFonts w:hint="eastAsia" w:ascii="Times New Roman" w:hAnsi="Times New Roman" w:eastAsia="仿宋"/>
          </w:rPr>
          <w:t>董事对第三人责任的性质</w:t>
        </w:r>
      </w:ins>
      <w:ins w:id="123" w:author="1111" w:date="2025-09-05T16:35:05Z">
        <w:r>
          <w:rPr>
            <w:rFonts w:hint="eastAsia" w:ascii="Times New Roman" w:hAnsi="Times New Roman" w:eastAsia="仿宋"/>
            <w:lang w:eastAsia="zh-CN"/>
          </w:rPr>
          <w:t>》</w:t>
        </w:r>
      </w:ins>
      <w:ins w:id="124" w:author="1111" w:date="2025-09-05T16:35:06Z">
        <w:r>
          <w:rPr>
            <w:rFonts w:hint="eastAsia" w:ascii="Times New Roman" w:hAnsi="Times New Roman" w:eastAsia="仿宋"/>
            <w:lang w:eastAsia="zh-CN"/>
          </w:rPr>
          <w:t>，</w:t>
        </w:r>
      </w:ins>
      <w:ins w:id="125" w:author="1111" w:date="2025-09-05T16:35:07Z">
        <w:r>
          <w:rPr>
            <w:rFonts w:hint="eastAsia" w:ascii="Times New Roman" w:hAnsi="Times New Roman" w:eastAsia="仿宋"/>
            <w:lang w:val="en-US" w:eastAsia="zh-CN"/>
          </w:rPr>
          <w:t>载《</w:t>
        </w:r>
      </w:ins>
      <w:ins w:id="126" w:author="1111" w:date="2025-09-05T16:34:54Z">
        <w:r>
          <w:rPr>
            <w:rFonts w:hint="eastAsia" w:ascii="Times New Roman" w:hAnsi="Times New Roman" w:eastAsia="仿宋"/>
          </w:rPr>
          <w:t>法商研究</w:t>
        </w:r>
      </w:ins>
      <w:ins w:id="127" w:author="1111" w:date="2025-09-05T16:35:12Z">
        <w:r>
          <w:rPr>
            <w:rFonts w:hint="eastAsia" w:ascii="Times New Roman" w:hAnsi="Times New Roman" w:eastAsia="仿宋"/>
            <w:lang w:eastAsia="zh-CN"/>
          </w:rPr>
          <w:t>》</w:t>
        </w:r>
      </w:ins>
      <w:ins w:id="128" w:author="1111" w:date="2025-09-05T16:34:54Z">
        <w:r>
          <w:rPr>
            <w:rFonts w:hint="eastAsia" w:ascii="Times New Roman" w:hAnsi="Times New Roman" w:eastAsia="仿宋"/>
          </w:rPr>
          <w:t>2025</w:t>
        </w:r>
      </w:ins>
      <w:ins w:id="129" w:author="1111" w:date="2025-09-05T16:35:16Z">
        <w:r>
          <w:rPr>
            <w:rFonts w:hint="eastAsia" w:ascii="Times New Roman" w:hAnsi="Times New Roman" w:eastAsia="仿宋"/>
            <w:lang w:val="en-US" w:eastAsia="zh-CN"/>
          </w:rPr>
          <w:t>年</w:t>
        </w:r>
      </w:ins>
      <w:ins w:id="130" w:author="1111" w:date="2025-09-05T16:35:17Z">
        <w:r>
          <w:rPr>
            <w:rFonts w:hint="eastAsia" w:ascii="Times New Roman" w:hAnsi="Times New Roman" w:eastAsia="仿宋"/>
            <w:lang w:val="en-US" w:eastAsia="zh-CN"/>
          </w:rPr>
          <w:t>第</w:t>
        </w:r>
      </w:ins>
      <w:ins w:id="131" w:author="1111" w:date="2025-09-05T16:34:54Z">
        <w:r>
          <w:rPr>
            <w:rFonts w:hint="eastAsia" w:ascii="Times New Roman" w:hAnsi="Times New Roman" w:eastAsia="仿宋"/>
          </w:rPr>
          <w:t>4</w:t>
        </w:r>
      </w:ins>
      <w:ins w:id="132" w:author="1111" w:date="2025-09-05T16:35:21Z">
        <w:r>
          <w:rPr>
            <w:rFonts w:hint="eastAsia" w:ascii="Times New Roman" w:hAnsi="Times New Roman" w:eastAsia="仿宋"/>
            <w:lang w:val="en-US" w:eastAsia="zh-CN"/>
          </w:rPr>
          <w:t>期</w:t>
        </w:r>
      </w:ins>
      <w:ins w:id="133" w:author="1111" w:date="2025-09-05T16:35:22Z">
        <w:r>
          <w:rPr>
            <w:rFonts w:hint="eastAsia" w:ascii="Times New Roman" w:hAnsi="Times New Roman" w:eastAsia="仿宋"/>
            <w:lang w:val="en-US" w:eastAsia="zh-CN"/>
          </w:rPr>
          <w:t>。</w:t>
        </w:r>
      </w:ins>
    </w:p>
  </w:footnote>
  <w:footnote w:id="76">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李建伟：《论公司社会责任的内涵界定与实现机制建构——以董事的信义义务为视角》，载《清华法学》2010年第2期。</w:t>
      </w:r>
    </w:p>
  </w:footnote>
  <w:footnote w:id="77">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施天涛：《〈公司法〉第5条的理想与现实:公司社会责任何以实施?》，载《清华法学》2019年第5期。</w:t>
      </w:r>
    </w:p>
  </w:footnote>
  <w:footnote w:id="78">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王利明：《论禁止滥用权利——兼评〈总则编解释〉第3条》，载《中国法律评论》2022年第3期。</w:t>
      </w:r>
    </w:p>
  </w:footnote>
  <w:footnote w:id="79">
    <w:p>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郭雳、武鸿儒：《ESG趋向下的公司治理现代化》，载《北京大学学报(哲学社会科学版)》2023年第4期。</w:t>
      </w:r>
    </w:p>
  </w:footnote>
  <w:footnote w:id="80">
    <w:p>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公司法》第236条第2款：“公司财产在分别支付清算费用、职工的工资、社会保险费用和法定补偿金，缴纳所欠税款，清偿公司债务后的剩余财产，有限责任公司按照股东的出资比例分配，股份有限公司按照股东持有的股份比例分配。”</w:t>
      </w:r>
    </w:p>
  </w:footnote>
  <w:footnote w:id="81">
    <w:p>
      <w:pPr>
        <w:pStyle w:val="8"/>
        <w:snapToGrid w:val="0"/>
        <w:ind w:firstLine="360" w:firstLineChars="200"/>
        <w:rPr>
          <w:rFonts w:hint="eastAsia" w:ascii="Times New Roman" w:hAnsi="Times New Roman" w:eastAsia="仿宋" w:cs="Times New Roman"/>
        </w:rPr>
      </w:pPr>
      <w:ins w:id="134" w:author="1111" w:date="2025-09-01T20:22:36Z">
        <w:r>
          <w:rPr>
            <w:rStyle w:val="16"/>
            <w:rFonts w:ascii="Times New Roman" w:hAnsi="Times New Roman" w:eastAsia="仿宋"/>
          </w:rPr>
          <w:footnoteRef/>
        </w:r>
      </w:ins>
      <w:ins w:id="135" w:author="1111" w:date="2025-09-01T20:22:36Z">
        <w:r>
          <w:rPr>
            <w:rFonts w:ascii="Times New Roman" w:hAnsi="Times New Roman" w:eastAsia="仿宋"/>
          </w:rPr>
          <w:t xml:space="preserve"> </w:t>
        </w:r>
      </w:ins>
      <w:ins w:id="136" w:author="1111" w:date="2025-09-05T16:45:04Z">
        <w:r>
          <w:rPr>
            <w:rFonts w:hint="eastAsia" w:ascii="Times New Roman" w:hAnsi="Times New Roman" w:eastAsia="仿宋" w:cs="Times New Roman"/>
          </w:rPr>
          <w:t>Eelco De Groot</w:t>
        </w:r>
      </w:ins>
      <w:ins w:id="137" w:author="1111" w:date="2025-09-05T16:45:39Z">
        <w:r>
          <w:rPr>
            <w:rFonts w:hint="eastAsia" w:ascii="Times New Roman" w:hAnsi="Times New Roman" w:eastAsia="仿宋" w:cs="Times New Roman"/>
            <w:lang w:val="en-US"/>
          </w:rPr>
          <w:t xml:space="preserve">, </w:t>
        </w:r>
      </w:ins>
      <w:ins w:id="138" w:author="1111" w:date="2025-09-05T16:45:04Z">
        <w:r>
          <w:rPr>
            <w:rFonts w:hint="eastAsia" w:ascii="Times New Roman" w:hAnsi="Times New Roman" w:eastAsia="仿宋" w:cs="Times New Roman"/>
          </w:rPr>
          <w:t>Social Impact Assessment and Mediation</w:t>
        </w:r>
      </w:ins>
      <w:ins w:id="139" w:author="1111" w:date="2025-09-05T16:45:50Z">
        <w:r>
          <w:rPr>
            <w:rFonts w:hint="eastAsia" w:ascii="Times New Roman" w:hAnsi="Times New Roman" w:eastAsia="仿宋" w:cs="Times New Roman"/>
            <w:lang w:val="en-US"/>
          </w:rPr>
          <w:t xml:space="preserve">, </w:t>
        </w:r>
      </w:ins>
      <w:ins w:id="140" w:author="1111" w:date="2025-09-05T16:45:04Z">
        <w:r>
          <w:rPr>
            <w:rFonts w:hint="eastAsia" w:ascii="Times New Roman" w:hAnsi="Times New Roman" w:eastAsia="仿宋" w:cs="Times New Roman"/>
          </w:rPr>
          <w:t>Corporate Mediation Journa</w:t>
        </w:r>
      </w:ins>
      <w:ins w:id="141" w:author="1111" w:date="2025-09-05T16:45:59Z">
        <w:r>
          <w:rPr>
            <w:rFonts w:hint="eastAsia" w:ascii="Times New Roman" w:hAnsi="Times New Roman" w:eastAsia="仿宋" w:cs="Times New Roman"/>
            <w:lang w:val="en-US"/>
          </w:rPr>
          <w:t xml:space="preserve">, </w:t>
        </w:r>
      </w:ins>
      <w:ins w:id="142" w:author="1111" w:date="2025-09-05T16:46:09Z">
        <w:r>
          <w:rPr>
            <w:rFonts w:hint="eastAsia" w:ascii="Times New Roman" w:hAnsi="Times New Roman" w:eastAsia="仿宋" w:cs="Times New Roman"/>
            <w:lang w:val="en-US"/>
          </w:rPr>
          <w:t>V</w:t>
        </w:r>
      </w:ins>
      <w:ins w:id="143" w:author="1111" w:date="2025-09-05T16:46:10Z">
        <w:r>
          <w:rPr>
            <w:rFonts w:hint="eastAsia" w:ascii="Times New Roman" w:hAnsi="Times New Roman" w:eastAsia="仿宋" w:cs="Times New Roman"/>
            <w:lang w:val="en-US"/>
          </w:rPr>
          <w:t>ol</w:t>
        </w:r>
      </w:ins>
      <w:ins w:id="144" w:author="1111" w:date="2025-09-05T16:46:14Z">
        <w:r>
          <w:rPr>
            <w:rFonts w:hint="eastAsia" w:ascii="Times New Roman" w:hAnsi="Times New Roman" w:eastAsia="仿宋" w:cs="Times New Roman"/>
            <w:lang w:val="en-US"/>
          </w:rPr>
          <w:t>.</w:t>
        </w:r>
      </w:ins>
      <w:ins w:id="145" w:author="1111" w:date="2025-09-05T16:46:15Z">
        <w:r>
          <w:rPr>
            <w:rFonts w:hint="eastAsia" w:ascii="Times New Roman" w:hAnsi="Times New Roman" w:eastAsia="仿宋" w:cs="Times New Roman"/>
            <w:lang w:val="en-US"/>
          </w:rPr>
          <w:t xml:space="preserve"> </w:t>
        </w:r>
      </w:ins>
      <w:ins w:id="146" w:author="1111" w:date="2025-09-05T16:46:16Z">
        <w:r>
          <w:rPr>
            <w:rFonts w:hint="eastAsia" w:ascii="Times New Roman" w:hAnsi="Times New Roman" w:eastAsia="仿宋" w:cs="Times New Roman"/>
            <w:lang w:val="en-US"/>
          </w:rPr>
          <w:t>1</w:t>
        </w:r>
      </w:ins>
      <w:ins w:id="147" w:author="1111" w:date="2025-09-05T16:46:17Z">
        <w:r>
          <w:rPr>
            <w:rFonts w:hint="eastAsia" w:ascii="Times New Roman" w:hAnsi="Times New Roman" w:eastAsia="仿宋" w:cs="Times New Roman"/>
            <w:lang w:val="en-US"/>
          </w:rPr>
          <w:t>:12</w:t>
        </w:r>
      </w:ins>
      <w:ins w:id="148" w:author="1111" w:date="2025-09-05T16:46:21Z">
        <w:r>
          <w:rPr>
            <w:rFonts w:hint="eastAsia" w:ascii="Times New Roman" w:hAnsi="Times New Roman" w:eastAsia="仿宋" w:cs="Times New Roman"/>
            <w:lang w:val="en-US"/>
          </w:rPr>
          <w:t>,</w:t>
        </w:r>
      </w:ins>
      <w:ins w:id="149" w:author="1111" w:date="2025-09-05T16:46:26Z">
        <w:r>
          <w:rPr>
            <w:rFonts w:hint="eastAsia" w:ascii="Times New Roman" w:hAnsi="Times New Roman" w:eastAsia="仿宋" w:cs="Times New Roman"/>
            <w:lang w:val="en-US"/>
          </w:rPr>
          <w:t xml:space="preserve"> </w:t>
        </w:r>
      </w:ins>
      <w:ins w:id="150" w:author="1111" w:date="2025-09-05T16:46:23Z">
        <w:r>
          <w:rPr>
            <w:rFonts w:hint="eastAsia" w:ascii="Times New Roman" w:hAnsi="Times New Roman" w:eastAsia="仿宋" w:cs="Times New Roman"/>
            <w:lang w:val="en-US"/>
          </w:rPr>
          <w:t>p.</w:t>
        </w:r>
      </w:ins>
      <w:ins w:id="151" w:author="1111" w:date="2025-09-05T16:46:43Z">
        <w:r>
          <w:rPr>
            <w:rFonts w:hint="eastAsia" w:ascii="Times New Roman" w:hAnsi="Times New Roman" w:eastAsia="仿宋" w:cs="Times New Roman"/>
            <w:lang w:val="en-US"/>
          </w:rPr>
          <w:t>1</w:t>
        </w:r>
      </w:ins>
      <w:ins w:id="152" w:author="1111" w:date="2025-09-05T16:46:44Z">
        <w:r>
          <w:rPr>
            <w:rFonts w:hint="eastAsia" w:ascii="Times New Roman" w:hAnsi="Times New Roman" w:eastAsia="仿宋" w:cs="Times New Roman"/>
            <w:lang w:val="en-US"/>
          </w:rPr>
          <w:t>2</w:t>
        </w:r>
      </w:ins>
      <w:ins w:id="153" w:author="1111" w:date="2025-09-05T16:46:45Z">
        <w:r>
          <w:rPr>
            <w:rFonts w:hint="eastAsia" w:ascii="Times New Roman" w:hAnsi="Times New Roman" w:eastAsia="仿宋" w:cs="Times New Roman"/>
            <w:lang w:val="en-US"/>
          </w:rPr>
          <w:t xml:space="preserve"> </w:t>
        </w:r>
      </w:ins>
      <w:ins w:id="154" w:author="1111" w:date="2025-09-05T16:49:52Z">
        <w:r>
          <w:rPr>
            <w:rFonts w:hint="eastAsia" w:ascii="Times New Roman" w:hAnsi="Times New Roman" w:eastAsia="仿宋" w:cs="Times New Roman"/>
            <w:lang w:val="en-US"/>
          </w:rPr>
          <w:t>(</w:t>
        </w:r>
      </w:ins>
      <w:ins w:id="155" w:author="1111" w:date="2025-09-05T16:45:04Z">
        <w:r>
          <w:rPr>
            <w:rFonts w:hint="eastAsia" w:ascii="Times New Roman" w:hAnsi="Times New Roman" w:eastAsia="仿宋" w:cs="Times New Roman"/>
          </w:rPr>
          <w:t>2020</w:t>
        </w:r>
      </w:ins>
      <w:ins w:id="156" w:author="1111" w:date="2025-09-05T16:49:55Z">
        <w:r>
          <w:rPr>
            <w:rFonts w:hint="eastAsia" w:ascii="Times New Roman" w:hAnsi="Times New Roman" w:eastAsia="仿宋" w:cs="Times New Roman"/>
            <w:lang w:val="en-US"/>
          </w:rPr>
          <w:t>)</w:t>
        </w:r>
      </w:ins>
      <w:ins w:id="157" w:author="1111" w:date="2025-09-05T16:49:49Z">
        <w:r>
          <w:rPr>
            <w:rFonts w:hint="eastAsia" w:ascii="Times New Roman" w:hAnsi="Times New Roman" w:eastAsia="仿宋" w:cs="Times New Roman"/>
            <w:lang w:val="en-US"/>
          </w:rPr>
          <w:t>.</w:t>
        </w:r>
      </w:ins>
    </w:p>
  </w:footnote>
  <w:footnote w:id="82">
    <w:p>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蔡琳：《论“利益”的解析与“衡量”的展开》，载《法制与社会发展》2015年第1期。</w:t>
      </w:r>
    </w:p>
  </w:footnote>
  <w:footnote w:id="83">
    <w:p>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《反垄断法》第6条：“经营者可以通过公平竞争、自愿联合，依法实施集中，扩大经营规模，提高市场竞争能力。”</w:t>
      </w:r>
    </w:p>
  </w:footnote>
  <w:footnote w:id="84">
    <w:p>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 xml:space="preserve">Kokkoris I </w:t>
      </w:r>
      <w:r>
        <w:rPr>
          <w:rFonts w:ascii="Times New Roman" w:hAnsi="Times New Roman" w:eastAsia="仿宋" w:cs="Times New Roman"/>
        </w:rPr>
        <w:t xml:space="preserve">, </w:t>
      </w:r>
      <w:r>
        <w:rPr>
          <w:rFonts w:hint="eastAsia" w:ascii="Times New Roman" w:hAnsi="Times New Roman" w:eastAsia="仿宋" w:cs="Times New Roman"/>
        </w:rPr>
        <w:t xml:space="preserve"> </w:t>
      </w:r>
      <w:r>
        <w:rPr>
          <w:rFonts w:hint="eastAsia" w:ascii="Times New Roman" w:hAnsi="Times New Roman" w:eastAsia="仿宋" w:cs="Times New Roman"/>
          <w:i w:val="0"/>
          <w:iCs/>
        </w:rPr>
        <w:t>National Security as a Public Interest Consideration in</w:t>
      </w:r>
      <w:r>
        <w:rPr>
          <w:rFonts w:ascii="Times New Roman" w:hAnsi="Times New Roman" w:eastAsia="仿宋" w:cs="Times New Roman"/>
          <w:i w:val="0"/>
          <w:iCs/>
        </w:rPr>
        <w:t xml:space="preserve"> </w:t>
      </w:r>
      <w:r>
        <w:rPr>
          <w:rFonts w:hint="eastAsia" w:ascii="Times New Roman" w:hAnsi="Times New Roman" w:eastAsia="仿宋" w:cs="Times New Roman"/>
          <w:i w:val="0"/>
          <w:iCs/>
        </w:rPr>
        <w:t>UK Merger Control</w:t>
      </w:r>
      <w:r>
        <w:rPr>
          <w:rFonts w:ascii="Times New Roman" w:hAnsi="Times New Roman" w:eastAsia="仿宋" w:cs="Times New Roman"/>
        </w:rPr>
        <w:t xml:space="preserve">, </w:t>
      </w:r>
      <w:r>
        <w:rPr>
          <w:rFonts w:hint="eastAsia" w:ascii="Times New Roman" w:hAnsi="Times New Roman" w:eastAsia="仿宋" w:cs="Times New Roman"/>
        </w:rPr>
        <w:t xml:space="preserve">Journal of Strategic Security </w:t>
      </w:r>
      <w:r>
        <w:rPr>
          <w:rFonts w:ascii="Times New Roman" w:hAnsi="Times New Roman" w:eastAsia="仿宋" w:cs="Times New Roman"/>
        </w:rPr>
        <w:t>,Vol.14:47,p.69-70</w:t>
      </w:r>
      <w:r>
        <w:rPr>
          <w:rFonts w:hint="eastAsia" w:ascii="Times New Roman" w:hAnsi="Times New Roman" w:eastAsia="仿宋" w:cs="Times New Roman"/>
        </w:rPr>
        <w:t xml:space="preserve"> (2021) </w:t>
      </w:r>
      <w:r>
        <w:rPr>
          <w:rFonts w:ascii="Times New Roman" w:hAnsi="Times New Roman" w:eastAsia="仿宋" w:cs="Times New Roman"/>
        </w:rPr>
        <w:t>.</w:t>
      </w:r>
    </w:p>
  </w:footnote>
  <w:footnote w:id="85">
    <w:p>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段宏磊：《我国经营者集中分类分级审查制度的构建——以新《反垄断法》第37条为分析对象》，载《法商研究》2022年第6期。</w:t>
      </w:r>
    </w:p>
  </w:footnote>
  <w:footnote w:id="86">
    <w:p>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王磊：《数据驱动型并购创新效应的反垄断审查》，《北京大学学报（哲学社会科学版）》2022年第3期；郭传凯：《反垄断法“鼓励创新”的功能定位及其实现》，《山东大学学报（哲学社会科学版）》2023年第4期。</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1111">
    <w15:presenceInfo w15:providerId="WPS Office" w15:userId="3298718253"/>
  </w15:person>
  <w15:person w15:author="s Han">
    <w15:presenceInfo w15:providerId="Windows Live" w15:userId="0501a114d57225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NotDisplayPageBoundaries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74"/>
    <w:footnote w:id="175"/>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76D581"/>
    <w:rsid w:val="0013725D"/>
    <w:rsid w:val="0027086E"/>
    <w:rsid w:val="003141E5"/>
    <w:rsid w:val="00586FEB"/>
    <w:rsid w:val="005C4DFF"/>
    <w:rsid w:val="00742FA9"/>
    <w:rsid w:val="007626AE"/>
    <w:rsid w:val="00B03901"/>
    <w:rsid w:val="00B86325"/>
    <w:rsid w:val="00BE3C8E"/>
    <w:rsid w:val="00C61EF1"/>
    <w:rsid w:val="00CD69A2"/>
    <w:rsid w:val="00D45124"/>
    <w:rsid w:val="00D72111"/>
    <w:rsid w:val="00DD7B72"/>
    <w:rsid w:val="00F522B9"/>
    <w:rsid w:val="05D9A9C2"/>
    <w:rsid w:val="073DAC55"/>
    <w:rsid w:val="07F824C5"/>
    <w:rsid w:val="09DF9D7F"/>
    <w:rsid w:val="0AFBAF0B"/>
    <w:rsid w:val="0B841752"/>
    <w:rsid w:val="0BFD1471"/>
    <w:rsid w:val="0BFF7DE0"/>
    <w:rsid w:val="0CF5F92D"/>
    <w:rsid w:val="0DDF01B1"/>
    <w:rsid w:val="0FDF8968"/>
    <w:rsid w:val="10FF5C94"/>
    <w:rsid w:val="14B7BC5B"/>
    <w:rsid w:val="14F748CF"/>
    <w:rsid w:val="1676B879"/>
    <w:rsid w:val="16F41F74"/>
    <w:rsid w:val="17FFB682"/>
    <w:rsid w:val="195F0FC8"/>
    <w:rsid w:val="19DAAEE8"/>
    <w:rsid w:val="19DF1BB1"/>
    <w:rsid w:val="19FE12C0"/>
    <w:rsid w:val="1AF262D7"/>
    <w:rsid w:val="1C62B6E7"/>
    <w:rsid w:val="1D4B44BA"/>
    <w:rsid w:val="1D5B5FCB"/>
    <w:rsid w:val="1DF69310"/>
    <w:rsid w:val="1EABB2E2"/>
    <w:rsid w:val="1EF21EC1"/>
    <w:rsid w:val="1EFC9F4F"/>
    <w:rsid w:val="1F55F299"/>
    <w:rsid w:val="1F74468E"/>
    <w:rsid w:val="1F76631D"/>
    <w:rsid w:val="1F7A3D6E"/>
    <w:rsid w:val="1F9D3D01"/>
    <w:rsid w:val="1FDFBC3C"/>
    <w:rsid w:val="1FEB6843"/>
    <w:rsid w:val="2179C088"/>
    <w:rsid w:val="221F70A4"/>
    <w:rsid w:val="25FD5B9B"/>
    <w:rsid w:val="2667BF29"/>
    <w:rsid w:val="27BB6CC1"/>
    <w:rsid w:val="27E9097D"/>
    <w:rsid w:val="27EE138F"/>
    <w:rsid w:val="2B7EF5EF"/>
    <w:rsid w:val="2B9C8F84"/>
    <w:rsid w:val="2BBF4DE5"/>
    <w:rsid w:val="2BCB7492"/>
    <w:rsid w:val="2BFF12DC"/>
    <w:rsid w:val="2CBF8844"/>
    <w:rsid w:val="2CF9D736"/>
    <w:rsid w:val="2CFF3414"/>
    <w:rsid w:val="2DBF3244"/>
    <w:rsid w:val="2E145D9D"/>
    <w:rsid w:val="2EAF88E0"/>
    <w:rsid w:val="2EB3FE67"/>
    <w:rsid w:val="2F9F5401"/>
    <w:rsid w:val="2FBD8AF2"/>
    <w:rsid w:val="2FBFEB84"/>
    <w:rsid w:val="2FD91635"/>
    <w:rsid w:val="2FDD7F62"/>
    <w:rsid w:val="2FEF2D74"/>
    <w:rsid w:val="2FFF671B"/>
    <w:rsid w:val="2FFF7614"/>
    <w:rsid w:val="30DD1C80"/>
    <w:rsid w:val="333A82B1"/>
    <w:rsid w:val="33DF9C76"/>
    <w:rsid w:val="33E18BB5"/>
    <w:rsid w:val="344B9CA9"/>
    <w:rsid w:val="34665A75"/>
    <w:rsid w:val="357B1FFD"/>
    <w:rsid w:val="35CFBB62"/>
    <w:rsid w:val="365617F8"/>
    <w:rsid w:val="36FF6912"/>
    <w:rsid w:val="379EC07C"/>
    <w:rsid w:val="37E8F5DF"/>
    <w:rsid w:val="37EF7C09"/>
    <w:rsid w:val="37F42E3B"/>
    <w:rsid w:val="37FB8316"/>
    <w:rsid w:val="37FD0B07"/>
    <w:rsid w:val="38B68732"/>
    <w:rsid w:val="39DDCE7C"/>
    <w:rsid w:val="3B7A602D"/>
    <w:rsid w:val="3BAE41FC"/>
    <w:rsid w:val="3BD3051B"/>
    <w:rsid w:val="3BDF5E45"/>
    <w:rsid w:val="3BF7EDE8"/>
    <w:rsid w:val="3BFF014C"/>
    <w:rsid w:val="3C74CD5B"/>
    <w:rsid w:val="3CFF0A87"/>
    <w:rsid w:val="3D765506"/>
    <w:rsid w:val="3D971641"/>
    <w:rsid w:val="3DF63404"/>
    <w:rsid w:val="3DFD53C7"/>
    <w:rsid w:val="3DFE9FD0"/>
    <w:rsid w:val="3DFF111F"/>
    <w:rsid w:val="3DFF552D"/>
    <w:rsid w:val="3DFF7685"/>
    <w:rsid w:val="3DFFAAD3"/>
    <w:rsid w:val="3E6E2807"/>
    <w:rsid w:val="3E7FBF21"/>
    <w:rsid w:val="3EBFF077"/>
    <w:rsid w:val="3EF7DD2F"/>
    <w:rsid w:val="3EFA3FB3"/>
    <w:rsid w:val="3EFE3D0D"/>
    <w:rsid w:val="3EFFA250"/>
    <w:rsid w:val="3F5FE4EF"/>
    <w:rsid w:val="3F6EFEAD"/>
    <w:rsid w:val="3F714015"/>
    <w:rsid w:val="3F7292DA"/>
    <w:rsid w:val="3F7FE114"/>
    <w:rsid w:val="3F9DDB4B"/>
    <w:rsid w:val="3F9EE9F6"/>
    <w:rsid w:val="3F9FCE2E"/>
    <w:rsid w:val="3FABFC2E"/>
    <w:rsid w:val="3FAFCA86"/>
    <w:rsid w:val="3FBDC212"/>
    <w:rsid w:val="3FBEDBD3"/>
    <w:rsid w:val="3FBF83E5"/>
    <w:rsid w:val="3FD56A32"/>
    <w:rsid w:val="3FD69933"/>
    <w:rsid w:val="3FD76C49"/>
    <w:rsid w:val="3FDF6DA0"/>
    <w:rsid w:val="3FDFD780"/>
    <w:rsid w:val="3FE792B3"/>
    <w:rsid w:val="3FEB0E6D"/>
    <w:rsid w:val="3FEBC6ED"/>
    <w:rsid w:val="3FEF2EA8"/>
    <w:rsid w:val="3FF40691"/>
    <w:rsid w:val="3FF767EE"/>
    <w:rsid w:val="3FF7796A"/>
    <w:rsid w:val="3FFB2343"/>
    <w:rsid w:val="3FFC50D6"/>
    <w:rsid w:val="3FFD19F5"/>
    <w:rsid w:val="3FFE9158"/>
    <w:rsid w:val="3FFF23B1"/>
    <w:rsid w:val="3FFF8710"/>
    <w:rsid w:val="3FFFDDA0"/>
    <w:rsid w:val="4173712D"/>
    <w:rsid w:val="417C5A7B"/>
    <w:rsid w:val="460C573C"/>
    <w:rsid w:val="47BF4E72"/>
    <w:rsid w:val="49CC3D92"/>
    <w:rsid w:val="4B77FE7F"/>
    <w:rsid w:val="4B7F9889"/>
    <w:rsid w:val="4DA99CAC"/>
    <w:rsid w:val="4DBF0E3F"/>
    <w:rsid w:val="4DEE3A0D"/>
    <w:rsid w:val="4DFA0983"/>
    <w:rsid w:val="4ECFA564"/>
    <w:rsid w:val="4EEBED6C"/>
    <w:rsid w:val="4F39EFBC"/>
    <w:rsid w:val="4F3C5DAE"/>
    <w:rsid w:val="4FB738D4"/>
    <w:rsid w:val="4FB7FAC7"/>
    <w:rsid w:val="4FBC5A92"/>
    <w:rsid w:val="4FBF047A"/>
    <w:rsid w:val="4FBFD8D8"/>
    <w:rsid w:val="4FDF1F4E"/>
    <w:rsid w:val="4FDF3F04"/>
    <w:rsid w:val="4FE91093"/>
    <w:rsid w:val="4FFA6A78"/>
    <w:rsid w:val="4FFECB93"/>
    <w:rsid w:val="52F7CEC9"/>
    <w:rsid w:val="53778B3D"/>
    <w:rsid w:val="53D54723"/>
    <w:rsid w:val="54F69C1D"/>
    <w:rsid w:val="55D35E00"/>
    <w:rsid w:val="55E7E381"/>
    <w:rsid w:val="55E9D553"/>
    <w:rsid w:val="56DFB8A7"/>
    <w:rsid w:val="56F77BF2"/>
    <w:rsid w:val="56FEC0F9"/>
    <w:rsid w:val="56FF3C33"/>
    <w:rsid w:val="573DAE1E"/>
    <w:rsid w:val="573DFA2A"/>
    <w:rsid w:val="577B4C74"/>
    <w:rsid w:val="57CDAD81"/>
    <w:rsid w:val="57D35796"/>
    <w:rsid w:val="57F0A9F6"/>
    <w:rsid w:val="57F819AF"/>
    <w:rsid w:val="57F9C908"/>
    <w:rsid w:val="58FFEA7F"/>
    <w:rsid w:val="59EE9CB8"/>
    <w:rsid w:val="59F7F83C"/>
    <w:rsid w:val="5AD60894"/>
    <w:rsid w:val="5AFCD5D4"/>
    <w:rsid w:val="5AFFDE4F"/>
    <w:rsid w:val="5BDF1D95"/>
    <w:rsid w:val="5D3BCADC"/>
    <w:rsid w:val="5D756B18"/>
    <w:rsid w:val="5DBF589E"/>
    <w:rsid w:val="5DF574C9"/>
    <w:rsid w:val="5DFB7E27"/>
    <w:rsid w:val="5DFBD7BB"/>
    <w:rsid w:val="5DFF8E72"/>
    <w:rsid w:val="5EE78A90"/>
    <w:rsid w:val="5EF54902"/>
    <w:rsid w:val="5EF75D1A"/>
    <w:rsid w:val="5EFE298D"/>
    <w:rsid w:val="5EFF3DEF"/>
    <w:rsid w:val="5F3C4058"/>
    <w:rsid w:val="5F3F78E1"/>
    <w:rsid w:val="5F3FC92F"/>
    <w:rsid w:val="5F58E16F"/>
    <w:rsid w:val="5F6FC49C"/>
    <w:rsid w:val="5F7E0764"/>
    <w:rsid w:val="5F7FE097"/>
    <w:rsid w:val="5F9686AF"/>
    <w:rsid w:val="5FA77495"/>
    <w:rsid w:val="5FCA24DC"/>
    <w:rsid w:val="5FCD31DA"/>
    <w:rsid w:val="5FDB514C"/>
    <w:rsid w:val="5FDDFEF4"/>
    <w:rsid w:val="5FDE47FC"/>
    <w:rsid w:val="5FDF2BDA"/>
    <w:rsid w:val="5FDF8229"/>
    <w:rsid w:val="5FE5B847"/>
    <w:rsid w:val="5FF0291D"/>
    <w:rsid w:val="5FF511A3"/>
    <w:rsid w:val="5FF7BF34"/>
    <w:rsid w:val="5FFF63F8"/>
    <w:rsid w:val="5FFFB7C9"/>
    <w:rsid w:val="5FFFD91A"/>
    <w:rsid w:val="61BB84CE"/>
    <w:rsid w:val="63BFE871"/>
    <w:rsid w:val="63C36AB4"/>
    <w:rsid w:val="63E3789F"/>
    <w:rsid w:val="63FD94D8"/>
    <w:rsid w:val="63FE3073"/>
    <w:rsid w:val="64B8B4DA"/>
    <w:rsid w:val="64BF8495"/>
    <w:rsid w:val="65D4926D"/>
    <w:rsid w:val="65DD7745"/>
    <w:rsid w:val="65FF2002"/>
    <w:rsid w:val="666F1BD0"/>
    <w:rsid w:val="66F44BD7"/>
    <w:rsid w:val="66FEE9B1"/>
    <w:rsid w:val="673F7FF0"/>
    <w:rsid w:val="674E013F"/>
    <w:rsid w:val="678F104D"/>
    <w:rsid w:val="67AEE305"/>
    <w:rsid w:val="67D7389F"/>
    <w:rsid w:val="67FD8045"/>
    <w:rsid w:val="67FF5807"/>
    <w:rsid w:val="68673955"/>
    <w:rsid w:val="68FDE47B"/>
    <w:rsid w:val="69AF88FB"/>
    <w:rsid w:val="69C7E2D8"/>
    <w:rsid w:val="6A3ED7A8"/>
    <w:rsid w:val="6A7E0B52"/>
    <w:rsid w:val="6A7F95EE"/>
    <w:rsid w:val="6B036BF0"/>
    <w:rsid w:val="6B53C058"/>
    <w:rsid w:val="6B642EB4"/>
    <w:rsid w:val="6BC67D1A"/>
    <w:rsid w:val="6BDF810B"/>
    <w:rsid w:val="6BF3F4A3"/>
    <w:rsid w:val="6BFE6ACF"/>
    <w:rsid w:val="6BFFA1FB"/>
    <w:rsid w:val="6CD96FB2"/>
    <w:rsid w:val="6D974A94"/>
    <w:rsid w:val="6DB7A162"/>
    <w:rsid w:val="6DBF19C6"/>
    <w:rsid w:val="6DEEFB72"/>
    <w:rsid w:val="6DF7120C"/>
    <w:rsid w:val="6E0F8446"/>
    <w:rsid w:val="6E6F1405"/>
    <w:rsid w:val="6EBD2409"/>
    <w:rsid w:val="6ECD9638"/>
    <w:rsid w:val="6EDF0ABA"/>
    <w:rsid w:val="6EF90796"/>
    <w:rsid w:val="6EFDA007"/>
    <w:rsid w:val="6F318650"/>
    <w:rsid w:val="6F45FEF8"/>
    <w:rsid w:val="6F7792C2"/>
    <w:rsid w:val="6F99E7E8"/>
    <w:rsid w:val="6F9F1A9D"/>
    <w:rsid w:val="6FA34E4A"/>
    <w:rsid w:val="6FAA2030"/>
    <w:rsid w:val="6FBFCE88"/>
    <w:rsid w:val="6FD709A9"/>
    <w:rsid w:val="6FEDC37C"/>
    <w:rsid w:val="6FF71A95"/>
    <w:rsid w:val="6FF88577"/>
    <w:rsid w:val="6FFAD475"/>
    <w:rsid w:val="6FFB2177"/>
    <w:rsid w:val="6FFCEBC2"/>
    <w:rsid w:val="6FFD8FEA"/>
    <w:rsid w:val="6FFE14E6"/>
    <w:rsid w:val="6FFE2E57"/>
    <w:rsid w:val="6FFE55ED"/>
    <w:rsid w:val="6FFF033C"/>
    <w:rsid w:val="6FFF91C6"/>
    <w:rsid w:val="71BF1612"/>
    <w:rsid w:val="72B9D276"/>
    <w:rsid w:val="72FEA4D8"/>
    <w:rsid w:val="72FF30CA"/>
    <w:rsid w:val="73BF6809"/>
    <w:rsid w:val="73BFFCF5"/>
    <w:rsid w:val="73CD92DA"/>
    <w:rsid w:val="73FF1A25"/>
    <w:rsid w:val="74685C18"/>
    <w:rsid w:val="74F6E750"/>
    <w:rsid w:val="757F6193"/>
    <w:rsid w:val="759F2500"/>
    <w:rsid w:val="75B3E5B3"/>
    <w:rsid w:val="75CF8CB7"/>
    <w:rsid w:val="75DD114F"/>
    <w:rsid w:val="75DF3B51"/>
    <w:rsid w:val="75EB78FD"/>
    <w:rsid w:val="75F38671"/>
    <w:rsid w:val="75F81E1E"/>
    <w:rsid w:val="75FF7740"/>
    <w:rsid w:val="762F7E20"/>
    <w:rsid w:val="766FA225"/>
    <w:rsid w:val="767B9235"/>
    <w:rsid w:val="769818E0"/>
    <w:rsid w:val="76AEC05A"/>
    <w:rsid w:val="76BD08A8"/>
    <w:rsid w:val="76BEA2D3"/>
    <w:rsid w:val="76CF261D"/>
    <w:rsid w:val="76F1C2E5"/>
    <w:rsid w:val="76FB2034"/>
    <w:rsid w:val="76FE53C8"/>
    <w:rsid w:val="76FF83BF"/>
    <w:rsid w:val="76FFB9EC"/>
    <w:rsid w:val="770D84C3"/>
    <w:rsid w:val="7739B40F"/>
    <w:rsid w:val="774D4D68"/>
    <w:rsid w:val="7756EFE0"/>
    <w:rsid w:val="775746F3"/>
    <w:rsid w:val="775BB7B3"/>
    <w:rsid w:val="777751FF"/>
    <w:rsid w:val="777FA0DA"/>
    <w:rsid w:val="77BB32E1"/>
    <w:rsid w:val="77BEAE36"/>
    <w:rsid w:val="77BEE561"/>
    <w:rsid w:val="77BF8383"/>
    <w:rsid w:val="77BF942D"/>
    <w:rsid w:val="77BFF85A"/>
    <w:rsid w:val="77DC23E3"/>
    <w:rsid w:val="77DCE5E4"/>
    <w:rsid w:val="77E724DA"/>
    <w:rsid w:val="77E7EAD5"/>
    <w:rsid w:val="77EF8547"/>
    <w:rsid w:val="77EFC304"/>
    <w:rsid w:val="77F24830"/>
    <w:rsid w:val="77F3DCFF"/>
    <w:rsid w:val="77F4EB90"/>
    <w:rsid w:val="77F62E24"/>
    <w:rsid w:val="77F79C01"/>
    <w:rsid w:val="77F7F4C2"/>
    <w:rsid w:val="77F82383"/>
    <w:rsid w:val="77FBADFE"/>
    <w:rsid w:val="77FCB07B"/>
    <w:rsid w:val="77FE0112"/>
    <w:rsid w:val="77FEB0E6"/>
    <w:rsid w:val="78BB12C5"/>
    <w:rsid w:val="78BF31B3"/>
    <w:rsid w:val="78BF69C4"/>
    <w:rsid w:val="792FBC1A"/>
    <w:rsid w:val="79972552"/>
    <w:rsid w:val="79F6A225"/>
    <w:rsid w:val="79F7E81F"/>
    <w:rsid w:val="79FDBD94"/>
    <w:rsid w:val="7A5F473F"/>
    <w:rsid w:val="7A739141"/>
    <w:rsid w:val="7AA69B2B"/>
    <w:rsid w:val="7AE7E02E"/>
    <w:rsid w:val="7AEEE54D"/>
    <w:rsid w:val="7AF534C5"/>
    <w:rsid w:val="7AF6AD6F"/>
    <w:rsid w:val="7AF832B6"/>
    <w:rsid w:val="7B3E430D"/>
    <w:rsid w:val="7B76BC38"/>
    <w:rsid w:val="7B77426A"/>
    <w:rsid w:val="7B785C6A"/>
    <w:rsid w:val="7B7936C3"/>
    <w:rsid w:val="7BA3CEEA"/>
    <w:rsid w:val="7BB85A7B"/>
    <w:rsid w:val="7BB88427"/>
    <w:rsid w:val="7BBF02FD"/>
    <w:rsid w:val="7BCDBBDA"/>
    <w:rsid w:val="7BCE88E5"/>
    <w:rsid w:val="7BDA8BE9"/>
    <w:rsid w:val="7BDD00AF"/>
    <w:rsid w:val="7BDD893E"/>
    <w:rsid w:val="7BEF4ADB"/>
    <w:rsid w:val="7BEFD1D9"/>
    <w:rsid w:val="7BF5AF6E"/>
    <w:rsid w:val="7BF65CE2"/>
    <w:rsid w:val="7BF68260"/>
    <w:rsid w:val="7BFF0D6D"/>
    <w:rsid w:val="7BFF4B5B"/>
    <w:rsid w:val="7BFF94F9"/>
    <w:rsid w:val="7C7F7B9B"/>
    <w:rsid w:val="7C9E93A9"/>
    <w:rsid w:val="7CBFBB75"/>
    <w:rsid w:val="7CDB4D04"/>
    <w:rsid w:val="7CE593A1"/>
    <w:rsid w:val="7CF73FE5"/>
    <w:rsid w:val="7D7F7D25"/>
    <w:rsid w:val="7DBC854F"/>
    <w:rsid w:val="7DBD5FEF"/>
    <w:rsid w:val="7DBE00B7"/>
    <w:rsid w:val="7DCE4939"/>
    <w:rsid w:val="7DDBBB27"/>
    <w:rsid w:val="7DEB6363"/>
    <w:rsid w:val="7DF1514F"/>
    <w:rsid w:val="7DF3CCE6"/>
    <w:rsid w:val="7DFBF350"/>
    <w:rsid w:val="7DFCDB31"/>
    <w:rsid w:val="7DFF9CEC"/>
    <w:rsid w:val="7E4B9D5D"/>
    <w:rsid w:val="7E4E5A8A"/>
    <w:rsid w:val="7E5E2204"/>
    <w:rsid w:val="7E5FD2B3"/>
    <w:rsid w:val="7E76D581"/>
    <w:rsid w:val="7E77FDCF"/>
    <w:rsid w:val="7E7BF9FB"/>
    <w:rsid w:val="7E7F2122"/>
    <w:rsid w:val="7E927071"/>
    <w:rsid w:val="7E9F6303"/>
    <w:rsid w:val="7EBCB005"/>
    <w:rsid w:val="7EBE9021"/>
    <w:rsid w:val="7EBF214D"/>
    <w:rsid w:val="7ECACEBE"/>
    <w:rsid w:val="7ED326CD"/>
    <w:rsid w:val="7EDF9D32"/>
    <w:rsid w:val="7EE7F6B2"/>
    <w:rsid w:val="7EEB98C6"/>
    <w:rsid w:val="7EEBCEA6"/>
    <w:rsid w:val="7EF5F306"/>
    <w:rsid w:val="7EF74AEA"/>
    <w:rsid w:val="7EF80598"/>
    <w:rsid w:val="7EFBF0F3"/>
    <w:rsid w:val="7EFF24B7"/>
    <w:rsid w:val="7F3B1D62"/>
    <w:rsid w:val="7F3FB826"/>
    <w:rsid w:val="7F3FC8F1"/>
    <w:rsid w:val="7F45D50D"/>
    <w:rsid w:val="7F47B732"/>
    <w:rsid w:val="7F4C115B"/>
    <w:rsid w:val="7F570ACA"/>
    <w:rsid w:val="7F577BF1"/>
    <w:rsid w:val="7F5F950F"/>
    <w:rsid w:val="7F67C51D"/>
    <w:rsid w:val="7F6B356C"/>
    <w:rsid w:val="7F6E8B63"/>
    <w:rsid w:val="7F7470F2"/>
    <w:rsid w:val="7F7D6636"/>
    <w:rsid w:val="7F7DD234"/>
    <w:rsid w:val="7F7F4EB0"/>
    <w:rsid w:val="7FA910BA"/>
    <w:rsid w:val="7FADA7CC"/>
    <w:rsid w:val="7FB825B0"/>
    <w:rsid w:val="7FBDAB59"/>
    <w:rsid w:val="7FBECF11"/>
    <w:rsid w:val="7FBF6BBC"/>
    <w:rsid w:val="7FBFD6A3"/>
    <w:rsid w:val="7FCFAAAC"/>
    <w:rsid w:val="7FD530A2"/>
    <w:rsid w:val="7FDEF146"/>
    <w:rsid w:val="7FDF30D9"/>
    <w:rsid w:val="7FEC0E38"/>
    <w:rsid w:val="7FECE8A8"/>
    <w:rsid w:val="7FEE428C"/>
    <w:rsid w:val="7FEFDC22"/>
    <w:rsid w:val="7FEFF683"/>
    <w:rsid w:val="7FEFFA45"/>
    <w:rsid w:val="7FF6C06A"/>
    <w:rsid w:val="7FF71AC3"/>
    <w:rsid w:val="7FF7949D"/>
    <w:rsid w:val="7FF7A766"/>
    <w:rsid w:val="7FF94B30"/>
    <w:rsid w:val="7FF9D179"/>
    <w:rsid w:val="7FF9D474"/>
    <w:rsid w:val="7FFA69AB"/>
    <w:rsid w:val="7FFB1CE8"/>
    <w:rsid w:val="7FFCDFDC"/>
    <w:rsid w:val="7FFCFE35"/>
    <w:rsid w:val="7FFDB5E2"/>
    <w:rsid w:val="7FFE0088"/>
    <w:rsid w:val="7FFE4726"/>
    <w:rsid w:val="7FFEB66B"/>
    <w:rsid w:val="7FFF23F4"/>
    <w:rsid w:val="7FFF59A1"/>
    <w:rsid w:val="7FFFAA30"/>
    <w:rsid w:val="7FFFF6E5"/>
    <w:rsid w:val="876DB62E"/>
    <w:rsid w:val="8D319A52"/>
    <w:rsid w:val="8DFBE0D8"/>
    <w:rsid w:val="8F7DE8B4"/>
    <w:rsid w:val="8FBF1754"/>
    <w:rsid w:val="8FBFAEEE"/>
    <w:rsid w:val="9675EEEF"/>
    <w:rsid w:val="96BF6453"/>
    <w:rsid w:val="973E3B75"/>
    <w:rsid w:val="973ECC6F"/>
    <w:rsid w:val="973F9FAB"/>
    <w:rsid w:val="977C474F"/>
    <w:rsid w:val="97FFACEB"/>
    <w:rsid w:val="9B7A29D2"/>
    <w:rsid w:val="9BBB5392"/>
    <w:rsid w:val="9BBE59DC"/>
    <w:rsid w:val="9BD64E68"/>
    <w:rsid w:val="9BFF2AD3"/>
    <w:rsid w:val="9D9F735C"/>
    <w:rsid w:val="9DB72756"/>
    <w:rsid w:val="9DE7269F"/>
    <w:rsid w:val="9DED06FC"/>
    <w:rsid w:val="9E738C99"/>
    <w:rsid w:val="9ECE3177"/>
    <w:rsid w:val="9F121F2C"/>
    <w:rsid w:val="9F3FF1C4"/>
    <w:rsid w:val="9F7BFDE4"/>
    <w:rsid w:val="9F7E75B4"/>
    <w:rsid w:val="9FB6F7A9"/>
    <w:rsid w:val="9FB7F8E9"/>
    <w:rsid w:val="9FDF426B"/>
    <w:rsid w:val="9FF4240C"/>
    <w:rsid w:val="9FF7AB71"/>
    <w:rsid w:val="9FFF8140"/>
    <w:rsid w:val="A3FF2B8A"/>
    <w:rsid w:val="A6DEC086"/>
    <w:rsid w:val="A6FEDFCF"/>
    <w:rsid w:val="AA33184E"/>
    <w:rsid w:val="AB1BB2F0"/>
    <w:rsid w:val="ABE722C8"/>
    <w:rsid w:val="ADAF6F95"/>
    <w:rsid w:val="AED65FFC"/>
    <w:rsid w:val="AF5E9EF0"/>
    <w:rsid w:val="AF7734CD"/>
    <w:rsid w:val="AF7F9462"/>
    <w:rsid w:val="AFEF1D74"/>
    <w:rsid w:val="AFF7483D"/>
    <w:rsid w:val="B13F9FC6"/>
    <w:rsid w:val="B1DEF1A1"/>
    <w:rsid w:val="B1EE41DF"/>
    <w:rsid w:val="B3CF2074"/>
    <w:rsid w:val="B3FD1236"/>
    <w:rsid w:val="B3FFD384"/>
    <w:rsid w:val="B5DA1E62"/>
    <w:rsid w:val="B5DD8908"/>
    <w:rsid w:val="B6DFDA6F"/>
    <w:rsid w:val="B70E7CAA"/>
    <w:rsid w:val="B733D43B"/>
    <w:rsid w:val="B7975508"/>
    <w:rsid w:val="B79FA0A5"/>
    <w:rsid w:val="B7ABEA78"/>
    <w:rsid w:val="B7B199CE"/>
    <w:rsid w:val="B7FFE2C0"/>
    <w:rsid w:val="B9B9C977"/>
    <w:rsid w:val="B9DF167A"/>
    <w:rsid w:val="B9EFE3C9"/>
    <w:rsid w:val="BAFB71DA"/>
    <w:rsid w:val="BAFD08D8"/>
    <w:rsid w:val="BB4B4B77"/>
    <w:rsid w:val="BB5F90B6"/>
    <w:rsid w:val="BB6F276A"/>
    <w:rsid w:val="BBCE6409"/>
    <w:rsid w:val="BBD7B835"/>
    <w:rsid w:val="BBD93508"/>
    <w:rsid w:val="BBF62ECD"/>
    <w:rsid w:val="BBFF4D53"/>
    <w:rsid w:val="BC7ECA5D"/>
    <w:rsid w:val="BCEFD6A7"/>
    <w:rsid w:val="BCFDFC9C"/>
    <w:rsid w:val="BD773AAF"/>
    <w:rsid w:val="BDB9EFD1"/>
    <w:rsid w:val="BDBF7EA5"/>
    <w:rsid w:val="BDEF9520"/>
    <w:rsid w:val="BDF575A9"/>
    <w:rsid w:val="BE49FE32"/>
    <w:rsid w:val="BE79338A"/>
    <w:rsid w:val="BEB1F03E"/>
    <w:rsid w:val="BEBF0673"/>
    <w:rsid w:val="BEBFBBB2"/>
    <w:rsid w:val="BF1FF2A6"/>
    <w:rsid w:val="BF37792D"/>
    <w:rsid w:val="BF4B7D17"/>
    <w:rsid w:val="BF78B8E4"/>
    <w:rsid w:val="BF7B1598"/>
    <w:rsid w:val="BF7DD1A1"/>
    <w:rsid w:val="BF8F91E2"/>
    <w:rsid w:val="BF9B1245"/>
    <w:rsid w:val="BFA7968B"/>
    <w:rsid w:val="BFAEF777"/>
    <w:rsid w:val="BFAF67EF"/>
    <w:rsid w:val="BFCF906F"/>
    <w:rsid w:val="BFD76E0B"/>
    <w:rsid w:val="BFD9AC19"/>
    <w:rsid w:val="BFDA7886"/>
    <w:rsid w:val="BFDAD384"/>
    <w:rsid w:val="BFDF84F4"/>
    <w:rsid w:val="BFE3DA53"/>
    <w:rsid w:val="BFEC73B1"/>
    <w:rsid w:val="BFF5C4C2"/>
    <w:rsid w:val="BFF9F216"/>
    <w:rsid w:val="BFFBB7F2"/>
    <w:rsid w:val="BFFD6F7E"/>
    <w:rsid w:val="BFFF5DC3"/>
    <w:rsid w:val="C3BF4586"/>
    <w:rsid w:val="C3FBFE56"/>
    <w:rsid w:val="C65D9CFC"/>
    <w:rsid w:val="C679631C"/>
    <w:rsid w:val="C795AB81"/>
    <w:rsid w:val="C7F76DEB"/>
    <w:rsid w:val="CBEF3D1F"/>
    <w:rsid w:val="CBFB4979"/>
    <w:rsid w:val="CBFFC161"/>
    <w:rsid w:val="CC6D93AF"/>
    <w:rsid w:val="CCCF22B5"/>
    <w:rsid w:val="CDABBA1D"/>
    <w:rsid w:val="CDAE5713"/>
    <w:rsid w:val="CDDE3FCC"/>
    <w:rsid w:val="CDFFECA3"/>
    <w:rsid w:val="CE7D86AD"/>
    <w:rsid w:val="CEACB997"/>
    <w:rsid w:val="CECF7848"/>
    <w:rsid w:val="CEF7EAD3"/>
    <w:rsid w:val="CF1B575C"/>
    <w:rsid w:val="CF5F9D75"/>
    <w:rsid w:val="CF6EB375"/>
    <w:rsid w:val="CFDDB8AA"/>
    <w:rsid w:val="CFE74C36"/>
    <w:rsid w:val="CFEF7F7B"/>
    <w:rsid w:val="CFFB408B"/>
    <w:rsid w:val="CFFFC469"/>
    <w:rsid w:val="D19FB083"/>
    <w:rsid w:val="D37D3220"/>
    <w:rsid w:val="D3BF6FA0"/>
    <w:rsid w:val="D3DF39A2"/>
    <w:rsid w:val="D4EE0C0F"/>
    <w:rsid w:val="D53F6943"/>
    <w:rsid w:val="D5EFEEA2"/>
    <w:rsid w:val="D5FDB15B"/>
    <w:rsid w:val="D675B502"/>
    <w:rsid w:val="D69B06DD"/>
    <w:rsid w:val="D6EBFCC4"/>
    <w:rsid w:val="D6FF9548"/>
    <w:rsid w:val="D77E40B6"/>
    <w:rsid w:val="D7AFF129"/>
    <w:rsid w:val="D7DEE547"/>
    <w:rsid w:val="D7FF1EFA"/>
    <w:rsid w:val="D8F56C7E"/>
    <w:rsid w:val="D8F7B0BF"/>
    <w:rsid w:val="D9FD0776"/>
    <w:rsid w:val="D9FEDB46"/>
    <w:rsid w:val="DA6BBFE6"/>
    <w:rsid w:val="DB491ED2"/>
    <w:rsid w:val="DBD79C8B"/>
    <w:rsid w:val="DBF56F05"/>
    <w:rsid w:val="DBFF269C"/>
    <w:rsid w:val="DBFF8634"/>
    <w:rsid w:val="DCE745FC"/>
    <w:rsid w:val="DCEEFE1E"/>
    <w:rsid w:val="DCF4AB17"/>
    <w:rsid w:val="DCFFDB32"/>
    <w:rsid w:val="DD4570F0"/>
    <w:rsid w:val="DD7CDC55"/>
    <w:rsid w:val="DDBDF416"/>
    <w:rsid w:val="DDD71BCB"/>
    <w:rsid w:val="DDDC2CB6"/>
    <w:rsid w:val="DDE63677"/>
    <w:rsid w:val="DDEB899D"/>
    <w:rsid w:val="DDF632A7"/>
    <w:rsid w:val="DDFDA6DC"/>
    <w:rsid w:val="DE3BF7F4"/>
    <w:rsid w:val="DE769442"/>
    <w:rsid w:val="DEA50781"/>
    <w:rsid w:val="DEDB9E34"/>
    <w:rsid w:val="DEDF3B72"/>
    <w:rsid w:val="DEF3BB70"/>
    <w:rsid w:val="DEF3F753"/>
    <w:rsid w:val="DEF75892"/>
    <w:rsid w:val="DEF91A17"/>
    <w:rsid w:val="DF1FC1E5"/>
    <w:rsid w:val="DF67A367"/>
    <w:rsid w:val="DFAFD20E"/>
    <w:rsid w:val="DFBB2A1D"/>
    <w:rsid w:val="DFBFCB08"/>
    <w:rsid w:val="DFCE072C"/>
    <w:rsid w:val="DFD7631C"/>
    <w:rsid w:val="DFD77E6B"/>
    <w:rsid w:val="DFD98038"/>
    <w:rsid w:val="DFEC369A"/>
    <w:rsid w:val="DFEF62C6"/>
    <w:rsid w:val="DFF6CE10"/>
    <w:rsid w:val="DFF93AB3"/>
    <w:rsid w:val="DFFA3F4D"/>
    <w:rsid w:val="DFFAB708"/>
    <w:rsid w:val="DFFB3891"/>
    <w:rsid w:val="DFFB6B04"/>
    <w:rsid w:val="DFFB91C2"/>
    <w:rsid w:val="DFFDB2C2"/>
    <w:rsid w:val="DFFF3E9D"/>
    <w:rsid w:val="E1EF45A2"/>
    <w:rsid w:val="E347DEF2"/>
    <w:rsid w:val="E3BF9A71"/>
    <w:rsid w:val="E3DF44FF"/>
    <w:rsid w:val="E6FF9668"/>
    <w:rsid w:val="E74F0360"/>
    <w:rsid w:val="E77FD767"/>
    <w:rsid w:val="E7D4F221"/>
    <w:rsid w:val="E7E09E02"/>
    <w:rsid w:val="E7EFBADF"/>
    <w:rsid w:val="E7F338BC"/>
    <w:rsid w:val="E7F7B7CC"/>
    <w:rsid w:val="E7FD3744"/>
    <w:rsid w:val="E9774530"/>
    <w:rsid w:val="E9785326"/>
    <w:rsid w:val="E99CF15F"/>
    <w:rsid w:val="E9EB94BC"/>
    <w:rsid w:val="EABB98DC"/>
    <w:rsid w:val="EAE81996"/>
    <w:rsid w:val="EAF9A746"/>
    <w:rsid w:val="EB6CA750"/>
    <w:rsid w:val="EBF47F92"/>
    <w:rsid w:val="EBFA58B0"/>
    <w:rsid w:val="EBFD2534"/>
    <w:rsid w:val="EBFD5F02"/>
    <w:rsid w:val="EDC903ED"/>
    <w:rsid w:val="EDEEBDC1"/>
    <w:rsid w:val="EDF7A9B9"/>
    <w:rsid w:val="EE0CB1BF"/>
    <w:rsid w:val="EE4F7489"/>
    <w:rsid w:val="EE9F1A2D"/>
    <w:rsid w:val="EEBF398A"/>
    <w:rsid w:val="EEF7688B"/>
    <w:rsid w:val="EEFB110E"/>
    <w:rsid w:val="EEFF58D3"/>
    <w:rsid w:val="EEFFE13D"/>
    <w:rsid w:val="EF35EBEA"/>
    <w:rsid w:val="EF7B6232"/>
    <w:rsid w:val="EF95EC3C"/>
    <w:rsid w:val="EFA51CC8"/>
    <w:rsid w:val="EFAFC2DB"/>
    <w:rsid w:val="EFAFDAFB"/>
    <w:rsid w:val="EFB89C23"/>
    <w:rsid w:val="EFBE7044"/>
    <w:rsid w:val="EFBF829C"/>
    <w:rsid w:val="EFC2242C"/>
    <w:rsid w:val="EFEAA719"/>
    <w:rsid w:val="EFF98AB6"/>
    <w:rsid w:val="F14BFFDE"/>
    <w:rsid w:val="F1BB3236"/>
    <w:rsid w:val="F1FBB2E5"/>
    <w:rsid w:val="F26FB0EC"/>
    <w:rsid w:val="F2FB292D"/>
    <w:rsid w:val="F35B378B"/>
    <w:rsid w:val="F3BF95D7"/>
    <w:rsid w:val="F3D1F581"/>
    <w:rsid w:val="F3D369B0"/>
    <w:rsid w:val="F3E6BF74"/>
    <w:rsid w:val="F3EFB63D"/>
    <w:rsid w:val="F49B4E15"/>
    <w:rsid w:val="F4F6E3B2"/>
    <w:rsid w:val="F4FB2E70"/>
    <w:rsid w:val="F5794AF4"/>
    <w:rsid w:val="F57B3FDC"/>
    <w:rsid w:val="F57E1995"/>
    <w:rsid w:val="F5DA2F3B"/>
    <w:rsid w:val="F5F0F382"/>
    <w:rsid w:val="F63FCAC5"/>
    <w:rsid w:val="F6693FB6"/>
    <w:rsid w:val="F6BBD608"/>
    <w:rsid w:val="F6DE8D25"/>
    <w:rsid w:val="F6DF7D4D"/>
    <w:rsid w:val="F6FD2AAC"/>
    <w:rsid w:val="F6FF475B"/>
    <w:rsid w:val="F74F650F"/>
    <w:rsid w:val="F7530370"/>
    <w:rsid w:val="F76643D9"/>
    <w:rsid w:val="F777FA88"/>
    <w:rsid w:val="F79D6323"/>
    <w:rsid w:val="F7AF9912"/>
    <w:rsid w:val="F7B5CC68"/>
    <w:rsid w:val="F7BD33B6"/>
    <w:rsid w:val="F7DFFEE9"/>
    <w:rsid w:val="F7E3DAC5"/>
    <w:rsid w:val="F7E7871A"/>
    <w:rsid w:val="F7EAB475"/>
    <w:rsid w:val="F7F6C89D"/>
    <w:rsid w:val="F7F74516"/>
    <w:rsid w:val="F7FC6F89"/>
    <w:rsid w:val="F7FCA3C1"/>
    <w:rsid w:val="F7FCD71A"/>
    <w:rsid w:val="F7FD0FF9"/>
    <w:rsid w:val="F7FEDAB8"/>
    <w:rsid w:val="F7FF245F"/>
    <w:rsid w:val="F7FF2D05"/>
    <w:rsid w:val="F7FF49D3"/>
    <w:rsid w:val="F7FF8061"/>
    <w:rsid w:val="F7FF8AFB"/>
    <w:rsid w:val="F8CFF8AB"/>
    <w:rsid w:val="F8F1BC79"/>
    <w:rsid w:val="F95D6E16"/>
    <w:rsid w:val="F96F2F32"/>
    <w:rsid w:val="F97F2F6C"/>
    <w:rsid w:val="F9A3BB51"/>
    <w:rsid w:val="F9BFF6EE"/>
    <w:rsid w:val="F9DF4570"/>
    <w:rsid w:val="F9EF9908"/>
    <w:rsid w:val="F9FD55B8"/>
    <w:rsid w:val="F9FE54B3"/>
    <w:rsid w:val="FA675F46"/>
    <w:rsid w:val="FAAF9084"/>
    <w:rsid w:val="FABBD4B9"/>
    <w:rsid w:val="FABF5AB2"/>
    <w:rsid w:val="FABFEFF5"/>
    <w:rsid w:val="FAE5092E"/>
    <w:rsid w:val="FAECA2F6"/>
    <w:rsid w:val="FAEE9727"/>
    <w:rsid w:val="FAF2101B"/>
    <w:rsid w:val="FAF629DE"/>
    <w:rsid w:val="FAFB1B1F"/>
    <w:rsid w:val="FAFF84AD"/>
    <w:rsid w:val="FB1B1619"/>
    <w:rsid w:val="FB1FEED5"/>
    <w:rsid w:val="FB3F2D2D"/>
    <w:rsid w:val="FB572EB6"/>
    <w:rsid w:val="FB6D36BA"/>
    <w:rsid w:val="FB6FA7A3"/>
    <w:rsid w:val="FB77BE70"/>
    <w:rsid w:val="FB79B2FB"/>
    <w:rsid w:val="FB7F4EFC"/>
    <w:rsid w:val="FB7F6565"/>
    <w:rsid w:val="FB7FC7D2"/>
    <w:rsid w:val="FB7FD763"/>
    <w:rsid w:val="FBB3A6C9"/>
    <w:rsid w:val="FBB7CD52"/>
    <w:rsid w:val="FBBB1DC2"/>
    <w:rsid w:val="FBD72A29"/>
    <w:rsid w:val="FBF425FB"/>
    <w:rsid w:val="FBF77814"/>
    <w:rsid w:val="FBFB765D"/>
    <w:rsid w:val="FBFD6F2C"/>
    <w:rsid w:val="FBFF26AB"/>
    <w:rsid w:val="FBFF3D62"/>
    <w:rsid w:val="FCBF443B"/>
    <w:rsid w:val="FCD3409F"/>
    <w:rsid w:val="FCDFD187"/>
    <w:rsid w:val="FCF4A086"/>
    <w:rsid w:val="FCF5C809"/>
    <w:rsid w:val="FCF677D3"/>
    <w:rsid w:val="FCFE14AB"/>
    <w:rsid w:val="FD3B7EDC"/>
    <w:rsid w:val="FD4FA13A"/>
    <w:rsid w:val="FD5785E9"/>
    <w:rsid w:val="FD5D0A6A"/>
    <w:rsid w:val="FD655F8A"/>
    <w:rsid w:val="FD7E7954"/>
    <w:rsid w:val="FDB57B29"/>
    <w:rsid w:val="FDBF2EFF"/>
    <w:rsid w:val="FDBFF76B"/>
    <w:rsid w:val="FDD755E3"/>
    <w:rsid w:val="FDDF3B8A"/>
    <w:rsid w:val="FDDFE483"/>
    <w:rsid w:val="FDF7959A"/>
    <w:rsid w:val="FDF7D22D"/>
    <w:rsid w:val="FDFB99CF"/>
    <w:rsid w:val="FDFCECBE"/>
    <w:rsid w:val="FDFD0F2E"/>
    <w:rsid w:val="FDFF0A01"/>
    <w:rsid w:val="FDFF132D"/>
    <w:rsid w:val="FE5BCBD6"/>
    <w:rsid w:val="FE6FB840"/>
    <w:rsid w:val="FE7C3E24"/>
    <w:rsid w:val="FE7FBE46"/>
    <w:rsid w:val="FE9DE09F"/>
    <w:rsid w:val="FEC7B240"/>
    <w:rsid w:val="FECEDE7C"/>
    <w:rsid w:val="FEDBC005"/>
    <w:rsid w:val="FEDDF46E"/>
    <w:rsid w:val="FEEFDE37"/>
    <w:rsid w:val="FEF3A640"/>
    <w:rsid w:val="FEFAFC1C"/>
    <w:rsid w:val="FEFF6022"/>
    <w:rsid w:val="FEFF965A"/>
    <w:rsid w:val="FF0C62E6"/>
    <w:rsid w:val="FF1FA758"/>
    <w:rsid w:val="FF265414"/>
    <w:rsid w:val="FF2BD1BF"/>
    <w:rsid w:val="FF2EA214"/>
    <w:rsid w:val="FF355CF1"/>
    <w:rsid w:val="FF3F5C60"/>
    <w:rsid w:val="FF4EFD46"/>
    <w:rsid w:val="FF4FEC07"/>
    <w:rsid w:val="FF5E4A68"/>
    <w:rsid w:val="FF6AA668"/>
    <w:rsid w:val="FF6E5B12"/>
    <w:rsid w:val="FF7E6137"/>
    <w:rsid w:val="FF7F37DA"/>
    <w:rsid w:val="FF7F56E8"/>
    <w:rsid w:val="FF7F86EB"/>
    <w:rsid w:val="FF7FB390"/>
    <w:rsid w:val="FF7FF894"/>
    <w:rsid w:val="FF9758BD"/>
    <w:rsid w:val="FF9FFCD8"/>
    <w:rsid w:val="FFB7750C"/>
    <w:rsid w:val="FFBC0BDC"/>
    <w:rsid w:val="FFBC32F6"/>
    <w:rsid w:val="FFBEB3DA"/>
    <w:rsid w:val="FFBF78A8"/>
    <w:rsid w:val="FFCBFACE"/>
    <w:rsid w:val="FFCEFEBB"/>
    <w:rsid w:val="FFCF723C"/>
    <w:rsid w:val="FFD80564"/>
    <w:rsid w:val="FFDD8AA2"/>
    <w:rsid w:val="FFDF2120"/>
    <w:rsid w:val="FFDF52B4"/>
    <w:rsid w:val="FFDFCD5D"/>
    <w:rsid w:val="FFDFDEB0"/>
    <w:rsid w:val="FFE3172A"/>
    <w:rsid w:val="FFE49617"/>
    <w:rsid w:val="FFE743DB"/>
    <w:rsid w:val="FFE7A096"/>
    <w:rsid w:val="FFEAEC87"/>
    <w:rsid w:val="FFECDFD4"/>
    <w:rsid w:val="FFED5544"/>
    <w:rsid w:val="FFEE8C11"/>
    <w:rsid w:val="FFEF2254"/>
    <w:rsid w:val="FFEF553A"/>
    <w:rsid w:val="FFEF79C1"/>
    <w:rsid w:val="FFF12FC2"/>
    <w:rsid w:val="FFF16CA5"/>
    <w:rsid w:val="FFF23537"/>
    <w:rsid w:val="FFF6B572"/>
    <w:rsid w:val="FFF77E63"/>
    <w:rsid w:val="FFFAB1C7"/>
    <w:rsid w:val="FFFBEF78"/>
    <w:rsid w:val="FFFCA90D"/>
    <w:rsid w:val="FFFD1DDE"/>
    <w:rsid w:val="FFFD37E2"/>
    <w:rsid w:val="FFFD6844"/>
    <w:rsid w:val="FFFF1F95"/>
    <w:rsid w:val="FFFF244B"/>
    <w:rsid w:val="FFFF24E2"/>
    <w:rsid w:val="FFFF2B77"/>
    <w:rsid w:val="FFFF302F"/>
    <w:rsid w:val="FFFF34B7"/>
    <w:rsid w:val="FFFF93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18"/>
    <w:uiPriority w:val="0"/>
    <w:pPr>
      <w:jc w:val="left"/>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footnote text"/>
    <w:basedOn w:val="1"/>
    <w:qFormat/>
    <w:uiPriority w:val="0"/>
    <w:pPr>
      <w:snapToGrid w:val="0"/>
      <w:jc w:val="left"/>
    </w:pPr>
    <w:rPr>
      <w:sz w:val="18"/>
    </w:rPr>
  </w:style>
  <w:style w:type="paragraph" w:styleId="9">
    <w:name w:val="Normal (Web)"/>
    <w:basedOn w:val="1"/>
    <w:qFormat/>
    <w:uiPriority w:val="0"/>
    <w:pPr>
      <w:spacing w:beforeAutospacing="1" w:afterAutospacing="1"/>
      <w:jc w:val="left"/>
    </w:pPr>
    <w:rPr>
      <w:rFonts w:cs="Times New Roman"/>
      <w:kern w:val="0"/>
      <w:sz w:val="24"/>
    </w:rPr>
  </w:style>
  <w:style w:type="paragraph" w:styleId="10">
    <w:name w:val="annotation subject"/>
    <w:basedOn w:val="5"/>
    <w:next w:val="5"/>
    <w:link w:val="19"/>
    <w:uiPriority w:val="0"/>
    <w:rPr>
      <w:b/>
      <w:bCs/>
    </w:rPr>
  </w:style>
  <w:style w:type="character" w:styleId="13">
    <w:name w:val="Strong"/>
    <w:basedOn w:val="12"/>
    <w:qFormat/>
    <w:uiPriority w:val="0"/>
    <w:rPr>
      <w:b/>
    </w:rPr>
  </w:style>
  <w:style w:type="character" w:styleId="14">
    <w:name w:val="Hyperlink"/>
    <w:basedOn w:val="12"/>
    <w:qFormat/>
    <w:uiPriority w:val="0"/>
    <w:rPr>
      <w:color w:val="0000FF"/>
      <w:u w:val="single"/>
    </w:rPr>
  </w:style>
  <w:style w:type="character" w:styleId="15">
    <w:name w:val="annotation reference"/>
    <w:basedOn w:val="12"/>
    <w:uiPriority w:val="0"/>
    <w:rPr>
      <w:sz w:val="21"/>
      <w:szCs w:val="21"/>
    </w:rPr>
  </w:style>
  <w:style w:type="character" w:styleId="16">
    <w:name w:val="footnote reference"/>
    <w:basedOn w:val="12"/>
    <w:qFormat/>
    <w:uiPriority w:val="0"/>
    <w:rPr>
      <w:vertAlign w:val="superscript"/>
    </w:rPr>
  </w:style>
  <w:style w:type="paragraph" w:customStyle="1" w:styleId="17">
    <w:name w:val="p1"/>
    <w:basedOn w:val="1"/>
    <w:qFormat/>
    <w:uiPriority w:val="0"/>
    <w:pPr>
      <w:jc w:val="left"/>
    </w:pPr>
    <w:rPr>
      <w:rFonts w:ascii="Helvetica" w:hAnsi="Helvetica" w:eastAsia="Helvetica" w:cs="Times New Roman"/>
      <w:kern w:val="0"/>
      <w:sz w:val="24"/>
    </w:rPr>
  </w:style>
  <w:style w:type="character" w:customStyle="1" w:styleId="18">
    <w:name w:val="批注文字 字符"/>
    <w:basedOn w:val="12"/>
    <w:link w:val="5"/>
    <w:uiPriority w:val="0"/>
    <w:rPr>
      <w:rFonts w:asciiTheme="minorHAnsi" w:hAnsiTheme="minorHAnsi" w:eastAsiaTheme="minorEastAsia" w:cstheme="minorBidi"/>
      <w:kern w:val="2"/>
      <w:sz w:val="21"/>
      <w:szCs w:val="24"/>
    </w:rPr>
  </w:style>
  <w:style w:type="character" w:customStyle="1" w:styleId="19">
    <w:name w:val="批注主题 字符"/>
    <w:basedOn w:val="18"/>
    <w:link w:val="10"/>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3113</Words>
  <Characters>17747</Characters>
  <Lines>147</Lines>
  <Paragraphs>41</Paragraphs>
  <TotalTime>91</TotalTime>
  <ScaleCrop>false</ScaleCrop>
  <LinksUpToDate>false</LinksUpToDate>
  <CharactersWithSpaces>20819</CharactersWithSpaces>
  <Application>WPS Office_6.2.0.8299_F1E327BC-269C-435d-A152-05C5408002CA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2025-05-16T01:09:00Z</dcterms:created>
  <dc:creator>李增萍</dc:creator>
  <cp:lastModifiedBy>1111</cp:lastModifiedBy>
  <dcterms:modified xsi:type="dcterms:W3CDTF">2025-09-05T23:24:48Z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BCF5D255B3FA6559C000BB689DD4A19E_43</vt:lpwstr>
  </property>
  <property fmtid="{D5CDD505-2E9C-101B-9397-08002B2CF9AE}" pid="4" name="KSOTemplateDocerSaveRecord">
    <vt:lpwstr>eyJoZGlkIjoiMmUyMWU1ZTBmZTA4YmEyNDA3NjUyZWI0ZDFhOWQ0YzYiLCJ1c2VySWQiOiIyNTA0NDM4NDEifQ==</vt:lpwstr>
  </property>
</Properties>
</file>