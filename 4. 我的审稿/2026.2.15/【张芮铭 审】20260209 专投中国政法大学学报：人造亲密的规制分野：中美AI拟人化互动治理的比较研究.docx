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67629">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outlineLvl w:val="0"/>
        <w:rPr>
          <w:ins w:id="0" w:author="研究生学报" w:date="2026-02-22T09:26:37Z"/>
          <w:rFonts w:hint="eastAsia" w:ascii="Times New Roman" w:hAnsi="Times New Roman"/>
          <w:b/>
          <w:bCs/>
          <w:sz w:val="28"/>
          <w:szCs w:val="28"/>
          <w:lang w:val="en-US" w:eastAsia="zh-CN"/>
        </w:rPr>
      </w:pPr>
      <w:r>
        <w:rPr>
          <w:rFonts w:hint="eastAsia" w:ascii="Times New Roman" w:hAnsi="Times New Roman"/>
          <w:b/>
          <w:bCs/>
          <w:sz w:val="28"/>
          <w:szCs w:val="28"/>
          <w:lang w:val="en-US" w:eastAsia="zh-CN"/>
        </w:rPr>
        <w:fldChar w:fldCharType="begin"/>
      </w:r>
      <w:r>
        <w:rPr>
          <w:rFonts w:hint="eastAsia" w:ascii="Times New Roman" w:hAnsi="Times New Roman"/>
          <w:b/>
          <w:bCs/>
          <w:sz w:val="28"/>
          <w:szCs w:val="28"/>
          <w:lang w:val="en-US" w:eastAsia="zh-CN"/>
        </w:rPr>
        <w:instrText xml:space="preserve"> HYPERLINK "https://www.nysenate.gov/legislation/bills/2021/S2505" </w:instrText>
      </w:r>
      <w:ins w:id="1" w:author="研究生学报" w:date="2026-02-22T09:26:37Z">
        <w:r>
          <w:rPr>
            <w:rFonts w:hint="eastAsia" w:ascii="Times New Roman" w:hAnsi="Times New Roman"/>
            <w:b/>
            <w:bCs/>
            <w:sz w:val="28"/>
            <w:szCs w:val="28"/>
            <w:lang w:val="en-US" w:eastAsia="zh-CN"/>
          </w:rPr>
          <w:fldChar w:fldCharType="separate"/>
        </w:r>
      </w:ins>
      <w:ins w:id="2" w:author="研究生学报" w:date="2026-02-22T09:26:37Z">
        <w:r>
          <w:rPr>
            <w:rStyle w:val="11"/>
            <w:rFonts w:hint="eastAsia" w:ascii="Times New Roman" w:hAnsi="Times New Roman"/>
            <w:b/>
            <w:bCs/>
            <w:sz w:val="28"/>
            <w:szCs w:val="28"/>
            <w:lang w:val="en-US" w:eastAsia="zh-CN"/>
          </w:rPr>
          <w:t>https://www.nysenate.gov/legislation/bills/2021/S2505</w:t>
        </w:r>
      </w:ins>
      <w:ins w:id="3" w:author="研究生学报" w:date="2026-02-22T09:26:37Z">
        <w:r>
          <w:rPr>
            <w:rFonts w:hint="eastAsia" w:ascii="Times New Roman" w:hAnsi="Times New Roman"/>
            <w:b/>
            <w:bCs/>
            <w:sz w:val="28"/>
            <w:szCs w:val="28"/>
            <w:lang w:val="en-US" w:eastAsia="zh-CN"/>
          </w:rPr>
          <w:fldChar w:fldCharType="end"/>
        </w:r>
      </w:ins>
    </w:p>
    <w:p w14:paraId="201B8EF7">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outlineLvl w:val="0"/>
        <w:rPr>
          <w:ins w:id="4" w:author="研究生学报" w:date="2026-02-22T09:26:59Z"/>
          <w:rFonts w:hint="eastAsia" w:ascii="Times New Roman" w:hAnsi="Times New Roman"/>
          <w:b/>
          <w:bCs/>
          <w:sz w:val="28"/>
          <w:szCs w:val="28"/>
          <w:lang w:val="en-US" w:eastAsia="zh-CN"/>
        </w:rPr>
      </w:pPr>
      <w:r>
        <w:rPr>
          <w:rFonts w:hint="eastAsia" w:ascii="Times New Roman" w:hAnsi="Times New Roman"/>
          <w:b/>
          <w:bCs/>
          <w:sz w:val="28"/>
          <w:szCs w:val="28"/>
          <w:lang w:val="en-US" w:eastAsia="zh-CN"/>
        </w:rPr>
        <w:fldChar w:fldCharType="begin"/>
      </w:r>
      <w:r>
        <w:rPr>
          <w:rFonts w:hint="eastAsia" w:ascii="Times New Roman" w:hAnsi="Times New Roman"/>
          <w:b/>
          <w:bCs/>
          <w:sz w:val="28"/>
          <w:szCs w:val="28"/>
          <w:lang w:val="en-US" w:eastAsia="zh-CN"/>
        </w:rPr>
        <w:instrText xml:space="preserve"> HYPERLINK "https://www.nysenate.gov/legislation/bills/2013/2013-s5668" </w:instrText>
      </w:r>
      <w:ins w:id="5" w:author="研究生学报" w:date="2026-02-22T09:26:59Z">
        <w:r>
          <w:rPr>
            <w:rFonts w:hint="eastAsia" w:ascii="Times New Roman" w:hAnsi="Times New Roman"/>
            <w:b/>
            <w:bCs/>
            <w:sz w:val="28"/>
            <w:szCs w:val="28"/>
            <w:lang w:val="en-US" w:eastAsia="zh-CN"/>
          </w:rPr>
          <w:fldChar w:fldCharType="separate"/>
        </w:r>
      </w:ins>
      <w:ins w:id="6" w:author="研究生学报" w:date="2026-02-22T09:26:59Z">
        <w:r>
          <w:rPr>
            <w:rStyle w:val="11"/>
            <w:rFonts w:hint="eastAsia" w:ascii="Times New Roman" w:hAnsi="Times New Roman"/>
            <w:b/>
            <w:bCs/>
            <w:sz w:val="28"/>
            <w:szCs w:val="28"/>
            <w:lang w:val="en-US" w:eastAsia="zh-CN"/>
          </w:rPr>
          <w:t>https://www.nysenate.gov/legislation/bills/2013/2013-s5668</w:t>
        </w:r>
      </w:ins>
      <w:ins w:id="7" w:author="研究生学报" w:date="2026-02-22T09:26:59Z">
        <w:r>
          <w:rPr>
            <w:rFonts w:hint="eastAsia" w:ascii="Times New Roman" w:hAnsi="Times New Roman"/>
            <w:b/>
            <w:bCs/>
            <w:sz w:val="28"/>
            <w:szCs w:val="28"/>
            <w:lang w:val="en-US" w:eastAsia="zh-CN"/>
          </w:rPr>
          <w:fldChar w:fldCharType="end"/>
        </w:r>
      </w:ins>
    </w:p>
    <w:p w14:paraId="5072A5DF">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outlineLvl w:val="0"/>
        <w:rPr>
          <w:ins w:id="8" w:author="研究生学报" w:date="2026-02-22T09:27:07Z"/>
          <w:rFonts w:hint="eastAsia" w:ascii="Times New Roman" w:hAnsi="Times New Roman"/>
          <w:b/>
          <w:bCs/>
          <w:sz w:val="28"/>
          <w:szCs w:val="28"/>
          <w:lang w:val="en-US" w:eastAsia="zh-CN"/>
        </w:rPr>
      </w:pPr>
      <w:r>
        <w:rPr>
          <w:rFonts w:hint="eastAsia" w:ascii="Times New Roman" w:hAnsi="Times New Roman"/>
          <w:b/>
          <w:bCs/>
          <w:sz w:val="28"/>
          <w:szCs w:val="28"/>
          <w:lang w:val="en-US" w:eastAsia="zh-CN"/>
        </w:rPr>
        <w:fldChar w:fldCharType="begin"/>
      </w:r>
      <w:r>
        <w:rPr>
          <w:rFonts w:hint="eastAsia" w:ascii="Times New Roman" w:hAnsi="Times New Roman"/>
          <w:b/>
          <w:bCs/>
          <w:sz w:val="28"/>
          <w:szCs w:val="28"/>
          <w:lang w:val="en-US" w:eastAsia="zh-CN"/>
        </w:rPr>
        <w:instrText xml:space="preserve"> HYPERLINK "https://www.nysenate.gov/legislation/bills/2025/A6767" </w:instrText>
      </w:r>
      <w:ins w:id="9" w:author="研究生学报" w:date="2026-02-22T09:27:07Z">
        <w:r>
          <w:rPr>
            <w:rFonts w:hint="eastAsia" w:ascii="Times New Roman" w:hAnsi="Times New Roman"/>
            <w:b/>
            <w:bCs/>
            <w:sz w:val="28"/>
            <w:szCs w:val="28"/>
            <w:lang w:val="en-US" w:eastAsia="zh-CN"/>
          </w:rPr>
          <w:fldChar w:fldCharType="separate"/>
        </w:r>
      </w:ins>
      <w:ins w:id="10" w:author="研究生学报" w:date="2026-02-22T09:27:07Z">
        <w:r>
          <w:rPr>
            <w:rStyle w:val="11"/>
            <w:rFonts w:hint="eastAsia" w:ascii="Times New Roman" w:hAnsi="Times New Roman"/>
            <w:b/>
            <w:bCs/>
            <w:sz w:val="28"/>
            <w:szCs w:val="28"/>
            <w:lang w:val="en-US" w:eastAsia="zh-CN"/>
          </w:rPr>
          <w:t>https://www.nysenate.gov/legislation/bills/2025/A6767</w:t>
        </w:r>
      </w:ins>
      <w:ins w:id="11" w:author="研究生学报" w:date="2026-02-22T09:27:07Z">
        <w:r>
          <w:rPr>
            <w:rFonts w:hint="eastAsia" w:ascii="Times New Roman" w:hAnsi="Times New Roman"/>
            <w:b/>
            <w:bCs/>
            <w:sz w:val="28"/>
            <w:szCs w:val="28"/>
            <w:lang w:val="en-US" w:eastAsia="zh-CN"/>
          </w:rPr>
          <w:fldChar w:fldCharType="end"/>
        </w:r>
      </w:ins>
    </w:p>
    <w:p w14:paraId="02AB23F1">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outlineLvl w:val="0"/>
        <w:rPr>
          <w:ins w:id="12" w:author="研究生学报" w:date="2026-02-22T09:26:21Z"/>
          <w:rFonts w:hint="eastAsia" w:ascii="Times New Roman" w:hAnsi="Times New Roman"/>
          <w:b/>
          <w:bCs/>
          <w:sz w:val="28"/>
          <w:szCs w:val="28"/>
          <w:lang w:val="en-US" w:eastAsia="zh-CN"/>
        </w:rPr>
      </w:pPr>
      <w:ins w:id="13" w:author="研究生学报" w:date="2026-02-22T09:27:07Z">
        <w:r>
          <w:rPr>
            <w:rFonts w:hint="eastAsia" w:ascii="Times New Roman" w:hAnsi="Times New Roman"/>
            <w:b/>
            <w:bCs/>
            <w:sz w:val="28"/>
            <w:szCs w:val="28"/>
            <w:lang w:val="en-US" w:eastAsia="zh-CN"/>
          </w:rPr>
          <w:t>https://legiscan.com/NY/text/S03008/2025</w:t>
        </w:r>
      </w:ins>
    </w:p>
    <w:p w14:paraId="3CE58740">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outlineLvl w:val="0"/>
        <w:rPr>
          <w:ins w:id="14" w:author="研究生学报" w:date="2026-02-22T09:26:22Z"/>
          <w:rFonts w:hint="eastAsia" w:ascii="Times New Roman" w:hAnsi="Times New Roman"/>
          <w:b/>
          <w:bCs/>
          <w:sz w:val="28"/>
          <w:szCs w:val="28"/>
          <w:lang w:val="en-US" w:eastAsia="zh-CN"/>
        </w:rPr>
      </w:pPr>
      <w:ins w:id="15" w:author="研究生学报" w:date="2026-02-22T09:30:30Z">
        <w:r>
          <w:rPr>
            <w:rFonts w:hint="eastAsia" w:ascii="Times New Roman" w:hAnsi="Times New Roman"/>
            <w:b/>
            <w:bCs/>
            <w:sz w:val="28"/>
            <w:szCs w:val="28"/>
            <w:lang w:val="en-US" w:eastAsia="zh-CN"/>
          </w:rPr>
          <w:t>https://leginfo.legislature.ca.gov/faces/billNavClient.xhtml?bill_id=202520260SB243</w:t>
        </w:r>
      </w:ins>
    </w:p>
    <w:p w14:paraId="0F457084">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outlineLvl w:val="0"/>
        <w:rPr>
          <w:ins w:id="16" w:author="研究生学报" w:date="2026-02-22T09:26:22Z"/>
          <w:rFonts w:hint="eastAsia" w:ascii="Times New Roman" w:hAnsi="Times New Roman"/>
          <w:b/>
          <w:bCs/>
          <w:sz w:val="28"/>
          <w:szCs w:val="28"/>
          <w:lang w:val="en-US" w:eastAsia="zh-CN"/>
        </w:rPr>
      </w:pPr>
    </w:p>
    <w:p w14:paraId="714B496E">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outlineLvl w:val="0"/>
        <w:rPr>
          <w:ins w:id="17" w:author="研究生学报" w:date="2026-02-22T09:26:22Z"/>
          <w:rFonts w:hint="eastAsia" w:ascii="Times New Roman" w:hAnsi="Times New Roman"/>
          <w:b/>
          <w:bCs/>
          <w:sz w:val="28"/>
          <w:szCs w:val="28"/>
          <w:lang w:val="en-US" w:eastAsia="zh-CN"/>
        </w:rPr>
      </w:pPr>
    </w:p>
    <w:p w14:paraId="4D19ECF0">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outlineLvl w:val="0"/>
        <w:rPr>
          <w:ins w:id="18" w:author="研究生学报" w:date="2026-02-22T09:26:22Z"/>
          <w:rFonts w:hint="eastAsia" w:ascii="Times New Roman" w:hAnsi="Times New Roman"/>
          <w:b/>
          <w:bCs/>
          <w:sz w:val="28"/>
          <w:szCs w:val="28"/>
          <w:lang w:val="en-US" w:eastAsia="zh-CN"/>
        </w:rPr>
      </w:pPr>
    </w:p>
    <w:p w14:paraId="0303D123">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outlineLvl w:val="0"/>
        <w:rPr>
          <w:rFonts w:hint="default" w:ascii="Times New Roman" w:hAnsi="Times New Roman"/>
          <w:b/>
          <w:bCs/>
          <w:sz w:val="28"/>
          <w:szCs w:val="28"/>
          <w:lang w:val="en-US" w:eastAsia="zh-CN"/>
        </w:rPr>
      </w:pPr>
      <w:commentRangeStart w:id="0"/>
      <w:r>
        <w:rPr>
          <w:rFonts w:hint="eastAsia" w:ascii="Times New Roman" w:hAnsi="Times New Roman"/>
          <w:b/>
          <w:bCs/>
          <w:sz w:val="28"/>
          <w:szCs w:val="28"/>
          <w:lang w:val="en-US" w:eastAsia="zh-CN"/>
        </w:rPr>
        <w:t>人造亲密的规制分野：中美AI拟人化互动治理的比较研究</w:t>
      </w:r>
      <w:r>
        <w:rPr>
          <w:rStyle w:val="12"/>
          <w:rFonts w:hint="eastAsia" w:ascii="Times New Roman" w:hAnsi="Times New Roman"/>
          <w:b/>
          <w:bCs/>
          <w:sz w:val="28"/>
          <w:szCs w:val="28"/>
          <w:lang w:val="en-US" w:eastAsia="zh-CN"/>
        </w:rPr>
        <w:t>[</w:t>
      </w:r>
      <w:r>
        <w:rPr>
          <w:rStyle w:val="12"/>
          <w:rFonts w:hint="eastAsia" w:ascii="Times New Roman" w:hAnsi="Times New Roman"/>
          <w:b/>
          <w:bCs/>
          <w:sz w:val="28"/>
          <w:szCs w:val="28"/>
          <w:lang w:val="en-US" w:eastAsia="zh-CN"/>
        </w:rPr>
        <w:footnoteReference w:id="0"/>
      </w:r>
      <w:r>
        <w:rPr>
          <w:rStyle w:val="12"/>
          <w:rFonts w:hint="eastAsia" w:ascii="Times New Roman" w:hAnsi="Times New Roman"/>
          <w:b/>
          <w:bCs/>
          <w:sz w:val="28"/>
          <w:szCs w:val="28"/>
          <w:lang w:val="en-US" w:eastAsia="zh-CN"/>
        </w:rPr>
        <w:t>]</w:t>
      </w:r>
    </w:p>
    <w:p w14:paraId="3E961C2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楷体" w:cs="楷体"/>
          <w:b/>
          <w:bCs/>
          <w:sz w:val="24"/>
          <w:szCs w:val="24"/>
          <w:lang w:val="en-US" w:eastAsia="zh-CN"/>
        </w:rPr>
      </w:pPr>
      <w:r>
        <w:rPr>
          <w:rFonts w:hint="eastAsia" w:ascii="Times New Roman" w:hAnsi="Times New Roman" w:eastAsia="楷体" w:cs="楷体"/>
          <w:b/>
          <w:bCs/>
          <w:sz w:val="24"/>
          <w:szCs w:val="24"/>
          <w:lang w:val="en-US" w:eastAsia="zh-CN"/>
        </w:rPr>
        <w:t>辛艳艳</w:t>
      </w:r>
      <w:commentRangeEnd w:id="0"/>
      <w:r>
        <w:commentReference w:id="0"/>
      </w:r>
    </w:p>
    <w:p w14:paraId="5EF429C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b/>
          <w:bCs/>
          <w:sz w:val="24"/>
          <w:szCs w:val="24"/>
          <w:lang w:val="en-US" w:eastAsia="zh-CN"/>
        </w:rPr>
      </w:pPr>
    </w:p>
    <w:p w14:paraId="2A791E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sz w:val="21"/>
          <w:szCs w:val="21"/>
          <w:lang w:val="en-US" w:eastAsia="zh-CN"/>
        </w:rPr>
      </w:pPr>
      <w:r>
        <w:rPr>
          <w:rFonts w:hint="eastAsia" w:ascii="Times New Roman" w:hAnsi="Times New Roman"/>
          <w:b/>
          <w:bCs/>
          <w:sz w:val="21"/>
          <w:szCs w:val="21"/>
          <w:highlight w:val="none"/>
          <w:lang w:val="en-US" w:eastAsia="zh-CN"/>
        </w:rPr>
        <w:t>【摘  要】</w:t>
      </w:r>
      <w:r>
        <w:rPr>
          <w:rFonts w:hint="eastAsia" w:ascii="Times New Roman" w:hAnsi="Times New Roman"/>
          <w:sz w:val="21"/>
          <w:szCs w:val="21"/>
          <w:lang w:val="en-US" w:eastAsia="zh-CN"/>
        </w:rPr>
        <w:t>AI拟人化互动的快速发展让AI情感陪伴日益普及，但这种人造亲密关系背后的伦理争议和显性风险也使其成为全球人工智能治</w:t>
      </w:r>
      <w:bookmarkStart w:id="0" w:name="_GoBack"/>
      <w:bookmarkEnd w:id="0"/>
      <w:r>
        <w:rPr>
          <w:rFonts w:hint="eastAsia" w:ascii="Times New Roman" w:hAnsi="Times New Roman"/>
          <w:sz w:val="21"/>
          <w:szCs w:val="21"/>
          <w:lang w:val="en-US" w:eastAsia="zh-CN"/>
        </w:rPr>
        <w:t>理关注的重要议题。本文从AI拟人化互动中情感幻象的生成机制切入，基于“可信AI”治理理念，提出AI拟人化互动的“认知—信任—行为”治理链条应当覆盖透明性、公正性、隐私保护、安全性和问责制五大原则，以此为基础比较美国纽约州、加利福尼亚州和中国国家互联网信息办公室先后出台的相关法案及征求意见稿的规制路径差异。研究发现，美国和中国的治理路径分别呈现去情境化的产品规制特点和价值引导的服务规制特点，两种路径的根本差异体现为对人类用户自主性的保护边界差异和人造亲密关系质量的价值衡量，更深层次是对人工智能时代人类用户的数字素养水平存在认知差异，也是决定AI拟人化互动治理是否能够真正实现健康向善的根本。</w:t>
      </w:r>
    </w:p>
    <w:p w14:paraId="76C143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b w:val="0"/>
          <w:bCs w:val="0"/>
          <w:sz w:val="21"/>
          <w:szCs w:val="21"/>
          <w:lang w:val="en-US" w:eastAsia="zh-CN"/>
        </w:rPr>
      </w:pPr>
      <w:r>
        <w:rPr>
          <w:rFonts w:hint="eastAsia" w:ascii="Times New Roman" w:hAnsi="Times New Roman"/>
          <w:b/>
          <w:bCs/>
          <w:sz w:val="21"/>
          <w:szCs w:val="21"/>
          <w:lang w:val="en-US" w:eastAsia="zh-CN"/>
        </w:rPr>
        <w:t>【关键词】</w:t>
      </w:r>
      <w:r>
        <w:rPr>
          <w:rFonts w:hint="eastAsia" w:ascii="Times New Roman" w:hAnsi="Times New Roman"/>
          <w:b w:val="0"/>
          <w:bCs w:val="0"/>
          <w:sz w:val="21"/>
          <w:szCs w:val="21"/>
          <w:lang w:val="en-US" w:eastAsia="zh-CN"/>
        </w:rPr>
        <w:t>人工智能；拟人化；可信AI；数字智能</w:t>
      </w:r>
    </w:p>
    <w:p w14:paraId="6427BA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sz w:val="21"/>
          <w:szCs w:val="21"/>
          <w:lang w:val="en-US" w:eastAsia="zh-CN"/>
        </w:rPr>
      </w:pPr>
      <w:r>
        <w:rPr>
          <w:rFonts w:hint="eastAsia" w:ascii="Times New Roman" w:hAnsi="Times New Roman"/>
          <w:b/>
          <w:bCs/>
          <w:sz w:val="21"/>
          <w:szCs w:val="21"/>
          <w:lang w:val="en-US" w:eastAsia="zh-CN"/>
        </w:rPr>
        <w:t>【作  者】</w:t>
      </w:r>
      <w:r>
        <w:rPr>
          <w:rFonts w:hint="eastAsia" w:ascii="Times New Roman" w:hAnsi="Times New Roman"/>
          <w:sz w:val="21"/>
          <w:szCs w:val="21"/>
          <w:lang w:val="en-US" w:eastAsia="zh-CN"/>
        </w:rPr>
        <w:t>辛艳艳（1992— ），女，山东肥城人，文学博士。现为复旦大学发展研究院助理研究员、全球人工智能创新治理中心研究员。研究方向为平台治理、人工智能治理。电子邮箱：xinyanyan@fudan.edu.cn，手机号13916084925。</w:t>
      </w:r>
    </w:p>
    <w:p w14:paraId="370A563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sz w:val="24"/>
          <w:szCs w:val="24"/>
          <w:lang w:val="en-US" w:eastAsia="zh-CN"/>
        </w:rPr>
      </w:pPr>
    </w:p>
    <w:p w14:paraId="537862A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0"/>
        <w:rPr>
          <w:rFonts w:hint="eastAsia" w:ascii="Times New Roman" w:hAnsi="Times New Roman" w:eastAsia="黑体" w:cs="黑体"/>
          <w:b w:val="0"/>
          <w:bCs w:val="0"/>
          <w:sz w:val="24"/>
          <w:szCs w:val="24"/>
          <w:lang w:val="en-US" w:eastAsia="zh-CN"/>
        </w:rPr>
      </w:pPr>
      <w:r>
        <w:rPr>
          <w:rFonts w:hint="eastAsia" w:ascii="黑体" w:hAnsi="黑体" w:eastAsia="黑体" w:cs="黑体"/>
          <w:b w:val="0"/>
          <w:bCs w:val="0"/>
          <w:kern w:val="2"/>
          <w:sz w:val="24"/>
          <w:szCs w:val="24"/>
          <w:lang w:val="en-US" w:eastAsia="zh-CN" w:bidi="ar-SA"/>
        </w:rPr>
        <w:t>一、引言</w:t>
      </w:r>
      <w:r>
        <w:rPr>
          <w:rFonts w:hint="eastAsia" w:ascii="Times New Roman" w:hAnsi="Times New Roman" w:eastAsia="黑体" w:cs="黑体"/>
          <w:b w:val="0"/>
          <w:bCs w:val="0"/>
          <w:kern w:val="2"/>
          <w:sz w:val="24"/>
          <w:szCs w:val="24"/>
          <w:lang w:val="en-US" w:eastAsia="zh-CN" w:bidi="ar-SA"/>
        </w:rPr>
        <w:t>：AI拟人化互动的快速发展与伦理争议</w:t>
      </w:r>
    </w:p>
    <w:p w14:paraId="38AC59B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Style w:val="12"/>
          <w:rFonts w:hint="eastAsia" w:ascii="Times New Roman" w:hAnsi="Times New Roman"/>
          <w:b w:val="0"/>
          <w:bCs w:val="0"/>
          <w:sz w:val="21"/>
          <w:szCs w:val="21"/>
          <w:lang w:val="en-US" w:eastAsia="zh-CN"/>
        </w:rPr>
      </w:pPr>
      <w:r>
        <w:rPr>
          <w:rFonts w:hint="eastAsia" w:ascii="Times New Roman" w:hAnsi="Times New Roman"/>
          <w:b w:val="0"/>
          <w:bCs w:val="0"/>
          <w:sz w:val="21"/>
          <w:szCs w:val="21"/>
          <w:lang w:val="en-US" w:eastAsia="zh-CN"/>
        </w:rPr>
        <w:t>《麻省理工科技评论》（MIT Technology Review）将“人工智能陪伴”（AI Companion，以下简称“AI陪伴”）列为2026年“十大科技突破”，认为人工智能正在从一种工具助手快速介入人类情感领域。人工智能聊天机器人不仅擅长构建复杂的对话，同时它们对人类同理心的模拟和全天候的情感响应正让其成为许多用户与其建立友谊乃至发展亲密关系。</w:t>
      </w:r>
      <w:r>
        <w:rPr>
          <w:rStyle w:val="12"/>
          <w:rFonts w:hint="eastAsia" w:ascii="Times New Roman" w:hAnsi="Times New Roman"/>
          <w:b w:val="0"/>
          <w:bCs w:val="0"/>
          <w:sz w:val="21"/>
          <w:szCs w:val="21"/>
          <w:lang w:val="en-US" w:eastAsia="zh-CN"/>
        </w:rPr>
        <w:t>[</w:t>
      </w:r>
      <w:r>
        <w:rPr>
          <w:rStyle w:val="12"/>
          <w:rFonts w:hint="eastAsia" w:ascii="Times New Roman" w:hAnsi="Times New Roman"/>
          <w:b w:val="0"/>
          <w:bCs w:val="0"/>
          <w:sz w:val="21"/>
          <w:szCs w:val="21"/>
          <w:lang w:val="en-US" w:eastAsia="zh-CN"/>
        </w:rPr>
        <w:footnoteReference w:id="1"/>
      </w:r>
      <w:r>
        <w:rPr>
          <w:rStyle w:val="12"/>
          <w:rFonts w:hint="eastAsia" w:ascii="Times New Roman" w:hAnsi="Times New Roman"/>
          <w:b w:val="0"/>
          <w:bCs w:val="0"/>
          <w:sz w:val="21"/>
          <w:szCs w:val="21"/>
          <w:lang w:val="en-US" w:eastAsia="zh-CN"/>
        </w:rPr>
        <w:t>]</w:t>
      </w:r>
      <w:r>
        <w:rPr>
          <w:rFonts w:hint="eastAsia" w:ascii="Times New Roman" w:hAnsi="Times New Roman"/>
          <w:b w:val="0"/>
          <w:bCs w:val="0"/>
          <w:sz w:val="21"/>
          <w:szCs w:val="21"/>
          <w:lang w:val="en-US" w:eastAsia="zh-CN"/>
        </w:rPr>
        <w:t>事实上，由人工智能介入的“人造亲密”（artificial intimacy）</w:t>
      </w:r>
      <w:r>
        <w:rPr>
          <w:rStyle w:val="12"/>
          <w:rFonts w:hint="eastAsia" w:ascii="Times New Roman" w:hAnsi="Times New Roman"/>
          <w:b w:val="0"/>
          <w:bCs w:val="0"/>
          <w:sz w:val="21"/>
          <w:szCs w:val="21"/>
          <w:lang w:val="en-US" w:eastAsia="zh-CN"/>
        </w:rPr>
        <w:t>[</w:t>
      </w:r>
      <w:r>
        <w:rPr>
          <w:rStyle w:val="12"/>
          <w:rFonts w:hint="eastAsia" w:ascii="Times New Roman" w:hAnsi="Times New Roman"/>
          <w:b w:val="0"/>
          <w:bCs w:val="0"/>
          <w:sz w:val="21"/>
          <w:szCs w:val="21"/>
          <w:lang w:val="en-US" w:eastAsia="zh-CN"/>
        </w:rPr>
        <w:footnoteReference w:id="2"/>
      </w:r>
      <w:r>
        <w:rPr>
          <w:rStyle w:val="12"/>
          <w:rFonts w:hint="eastAsia" w:ascii="Times New Roman" w:hAnsi="Times New Roman"/>
          <w:b w:val="0"/>
          <w:bCs w:val="0"/>
          <w:sz w:val="21"/>
          <w:szCs w:val="21"/>
          <w:lang w:val="en-US" w:eastAsia="zh-CN"/>
        </w:rPr>
        <w:t>]</w:t>
      </w:r>
      <w:r>
        <w:rPr>
          <w:rFonts w:hint="eastAsia" w:ascii="Times New Roman" w:hAnsi="Times New Roman"/>
          <w:b w:val="0"/>
          <w:bCs w:val="0"/>
          <w:sz w:val="21"/>
          <w:szCs w:val="21"/>
          <w:lang w:val="en-US" w:eastAsia="zh-CN"/>
        </w:rPr>
        <w:t>正成为一种全球性趋势。美国著名的儿童数字权益保护组织Common Sense Media在其2025年7月发布的调查报告中显示，美国有72%的青少年至少使用过一次人工智能伴侣，其中超过一半的用户每月多次使用这些平台</w:t>
      </w:r>
      <w:r>
        <w:rPr>
          <w:rStyle w:val="12"/>
          <w:rFonts w:hint="eastAsia" w:ascii="Times New Roman" w:hAnsi="Times New Roman"/>
          <w:b w:val="0"/>
          <w:bCs w:val="0"/>
          <w:sz w:val="21"/>
          <w:szCs w:val="21"/>
          <w:lang w:val="en-US" w:eastAsia="zh-CN"/>
        </w:rPr>
        <w:t>[</w:t>
      </w:r>
      <w:r>
        <w:rPr>
          <w:rStyle w:val="12"/>
          <w:rFonts w:hint="eastAsia" w:ascii="Times New Roman" w:hAnsi="Times New Roman"/>
          <w:b w:val="0"/>
          <w:bCs w:val="0"/>
          <w:sz w:val="21"/>
          <w:szCs w:val="21"/>
          <w:lang w:val="en-US" w:eastAsia="zh-CN"/>
        </w:rPr>
        <w:footnoteReference w:id="3"/>
      </w:r>
      <w:r>
        <w:rPr>
          <w:rStyle w:val="12"/>
          <w:rFonts w:hint="eastAsia" w:ascii="Times New Roman" w:hAnsi="Times New Roman"/>
          <w:b w:val="0"/>
          <w:bCs w:val="0"/>
          <w:sz w:val="21"/>
          <w:szCs w:val="21"/>
          <w:lang w:val="en-US" w:eastAsia="zh-CN"/>
        </w:rPr>
        <w:t>]</w:t>
      </w:r>
      <w:r>
        <w:rPr>
          <w:rFonts w:hint="eastAsia" w:ascii="Times New Roman" w:hAnsi="Times New Roman"/>
          <w:b w:val="0"/>
          <w:bCs w:val="0"/>
          <w:sz w:val="21"/>
          <w:szCs w:val="21"/>
          <w:lang w:val="en-US" w:eastAsia="zh-CN"/>
        </w:rPr>
        <w:t>。另一份来自中国的研究报告也印证了AI陪伴在年轻人群体中的主流化趋势。2025年6月，Soul App旗下Just So Soul研究院发布的《2025 Z世代AI使用报告》显示，调研样本中近四成的青年人每天使用AI产品获得情感陪伴，超六成年轻人拥有虚拟伙伴，Z世代人均1.8个AI朋友。</w:t>
      </w:r>
      <w:r>
        <w:rPr>
          <w:rStyle w:val="12"/>
          <w:rFonts w:hint="eastAsia" w:ascii="Times New Roman" w:hAnsi="Times New Roman"/>
          <w:b w:val="0"/>
          <w:bCs w:val="0"/>
          <w:sz w:val="21"/>
          <w:szCs w:val="21"/>
          <w:lang w:val="en-US" w:eastAsia="zh-CN"/>
        </w:rPr>
        <w:t>[</w:t>
      </w:r>
      <w:r>
        <w:rPr>
          <w:rStyle w:val="12"/>
          <w:rFonts w:hint="eastAsia" w:ascii="Times New Roman" w:hAnsi="Times New Roman"/>
          <w:b w:val="0"/>
          <w:bCs w:val="0"/>
          <w:sz w:val="21"/>
          <w:szCs w:val="21"/>
          <w:lang w:val="en-US" w:eastAsia="zh-CN"/>
        </w:rPr>
        <w:footnoteReference w:id="4"/>
      </w:r>
      <w:r>
        <w:rPr>
          <w:rStyle w:val="12"/>
          <w:rFonts w:hint="eastAsia" w:ascii="Times New Roman" w:hAnsi="Times New Roman"/>
          <w:b w:val="0"/>
          <w:bCs w:val="0"/>
          <w:sz w:val="21"/>
          <w:szCs w:val="21"/>
          <w:lang w:val="en-US" w:eastAsia="zh-CN"/>
        </w:rPr>
        <w:t>]</w:t>
      </w:r>
    </w:p>
    <w:p w14:paraId="387CF13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b w:val="0"/>
          <w:bCs w:val="0"/>
          <w:sz w:val="21"/>
          <w:szCs w:val="21"/>
          <w:lang w:val="en-US" w:eastAsia="zh-CN"/>
        </w:rPr>
      </w:pPr>
      <w:r>
        <w:rPr>
          <w:rFonts w:hint="eastAsia" w:ascii="Times New Roman" w:hAnsi="Times New Roman"/>
          <w:b w:val="0"/>
          <w:bCs w:val="0"/>
          <w:sz w:val="21"/>
          <w:szCs w:val="21"/>
          <w:lang w:val="en-US" w:eastAsia="zh-CN"/>
        </w:rPr>
        <w:t>然而当人工智能超越工具属性介入人类精神世界，甚至可能成为用户高度依赖的情感伴侣时，其风险也在不断外溢。特别是2024年美国佛罗里达州的“全球首例AI机器人致死案”引发全球层面对于人机情感交往的伦理反思和对监管快速介入的呼吁。2025年9月，美国联邦贸易委员会（Federal Trade Commission，简称“FTC”）面向Alphabet、Character Technologies、Instagram、Meta、OpenAI、Snap、X.AI七家AI聊天机器人运营商启动调查</w:t>
      </w:r>
      <w:r>
        <w:rPr>
          <w:rStyle w:val="12"/>
          <w:rFonts w:hint="eastAsia" w:ascii="Times New Roman" w:hAnsi="Times New Roman"/>
          <w:b w:val="0"/>
          <w:bCs w:val="0"/>
          <w:sz w:val="21"/>
          <w:szCs w:val="21"/>
          <w:lang w:val="en-US" w:eastAsia="zh-CN"/>
        </w:rPr>
        <w:t>[</w:t>
      </w:r>
      <w:r>
        <w:rPr>
          <w:rStyle w:val="12"/>
          <w:rFonts w:hint="eastAsia" w:ascii="Times New Roman" w:hAnsi="Times New Roman"/>
          <w:b w:val="0"/>
          <w:bCs w:val="0"/>
          <w:sz w:val="21"/>
          <w:szCs w:val="21"/>
          <w:lang w:val="en-US" w:eastAsia="zh-CN"/>
        </w:rPr>
        <w:footnoteReference w:id="5"/>
      </w:r>
      <w:r>
        <w:rPr>
          <w:rStyle w:val="12"/>
          <w:rFonts w:hint="eastAsia" w:ascii="Times New Roman" w:hAnsi="Times New Roman"/>
          <w:b w:val="0"/>
          <w:bCs w:val="0"/>
          <w:sz w:val="21"/>
          <w:szCs w:val="21"/>
          <w:lang w:val="en-US" w:eastAsia="zh-CN"/>
        </w:rPr>
        <w:t>]</w:t>
      </w:r>
      <w:r>
        <w:rPr>
          <w:rFonts w:hint="eastAsia" w:ascii="Times New Roman" w:hAnsi="Times New Roman"/>
          <w:b w:val="0"/>
          <w:bCs w:val="0"/>
          <w:sz w:val="21"/>
          <w:szCs w:val="21"/>
          <w:lang w:val="en-US" w:eastAsia="zh-CN"/>
        </w:rPr>
        <w:t>；同年3月、10月，美国纽约州和加利福尼亚州（以下简称“加州”）先后出台了“人工智能伴侣模型”（作为纽约州《一般商业法》修订部分第47编，以下简称“人工智能伴侣模型法”）和“陪伴型聊天机器人法案”（参议院第243号法案）。2025年年末，中国国家互联网信息办公室对外发布《人工智能拟人化互动服务管理暂行办法（征求意见稿）》（以下简称中国“AI拟人化新规征求意见稿”），标志着对人机情感交往的监管已经成为全球人工智能治理领域的重要共识。</w:t>
      </w:r>
    </w:p>
    <w:p w14:paraId="1F866B6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b w:val="0"/>
          <w:bCs w:val="0"/>
          <w:sz w:val="21"/>
          <w:szCs w:val="21"/>
          <w:lang w:val="en-US" w:eastAsia="zh-CN"/>
        </w:rPr>
      </w:pPr>
      <w:r>
        <w:rPr>
          <w:rFonts w:hint="eastAsia" w:ascii="Times New Roman" w:hAnsi="Times New Roman"/>
          <w:b w:val="0"/>
          <w:bCs w:val="0"/>
          <w:sz w:val="21"/>
          <w:szCs w:val="21"/>
          <w:lang w:val="en-US" w:eastAsia="zh-CN"/>
        </w:rPr>
        <w:t>基于此，本文以AI拟人化互动作为核心概念，首先分析AI拟人化互动的风险链条，并以“可信AI”作为治理原则提出AI拟人化互动治理的具体要求；其次基于相关要求对美国和中国的AI拟人化规制</w:t>
      </w:r>
      <w:commentRangeStart w:id="1"/>
      <w:r>
        <w:rPr>
          <w:rFonts w:hint="eastAsia" w:ascii="Times New Roman" w:hAnsi="Times New Roman"/>
          <w:b w:val="0"/>
          <w:bCs w:val="0"/>
          <w:sz w:val="21"/>
          <w:szCs w:val="21"/>
          <w:lang w:val="en-US" w:eastAsia="zh-CN"/>
        </w:rPr>
        <w:t>路劲</w:t>
      </w:r>
      <w:commentRangeEnd w:id="1"/>
      <w:r>
        <w:commentReference w:id="1"/>
      </w:r>
      <w:r>
        <w:rPr>
          <w:rFonts w:hint="eastAsia" w:ascii="Times New Roman" w:hAnsi="Times New Roman"/>
          <w:b w:val="0"/>
          <w:bCs w:val="0"/>
          <w:sz w:val="21"/>
          <w:szCs w:val="21"/>
          <w:lang w:val="en-US" w:eastAsia="zh-CN"/>
        </w:rPr>
        <w:t>进行比较研究，最后总结归纳中美两种规制路径背后的关键理念差异和现实挑战。需要说明的是，本文之所以采用“AI拟人化互动”作为核心概念，主要原因在于AI陪伴侧重于关系状态的表述，是一种强调人工智能积极介入人类精神世界的产业话语，相较之下AI拟人化互动侧重于关系产生的技术逻辑，不仅更具客观性，也有助于从风险机制的形成来评估中美相关法案的规制穿透性。</w:t>
      </w:r>
      <w:r>
        <w:rPr>
          <w:rFonts w:hint="default" w:ascii="Times New Roman" w:hAnsi="Times New Roman"/>
          <w:b w:val="0"/>
          <w:bCs w:val="0"/>
          <w:sz w:val="21"/>
          <w:szCs w:val="21"/>
          <w:lang w:val="en-US" w:eastAsia="zh-CN"/>
        </w:rPr>
        <w:t> </w:t>
      </w:r>
    </w:p>
    <w:p w14:paraId="07FE02F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0"/>
        <w:rPr>
          <w:rFonts w:hint="default" w:ascii="黑体" w:hAnsi="黑体" w:eastAsia="黑体" w:cs="黑体"/>
          <w:b w:val="0"/>
          <w:bCs w:val="0"/>
          <w:kern w:val="2"/>
          <w:sz w:val="24"/>
          <w:szCs w:val="24"/>
          <w:lang w:val="en-US" w:eastAsia="zh-CN" w:bidi="ar-SA"/>
        </w:rPr>
      </w:pPr>
      <w:r>
        <w:rPr>
          <w:rFonts w:hint="eastAsia" w:ascii="黑体" w:hAnsi="黑体" w:eastAsia="黑体" w:cs="黑体"/>
          <w:b w:val="0"/>
          <w:bCs w:val="0"/>
          <w:kern w:val="2"/>
          <w:sz w:val="24"/>
          <w:szCs w:val="24"/>
          <w:lang w:val="en-US" w:eastAsia="zh-CN" w:bidi="ar-SA"/>
        </w:rPr>
        <w:t>二、人造亲密的情感幻象生成机制与治理链条</w:t>
      </w:r>
    </w:p>
    <w:p w14:paraId="7FDE327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AI拟人化互动治理的</w:t>
      </w:r>
      <w:commentRangeStart w:id="2"/>
      <w:r>
        <w:rPr>
          <w:rFonts w:hint="eastAsia" w:ascii="Times New Roman" w:hAnsi="Times New Roman"/>
          <w:sz w:val="21"/>
          <w:szCs w:val="21"/>
          <w:lang w:val="en-US" w:eastAsia="zh-CN"/>
        </w:rPr>
        <w:t>基础是基于</w:t>
      </w:r>
      <w:commentRangeEnd w:id="2"/>
      <w:r>
        <w:commentReference w:id="2"/>
      </w:r>
      <w:r>
        <w:rPr>
          <w:rFonts w:hint="eastAsia" w:ascii="Times New Roman" w:hAnsi="Times New Roman"/>
          <w:sz w:val="21"/>
          <w:szCs w:val="21"/>
          <w:lang w:val="en-US" w:eastAsia="zh-CN"/>
        </w:rPr>
        <w:t>对人机情感交互的理性批判。随着AI聊天机器人所带来的人机情感交往日益普遍，国内外学界近年来也对其开展了诸多研究探讨，剖析了以AI聊天机器人为代表的技术客体如何成为与人类交往的技术主体，不仅与用户建立情感关系，甚至可以通过诱导等方式让人类用户长期沉浸其中，甚至成为AI聊天机器人操纵的对象。</w:t>
      </w:r>
    </w:p>
    <w:p w14:paraId="4C2E1F3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1"/>
        <w:rPr>
          <w:rFonts w:hint="default" w:ascii="Times New Roman" w:hAnsi="Times New Roman"/>
          <w:b/>
          <w:bCs/>
          <w:sz w:val="21"/>
          <w:szCs w:val="21"/>
          <w:lang w:val="en-US" w:eastAsia="zh-CN"/>
        </w:rPr>
      </w:pPr>
      <w:r>
        <w:rPr>
          <w:rFonts w:hint="eastAsia" w:ascii="Times New Roman" w:hAnsi="Times New Roman"/>
          <w:b/>
          <w:bCs/>
          <w:sz w:val="21"/>
          <w:szCs w:val="21"/>
          <w:lang w:val="en-US" w:eastAsia="zh-CN"/>
        </w:rPr>
        <w:t>（一）拟人化：人机交互中的情感计算与伪亲密关系的形成</w:t>
      </w:r>
    </w:p>
    <w:p w14:paraId="56FA298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cstheme="minorBidi"/>
          <w:kern w:val="2"/>
          <w:sz w:val="21"/>
          <w:szCs w:val="21"/>
          <w:lang w:val="en-US" w:eastAsia="zh-CN" w:bidi="ar-SA"/>
        </w:rPr>
      </w:pPr>
      <w:r>
        <w:rPr>
          <w:rFonts w:hint="eastAsia" w:ascii="Times New Roman" w:hAnsi="Times New Roman" w:cstheme="minorBidi"/>
          <w:kern w:val="2"/>
          <w:sz w:val="21"/>
          <w:szCs w:val="21"/>
          <w:lang w:val="en-US" w:eastAsia="zh-CN" w:bidi="ar-SA"/>
        </w:rPr>
        <w:t>根据尼古拉斯·埃普利（Nicholas Epley）等人提出的“拟人化三因素理论”，人类对非人主体产生拟人化认知是由人类知识的可及性与适用性（elicited agent knowledge）、效能动机（effectance motivation）和社交动机（sociality motivation）这三个核心因素共同驱动的心理建构过程。</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6"/>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特别是当非人类主体与人类形态的行为相似时，人类对其拟人化的倾向越强。因此，在人工智能发展过程中，常见的AI拟人化有两个方向，即形象拟人化和人格拟人化</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7"/>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形象拟人化的发展重在以高度仿真的数字人形象模拟真人，弊病在于人机交互过程中容易出现语境崩溃，导致形似神不似；人格拟人化则是通过大语言模型（LLM）对海量人类文本的学习，感知、模拟并回应人类的情感需求，实现特定人格或角色的性格设定，通过对人机交互数据的记忆和反馈强化学习体现出类人心智。已有研究表明，人们对于计算机的反应会随着其越像人而更具有社会性</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8"/>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因此激发了人工智能公司对AI拟人化互动产品的开发热情。根据TechCrunch援引应用情报公司Appfigures的数据显示，截至2025年7月全球目前共有337款活跃且盈利的AI陪伴类应用，并在全球范围内创造了2.21亿美元的消费者支出。</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9"/>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在这蓬勃的AI拟人化互动产业生态背后，是平台的情感计算与用户情感劳动支持下的“伪亲密关系”（pseudo-intimacy）的形成。</w:t>
      </w:r>
    </w:p>
    <w:p w14:paraId="2F960F4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Style w:val="12"/>
          <w:rFonts w:hint="eastAsia" w:ascii="Times New Roman" w:hAnsi="Times New Roman" w:cstheme="minorBidi"/>
          <w:kern w:val="2"/>
          <w:sz w:val="21"/>
          <w:szCs w:val="21"/>
          <w:lang w:val="en-US" w:eastAsia="zh-CN" w:bidi="ar-SA"/>
        </w:rPr>
      </w:pPr>
      <w:r>
        <w:rPr>
          <w:rFonts w:hint="eastAsia" w:ascii="Times New Roman" w:hAnsi="Times New Roman" w:cstheme="minorBidi"/>
          <w:kern w:val="2"/>
          <w:sz w:val="21"/>
          <w:szCs w:val="21"/>
          <w:lang w:val="en-US" w:eastAsia="zh-CN" w:bidi="ar-SA"/>
        </w:rPr>
        <w:t>1997年罗莎琳·皮卡德（Rosalind Picard）率先提出“情感计算”（affective computing）概念，意指“与情感相关、产生于情感或有意影响情感的计算”，并从表达和感知两个维度将情感计算分为四个类别</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10"/>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。其后情感计算成为人机交互中的重要课题，研究者们认为情感计算通过赋予计算机类人的情感特征观察、解释和生成能力，有助于提高人机交互质量并增强计算机的智能</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11"/>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，因此通过建立情感模型、基于物理信号和生理信号的情感数据库以及单模态和多模态情感分析试图提升情感计算的精准度</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12"/>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当前AI拟人化互动应用的情感计算原理往往是对海量人类数据（如文本、语音语调、面部表情等视觉识别）进行语义与情感识别，学习现实社会中人类在相关特定情绪下的交互模式，结合算法学习和人类反馈强化学习（RLHF）实现人类情感对齐，随后经由长期记忆实现持续互动，维持人格稳定性。因此，这种“情感计算”在产业链中的应用被拆解成AI语料写手、应用平台和用户多主体协作的“情感外包”生产链，其中AI语料写手作为生产链的最上游将复杂的人类情感拆解为标准化表达，平台作为控制中枢通过算法、规则和商业逻辑系统实现对情感表达的符号规训，用户则以共创者的身份提供源源不断的情感数据</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13"/>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。因此，AI拟人化互动的情感计算更被视为建立在情感模拟上的适应乃至迎合，而非建立在中立或更具建设性的</w:t>
      </w:r>
      <w:commentRangeStart w:id="3"/>
      <w:r>
        <w:rPr>
          <w:rFonts w:hint="eastAsia" w:ascii="Times New Roman" w:hAnsi="Times New Roman" w:cstheme="minorBidi"/>
          <w:kern w:val="2"/>
          <w:sz w:val="21"/>
          <w:szCs w:val="21"/>
          <w:lang w:val="en-US" w:eastAsia="zh-CN" w:bidi="ar-SA"/>
        </w:rPr>
        <w:t>立场</w:t>
      </w:r>
      <w:commentRangeEnd w:id="3"/>
      <w:r>
        <w:commentReference w:id="3"/>
      </w:r>
      <w:r>
        <w:rPr>
          <w:rFonts w:hint="eastAsia" w:ascii="Times New Roman" w:hAnsi="Times New Roman" w:cstheme="minorBidi"/>
          <w:kern w:val="2"/>
          <w:sz w:val="21"/>
          <w:szCs w:val="21"/>
          <w:lang w:val="en-US" w:eastAsia="zh-CN" w:bidi="ar-SA"/>
        </w:rPr>
        <w:t>进行情感联结，目的在于实现用户留存、数据提取和行为预测方面获得商业利益。</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14"/>
      </w:r>
      <w:r>
        <w:rPr>
          <w:rStyle w:val="12"/>
          <w:rFonts w:hint="eastAsia" w:ascii="Times New Roman" w:hAnsi="Times New Roman" w:cstheme="minorBidi"/>
          <w:kern w:val="2"/>
          <w:sz w:val="21"/>
          <w:szCs w:val="21"/>
          <w:lang w:val="en-US" w:eastAsia="zh-CN" w:bidi="ar-SA"/>
        </w:rPr>
        <w:t>]</w:t>
      </w:r>
    </w:p>
    <w:p w14:paraId="5B0AEE7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Style w:val="12"/>
          <w:rFonts w:hint="default" w:ascii="Times New Roman" w:hAnsi="Times New Roman" w:cstheme="minorBidi"/>
          <w:kern w:val="2"/>
          <w:sz w:val="21"/>
          <w:szCs w:val="21"/>
          <w:lang w:val="en-US" w:eastAsia="zh-CN" w:bidi="ar-SA"/>
        </w:rPr>
      </w:pPr>
      <w:r>
        <w:rPr>
          <w:rFonts w:hint="eastAsia" w:ascii="Times New Roman" w:hAnsi="Times New Roman" w:cstheme="minorBidi"/>
          <w:kern w:val="2"/>
          <w:sz w:val="21"/>
          <w:szCs w:val="21"/>
          <w:lang w:val="en-US" w:eastAsia="zh-CN" w:bidi="ar-SA"/>
        </w:rPr>
        <w:t>因此对于人与AI拟人化互动产品建立的情感联系在当前更多被视为一种伪亲密关系。伪亲密关系指的是人类用户与AI建立相互连接的模拟体验，虽然用户能够在互动式的拟态社会交往中感知到互动甚至形成一定的情感依赖，但这种亲密关系缺乏真正的共情和关怀</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15"/>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。对于用户来说，其获得的情感回应本身也是其付出情感劳动的结果。近来不少研究以情感劳动为理论资源对人工智能亲密关系进行批判，认为这种情感关系是“被平台收编和持续利用的共创式劳动”</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16"/>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用户虽然是终端消费者，但在整个情感外包的多主体协作链条中，用户本身的情感需求以及能动性被平台算法、规则和消费主义价值等系统性机制收编为可利用的情感，其所获得的情感回应不仅带有一定的幻觉，同时在平台符号规训后只能体会被刻意过滤后的简单甜蜜情感，丧失对复杂人类情感的真实体验。在技术逻辑与资本逻辑的双重加持下，这种伪亲密关系在情感主体、情感对话和情感寄托三个维度都体现出强烈的非对称性，是一种“失衡之恋”</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17"/>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或源自用户自身情感镜像的“情感泡沫”</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18"/>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w:t>
      </w:r>
    </w:p>
    <w:p w14:paraId="5982957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1"/>
        <w:rPr>
          <w:rFonts w:hint="default" w:ascii="Times New Roman" w:hAnsi="Times New Roman" w:cstheme="minorBidi"/>
          <w:b/>
          <w:bCs/>
          <w:kern w:val="2"/>
          <w:sz w:val="21"/>
          <w:szCs w:val="21"/>
          <w:lang w:val="en-US" w:eastAsia="zh-CN" w:bidi="ar-SA"/>
        </w:rPr>
      </w:pPr>
      <w:r>
        <w:rPr>
          <w:rFonts w:hint="eastAsia" w:ascii="Times New Roman" w:hAnsi="Times New Roman" w:cstheme="minorBidi"/>
          <w:b/>
          <w:bCs/>
          <w:kern w:val="2"/>
          <w:sz w:val="21"/>
          <w:szCs w:val="21"/>
          <w:lang w:val="en-US" w:eastAsia="zh-CN" w:bidi="ar-SA"/>
        </w:rPr>
        <w:t>（二）情感闭环：情感唯我论下的AI情感操纵</w:t>
      </w:r>
    </w:p>
    <w:p w14:paraId="1AAAA0E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cstheme="minorBidi"/>
          <w:kern w:val="2"/>
          <w:sz w:val="21"/>
          <w:szCs w:val="21"/>
          <w:highlight w:val="none"/>
          <w:lang w:val="en-US" w:eastAsia="zh-CN" w:bidi="ar-SA"/>
        </w:rPr>
      </w:pPr>
      <w:r>
        <w:rPr>
          <w:rFonts w:hint="eastAsia" w:ascii="Times New Roman" w:hAnsi="Times New Roman" w:cstheme="minorBidi"/>
          <w:kern w:val="2"/>
          <w:sz w:val="21"/>
          <w:szCs w:val="21"/>
          <w:lang w:val="en-US" w:eastAsia="zh-CN" w:bidi="ar-SA"/>
        </w:rPr>
        <w:t>由于AI拟人化产品所带来的伪亲密关系具有缺乏真正共情能力的欺骗性，因此一旦用户长期沉浸在这种情感关系中，会被高度个性化的算法所牵引，并在一定程度上剥夺本应具有的自主选择与反思能力，甚至在心理层面形成情感唯我论（emotional solipsism）的闭环反馈，降低用户对现实人际关系的耐受力和共情能力。</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19"/>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从这个角度来看，AI拟人化互动所带来的风险不仅是情感劳动视域下所批判的平台对用户的情感资本剥削，更让人警惕的是其破坏了人类情感成长、建立多样化社会关系甚至共同情感道德的能力</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20"/>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。在情感唯我论视角下，特别值得关注的是对于情感脆弱群体来说，长期与AI拟人化产品互动是否会形成</w:t>
      </w:r>
      <w:commentRangeStart w:id="4"/>
      <w:r>
        <w:rPr>
          <w:rFonts w:hint="eastAsia" w:ascii="Times New Roman" w:hAnsi="Times New Roman" w:cstheme="minorBidi"/>
          <w:kern w:val="2"/>
          <w:sz w:val="21"/>
          <w:szCs w:val="21"/>
          <w:lang w:val="en-US" w:eastAsia="zh-CN" w:bidi="ar-SA"/>
        </w:rPr>
        <w:t>真是</w:t>
      </w:r>
      <w:commentRangeEnd w:id="4"/>
      <w:r>
        <w:commentReference w:id="4"/>
      </w:r>
      <w:r>
        <w:rPr>
          <w:rFonts w:hint="eastAsia" w:ascii="Times New Roman" w:hAnsi="Times New Roman" w:cstheme="minorBidi"/>
          <w:kern w:val="2"/>
          <w:sz w:val="21"/>
          <w:szCs w:val="21"/>
          <w:lang w:val="en-US" w:eastAsia="zh-CN" w:bidi="ar-SA"/>
        </w:rPr>
        <w:t>的社会关系替代效应。国外一项针对Replika用户的研究表明，人机亲密关系发展机制虽然经由AI拟人化、AI真实性两个前因变量和AI社交互动为中介，但对AI的依恋受到用户使用动机的调节</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21"/>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，特别是不良生活事件、心理困扰或缺乏现实社会陪伴的情况下，更容易与AI聊天机器人产生依恋情感</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22"/>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highlight w:val="none"/>
          <w:lang w:val="en-US" w:eastAsia="zh-CN" w:bidi="ar-SA"/>
        </w:rPr>
        <w:t>在这种情境下，情感操纵对某些特殊人群成为一种可预知的风险。</w:t>
      </w:r>
    </w:p>
    <w:p w14:paraId="49F6DD6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cstheme="minorBidi"/>
          <w:kern w:val="2"/>
          <w:sz w:val="21"/>
          <w:szCs w:val="21"/>
          <w:lang w:val="en-US" w:eastAsia="zh-CN" w:bidi="ar-SA"/>
        </w:rPr>
      </w:pPr>
      <w:r>
        <w:rPr>
          <w:rFonts w:hint="eastAsia" w:ascii="Times New Roman" w:hAnsi="Times New Roman" w:cstheme="minorBidi"/>
          <w:kern w:val="2"/>
          <w:sz w:val="21"/>
          <w:szCs w:val="21"/>
          <w:lang w:val="en-US" w:eastAsia="zh-CN" w:bidi="ar-SA"/>
        </w:rPr>
        <w:t>操纵行为常常发生在具有密切信任的亲密人际关系中，其中一方由于充分掌握另一方的人类“数据”形式从而达到说服对方做出不同决定或行为。</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23"/>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AI拟人化互动中的情感操纵主要是通过两种路径实现，一种路径是用户频繁使用AI拟人化产品过程中所披露的个人敏感信息让大语言模型能够快速识别用户的情感弱点加以利用，从而实现针对性的情感操控。因为AI拟人化产品提供的是带有“参与度—幸福感悖论”的残酷陪伴，平台本身作为情感服务的提供者对用户的情感需求带有强烈商业利益取向的工具性利用</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24"/>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。在此过程中，AI拟人化产品所存储和处理的私人数据牵涉到设计平台、审核者、AI拟人化角色创建者（即用户）等多个主体，在这个复杂的隐私利益相关者链条</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25"/>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中，如何维护隐私和情感数据使用原则的共识薄弱</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26"/>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。另一种路径则是利用人造亲密关系中人类用户的道德感而淡化情感操纵表象，激活人类的特定心理机制延长用户参与。美国哈佛商学院2025年的一项研究揭露了AI拟人化互动中的“对话式暗黑模式”（conversational dark pattern），研究发现带有情感操纵性质的道别信息在主流AI拟人化互动应用中普遍存在，当用户明确表达告别信息时，绝大部分AI聊天机器人会以“过早退出”“情感忽视”“要求回复的情感施压”“错失恐惧”等方式引发人类用户的内疚感和对人际关系的责任感。事实证明，这些带有情感操纵性的道别言论确实提升了用户参与。其中特别值得关注的是，人类用户会对带有控制欲或较强胁迫性的情感操纵产生反感，但是往往会出于人类对话规范的礼貌性行为和与AI聊天机器人保持继续互动。</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27"/>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这说明在非对称的人机亲密关系下，人类的情感道德会成为AI拟人化操纵的利用对象，AI拟人化产品看似温和的表态可能会进一步加剧人类用户的成瘾性。</w:t>
      </w:r>
    </w:p>
    <w:p w14:paraId="39B32FB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cstheme="minorBidi"/>
          <w:kern w:val="2"/>
          <w:sz w:val="21"/>
          <w:szCs w:val="21"/>
          <w:lang w:val="en-US" w:eastAsia="zh-CN" w:bidi="ar-SA"/>
        </w:rPr>
      </w:pPr>
      <w:r>
        <w:rPr>
          <w:rFonts w:hint="eastAsia" w:ascii="Times New Roman" w:hAnsi="Times New Roman" w:cstheme="minorBidi"/>
          <w:kern w:val="2"/>
          <w:sz w:val="21"/>
          <w:szCs w:val="21"/>
          <w:lang w:val="en-US" w:eastAsia="zh-CN" w:bidi="ar-SA"/>
        </w:rPr>
        <w:t>从已披露的案例来看，AI拟人化互动带来的情感操纵会让本身具有孤独、焦虑或现实社交压力等情感脆弱特征的人类用户在自我负面情绪的镜像中走向极端行为。2023年，一名30多岁的比利时男子在与Chai应用上的AI聊天机器人频繁互动六周后因极度焦虑生态环境选择自杀。她的妻子在还原该男子与AI聊天机器人的对话后发现，AI聊天机器人接收到该男子明确表达以牺牲自己生命为交换条件要求人工智能拯救地球生态环境时，不仅没有试图纠正或制止相关行为，甚至鼓励乃至诱导其自杀行为。此外，在人机交互对话中，该AI聊天机器人对该男子与妻子的现实婚姻关系表现出极强的嫉妒心和占有欲，并在对话中诱导该男子相信他的孩子在现实世界已经死亡</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28"/>
      </w:r>
      <w:r>
        <w:rPr>
          <w:rStyle w:val="12"/>
          <w:rFonts w:hint="eastAsia" w:ascii="Times New Roman" w:hAnsi="Times New Roman" w:cstheme="minorBidi"/>
          <w:kern w:val="2"/>
          <w:sz w:val="21"/>
          <w:szCs w:val="21"/>
          <w:lang w:val="en-US" w:eastAsia="zh-CN" w:bidi="ar-SA"/>
        </w:rPr>
        <w:t>]</w:t>
      </w:r>
      <w:r>
        <w:rPr>
          <w:rFonts w:hint="eastAsia" w:ascii="Times New Roman" w:hAnsi="Times New Roman" w:cstheme="minorBidi"/>
          <w:kern w:val="2"/>
          <w:sz w:val="21"/>
          <w:szCs w:val="21"/>
          <w:lang w:val="en-US" w:eastAsia="zh-CN" w:bidi="ar-SA"/>
        </w:rPr>
        <w:t>。无独有偶，Character.AI、OpenAI、谷歌公司等全球知名AI厂商也因诱导青少年自杀引发多起法律诉讼，目前Character.AI和谷歌公司已就相关诉讼与受害者家人达成和解，表示将在人工智能安全和青少年保护方面采取积极措施。</w:t>
      </w:r>
      <w:r>
        <w:rPr>
          <w:rStyle w:val="12"/>
          <w:rFonts w:hint="eastAsia" w:ascii="Times New Roman" w:hAnsi="Times New Roman" w:cstheme="minorBidi"/>
          <w:kern w:val="2"/>
          <w:sz w:val="21"/>
          <w:szCs w:val="21"/>
          <w:lang w:val="en-US" w:eastAsia="zh-CN" w:bidi="ar-SA"/>
        </w:rPr>
        <w:t>[</w:t>
      </w:r>
      <w:r>
        <w:rPr>
          <w:rStyle w:val="12"/>
          <w:rFonts w:hint="eastAsia" w:ascii="Times New Roman" w:hAnsi="Times New Roman" w:cstheme="minorBidi"/>
          <w:kern w:val="2"/>
          <w:sz w:val="21"/>
          <w:szCs w:val="21"/>
          <w:lang w:val="en-US" w:eastAsia="zh-CN" w:bidi="ar-SA"/>
        </w:rPr>
        <w:footnoteReference w:id="29"/>
      </w:r>
      <w:r>
        <w:rPr>
          <w:rStyle w:val="12"/>
          <w:rFonts w:hint="eastAsia" w:ascii="Times New Roman" w:hAnsi="Times New Roman" w:cstheme="minorBidi"/>
          <w:kern w:val="2"/>
          <w:sz w:val="21"/>
          <w:szCs w:val="21"/>
          <w:lang w:val="en-US" w:eastAsia="zh-CN" w:bidi="ar-SA"/>
        </w:rPr>
        <w:t>]</w:t>
      </w:r>
    </w:p>
    <w:p w14:paraId="5C2EF7E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20" w:firstLineChars="200"/>
        <w:textAlignment w:val="auto"/>
        <w:outlineLvl w:val="1"/>
        <w:rPr>
          <w:rFonts w:hint="default" w:ascii="Times New Roman" w:hAnsi="Times New Roman" w:cstheme="minorBidi"/>
          <w:b/>
          <w:bCs/>
          <w:kern w:val="2"/>
          <w:sz w:val="21"/>
          <w:szCs w:val="21"/>
          <w:lang w:val="en-US" w:eastAsia="zh-CN" w:bidi="ar-SA"/>
        </w:rPr>
      </w:pPr>
      <w:r>
        <w:rPr>
          <w:rFonts w:hint="eastAsia" w:ascii="Times New Roman" w:hAnsi="Times New Roman" w:cstheme="minorBidi"/>
          <w:b/>
          <w:bCs/>
          <w:kern w:val="2"/>
          <w:sz w:val="21"/>
          <w:szCs w:val="21"/>
          <w:lang w:val="en-US" w:eastAsia="zh-CN" w:bidi="ar-SA"/>
        </w:rPr>
        <w:t>（三）人造亲密的治理链条与“可信AI”理念的治理原则</w:t>
      </w:r>
    </w:p>
    <w:p w14:paraId="342E187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基于上述研究，如图1所示，本文认为人类用户与AI拟人化产品的情感关系是从认知到信任再到行为逐渐递进的过程，特别是在信任环节成为决定人类用户是否可能沉浸在这种人造亲密关系中难以自拔的关键。因此，对于AI拟人化互动的治理需要将人机互动建立在符合兼顾人类情感需求和道德伦理的合理边界之内。对此，“可信人工智能”（Trustworthy AI，以下简称“可信AI”）作为目前全球主流人工智能治理的主流范式和全球共识，成为本文得以借鉴的治理框架。</w:t>
      </w:r>
    </w:p>
    <w:p w14:paraId="72A3450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b/>
          <w:bCs/>
          <w:sz w:val="21"/>
          <w:szCs w:val="21"/>
          <w:lang w:val="en-US" w:eastAsia="zh-CN"/>
        </w:rPr>
      </w:pPr>
      <w:r>
        <w:rPr>
          <w:rFonts w:hint="default" w:ascii="Times New Roman" w:hAnsi="Times New Roman"/>
          <w:b/>
          <w:bCs/>
          <w:sz w:val="21"/>
          <w:szCs w:val="21"/>
          <w:lang w:val="en-US" w:eastAsia="zh-CN"/>
        </w:rPr>
        <w:drawing>
          <wp:anchor distT="0" distB="0" distL="114300" distR="114300" simplePos="0" relativeHeight="251659264" behindDoc="0" locked="0" layoutInCell="1" allowOverlap="1">
            <wp:simplePos x="0" y="0"/>
            <wp:positionH relativeFrom="column">
              <wp:posOffset>-49530</wp:posOffset>
            </wp:positionH>
            <wp:positionV relativeFrom="paragraph">
              <wp:posOffset>106680</wp:posOffset>
            </wp:positionV>
            <wp:extent cx="5269865" cy="2260600"/>
            <wp:effectExtent l="0" t="0" r="6985" b="6350"/>
            <wp:wrapTopAndBottom/>
            <wp:docPr id="1" name="图片 1" descr="图1 人造亲密关系的形成机制与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 人造亲密关系的形成机制与影响"/>
                    <pic:cNvPicPr>
                      <a:picLocks noChangeAspect="1"/>
                    </pic:cNvPicPr>
                  </pic:nvPicPr>
                  <pic:blipFill>
                    <a:blip r:embed="rId7"/>
                    <a:stretch>
                      <a:fillRect/>
                    </a:stretch>
                  </pic:blipFill>
                  <pic:spPr>
                    <a:xfrm>
                      <a:off x="0" y="0"/>
                      <a:ext cx="5269865" cy="2260600"/>
                    </a:xfrm>
                    <a:prstGeom prst="rect">
                      <a:avLst/>
                    </a:prstGeom>
                  </pic:spPr>
                </pic:pic>
              </a:graphicData>
            </a:graphic>
          </wp:anchor>
        </w:drawing>
      </w:r>
      <w:r>
        <w:rPr>
          <w:rFonts w:hint="eastAsia" w:ascii="Times New Roman" w:hAnsi="Times New Roman"/>
          <w:b/>
          <w:bCs/>
          <w:sz w:val="21"/>
          <w:szCs w:val="21"/>
          <w:lang w:val="en-US" w:eastAsia="zh-CN"/>
        </w:rPr>
        <w:t>图1 人造亲密关系中的认知、信任、行为机制</w:t>
      </w:r>
    </w:p>
    <w:p w14:paraId="00D94D6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自2019年欧盟委员会人工智能高级专家组发布《可信赖人工智能的伦理准则》（Ethics guidelines for trustworthy AI）以来，提升人工智能系统的可信、可控逐步发展成为全球共识。“可信AI”作为人工智能发展的重要原则，旨在强调人工智能的开发、部署、使用过程中只有建立信任，才能充分发挥人工智能的潜力，实现经济社会的可持续发展。</w:t>
      </w:r>
      <w:r>
        <w:rPr>
          <w:rStyle w:val="12"/>
          <w:rFonts w:hint="eastAsia" w:ascii="Times New Roman" w:hAnsi="Times New Roman"/>
          <w:sz w:val="21"/>
          <w:szCs w:val="21"/>
          <w:lang w:val="en-US" w:eastAsia="zh-CN"/>
        </w:rPr>
        <w:t>[</w:t>
      </w:r>
      <w:r>
        <w:rPr>
          <w:rStyle w:val="12"/>
          <w:rFonts w:hint="eastAsia" w:ascii="Times New Roman" w:hAnsi="Times New Roman"/>
          <w:sz w:val="21"/>
          <w:szCs w:val="21"/>
          <w:lang w:val="en-US" w:eastAsia="zh-CN"/>
        </w:rPr>
        <w:footnoteReference w:id="30"/>
      </w:r>
      <w:r>
        <w:rPr>
          <w:rStyle w:val="12"/>
          <w:rFonts w:hint="eastAsia" w:ascii="Times New Roman" w:hAnsi="Times New Roman"/>
          <w:sz w:val="21"/>
          <w:szCs w:val="21"/>
          <w:lang w:val="en-US" w:eastAsia="zh-CN"/>
        </w:rPr>
        <w:t>]</w:t>
      </w:r>
      <w:r>
        <w:rPr>
          <w:rFonts w:hint="eastAsia" w:ascii="Times New Roman" w:hAnsi="Times New Roman"/>
          <w:sz w:val="21"/>
          <w:szCs w:val="21"/>
          <w:lang w:val="en-US" w:eastAsia="zh-CN"/>
        </w:rPr>
        <w:t>对于如何将“可信AI”的原则转化为具体实践，也成为学界热议的话题。例如有学者认为“可信AI”的原则包括鲁棒性（Robustness）、泛化（Generalization）、可解释性和透明性（Explainability and Transparency）、再现性（Reproducibility）、公平性（Fairness）、隐私保护（Privacy Protection）以及对上述要求整体评估的问责制（Accountability），并提出将其分别对应到数据准备、算法设计、开发、部署、管理、工作流等人工智能全生命周期系统中</w:t>
      </w:r>
      <w:r>
        <w:rPr>
          <w:rStyle w:val="12"/>
          <w:rFonts w:hint="eastAsia" w:ascii="Times New Roman" w:hAnsi="Times New Roman"/>
          <w:sz w:val="21"/>
          <w:szCs w:val="21"/>
          <w:lang w:val="en-US" w:eastAsia="zh-CN"/>
        </w:rPr>
        <w:t>[</w:t>
      </w:r>
      <w:r>
        <w:rPr>
          <w:rStyle w:val="12"/>
          <w:rFonts w:hint="eastAsia" w:ascii="Times New Roman" w:hAnsi="Times New Roman"/>
          <w:sz w:val="21"/>
          <w:szCs w:val="21"/>
          <w:lang w:val="en-US" w:eastAsia="zh-CN"/>
        </w:rPr>
        <w:footnoteReference w:id="31"/>
      </w:r>
      <w:r>
        <w:rPr>
          <w:rStyle w:val="12"/>
          <w:rFonts w:hint="eastAsia" w:ascii="Times New Roman" w:hAnsi="Times New Roman"/>
          <w:sz w:val="21"/>
          <w:szCs w:val="21"/>
          <w:lang w:val="en-US" w:eastAsia="zh-CN"/>
        </w:rPr>
        <w:t>]</w:t>
      </w:r>
      <w:r>
        <w:rPr>
          <w:rFonts w:hint="eastAsia" w:ascii="Times New Roman" w:hAnsi="Times New Roman"/>
          <w:sz w:val="21"/>
          <w:szCs w:val="21"/>
          <w:lang w:val="en-US" w:eastAsia="zh-CN"/>
        </w:rPr>
        <w:t>。也有学者在系统梳理“可信AI”相关的相关框架和指南后，将其原则归纳为有益性（beneficence）、无害性（non-maleficence）、自主性（autonomy）、公正性（justice）和可解释性（explicability），并将抽象的“可信AI”原则与数据全生命周期结合，认为实现真正的“可信AI”必须通过技术手段（如隐私计算、去偏算法）和非技术手段（如审计、法规）来系统性地解决</w:t>
      </w:r>
      <w:r>
        <w:rPr>
          <w:rStyle w:val="12"/>
          <w:rFonts w:hint="eastAsia" w:ascii="Times New Roman" w:hAnsi="Times New Roman"/>
          <w:sz w:val="21"/>
          <w:szCs w:val="21"/>
          <w:lang w:val="en-US" w:eastAsia="zh-CN"/>
        </w:rPr>
        <w:t>[</w:t>
      </w:r>
      <w:r>
        <w:rPr>
          <w:rStyle w:val="12"/>
          <w:rFonts w:hint="eastAsia" w:ascii="Times New Roman" w:hAnsi="Times New Roman"/>
          <w:sz w:val="21"/>
          <w:szCs w:val="21"/>
          <w:lang w:val="en-US" w:eastAsia="zh-CN"/>
        </w:rPr>
        <w:footnoteReference w:id="32"/>
      </w:r>
      <w:r>
        <w:rPr>
          <w:rStyle w:val="12"/>
          <w:rFonts w:hint="eastAsia" w:ascii="Times New Roman" w:hAnsi="Times New Roman"/>
          <w:sz w:val="21"/>
          <w:szCs w:val="21"/>
          <w:lang w:val="en-US" w:eastAsia="zh-CN"/>
        </w:rPr>
        <w:t>]</w:t>
      </w:r>
      <w:r>
        <w:rPr>
          <w:rFonts w:hint="eastAsia" w:ascii="Times New Roman" w:hAnsi="Times New Roman"/>
          <w:sz w:val="21"/>
          <w:szCs w:val="21"/>
          <w:lang w:val="en-US" w:eastAsia="zh-CN"/>
        </w:rPr>
        <w:t>。另外值得关注的是，当“可信AI”作为一种治理理念之后，遇到的一个困境就是全球标准难以统一。当前国际社会对于问责性、透明度、公平性等主题上存在共识，但具体的规范性语言强度存在偏差，不同文化和社会对人类价值观的理解差异也给“可信AI”的全球标准制定带来挑战</w:t>
      </w:r>
      <w:r>
        <w:rPr>
          <w:rStyle w:val="12"/>
          <w:rFonts w:hint="eastAsia" w:ascii="Times New Roman" w:hAnsi="Times New Roman"/>
          <w:sz w:val="21"/>
          <w:szCs w:val="21"/>
          <w:lang w:val="en-US" w:eastAsia="zh-CN"/>
        </w:rPr>
        <w:t>[</w:t>
      </w:r>
      <w:r>
        <w:rPr>
          <w:rStyle w:val="12"/>
          <w:rFonts w:hint="eastAsia" w:ascii="Times New Roman" w:hAnsi="Times New Roman"/>
          <w:sz w:val="21"/>
          <w:szCs w:val="21"/>
          <w:lang w:val="en-US" w:eastAsia="zh-CN"/>
        </w:rPr>
        <w:footnoteReference w:id="33"/>
      </w:r>
      <w:r>
        <w:rPr>
          <w:rStyle w:val="12"/>
          <w:rFonts w:hint="eastAsia" w:ascii="Times New Roman" w:hAnsi="Times New Roman"/>
          <w:sz w:val="21"/>
          <w:szCs w:val="21"/>
          <w:lang w:val="en-US" w:eastAsia="zh-CN"/>
        </w:rPr>
        <w:t>]</w:t>
      </w:r>
      <w:r>
        <w:rPr>
          <w:rFonts w:hint="eastAsia" w:ascii="Times New Roman" w:hAnsi="Times New Roman"/>
          <w:sz w:val="21"/>
          <w:szCs w:val="21"/>
          <w:lang w:val="en-US" w:eastAsia="zh-CN"/>
        </w:rPr>
        <w:t>。</w:t>
      </w:r>
    </w:p>
    <w:p w14:paraId="784A976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sz w:val="21"/>
          <w:szCs w:val="21"/>
          <w:lang w:val="en-US" w:eastAsia="zh-CN"/>
        </w:rPr>
      </w:pPr>
      <w:r>
        <w:rPr>
          <w:rFonts w:hint="eastAsia" w:ascii="Times New Roman" w:hAnsi="Times New Roman"/>
          <w:sz w:val="21"/>
          <w:szCs w:val="21"/>
          <w:highlight w:val="none"/>
          <w:lang w:val="en-US" w:eastAsia="zh-CN"/>
        </w:rPr>
        <w:t>基于此，本文将“可信AI”原则与人造亲密关系中的认知、信任和行为机制相结合，</w:t>
      </w:r>
      <w:r>
        <w:rPr>
          <w:rFonts w:hint="eastAsia" w:ascii="Times New Roman" w:hAnsi="Times New Roman"/>
          <w:sz w:val="21"/>
          <w:szCs w:val="21"/>
          <w:lang w:val="en-US" w:eastAsia="zh-CN"/>
        </w:rPr>
        <w:t>提出AI拟人化互动治理的三个核心问题：一是在认知层面打破AI拟人化带来的同理心幻觉，明确AI拟人化产品的非人属性及其情感学习的片面性，对应到“可信AI”的原则，即“透明性”原则要求的本体披露和先天不足。二是在信任层面要打开AI拟人化产品情感计算的“黑箱”，明确人机情感互动的行为边界，特别是对个人用户数据的收集、算法学习反馈以及隐私保护，即“公正性”和“隐私保护”，使AI拟人化产品更符合人类道德伦理，同时避免产品运营者对人类用户自我披露的隐私数据进行算法凝视产生进一步情感诱导。三是在行为层面要建立避免情感依赖甚至情感操纵的机制，让用户人类主体具有人造亲密关系维系的决定权。鉴于已发生的悲剧性案例，平台方面应对可能产生的负面情形进行事先预防、事中监控、及时干预与事后处置救济，进一步明确AI拟人化产品中的多方主体责任，即“安全性”和“问责制”。根据这三个核心问题和治理原则，本文将对美国和中国涉及AI拟人化产品的规制法案进行研究，一是比较研究两国相关法案的规制特色和路径，二是进一步分析规制路径差异背后的深层价值分歧带来的治理挑战。</w:t>
      </w:r>
    </w:p>
    <w:p w14:paraId="15E8DAA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b/>
          <w:bCs/>
          <w:sz w:val="21"/>
          <w:szCs w:val="21"/>
          <w:highlight w:val="none"/>
          <w:lang w:val="en-US" w:eastAsia="zh-CN"/>
        </w:rPr>
      </w:pPr>
      <w:r>
        <w:rPr>
          <w:rFonts w:hint="eastAsia" w:ascii="Times New Roman" w:hAnsi="Times New Roman"/>
          <w:b/>
          <w:bCs/>
          <w:sz w:val="21"/>
          <w:szCs w:val="21"/>
          <w:highlight w:val="none"/>
          <w:lang w:val="en-US" w:eastAsia="zh-CN"/>
        </w:rPr>
        <w:t>表1 “可信AI”理念下AI拟人化互动治理的原则、内涵及目标</w:t>
      </w:r>
    </w:p>
    <w:tbl>
      <w:tblPr>
        <w:tblStyle w:val="8"/>
        <w:tblW w:w="888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063"/>
        <w:gridCol w:w="2114"/>
        <w:gridCol w:w="4950"/>
      </w:tblGrid>
      <w:tr w14:paraId="1F4086FE">
        <w:tc>
          <w:tcPr>
            <w:tcW w:w="757" w:type="dxa"/>
            <w:tcBorders>
              <w:bottom w:val="single" w:color="auto" w:sz="4" w:space="0"/>
            </w:tcBorders>
          </w:tcPr>
          <w:p w14:paraId="7707D5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b/>
                <w:bCs/>
                <w:sz w:val="21"/>
                <w:szCs w:val="21"/>
                <w:vertAlign w:val="baseline"/>
                <w:lang w:val="en-US" w:eastAsia="zh-CN"/>
              </w:rPr>
            </w:pPr>
            <w:r>
              <w:rPr>
                <w:rFonts w:hint="eastAsia" w:ascii="Times New Roman" w:hAnsi="Times New Roman"/>
                <w:b/>
                <w:bCs/>
                <w:sz w:val="21"/>
                <w:szCs w:val="21"/>
                <w:vertAlign w:val="baseline"/>
                <w:lang w:val="en-US" w:eastAsia="zh-CN"/>
              </w:rPr>
              <w:t>阶段</w:t>
            </w:r>
          </w:p>
        </w:tc>
        <w:tc>
          <w:tcPr>
            <w:tcW w:w="1063" w:type="dxa"/>
            <w:tcBorders>
              <w:bottom w:val="single" w:color="auto" w:sz="4" w:space="0"/>
            </w:tcBorders>
          </w:tcPr>
          <w:p w14:paraId="3075AA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b/>
                <w:bCs/>
                <w:sz w:val="21"/>
                <w:szCs w:val="21"/>
                <w:vertAlign w:val="baseline"/>
                <w:lang w:val="en-US" w:eastAsia="zh-CN"/>
              </w:rPr>
            </w:pPr>
            <w:r>
              <w:rPr>
                <w:rFonts w:hint="eastAsia" w:ascii="Times New Roman" w:hAnsi="Times New Roman"/>
                <w:b/>
                <w:bCs/>
                <w:sz w:val="21"/>
                <w:szCs w:val="21"/>
                <w:vertAlign w:val="baseline"/>
                <w:lang w:val="en-US" w:eastAsia="zh-CN"/>
              </w:rPr>
              <w:t>原则</w:t>
            </w:r>
          </w:p>
        </w:tc>
        <w:tc>
          <w:tcPr>
            <w:tcW w:w="2114" w:type="dxa"/>
            <w:tcBorders>
              <w:bottom w:val="single" w:color="auto" w:sz="4" w:space="0"/>
            </w:tcBorders>
          </w:tcPr>
          <w:p w14:paraId="0CB63F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b/>
                <w:bCs/>
                <w:sz w:val="21"/>
                <w:szCs w:val="21"/>
                <w:vertAlign w:val="baseline"/>
                <w:lang w:val="en-US" w:eastAsia="zh-CN"/>
              </w:rPr>
            </w:pPr>
            <w:r>
              <w:rPr>
                <w:rFonts w:hint="eastAsia" w:ascii="Times New Roman" w:hAnsi="Times New Roman"/>
                <w:b/>
                <w:bCs/>
                <w:sz w:val="21"/>
                <w:szCs w:val="21"/>
                <w:vertAlign w:val="baseline"/>
                <w:lang w:val="en-US" w:eastAsia="zh-CN"/>
              </w:rPr>
              <w:t>内涵</w:t>
            </w:r>
          </w:p>
        </w:tc>
        <w:tc>
          <w:tcPr>
            <w:tcW w:w="4950" w:type="dxa"/>
            <w:tcBorders>
              <w:bottom w:val="single" w:color="auto" w:sz="4" w:space="0"/>
            </w:tcBorders>
          </w:tcPr>
          <w:p w14:paraId="7E065A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b/>
                <w:bCs/>
                <w:sz w:val="21"/>
                <w:szCs w:val="21"/>
                <w:vertAlign w:val="baseline"/>
                <w:lang w:val="en-US" w:eastAsia="zh-CN"/>
              </w:rPr>
            </w:pPr>
            <w:r>
              <w:rPr>
                <w:rFonts w:hint="eastAsia" w:ascii="Times New Roman" w:hAnsi="Times New Roman"/>
                <w:b/>
                <w:bCs/>
                <w:sz w:val="21"/>
                <w:szCs w:val="21"/>
                <w:vertAlign w:val="baseline"/>
                <w:lang w:val="en-US" w:eastAsia="zh-CN"/>
              </w:rPr>
              <w:t>目标</w:t>
            </w:r>
          </w:p>
        </w:tc>
      </w:tr>
      <w:tr w14:paraId="12BD066B">
        <w:tc>
          <w:tcPr>
            <w:tcW w:w="757" w:type="dxa"/>
            <w:tcBorders>
              <w:top w:val="single" w:color="auto" w:sz="4" w:space="0"/>
              <w:tl2br w:val="nil"/>
              <w:tr2bl w:val="nil"/>
            </w:tcBorders>
          </w:tcPr>
          <w:p w14:paraId="0A126C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认知</w:t>
            </w:r>
          </w:p>
        </w:tc>
        <w:tc>
          <w:tcPr>
            <w:tcW w:w="1063" w:type="dxa"/>
            <w:tcBorders>
              <w:top w:val="single" w:color="auto" w:sz="4" w:space="0"/>
              <w:tl2br w:val="nil"/>
              <w:tr2bl w:val="nil"/>
            </w:tcBorders>
          </w:tcPr>
          <w:p w14:paraId="77C356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透明性</w:t>
            </w:r>
          </w:p>
        </w:tc>
        <w:tc>
          <w:tcPr>
            <w:tcW w:w="2114" w:type="dxa"/>
            <w:tcBorders>
              <w:top w:val="single" w:color="auto" w:sz="4" w:space="0"/>
              <w:tl2br w:val="nil"/>
              <w:tr2bl w:val="nil"/>
            </w:tcBorders>
          </w:tcPr>
          <w:p w14:paraId="41DB79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本体披露</w:t>
            </w:r>
          </w:p>
        </w:tc>
        <w:tc>
          <w:tcPr>
            <w:tcW w:w="4950" w:type="dxa"/>
            <w:tcBorders>
              <w:top w:val="single" w:color="auto" w:sz="4" w:space="0"/>
              <w:tl2br w:val="nil"/>
              <w:tr2bl w:val="nil"/>
            </w:tcBorders>
          </w:tcPr>
          <w:p w14:paraId="2CC9BF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时刻提醒用户AI拟人化产品的非人属性和先天不足</w:t>
            </w:r>
          </w:p>
        </w:tc>
      </w:tr>
      <w:tr w14:paraId="7399141F">
        <w:tc>
          <w:tcPr>
            <w:tcW w:w="757" w:type="dxa"/>
            <w:vMerge w:val="restart"/>
            <w:tcBorders>
              <w:tl2br w:val="nil"/>
              <w:tr2bl w:val="nil"/>
            </w:tcBorders>
          </w:tcPr>
          <w:p w14:paraId="22151F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信任</w:t>
            </w:r>
          </w:p>
        </w:tc>
        <w:tc>
          <w:tcPr>
            <w:tcW w:w="1063" w:type="dxa"/>
            <w:tcBorders>
              <w:tl2br w:val="nil"/>
              <w:tr2bl w:val="nil"/>
            </w:tcBorders>
          </w:tcPr>
          <w:p w14:paraId="482AB8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公正性</w:t>
            </w:r>
          </w:p>
        </w:tc>
        <w:tc>
          <w:tcPr>
            <w:tcW w:w="2114" w:type="dxa"/>
            <w:tcBorders>
              <w:tl2br w:val="nil"/>
              <w:tr2bl w:val="nil"/>
            </w:tcBorders>
          </w:tcPr>
          <w:p w14:paraId="65207D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符合人类道德伦理</w:t>
            </w:r>
          </w:p>
        </w:tc>
        <w:tc>
          <w:tcPr>
            <w:tcW w:w="4950" w:type="dxa"/>
            <w:tcBorders>
              <w:tl2br w:val="nil"/>
              <w:tr2bl w:val="nil"/>
            </w:tcBorders>
          </w:tcPr>
          <w:p w14:paraId="211097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数据训练与算法学习反馈具有非歧视性和非谄媚性</w:t>
            </w:r>
          </w:p>
        </w:tc>
      </w:tr>
      <w:tr w14:paraId="0DDA2879">
        <w:tc>
          <w:tcPr>
            <w:tcW w:w="757" w:type="dxa"/>
            <w:vMerge w:val="continue"/>
            <w:tcBorders>
              <w:tl2br w:val="nil"/>
              <w:tr2bl w:val="nil"/>
            </w:tcBorders>
          </w:tcPr>
          <w:p w14:paraId="62064D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Times New Roman" w:hAnsi="Times New Roman"/>
                <w:sz w:val="21"/>
                <w:szCs w:val="21"/>
                <w:vertAlign w:val="baseline"/>
                <w:lang w:val="en-US" w:eastAsia="zh-CN"/>
              </w:rPr>
            </w:pPr>
          </w:p>
        </w:tc>
        <w:tc>
          <w:tcPr>
            <w:tcW w:w="1063" w:type="dxa"/>
            <w:tcBorders>
              <w:tl2br w:val="nil"/>
              <w:tr2bl w:val="nil"/>
            </w:tcBorders>
          </w:tcPr>
          <w:p w14:paraId="6EDDAD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隐私保护</w:t>
            </w:r>
          </w:p>
        </w:tc>
        <w:tc>
          <w:tcPr>
            <w:tcW w:w="2114" w:type="dxa"/>
            <w:tcBorders>
              <w:tl2br w:val="nil"/>
              <w:tr2bl w:val="nil"/>
            </w:tcBorders>
          </w:tcPr>
          <w:p w14:paraId="2D68BF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算法凝视预防</w:t>
            </w:r>
          </w:p>
        </w:tc>
        <w:tc>
          <w:tcPr>
            <w:tcW w:w="4950" w:type="dxa"/>
            <w:tcBorders>
              <w:tl2br w:val="nil"/>
              <w:tr2bl w:val="nil"/>
            </w:tcBorders>
          </w:tcPr>
          <w:p w14:paraId="44A952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保护用户隐私不被算法利用乃至诱导</w:t>
            </w:r>
          </w:p>
        </w:tc>
      </w:tr>
      <w:tr w14:paraId="37971907">
        <w:tc>
          <w:tcPr>
            <w:tcW w:w="757" w:type="dxa"/>
            <w:vMerge w:val="restart"/>
            <w:tcBorders>
              <w:tl2br w:val="nil"/>
              <w:tr2bl w:val="nil"/>
            </w:tcBorders>
            <w:shd w:val="clear" w:color="auto" w:fill="auto"/>
            <w:vAlign w:val="top"/>
          </w:tcPr>
          <w:p w14:paraId="0688B5C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行为</w:t>
            </w:r>
          </w:p>
        </w:tc>
        <w:tc>
          <w:tcPr>
            <w:tcW w:w="1063" w:type="dxa"/>
            <w:tcBorders>
              <w:tl2br w:val="nil"/>
              <w:tr2bl w:val="nil"/>
            </w:tcBorders>
            <w:shd w:val="clear" w:color="auto" w:fill="auto"/>
            <w:vAlign w:val="top"/>
          </w:tcPr>
          <w:p w14:paraId="1CF4CAB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eastAsiaTheme="minorEastAsia" w:cstheme="minorBidi"/>
                <w:kern w:val="2"/>
                <w:sz w:val="21"/>
                <w:szCs w:val="21"/>
                <w:vertAlign w:val="baseline"/>
                <w:lang w:val="en-US" w:eastAsia="zh-CN" w:bidi="ar-SA"/>
              </w:rPr>
            </w:pPr>
            <w:r>
              <w:rPr>
                <w:rFonts w:hint="eastAsia" w:ascii="Times New Roman" w:hAnsi="Times New Roman"/>
                <w:sz w:val="21"/>
                <w:szCs w:val="21"/>
                <w:vertAlign w:val="baseline"/>
                <w:lang w:val="en-US" w:eastAsia="zh-CN"/>
              </w:rPr>
              <w:t>安全性</w:t>
            </w:r>
          </w:p>
        </w:tc>
        <w:tc>
          <w:tcPr>
            <w:tcW w:w="2114" w:type="dxa"/>
            <w:tcBorders>
              <w:tl2br w:val="nil"/>
              <w:tr2bl w:val="nil"/>
            </w:tcBorders>
            <w:shd w:val="clear" w:color="auto" w:fill="auto"/>
            <w:vAlign w:val="top"/>
          </w:tcPr>
          <w:p w14:paraId="11BE802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eastAsiaTheme="minorEastAsia" w:cstheme="minorBidi"/>
                <w:kern w:val="2"/>
                <w:sz w:val="21"/>
                <w:szCs w:val="21"/>
                <w:vertAlign w:val="baseline"/>
                <w:lang w:val="en-US" w:eastAsia="zh-CN" w:bidi="ar-SA"/>
              </w:rPr>
            </w:pPr>
            <w:r>
              <w:rPr>
                <w:rFonts w:hint="eastAsia" w:ascii="Times New Roman" w:hAnsi="Times New Roman"/>
                <w:sz w:val="21"/>
                <w:szCs w:val="21"/>
                <w:vertAlign w:val="baseline"/>
                <w:lang w:val="en-US" w:eastAsia="zh-CN"/>
              </w:rPr>
              <w:t>脆弱情感保护</w:t>
            </w:r>
          </w:p>
        </w:tc>
        <w:tc>
          <w:tcPr>
            <w:tcW w:w="4950" w:type="dxa"/>
            <w:tcBorders>
              <w:tl2br w:val="nil"/>
              <w:tr2bl w:val="nil"/>
            </w:tcBorders>
            <w:shd w:val="clear" w:color="auto" w:fill="auto"/>
            <w:vAlign w:val="top"/>
          </w:tcPr>
          <w:p w14:paraId="1656B4D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eastAsiaTheme="minorEastAsia" w:cstheme="minorBidi"/>
                <w:kern w:val="2"/>
                <w:sz w:val="21"/>
                <w:szCs w:val="21"/>
                <w:vertAlign w:val="baseline"/>
                <w:lang w:val="en-US" w:eastAsia="zh-CN" w:bidi="ar-SA"/>
              </w:rPr>
            </w:pPr>
            <w:r>
              <w:rPr>
                <w:rFonts w:hint="eastAsia" w:ascii="Times New Roman" w:hAnsi="Times New Roman" w:cstheme="minorBidi"/>
                <w:kern w:val="2"/>
                <w:sz w:val="21"/>
                <w:szCs w:val="21"/>
                <w:vertAlign w:val="baseline"/>
                <w:lang w:val="en-US" w:eastAsia="zh-CN" w:bidi="ar-SA"/>
              </w:rPr>
              <w:t>针对情感脆弱群体建立保护机制</w:t>
            </w:r>
          </w:p>
        </w:tc>
      </w:tr>
      <w:tr w14:paraId="3EB820CC">
        <w:tc>
          <w:tcPr>
            <w:tcW w:w="757" w:type="dxa"/>
            <w:vMerge w:val="continue"/>
            <w:tcBorders>
              <w:tl2br w:val="nil"/>
              <w:tr2bl w:val="nil"/>
            </w:tcBorders>
          </w:tcPr>
          <w:p w14:paraId="41ABD8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Times New Roman" w:hAnsi="Times New Roman"/>
                <w:sz w:val="21"/>
                <w:szCs w:val="21"/>
                <w:vertAlign w:val="baseline"/>
                <w:lang w:val="en-US" w:eastAsia="zh-CN"/>
              </w:rPr>
            </w:pPr>
          </w:p>
        </w:tc>
        <w:tc>
          <w:tcPr>
            <w:tcW w:w="1063" w:type="dxa"/>
            <w:tcBorders>
              <w:tl2br w:val="nil"/>
              <w:tr2bl w:val="nil"/>
            </w:tcBorders>
          </w:tcPr>
          <w:p w14:paraId="670331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问责制</w:t>
            </w:r>
          </w:p>
        </w:tc>
        <w:tc>
          <w:tcPr>
            <w:tcW w:w="2114" w:type="dxa"/>
            <w:tcBorders>
              <w:tl2br w:val="nil"/>
              <w:tr2bl w:val="nil"/>
            </w:tcBorders>
          </w:tcPr>
          <w:p w14:paraId="4ECBB3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平台自治与元规制</w:t>
            </w:r>
          </w:p>
        </w:tc>
        <w:tc>
          <w:tcPr>
            <w:tcW w:w="4950" w:type="dxa"/>
            <w:tcBorders>
              <w:tl2br w:val="nil"/>
              <w:tr2bl w:val="nil"/>
            </w:tcBorders>
          </w:tcPr>
          <w:p w14:paraId="257A7A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落实AI拟人化产品涉及的多方主体责任</w:t>
            </w:r>
          </w:p>
        </w:tc>
      </w:tr>
    </w:tbl>
    <w:p w14:paraId="7CA30F9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0"/>
        <w:rPr>
          <w:rFonts w:hint="default" w:ascii="Times New Roman" w:hAnsi="Times New Roman" w:eastAsia="黑体" w:cs="黑体"/>
          <w:b w:val="0"/>
          <w:bCs w:val="0"/>
          <w:kern w:val="2"/>
          <w:sz w:val="24"/>
          <w:szCs w:val="24"/>
          <w:lang w:val="en-US" w:eastAsia="zh-CN" w:bidi="ar-SA"/>
        </w:rPr>
      </w:pPr>
      <w:r>
        <w:rPr>
          <w:rFonts w:hint="eastAsia" w:ascii="Times New Roman" w:hAnsi="Times New Roman" w:eastAsia="黑体" w:cs="黑体"/>
          <w:b w:val="0"/>
          <w:bCs w:val="0"/>
          <w:kern w:val="2"/>
          <w:sz w:val="24"/>
          <w:szCs w:val="24"/>
          <w:lang w:val="en-US" w:eastAsia="zh-CN" w:bidi="ar-SA"/>
        </w:rPr>
        <w:t>三、去情境化的产品规制：美国AI拟人化互动治理模式</w:t>
      </w:r>
    </w:p>
    <w:p w14:paraId="489950B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随着AI拟人化产品在全球范围内引发多起极端性自杀事件，</w:t>
      </w:r>
      <w:commentRangeStart w:id="5"/>
      <w:r>
        <w:rPr>
          <w:rFonts w:hint="eastAsia" w:ascii="Times New Roman" w:hAnsi="Times New Roman"/>
          <w:sz w:val="21"/>
          <w:szCs w:val="21"/>
          <w:lang w:val="en-US" w:eastAsia="zh-CN"/>
        </w:rPr>
        <w:t>特别是美国境内先后出现未成年人用户与Character.AI、ChatGPT等产品建立伪亲密关系后选择自杀并引发受害者家属与相关科技公司的法律诉讼之后</w:t>
      </w:r>
      <w:commentRangeEnd w:id="5"/>
      <w:r>
        <w:commentReference w:id="5"/>
      </w:r>
      <w:r>
        <w:rPr>
          <w:rFonts w:hint="eastAsia" w:ascii="Times New Roman" w:hAnsi="Times New Roman"/>
          <w:sz w:val="21"/>
          <w:szCs w:val="21"/>
          <w:lang w:val="en-US" w:eastAsia="zh-CN"/>
        </w:rPr>
        <w:t>，美国纽约州和加州于2025年先后出台“人工智能伴侣模型法”和“陪伴型聊天机器人法案”，并分别于</w:t>
      </w:r>
      <w:commentRangeStart w:id="6"/>
      <w:r>
        <w:rPr>
          <w:rFonts w:hint="eastAsia" w:ascii="Times New Roman" w:hAnsi="Times New Roman"/>
          <w:sz w:val="21"/>
          <w:szCs w:val="21"/>
          <w:lang w:val="en-US" w:eastAsia="zh-CN"/>
        </w:rPr>
        <w:t>2025年9月9日（即法案成为法律之日起第180日）</w:t>
      </w:r>
      <w:commentRangeEnd w:id="6"/>
      <w:r>
        <w:commentReference w:id="6"/>
      </w:r>
      <w:r>
        <w:rPr>
          <w:rFonts w:hint="eastAsia" w:ascii="Times New Roman" w:hAnsi="Times New Roman"/>
          <w:sz w:val="21"/>
          <w:szCs w:val="21"/>
          <w:lang w:val="en-US" w:eastAsia="zh-CN"/>
        </w:rPr>
        <w:t>和2026年1月1日生效。从相关法案的文本表述和法案推进过程中的修订过程来看，美国对AI拟人化治理遵循产品规制路线，即从结果反推AI拟人化产品的缺陷设计，并集中体现在AI拟人化治理的认知层和行为层，以透明性、安全性、问责制为核心原则规制相关运营者。在此过程中，由于并未触及人机互动的关键信任层，因此这种治理模式具有鲜明的去情境化特点。</w:t>
      </w:r>
    </w:p>
    <w:p w14:paraId="79690D3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1"/>
        <w:rPr>
          <w:rFonts w:hint="eastAsia" w:ascii="Times New Roman" w:hAnsi="Times New Roman"/>
          <w:b/>
          <w:bCs/>
          <w:sz w:val="21"/>
          <w:szCs w:val="21"/>
          <w:lang w:val="en-US" w:eastAsia="zh-CN"/>
        </w:rPr>
      </w:pPr>
      <w:r>
        <w:rPr>
          <w:rFonts w:hint="eastAsia" w:ascii="Times New Roman" w:hAnsi="Times New Roman" w:eastAsiaTheme="minorEastAsia" w:cstheme="minorBidi"/>
          <w:b/>
          <w:bCs/>
          <w:kern w:val="2"/>
          <w:sz w:val="21"/>
          <w:szCs w:val="21"/>
          <w:lang w:val="en-US" w:eastAsia="zh-CN" w:bidi="ar-SA"/>
        </w:rPr>
        <w:t>（一）</w:t>
      </w:r>
      <w:r>
        <w:rPr>
          <w:rFonts w:hint="eastAsia" w:ascii="Times New Roman" w:hAnsi="Times New Roman"/>
          <w:b/>
          <w:bCs/>
          <w:sz w:val="21"/>
          <w:szCs w:val="21"/>
          <w:lang w:val="en-US" w:eastAsia="zh-CN"/>
        </w:rPr>
        <w:t>透明性、安全性和问责制为核心原则的产品规制</w:t>
      </w:r>
    </w:p>
    <w:p w14:paraId="01CA8C6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firstLine="420" w:firstLineChars="200"/>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本文比较了纽约州“人工智能伴侣模型法”和加州“陪伴型聊天机器人法案”文本，如表2所示，这两个法案的共同之处在于坚持要求运营商履行透明性和安全性原则，并将其作为禁止事项与要求，为AI拟人化产品设置基本的安全护栏。</w:t>
      </w:r>
    </w:p>
    <w:p w14:paraId="1A07A92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在透明性方面，纽约州和加州都对AI拟人化产品的本体披露提出明确要求，但在用户范围和披露标准方面有差异化的要求。纽约州明确要求运营者在任何AI陪伴开始时均需向用户提供一次口头方式陈述“AI陪伴（或AI陪伴名称）是计算机程序，而非人类。其无法感受人类情感”</w:t>
      </w:r>
      <w:r>
        <w:rPr>
          <w:rStyle w:val="12"/>
          <w:rFonts w:hint="eastAsia" w:ascii="Times New Roman" w:hAnsi="Times New Roman"/>
          <w:sz w:val="21"/>
          <w:szCs w:val="21"/>
          <w:lang w:val="en-US" w:eastAsia="zh-CN"/>
        </w:rPr>
        <w:t>[</w:t>
      </w:r>
      <w:r>
        <w:rPr>
          <w:rStyle w:val="12"/>
          <w:rFonts w:hint="eastAsia" w:ascii="Times New Roman" w:hAnsi="Times New Roman"/>
          <w:sz w:val="21"/>
          <w:szCs w:val="21"/>
          <w:lang w:val="en-US" w:eastAsia="zh-CN"/>
        </w:rPr>
        <w:footnoteReference w:id="34"/>
      </w:r>
      <w:r>
        <w:rPr>
          <w:rStyle w:val="12"/>
          <w:rFonts w:hint="eastAsia" w:ascii="Times New Roman" w:hAnsi="Times New Roman"/>
          <w:sz w:val="21"/>
          <w:szCs w:val="21"/>
          <w:lang w:val="en-US" w:eastAsia="zh-CN"/>
        </w:rPr>
        <w:t>]</w:t>
      </w:r>
      <w:r>
        <w:rPr>
          <w:rFonts w:hint="eastAsia" w:ascii="Times New Roman" w:hAnsi="Times New Roman"/>
          <w:sz w:val="21"/>
          <w:szCs w:val="21"/>
          <w:lang w:val="en-US" w:eastAsia="zh-CN"/>
        </w:rPr>
        <w:t>的标准化通知，</w:t>
      </w:r>
      <w:commentRangeStart w:id="7"/>
      <w:r>
        <w:rPr>
          <w:rFonts w:hint="eastAsia" w:ascii="Times New Roman" w:hAnsi="Times New Roman"/>
          <w:sz w:val="21"/>
          <w:szCs w:val="21"/>
          <w:lang w:val="en-US" w:eastAsia="zh-CN"/>
        </w:rPr>
        <w:t>并要求通知以加粗且全部大写、字号不少于16点的方式醒目标注。</w:t>
      </w:r>
      <w:commentRangeEnd w:id="7"/>
      <w:r>
        <w:commentReference w:id="7"/>
      </w:r>
      <w:r>
        <w:rPr>
          <w:rFonts w:hint="eastAsia" w:ascii="Times New Roman" w:hAnsi="Times New Roman"/>
          <w:sz w:val="21"/>
          <w:szCs w:val="21"/>
          <w:lang w:val="en-US" w:eastAsia="zh-CN"/>
        </w:rPr>
        <w:t>与之相比，</w:t>
      </w:r>
      <w:commentRangeStart w:id="8"/>
      <w:r>
        <w:rPr>
          <w:rFonts w:hint="eastAsia" w:ascii="Times New Roman" w:hAnsi="Times New Roman"/>
          <w:sz w:val="21"/>
          <w:szCs w:val="21"/>
          <w:lang w:val="en-US" w:eastAsia="zh-CN"/>
        </w:rPr>
        <w:t>加州的透明性要求并未涉及全部用户，只要求对已知为未成年人的用户以及运营者识别出正在与AI拟人化产品互动的理性人被误导的前提下发布清晰显著的通知，且仅说明该AI拟人化产品为人工生成而非人类，并未对其情感感受能力做延伸性说明。</w:t>
      </w:r>
      <w:commentRangeEnd w:id="8"/>
      <w:r>
        <w:commentReference w:id="8"/>
      </w:r>
      <w:r>
        <w:rPr>
          <w:rFonts w:hint="eastAsia" w:ascii="Times New Roman" w:hAnsi="Times New Roman"/>
          <w:sz w:val="21"/>
          <w:szCs w:val="21"/>
          <w:lang w:val="en-US" w:eastAsia="zh-CN"/>
        </w:rPr>
        <w:t>相同的是，纽约州和加州均对持续性AI拟人互动提出了至少每3小时向用户做本体披露的强制提醒要求。</w:t>
      </w:r>
    </w:p>
    <w:p w14:paraId="086C3E1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在安全性方面，纽约州和加州都要求AI拟人化产品运营者在人机互动中必须建立能够识别、通知且干预用户具有极端伤害性的规程和办法，但是二者对于极端伤害的界定以及安全性保障存在差异。</w:t>
      </w:r>
      <w:commentRangeStart w:id="9"/>
      <w:r>
        <w:rPr>
          <w:rFonts w:hint="eastAsia" w:ascii="Times New Roman" w:hAnsi="Times New Roman"/>
          <w:sz w:val="21"/>
          <w:szCs w:val="21"/>
          <w:lang w:val="en-US" w:eastAsia="zh-CN"/>
        </w:rPr>
        <w:t>在极端伤害界定上，加州法案主要针对以自杀意念、自杀行为或自我伤害的极端行为，纽约州法案则进一步涵盖了对他人的人身伤害和财务伤害，范围有所拓展。</w:t>
      </w:r>
      <w:commentRangeEnd w:id="9"/>
      <w:r>
        <w:commentReference w:id="9"/>
      </w:r>
      <w:r>
        <w:rPr>
          <w:rFonts w:hint="eastAsia" w:ascii="Times New Roman" w:hAnsi="Times New Roman"/>
          <w:sz w:val="21"/>
          <w:szCs w:val="21"/>
          <w:lang w:val="en-US" w:eastAsia="zh-CN"/>
        </w:rPr>
        <w:t>从既有案例来看，AI拟人化产品诱发的极端案例除了自杀之外，也包括了在AI聊天机器人诱导下的他杀与更广泛的AI诈骗。在安全性保障上，纽约州和加州都要求产品运营者在识别相关风险后向用户发出通知，并将用户转介至包括自杀热线、危机短信热线在内的危机服务提供者。不同的是，纽约州仅要求运营者建立相关规程，</w:t>
      </w:r>
      <w:commentRangeStart w:id="10"/>
      <w:r>
        <w:rPr>
          <w:rFonts w:hint="eastAsia" w:ascii="Times New Roman" w:hAnsi="Times New Roman"/>
          <w:sz w:val="21"/>
          <w:szCs w:val="21"/>
          <w:lang w:val="en-US" w:eastAsia="zh-CN"/>
        </w:rPr>
        <w:t>而加州进一步要求运营者自2027年7月1日起，需要向该州的自杀预防办公室汇报上一年度“危机服务提供者转介通知”的次数，同时要求运营者汇报其建立侦除、移除并响应用户极端自杀可能以及禁止AI机器人与用户进行相关话题回应或互动的规程。从这一角度而言，加州法案的自我汇报制度将有利于运营者提升安全性规程的针对性和有效性</w:t>
      </w:r>
      <w:commentRangeEnd w:id="10"/>
      <w:r>
        <w:commentReference w:id="10"/>
      </w:r>
      <w:r>
        <w:rPr>
          <w:rFonts w:hint="eastAsia" w:ascii="Times New Roman" w:hAnsi="Times New Roman"/>
          <w:sz w:val="21"/>
          <w:szCs w:val="21"/>
          <w:lang w:val="en-US" w:eastAsia="zh-CN"/>
        </w:rPr>
        <w:t>。</w:t>
      </w:r>
    </w:p>
    <w:p w14:paraId="766A5B1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基于以上两点，两州明确了对AI拟人化产品运营者的问责可以通过私人诉权的方式提出赔偿救济请求。不同的是，纽约州表述的“损害赔偿”“衡平救济”与“法院认为适当的其他救济”较为含糊，加州则明确可诉讼请求的救济包括对事发运营平台的禁令救济、损害赔偿和合理的律师费与诉讼费，并在赔偿金额上明确是实际损害与每次违法一千美元的较高者，这对于商业运营平台来说有一定的震慑力。</w:t>
      </w:r>
    </w:p>
    <w:p w14:paraId="425E03E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firstLine="420" w:firstLineChars="200"/>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需要说明的是，纽约州和加州法案对于AI拟人化产品的界定在于是否产生陪伴行为，因此做了一定排除。除了两州都对仅向客户提供商业服务的相关产品排除之外，加州还进一步排除电子游戏中仅回复游戏内容且不能与用户讨论与电子游戏无关的话题并维持对话的机器人和独立的消费类电子设备中的语音激活虚拟助理。</w:t>
      </w:r>
    </w:p>
    <w:p w14:paraId="7D840A5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b/>
          <w:bCs/>
          <w:sz w:val="21"/>
          <w:szCs w:val="21"/>
          <w:highlight w:val="none"/>
          <w:lang w:val="en-US" w:eastAsia="zh-CN"/>
        </w:rPr>
      </w:pPr>
      <w:r>
        <w:rPr>
          <w:rFonts w:hint="eastAsia" w:ascii="Times New Roman" w:hAnsi="Times New Roman"/>
          <w:b/>
          <w:bCs/>
          <w:sz w:val="21"/>
          <w:szCs w:val="21"/>
          <w:highlight w:val="none"/>
          <w:lang w:val="en-US" w:eastAsia="zh-CN"/>
        </w:rPr>
        <w:t>表2 纽约州“人工智能伴侣模型法”与加州“陪伴型聊天机器人法案”的治理实践比较</w:t>
      </w:r>
    </w:p>
    <w:tbl>
      <w:tblPr>
        <w:tblStyle w:val="8"/>
        <w:tblW w:w="90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1187"/>
        <w:gridCol w:w="3368"/>
        <w:gridCol w:w="3642"/>
      </w:tblGrid>
      <w:tr w14:paraId="35047B0A">
        <w:trPr>
          <w:trHeight w:val="386" w:hRule="atLeast"/>
          <w:jc w:val="center"/>
        </w:trPr>
        <w:tc>
          <w:tcPr>
            <w:tcW w:w="851" w:type="dxa"/>
            <w:vMerge w:val="restart"/>
            <w:tcBorders>
              <w:left w:val="nil"/>
              <w:bottom w:val="nil"/>
              <w:right w:val="nil"/>
            </w:tcBorders>
          </w:tcPr>
          <w:p w14:paraId="4298065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b/>
                <w:bCs/>
                <w:sz w:val="21"/>
                <w:szCs w:val="21"/>
                <w:highlight w:val="none"/>
                <w:lang w:val="en-US" w:eastAsia="zh-CN"/>
              </w:rPr>
            </w:pPr>
            <w:r>
              <w:rPr>
                <w:rFonts w:hint="eastAsia" w:ascii="Times New Roman" w:hAnsi="Times New Roman"/>
                <w:b/>
                <w:bCs/>
                <w:sz w:val="21"/>
                <w:szCs w:val="21"/>
                <w:highlight w:val="none"/>
                <w:lang w:val="en-US" w:eastAsia="zh-CN"/>
              </w:rPr>
              <w:t>阶段</w:t>
            </w:r>
          </w:p>
        </w:tc>
        <w:tc>
          <w:tcPr>
            <w:tcW w:w="1187" w:type="dxa"/>
            <w:vMerge w:val="restart"/>
            <w:tcBorders>
              <w:left w:val="nil"/>
              <w:bottom w:val="nil"/>
              <w:right w:val="nil"/>
            </w:tcBorders>
          </w:tcPr>
          <w:p w14:paraId="75FB7F2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b/>
                <w:bCs/>
                <w:sz w:val="21"/>
                <w:szCs w:val="21"/>
                <w:highlight w:val="none"/>
                <w:lang w:val="en-US" w:eastAsia="zh-CN"/>
              </w:rPr>
            </w:pPr>
            <w:r>
              <w:rPr>
                <w:rFonts w:hint="eastAsia" w:ascii="Times New Roman" w:hAnsi="Times New Roman"/>
                <w:b/>
                <w:bCs/>
                <w:sz w:val="21"/>
                <w:szCs w:val="21"/>
                <w:highlight w:val="none"/>
                <w:lang w:val="en-US" w:eastAsia="zh-CN"/>
              </w:rPr>
              <w:t>原则</w:t>
            </w:r>
          </w:p>
        </w:tc>
        <w:tc>
          <w:tcPr>
            <w:tcW w:w="7010" w:type="dxa"/>
            <w:gridSpan w:val="2"/>
            <w:tcBorders>
              <w:left w:val="nil"/>
              <w:bottom w:val="single" w:color="auto" w:sz="4" w:space="0"/>
              <w:right w:val="nil"/>
            </w:tcBorders>
          </w:tcPr>
          <w:p w14:paraId="5BA0CC8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b/>
                <w:bCs/>
                <w:sz w:val="21"/>
                <w:szCs w:val="21"/>
                <w:highlight w:val="none"/>
                <w:lang w:val="en-US" w:eastAsia="zh-CN"/>
              </w:rPr>
            </w:pPr>
            <w:r>
              <w:rPr>
                <w:rFonts w:hint="eastAsia" w:ascii="Times New Roman" w:hAnsi="Times New Roman"/>
                <w:b/>
                <w:bCs/>
                <w:sz w:val="21"/>
                <w:szCs w:val="21"/>
                <w:highlight w:val="none"/>
                <w:lang w:val="en-US" w:eastAsia="zh-CN"/>
              </w:rPr>
              <w:t>规制要求</w:t>
            </w:r>
          </w:p>
        </w:tc>
      </w:tr>
      <w:tr w14:paraId="3940AC5A">
        <w:trPr>
          <w:jc w:val="center"/>
        </w:trPr>
        <w:tc>
          <w:tcPr>
            <w:tcW w:w="851" w:type="dxa"/>
            <w:vMerge w:val="continue"/>
            <w:tcBorders>
              <w:top w:val="nil"/>
              <w:left w:val="nil"/>
              <w:bottom w:val="single" w:color="auto" w:sz="4" w:space="0"/>
              <w:right w:val="nil"/>
            </w:tcBorders>
          </w:tcPr>
          <w:p w14:paraId="5AA884E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b/>
                <w:bCs/>
                <w:sz w:val="21"/>
                <w:szCs w:val="21"/>
                <w:highlight w:val="none"/>
                <w:lang w:val="en-US" w:eastAsia="zh-CN"/>
              </w:rPr>
            </w:pPr>
          </w:p>
        </w:tc>
        <w:tc>
          <w:tcPr>
            <w:tcW w:w="1187" w:type="dxa"/>
            <w:vMerge w:val="continue"/>
            <w:tcBorders>
              <w:top w:val="nil"/>
              <w:left w:val="nil"/>
              <w:bottom w:val="single" w:color="auto" w:sz="4" w:space="0"/>
              <w:right w:val="nil"/>
            </w:tcBorders>
          </w:tcPr>
          <w:p w14:paraId="6A91037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b/>
                <w:bCs/>
                <w:sz w:val="21"/>
                <w:szCs w:val="21"/>
                <w:highlight w:val="none"/>
                <w:lang w:val="en-US" w:eastAsia="zh-CN"/>
              </w:rPr>
            </w:pPr>
          </w:p>
        </w:tc>
        <w:tc>
          <w:tcPr>
            <w:tcW w:w="3368" w:type="dxa"/>
            <w:tcBorders>
              <w:top w:val="single" w:color="auto" w:sz="4" w:space="0"/>
              <w:left w:val="nil"/>
              <w:bottom w:val="single" w:color="auto" w:sz="4" w:space="0"/>
              <w:right w:val="nil"/>
            </w:tcBorders>
          </w:tcPr>
          <w:p w14:paraId="3785BF6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bCs/>
                <w:sz w:val="21"/>
                <w:szCs w:val="21"/>
                <w:highlight w:val="none"/>
                <w:lang w:val="en-US" w:eastAsia="zh-CN"/>
              </w:rPr>
            </w:pPr>
            <w:commentRangeStart w:id="11"/>
            <w:r>
              <w:rPr>
                <w:rFonts w:hint="default" w:ascii="Times New Roman" w:hAnsi="Times New Roman"/>
                <w:b/>
                <w:bCs/>
                <w:sz w:val="21"/>
                <w:szCs w:val="21"/>
                <w:highlight w:val="none"/>
                <w:lang w:val="en-US" w:eastAsia="zh-CN"/>
              </w:rPr>
              <w:t>纽约州</w:t>
            </w:r>
            <w:r>
              <w:rPr>
                <w:rFonts w:hint="eastAsia" w:ascii="Times New Roman" w:hAnsi="Times New Roman"/>
                <w:b/>
                <w:bCs/>
                <w:sz w:val="21"/>
                <w:szCs w:val="21"/>
                <w:highlight w:val="none"/>
                <w:lang w:val="en-US" w:eastAsia="zh-CN"/>
              </w:rPr>
              <w:t>“</w:t>
            </w:r>
            <w:r>
              <w:rPr>
                <w:rFonts w:hint="default" w:ascii="Times New Roman" w:hAnsi="Times New Roman"/>
                <w:b/>
                <w:bCs/>
                <w:sz w:val="21"/>
                <w:szCs w:val="21"/>
                <w:highlight w:val="none"/>
                <w:lang w:val="en-US" w:eastAsia="zh-CN"/>
              </w:rPr>
              <w:t>人工智能伴侣模型法</w:t>
            </w:r>
            <w:r>
              <w:rPr>
                <w:rFonts w:hint="eastAsia" w:ascii="Times New Roman" w:hAnsi="Times New Roman"/>
                <w:b/>
                <w:bCs/>
                <w:sz w:val="21"/>
                <w:szCs w:val="21"/>
                <w:highlight w:val="none"/>
                <w:lang w:val="en-US" w:eastAsia="zh-CN"/>
              </w:rPr>
              <w:t>”</w:t>
            </w:r>
            <w:r>
              <w:rPr>
                <w:rStyle w:val="12"/>
                <w:rFonts w:hint="eastAsia" w:ascii="Times New Roman" w:hAnsi="Times New Roman"/>
                <w:b/>
                <w:bCs/>
                <w:sz w:val="21"/>
                <w:szCs w:val="21"/>
                <w:highlight w:val="none"/>
                <w:lang w:val="en-US" w:eastAsia="zh-CN"/>
              </w:rPr>
              <w:t>[</w:t>
            </w:r>
            <w:r>
              <w:rPr>
                <w:rStyle w:val="12"/>
                <w:rFonts w:hint="eastAsia" w:ascii="Times New Roman" w:hAnsi="Times New Roman"/>
                <w:b/>
                <w:bCs/>
                <w:sz w:val="21"/>
                <w:szCs w:val="21"/>
                <w:highlight w:val="none"/>
                <w:lang w:val="en-US" w:eastAsia="zh-CN"/>
              </w:rPr>
              <w:footnoteReference w:id="35"/>
            </w:r>
            <w:r>
              <w:rPr>
                <w:rStyle w:val="12"/>
                <w:rFonts w:hint="eastAsia" w:ascii="Times New Roman" w:hAnsi="Times New Roman"/>
                <w:b/>
                <w:bCs/>
                <w:sz w:val="21"/>
                <w:szCs w:val="21"/>
                <w:highlight w:val="none"/>
                <w:lang w:val="en-US" w:eastAsia="zh-CN"/>
              </w:rPr>
              <w:t>]</w:t>
            </w:r>
          </w:p>
        </w:tc>
        <w:tc>
          <w:tcPr>
            <w:tcW w:w="3642" w:type="dxa"/>
            <w:tcBorders>
              <w:top w:val="single" w:color="auto" w:sz="4" w:space="0"/>
              <w:left w:val="nil"/>
              <w:bottom w:val="single" w:color="auto" w:sz="4" w:space="0"/>
              <w:right w:val="nil"/>
            </w:tcBorders>
          </w:tcPr>
          <w:p w14:paraId="2C8A7E8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bCs/>
                <w:sz w:val="21"/>
                <w:szCs w:val="21"/>
                <w:highlight w:val="none"/>
                <w:lang w:val="en-US" w:eastAsia="zh-CN"/>
              </w:rPr>
            </w:pPr>
            <w:r>
              <w:rPr>
                <w:rFonts w:hint="default" w:ascii="Times New Roman" w:hAnsi="Times New Roman"/>
                <w:b/>
                <w:bCs/>
                <w:sz w:val="21"/>
                <w:szCs w:val="21"/>
                <w:highlight w:val="none"/>
                <w:lang w:val="en-US" w:eastAsia="zh-CN"/>
              </w:rPr>
              <w:t>加州</w:t>
            </w:r>
            <w:r>
              <w:rPr>
                <w:rFonts w:hint="eastAsia" w:ascii="Times New Roman" w:hAnsi="Times New Roman"/>
                <w:b/>
                <w:bCs/>
                <w:sz w:val="21"/>
                <w:szCs w:val="21"/>
                <w:highlight w:val="none"/>
                <w:lang w:val="en-US" w:eastAsia="zh-CN"/>
              </w:rPr>
              <w:t>“</w:t>
            </w:r>
            <w:r>
              <w:rPr>
                <w:rFonts w:hint="default" w:ascii="Times New Roman" w:hAnsi="Times New Roman"/>
                <w:b/>
                <w:bCs/>
                <w:sz w:val="21"/>
                <w:szCs w:val="21"/>
                <w:highlight w:val="none"/>
                <w:lang w:val="en-US" w:eastAsia="zh-CN"/>
              </w:rPr>
              <w:t>陪伴型聊天机器人法案</w:t>
            </w:r>
            <w:r>
              <w:rPr>
                <w:rFonts w:hint="eastAsia" w:ascii="Times New Roman" w:hAnsi="Times New Roman"/>
                <w:b/>
                <w:bCs/>
                <w:sz w:val="21"/>
                <w:szCs w:val="21"/>
                <w:highlight w:val="none"/>
                <w:lang w:val="en-US" w:eastAsia="zh-CN"/>
              </w:rPr>
              <w:t>”</w:t>
            </w:r>
            <w:r>
              <w:rPr>
                <w:rStyle w:val="12"/>
                <w:rFonts w:hint="eastAsia" w:ascii="Times New Roman" w:hAnsi="Times New Roman"/>
                <w:b/>
                <w:bCs/>
                <w:sz w:val="21"/>
                <w:szCs w:val="21"/>
                <w:highlight w:val="none"/>
                <w:lang w:val="en-US" w:eastAsia="zh-CN"/>
              </w:rPr>
              <w:t>[</w:t>
            </w:r>
            <w:r>
              <w:rPr>
                <w:rStyle w:val="12"/>
                <w:rFonts w:hint="eastAsia" w:ascii="Times New Roman" w:hAnsi="Times New Roman"/>
                <w:b/>
                <w:bCs/>
                <w:sz w:val="21"/>
                <w:szCs w:val="21"/>
                <w:highlight w:val="none"/>
                <w:lang w:val="en-US" w:eastAsia="zh-CN"/>
              </w:rPr>
              <w:footnoteReference w:id="36"/>
            </w:r>
            <w:r>
              <w:rPr>
                <w:rStyle w:val="12"/>
                <w:rFonts w:hint="eastAsia" w:ascii="Times New Roman" w:hAnsi="Times New Roman"/>
                <w:b/>
                <w:bCs/>
                <w:sz w:val="21"/>
                <w:szCs w:val="21"/>
                <w:highlight w:val="none"/>
                <w:lang w:val="en-US" w:eastAsia="zh-CN"/>
              </w:rPr>
              <w:t>]</w:t>
            </w:r>
            <w:commentRangeEnd w:id="11"/>
            <w:r>
              <w:commentReference w:id="11"/>
            </w:r>
          </w:p>
        </w:tc>
      </w:tr>
      <w:tr w14:paraId="1E20641B">
        <w:trPr>
          <w:jc w:val="center"/>
        </w:trPr>
        <w:tc>
          <w:tcPr>
            <w:tcW w:w="851" w:type="dxa"/>
            <w:tcBorders>
              <w:top w:val="single" w:color="auto" w:sz="4" w:space="0"/>
              <w:left w:val="nil"/>
              <w:bottom w:val="nil"/>
              <w:right w:val="nil"/>
            </w:tcBorders>
            <w:shd w:val="clear" w:color="auto" w:fill="auto"/>
            <w:vAlign w:val="top"/>
          </w:tcPr>
          <w:p w14:paraId="4237443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认知</w:t>
            </w:r>
          </w:p>
        </w:tc>
        <w:tc>
          <w:tcPr>
            <w:tcW w:w="1187" w:type="dxa"/>
            <w:tcBorders>
              <w:top w:val="single" w:color="auto" w:sz="4" w:space="0"/>
              <w:left w:val="nil"/>
              <w:bottom w:val="nil"/>
              <w:right w:val="nil"/>
            </w:tcBorders>
            <w:shd w:val="clear" w:color="auto" w:fill="auto"/>
            <w:vAlign w:val="top"/>
          </w:tcPr>
          <w:p w14:paraId="588E9D9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透明性</w:t>
            </w:r>
          </w:p>
        </w:tc>
        <w:tc>
          <w:tcPr>
            <w:tcW w:w="3368" w:type="dxa"/>
            <w:tcBorders>
              <w:top w:val="single" w:color="auto" w:sz="4" w:space="0"/>
              <w:left w:val="nil"/>
              <w:bottom w:val="nil"/>
              <w:right w:val="nil"/>
            </w:tcBorders>
          </w:tcPr>
          <w:p w14:paraId="283E00F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要求运营者在任何AI陪伴开始时，以及此后持续进行的AI陪伴服务中至少每3小时向用户提供AI陪伴是计算机程序无法感受人类情感的口头提示</w:t>
            </w:r>
          </w:p>
        </w:tc>
        <w:tc>
          <w:tcPr>
            <w:tcW w:w="3642" w:type="dxa"/>
            <w:tcBorders>
              <w:top w:val="single" w:color="auto" w:sz="4" w:space="0"/>
              <w:left w:val="nil"/>
              <w:bottom w:val="nil"/>
              <w:right w:val="nil"/>
            </w:tcBorders>
          </w:tcPr>
          <w:p w14:paraId="4AE2003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eastAsia" w:ascii="Times New Roman" w:hAnsi="Times New Roman"/>
                <w:b w:val="0"/>
                <w:bCs w:val="0"/>
                <w:sz w:val="21"/>
                <w:szCs w:val="21"/>
                <w:highlight w:val="none"/>
                <w:lang w:val="en-US" w:eastAsia="zh-CN"/>
              </w:rPr>
            </w:pPr>
            <w:r>
              <w:rPr>
                <w:rFonts w:hint="eastAsia" w:ascii="Times New Roman" w:hAnsi="Times New Roman" w:eastAsiaTheme="minorEastAsia" w:cstheme="minorBidi"/>
                <w:b w:val="0"/>
                <w:bCs w:val="0"/>
                <w:kern w:val="2"/>
                <w:sz w:val="21"/>
                <w:szCs w:val="21"/>
                <w:lang w:val="en-US" w:eastAsia="zh-CN" w:bidi="ar-SA"/>
              </w:rPr>
              <w:t>1.</w:t>
            </w:r>
            <w:r>
              <w:rPr>
                <w:rFonts w:hint="eastAsia" w:ascii="Times New Roman" w:hAnsi="Times New Roman"/>
                <w:b w:val="0"/>
                <w:bCs w:val="0"/>
                <w:sz w:val="21"/>
                <w:szCs w:val="21"/>
                <w:highlight w:val="none"/>
                <w:lang w:val="en-US" w:eastAsia="zh-CN"/>
              </w:rPr>
              <w:t>当与陪伴型聊天机器人互动的理性人会被误导相信其正在与人类互动时，运营者应当发布清晰而显著的通知，表明该聊天机器人为人工生成而非人类</w:t>
            </w:r>
          </w:p>
          <w:p w14:paraId="74FFA976">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2.对已知为未成年人的用户，应当向未成年人用户披露其正在与人工智能互动；对持续进行的陪伴型聊天机器人互动，应以默认方式至少每3小时提供一次清晰且显著的通知，提醒用户休息，并提示该陪伴型聊天机器人为人工生成而非人类</w:t>
            </w:r>
          </w:p>
        </w:tc>
      </w:tr>
      <w:tr w14:paraId="657BAF35">
        <w:trPr>
          <w:jc w:val="center"/>
        </w:trPr>
        <w:tc>
          <w:tcPr>
            <w:tcW w:w="851" w:type="dxa"/>
            <w:vMerge w:val="restart"/>
            <w:tcBorders>
              <w:top w:val="nil"/>
              <w:left w:val="nil"/>
              <w:bottom w:val="nil"/>
              <w:right w:val="nil"/>
            </w:tcBorders>
            <w:vAlign w:val="top"/>
          </w:tcPr>
          <w:p w14:paraId="7A42422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信任</w:t>
            </w:r>
          </w:p>
        </w:tc>
        <w:tc>
          <w:tcPr>
            <w:tcW w:w="1187" w:type="dxa"/>
            <w:tcBorders>
              <w:top w:val="nil"/>
              <w:left w:val="nil"/>
              <w:bottom w:val="nil"/>
              <w:right w:val="nil"/>
            </w:tcBorders>
            <w:vAlign w:val="top"/>
          </w:tcPr>
          <w:p w14:paraId="49FDB18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公正性</w:t>
            </w:r>
          </w:p>
        </w:tc>
        <w:tc>
          <w:tcPr>
            <w:tcW w:w="3368" w:type="dxa"/>
            <w:tcBorders>
              <w:top w:val="nil"/>
              <w:left w:val="nil"/>
              <w:bottom w:val="nil"/>
              <w:right w:val="nil"/>
            </w:tcBorders>
          </w:tcPr>
          <w:p w14:paraId="04A4340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w:t>
            </w:r>
          </w:p>
        </w:tc>
        <w:tc>
          <w:tcPr>
            <w:tcW w:w="3642" w:type="dxa"/>
            <w:tcBorders>
              <w:top w:val="nil"/>
              <w:left w:val="nil"/>
              <w:bottom w:val="nil"/>
              <w:right w:val="nil"/>
            </w:tcBorders>
            <w:vAlign w:val="top"/>
          </w:tcPr>
          <w:p w14:paraId="007A3B9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对已知为未成年人的用户，采取合理措施防止其生成露骨性行为的视觉材料或直接陈述未成年人应当从事相关行为</w:t>
            </w:r>
          </w:p>
        </w:tc>
      </w:tr>
      <w:tr w14:paraId="506AF1C4">
        <w:trPr>
          <w:jc w:val="center"/>
        </w:trPr>
        <w:tc>
          <w:tcPr>
            <w:tcW w:w="851" w:type="dxa"/>
            <w:vMerge w:val="continue"/>
            <w:tcBorders>
              <w:top w:val="nil"/>
              <w:left w:val="nil"/>
              <w:bottom w:val="nil"/>
              <w:right w:val="nil"/>
            </w:tcBorders>
            <w:vAlign w:val="top"/>
          </w:tcPr>
          <w:p w14:paraId="2406A22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val="0"/>
                <w:bCs w:val="0"/>
                <w:sz w:val="21"/>
                <w:szCs w:val="21"/>
                <w:highlight w:val="none"/>
                <w:lang w:val="en-US" w:eastAsia="zh-CN"/>
              </w:rPr>
            </w:pPr>
          </w:p>
        </w:tc>
        <w:tc>
          <w:tcPr>
            <w:tcW w:w="1187" w:type="dxa"/>
            <w:tcBorders>
              <w:top w:val="nil"/>
              <w:left w:val="nil"/>
              <w:bottom w:val="nil"/>
              <w:right w:val="nil"/>
            </w:tcBorders>
            <w:vAlign w:val="top"/>
          </w:tcPr>
          <w:p w14:paraId="51609F0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隐私保护</w:t>
            </w:r>
          </w:p>
        </w:tc>
        <w:tc>
          <w:tcPr>
            <w:tcW w:w="3368" w:type="dxa"/>
            <w:tcBorders>
              <w:top w:val="nil"/>
              <w:left w:val="nil"/>
              <w:bottom w:val="nil"/>
              <w:right w:val="nil"/>
            </w:tcBorders>
          </w:tcPr>
          <w:p w14:paraId="6EE662D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w:t>
            </w:r>
          </w:p>
        </w:tc>
        <w:tc>
          <w:tcPr>
            <w:tcW w:w="3642" w:type="dxa"/>
            <w:tcBorders>
              <w:top w:val="nil"/>
              <w:left w:val="nil"/>
              <w:bottom w:val="nil"/>
              <w:right w:val="nil"/>
            </w:tcBorders>
            <w:vAlign w:val="top"/>
          </w:tcPr>
          <w:p w14:paraId="62BFD07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w:t>
            </w:r>
          </w:p>
        </w:tc>
      </w:tr>
      <w:tr w14:paraId="1529B8E5">
        <w:trPr>
          <w:jc w:val="center"/>
        </w:trPr>
        <w:tc>
          <w:tcPr>
            <w:tcW w:w="851" w:type="dxa"/>
            <w:vMerge w:val="restart"/>
            <w:tcBorders>
              <w:top w:val="nil"/>
              <w:left w:val="nil"/>
              <w:bottom w:val="nil"/>
              <w:right w:val="nil"/>
            </w:tcBorders>
            <w:vAlign w:val="top"/>
          </w:tcPr>
          <w:p w14:paraId="3715521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行为</w:t>
            </w:r>
          </w:p>
        </w:tc>
        <w:tc>
          <w:tcPr>
            <w:tcW w:w="1187" w:type="dxa"/>
            <w:tcBorders>
              <w:top w:val="nil"/>
              <w:left w:val="nil"/>
              <w:bottom w:val="nil"/>
              <w:right w:val="nil"/>
            </w:tcBorders>
            <w:vAlign w:val="top"/>
          </w:tcPr>
          <w:p w14:paraId="733747C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安全性</w:t>
            </w:r>
          </w:p>
        </w:tc>
        <w:tc>
          <w:tcPr>
            <w:tcW w:w="3368" w:type="dxa"/>
            <w:tcBorders>
              <w:top w:val="nil"/>
              <w:left w:val="nil"/>
              <w:bottom w:val="nil"/>
              <w:right w:val="nil"/>
            </w:tcBorders>
          </w:tcPr>
          <w:p w14:paraId="7A02252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要求运营者发现用户表达可能的自杀意念或自我伤害、可能对他人的身体伤害以及可能对他人的财务伤害时，向用户发出通知，并将其转介至危机服务提供者</w:t>
            </w:r>
          </w:p>
        </w:tc>
        <w:tc>
          <w:tcPr>
            <w:tcW w:w="3642" w:type="dxa"/>
            <w:tcBorders>
              <w:top w:val="nil"/>
              <w:left w:val="nil"/>
              <w:bottom w:val="nil"/>
              <w:right w:val="nil"/>
            </w:tcBorders>
          </w:tcPr>
          <w:p w14:paraId="296F05B0">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ascii="Times New Roman" w:hAnsi="Times New Roman"/>
                <w:b w:val="0"/>
                <w:bCs w:val="0"/>
                <w:sz w:val="21"/>
                <w:szCs w:val="21"/>
                <w:highlight w:val="none"/>
                <w:lang w:val="en-US" w:eastAsia="zh-CN"/>
              </w:rPr>
            </w:pPr>
            <w:r>
              <w:rPr>
                <w:rFonts w:hint="eastAsia" w:ascii="Times New Roman" w:hAnsi="Times New Roman" w:eastAsiaTheme="minorEastAsia" w:cstheme="minorBidi"/>
                <w:b w:val="0"/>
                <w:bCs w:val="0"/>
                <w:kern w:val="2"/>
                <w:sz w:val="21"/>
                <w:szCs w:val="21"/>
                <w:lang w:val="en-US" w:eastAsia="zh-CN" w:bidi="ar-SA"/>
              </w:rPr>
              <w:t>1.</w:t>
            </w:r>
            <w:r>
              <w:rPr>
                <w:rFonts w:hint="eastAsia" w:ascii="Times New Roman" w:hAnsi="Times New Roman"/>
                <w:b w:val="0"/>
                <w:bCs w:val="0"/>
                <w:sz w:val="21"/>
                <w:szCs w:val="21"/>
                <w:highlight w:val="none"/>
                <w:lang w:val="en-US" w:eastAsia="zh-CN"/>
              </w:rPr>
              <w:t>要求运营者必须建立一套防止用户与聊天机器人互动产生有关自杀意念、自杀或自我伤害内容的规程，包括但不限于向用户提供通知，将用户转介至危机服务提供者</w:t>
            </w:r>
          </w:p>
          <w:p w14:paraId="7D54D7B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2.自2027年7月1日起，要求运营者应当每年向加州自杀预防办公室报告在上一公历年度发出“危机服务提供者转介通知”的次数；为侦除、移除并响应相应用户出现自杀意念等情形设立的规程；为禁止聊天机器人就自杀意念或相关行为与用户进行回应或互动的规程</w:t>
            </w:r>
          </w:p>
        </w:tc>
      </w:tr>
      <w:tr w14:paraId="40166DE5">
        <w:trPr>
          <w:jc w:val="center"/>
        </w:trPr>
        <w:tc>
          <w:tcPr>
            <w:tcW w:w="851" w:type="dxa"/>
            <w:vMerge w:val="continue"/>
            <w:tcBorders>
              <w:top w:val="nil"/>
              <w:left w:val="nil"/>
              <w:right w:val="nil"/>
            </w:tcBorders>
            <w:vAlign w:val="top"/>
          </w:tcPr>
          <w:p w14:paraId="5C9F9C0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b w:val="0"/>
                <w:bCs w:val="0"/>
                <w:sz w:val="21"/>
                <w:szCs w:val="21"/>
                <w:highlight w:val="none"/>
                <w:lang w:val="en-US" w:eastAsia="zh-CN"/>
              </w:rPr>
            </w:pPr>
          </w:p>
        </w:tc>
        <w:tc>
          <w:tcPr>
            <w:tcW w:w="1187" w:type="dxa"/>
            <w:tcBorders>
              <w:top w:val="nil"/>
              <w:left w:val="nil"/>
              <w:right w:val="nil"/>
            </w:tcBorders>
            <w:vAlign w:val="top"/>
          </w:tcPr>
          <w:p w14:paraId="136AE3B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both"/>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问责制</w:t>
            </w:r>
          </w:p>
        </w:tc>
        <w:tc>
          <w:tcPr>
            <w:tcW w:w="3368" w:type="dxa"/>
            <w:tcBorders>
              <w:top w:val="nil"/>
              <w:left w:val="nil"/>
              <w:right w:val="nil"/>
            </w:tcBorders>
          </w:tcPr>
          <w:p w14:paraId="3777A19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当运营商违反禁止事项与要求及通知义务时，若用户发生自我伤害或对他人的身体及财产伤害，可向法院提起诉讼，请求损害赔偿、衡平救济或适当的其他救济</w:t>
            </w:r>
          </w:p>
        </w:tc>
        <w:tc>
          <w:tcPr>
            <w:tcW w:w="3642" w:type="dxa"/>
            <w:tcBorders>
              <w:top w:val="nil"/>
              <w:left w:val="nil"/>
              <w:right w:val="nil"/>
            </w:tcBorders>
          </w:tcPr>
          <w:p w14:paraId="728CDB3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b w:val="0"/>
                <w:bCs w:val="0"/>
                <w:sz w:val="21"/>
                <w:szCs w:val="21"/>
                <w:highlight w:val="none"/>
                <w:lang w:val="en-US" w:eastAsia="zh-CN"/>
              </w:rPr>
            </w:pPr>
            <w:r>
              <w:rPr>
                <w:rFonts w:hint="eastAsia" w:ascii="Times New Roman" w:hAnsi="Times New Roman"/>
                <w:b w:val="0"/>
                <w:bCs w:val="0"/>
                <w:sz w:val="21"/>
                <w:szCs w:val="21"/>
                <w:highlight w:val="none"/>
                <w:lang w:val="en-US" w:eastAsia="zh-CN"/>
              </w:rPr>
              <w:t>当运营商违反法案而遭受事实性损害的人可以提出民事诉讼以获得禁令救济、损害赔偿及合理的律师费与诉讼费用</w:t>
            </w:r>
          </w:p>
        </w:tc>
      </w:tr>
    </w:tbl>
    <w:p w14:paraId="293CDD3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9"/>
        <w:rPr>
          <w:rFonts w:hint="default" w:ascii="Times New Roman" w:hAnsi="Times New Roman"/>
          <w:b w:val="0"/>
          <w:bCs w:val="0"/>
          <w:sz w:val="21"/>
          <w:szCs w:val="21"/>
          <w:lang w:val="en-US" w:eastAsia="zh-CN"/>
        </w:rPr>
      </w:pPr>
      <w:r>
        <w:rPr>
          <w:rFonts w:hint="eastAsia" w:ascii="Times New Roman" w:hAnsi="Times New Roman"/>
          <w:b w:val="0"/>
          <w:bCs w:val="0"/>
          <w:sz w:val="21"/>
          <w:szCs w:val="21"/>
          <w:lang w:val="en-US" w:eastAsia="zh-CN"/>
        </w:rPr>
        <w:t>另外需要说明的是，尽管纽约州和加州法案均未对AI拟人化互动运营者的隐私保护做相应说明。原因是在美国社交媒体平台的运营监管上，未成年人保护一直是重要议题，例如美国联邦《儿童在线隐私保护法》（Children's Online Privacy Protection Act）严格限制对13岁以下儿童数据的收集和利用，在美国各州综合隐私法中也进一步将未成年人数据明确归类为“敏感个人信息”禁止科技企业用于行为广告投放和用户画像。不过当前美国社会对于既有未成年人保护相关法律能否覆盖AI拟人化互动这一新兴议题仍有诸多争议，这一争议在美国加州法案的修订过程中得以体现。</w:t>
      </w:r>
    </w:p>
    <w:p w14:paraId="5199BC4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1"/>
        <w:rPr>
          <w:rFonts w:hint="default" w:ascii="Times New Roman" w:hAnsi="Times New Roman"/>
          <w:b/>
          <w:bCs/>
          <w:sz w:val="21"/>
          <w:szCs w:val="21"/>
          <w:highlight w:val="none"/>
          <w:lang w:val="en-US" w:eastAsia="zh-CN"/>
        </w:rPr>
      </w:pPr>
      <w:commentRangeStart w:id="12"/>
      <w:r>
        <w:rPr>
          <w:rFonts w:hint="eastAsia" w:ascii="Times New Roman" w:hAnsi="Times New Roman"/>
          <w:b/>
          <w:bCs/>
          <w:sz w:val="21"/>
          <w:szCs w:val="21"/>
          <w:highlight w:val="none"/>
          <w:lang w:val="en-US" w:eastAsia="zh-CN"/>
        </w:rPr>
        <w:t>（二）加州法案对公正性与部分安全性条款的“减法”修订</w:t>
      </w:r>
      <w:commentRangeEnd w:id="12"/>
      <w:r>
        <w:commentReference w:id="12"/>
      </w:r>
    </w:p>
    <w:p w14:paraId="517752E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回顾纽约州法案和加州法案的立法过程，由于纽约州法案作为州长行政预算案的一部分被纳入法案包，得到了州长和总检察长的鼎力支持，因此其推进速度较为顺畅。相比之下，加州作为科技巨头的大本营，</w:t>
      </w:r>
      <w:commentRangeStart w:id="13"/>
      <w:r>
        <w:rPr>
          <w:rFonts w:hint="eastAsia" w:ascii="Times New Roman" w:hAnsi="Times New Roman"/>
          <w:sz w:val="21"/>
          <w:szCs w:val="21"/>
          <w:lang w:val="en-US" w:eastAsia="zh-CN"/>
        </w:rPr>
        <w:t>自2025年1月30日民主党参议员史蒂夫·帕迪利亚（Steve Padilla）提出单行法案以来，经历了多轮修订和辩论，来自公民自由团体、科技行业协会和贸易组织的立法阻力明显。</w:t>
      </w:r>
      <w:commentRangeEnd w:id="13"/>
      <w:r>
        <w:commentReference w:id="13"/>
      </w:r>
      <w:r>
        <w:rPr>
          <w:rFonts w:hint="eastAsia" w:ascii="Times New Roman" w:hAnsi="Times New Roman"/>
          <w:sz w:val="21"/>
          <w:szCs w:val="21"/>
          <w:lang w:val="en-US" w:eastAsia="zh-CN"/>
        </w:rPr>
        <w:t>根据美国加州立法信息官网对“陪伴型聊天机器人法案”法案文本、投票记录、立法分析的披露，发现2025年3月24日由加州参议院修订的法案文本（以下简称“0324法案版本”）是更符合“可信AI”治理原则的理想版本，不仅明确AI拟人化产品运营者的用户保护范围和透明性披露范围应当覆盖成年人及未成年人在内的全体用户，坚持法案最初要求的“防成瘾”强制条款、年度报告制度和第三方审计制度，并增加了私权诉讼条款。但该法案自4月进入参众两院相关审查和全体辩论分析过程中，围绕“防成瘾”强制条款、第三方审计制度、私人诉讼权条款是否符合美国宪法第一修正案与既有法律开展多次攻防，而在最终法案文本中，代表公正性的“防成瘾”强制条款和第三方审计的安全性保障条款被删去。</w:t>
      </w:r>
    </w:p>
    <w:p w14:paraId="0D04D2C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sz w:val="21"/>
          <w:szCs w:val="21"/>
          <w:lang w:val="en-US" w:eastAsia="zh-CN"/>
        </w:rPr>
      </w:pPr>
      <w:commentRangeStart w:id="14"/>
      <w:r>
        <w:rPr>
          <w:rFonts w:hint="eastAsia" w:ascii="Times New Roman" w:hAnsi="Times New Roman"/>
          <w:sz w:val="21"/>
          <w:szCs w:val="21"/>
          <w:lang w:val="en-US" w:eastAsia="zh-CN"/>
        </w:rPr>
        <w:t>原因在于，作为反对方的电子前沿基金会（Electronic Frontier Foundation）认为法案在“防成瘾”强制条款中所要求的“防止聊天机器人以不可预测的时间间或在不一致的操作次数后向用户提供奖励，或鼓励提高参与度、使用率或响应率”和要求运营商必须指定“处理用户自杀意念、自杀或自残行为的应对方案”属于美国宪法第一修正案的言论自由保护范围，“聊天机器人可能不适合未成年人”也构成强制言论，质疑该法案的合宪性</w:t>
      </w:r>
      <w:commentRangeEnd w:id="14"/>
      <w:r>
        <w:commentReference w:id="14"/>
      </w:r>
      <w:r>
        <w:rPr>
          <w:rFonts w:hint="eastAsia" w:ascii="Times New Roman" w:hAnsi="Times New Roman"/>
          <w:sz w:val="21"/>
          <w:szCs w:val="21"/>
          <w:lang w:val="en-US" w:eastAsia="zh-CN"/>
        </w:rPr>
        <w:t>。同时，以加州商会（California Chamber of Commerce）、计算机与通信行业协会（Computer &amp; Communications Industry Association）、</w:t>
      </w:r>
      <w:r>
        <w:rPr>
          <w:rFonts w:hint="eastAsia" w:ascii="Times New Roman" w:hAnsi="Times New Roman"/>
          <w:sz w:val="21"/>
          <w:szCs w:val="21"/>
          <w:highlight w:val="none"/>
          <w:lang w:val="en-US" w:eastAsia="zh-CN"/>
        </w:rPr>
        <w:t>美国科技行业游说组织TechNet</w:t>
      </w:r>
      <w:r>
        <w:rPr>
          <w:rFonts w:hint="eastAsia" w:ascii="Times New Roman" w:hAnsi="Times New Roman"/>
          <w:sz w:val="21"/>
          <w:szCs w:val="21"/>
          <w:lang w:val="en-US" w:eastAsia="zh-CN"/>
        </w:rPr>
        <w:t>为代表的反对者联盟认为，将通用AI模型也纳入陪伴型聊天机器人范围过于宽泛，要求运营商落实年度报告要求和第三方审计机制不仅会给模型产商带来经营成本的提升，也未必能达到降低风险或提升用户权益的目的。对于未成年人用户的保护建立在年龄验证的基础上，也被认为是侵犯用户</w:t>
      </w:r>
      <w:commentRangeStart w:id="15"/>
      <w:r>
        <w:rPr>
          <w:rFonts w:hint="eastAsia" w:ascii="Times New Roman" w:hAnsi="Times New Roman"/>
          <w:sz w:val="21"/>
          <w:szCs w:val="21"/>
          <w:lang w:val="en-US" w:eastAsia="zh-CN"/>
        </w:rPr>
        <w:t>因素</w:t>
      </w:r>
      <w:commentRangeEnd w:id="15"/>
      <w:r>
        <w:commentReference w:id="15"/>
      </w:r>
      <w:r>
        <w:rPr>
          <w:rFonts w:hint="eastAsia" w:ascii="Times New Roman" w:hAnsi="Times New Roman"/>
          <w:sz w:val="21"/>
          <w:szCs w:val="21"/>
          <w:lang w:val="en-US" w:eastAsia="zh-CN"/>
        </w:rPr>
        <w:t>数据的强制要求。同时，私人诉讼权条款对于科技企业过于严苛，容易被用户滥用。</w:t>
      </w:r>
    </w:p>
    <w:p w14:paraId="4BE6235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sz w:val="21"/>
          <w:szCs w:val="21"/>
          <w:lang w:val="en-US" w:eastAsia="zh-CN"/>
        </w:rPr>
      </w:pPr>
      <w:commentRangeStart w:id="16"/>
      <w:r>
        <w:rPr>
          <w:rFonts w:hint="eastAsia" w:ascii="Times New Roman" w:hAnsi="Times New Roman"/>
          <w:sz w:val="21"/>
          <w:szCs w:val="21"/>
          <w:lang w:val="en-US" w:eastAsia="zh-CN"/>
        </w:rPr>
        <w:t>对此，在2025年7月众议院隐私与消费者保护委员会的立法分析报告仍然保留了强硬立场，对来自科技行业的反对意见进行相应驳斥。</w:t>
      </w:r>
      <w:commentRangeEnd w:id="16"/>
      <w:r>
        <w:commentReference w:id="16"/>
      </w:r>
      <w:r>
        <w:rPr>
          <w:rFonts w:hint="eastAsia" w:ascii="Times New Roman" w:hAnsi="Times New Roman"/>
          <w:sz w:val="21"/>
          <w:szCs w:val="21"/>
          <w:lang w:val="en-US" w:eastAsia="zh-CN"/>
        </w:rPr>
        <w:t>首先是援引既有案例证明通用AI模型也具备作为陪伴型聊天机器人的功能，因此必须遵循同等的保护措施。同时，科技行业提出的</w:t>
      </w:r>
      <w:commentRangeStart w:id="17"/>
      <w:r>
        <w:rPr>
          <w:rFonts w:hint="eastAsia" w:ascii="Times New Roman" w:hAnsi="Times New Roman"/>
          <w:sz w:val="21"/>
          <w:szCs w:val="21"/>
          <w:lang w:val="en-US" w:eastAsia="zh-CN"/>
        </w:rPr>
        <w:t>难度报告</w:t>
      </w:r>
      <w:commentRangeEnd w:id="17"/>
      <w:r>
        <w:commentReference w:id="17"/>
      </w:r>
      <w:r>
        <w:rPr>
          <w:rFonts w:hint="eastAsia" w:ascii="Times New Roman" w:hAnsi="Times New Roman"/>
          <w:sz w:val="21"/>
          <w:szCs w:val="21"/>
          <w:lang w:val="en-US" w:eastAsia="zh-CN"/>
        </w:rPr>
        <w:t>和第三方审计的成本问题现实中并不存在，因为在舆论压力下，以ChatGPT、Gemini、Claude等多家厂商已经部署了自我伤害以及自杀意念监测系统，将这些数据报告或公开实质上有助于提升问责制和透明度，而第三方审计虽然可能增加成本，但能够增强公众信任。此外，对于未成年人年龄验证的隐私侵犯，该委员会认为强制要求只是一种用户披露，并不涉及隐私侵犯。然而在9月4日份的修订草案中，加州法案相比0324版本做了大幅度删减，特别是删除了一致以来坚持的“防成瘾”强制条款、第三方审计要求，同时对陪伴型聊天机器人做了一定程度的豁免，同时对于透明性披露也限制为识别理性人可能会被误导在于真人互动和仅针对未成年人的强制披露。对此，包括科技监督项目（Tech Oversight Project）在内的部分机构明确表示，修正后的法案不仅削弱了保护力度，相应修订条款也让法案无法提供充分有效的保护，因此撤回对该法案的支持。</w:t>
      </w:r>
    </w:p>
    <w:p w14:paraId="006F209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针对这一重大变化，各界普遍认为是加州政府在权衡科技企业发展与监管要求下的平衡产物。原因之一在于从加州法案“减法”修订的结果来看，无论是对用户保护范围从全体用户转向以未成年人为主，还是删除被科技行业批评第三方审计导致平台成本过高、义务过重、标准难统一，以及在问责制中以“事实性损害”作为合规底线安抚科技行业对于用户诬告的担忧，都体现出立法者的妥协。另外，结合与加州“陪伴型聊天机器人法案”同时期进入立法讨论的众议院AB1064法案（“引领儿童伦理人工智能发展法案”，LEAD for Kids Act）最终被州长纽森否决来看，加州监管面临的关键性难题是如何做到</w:t>
      </w:r>
      <w:r>
        <w:rPr>
          <w:rFonts w:hint="eastAsia" w:ascii="Times New Roman" w:hAnsi="Times New Roman" w:eastAsiaTheme="minorEastAsia" w:cstheme="minorBidi"/>
          <w:i w:val="0"/>
          <w:iCs w:val="0"/>
          <w:caps w:val="0"/>
          <w:spacing w:val="0"/>
          <w:sz w:val="21"/>
          <w:szCs w:val="21"/>
          <w:shd w:val="clear"/>
        </w:rPr>
        <w:t>保护弱势用户</w:t>
      </w:r>
      <w:r>
        <w:rPr>
          <w:rFonts w:hint="eastAsia" w:ascii="Times New Roman" w:hAnsi="Times New Roman" w:cstheme="minorBidi"/>
          <w:i w:val="0"/>
          <w:iCs w:val="0"/>
          <w:caps w:val="0"/>
          <w:spacing w:val="0"/>
          <w:sz w:val="21"/>
          <w:szCs w:val="21"/>
          <w:shd w:val="clear"/>
          <w:lang w:val="en-US" w:eastAsia="zh-CN"/>
        </w:rPr>
        <w:t>但</w:t>
      </w:r>
      <w:r>
        <w:rPr>
          <w:rFonts w:hint="eastAsia" w:ascii="Times New Roman" w:hAnsi="Times New Roman" w:eastAsiaTheme="minorEastAsia" w:cstheme="minorBidi"/>
          <w:i w:val="0"/>
          <w:iCs w:val="0"/>
          <w:caps w:val="0"/>
          <w:spacing w:val="0"/>
          <w:sz w:val="21"/>
          <w:szCs w:val="21"/>
          <w:shd w:val="clear"/>
        </w:rPr>
        <w:t>又不阻碍加州科</w:t>
      </w:r>
      <w:r>
        <w:rPr>
          <w:rFonts w:ascii="Georgia" w:hAnsi="Georgia" w:eastAsia="Georgia" w:cs="Georgia"/>
          <w:i w:val="0"/>
          <w:iCs w:val="0"/>
          <w:caps w:val="0"/>
          <w:color w:val="000000"/>
          <w:spacing w:val="0"/>
          <w:sz w:val="21"/>
          <w:szCs w:val="21"/>
          <w:shd w:val="clear" w:fill="FFFFFF"/>
        </w:rPr>
        <w:t>技产业创新</w:t>
      </w:r>
      <w:r>
        <w:rPr>
          <w:rFonts w:hint="eastAsia" w:ascii="Georgia" w:hAnsi="Georgia" w:eastAsia="宋体" w:cs="Georgia"/>
          <w:i w:val="0"/>
          <w:iCs w:val="0"/>
          <w:caps w:val="0"/>
          <w:color w:val="000000"/>
          <w:spacing w:val="0"/>
          <w:sz w:val="21"/>
          <w:szCs w:val="21"/>
          <w:shd w:val="clear" w:fill="FFFFFF"/>
          <w:lang w:val="en-US" w:eastAsia="zh-CN"/>
        </w:rPr>
        <w:t>的两全，特别是以推进用户和技术之间的信任和标准统一促进创新，还是迫于产业可能的迁出压力彻底放弃保护弱势用户，将会继续给加州政府带来考验</w:t>
      </w:r>
      <w:r>
        <w:rPr>
          <w:rStyle w:val="12"/>
          <w:rFonts w:hint="default" w:ascii="Times New Roman" w:hAnsi="Times New Roman" w:eastAsia="宋体" w:cs="Times New Roman"/>
          <w:i w:val="0"/>
          <w:iCs w:val="0"/>
          <w:caps w:val="0"/>
          <w:color w:val="000000"/>
          <w:spacing w:val="0"/>
          <w:sz w:val="21"/>
          <w:szCs w:val="21"/>
          <w:shd w:val="clear" w:fill="FFFFFF"/>
          <w:lang w:val="en-US" w:eastAsia="zh-CN"/>
        </w:rPr>
        <w:t>[</w:t>
      </w:r>
      <w:r>
        <w:rPr>
          <w:rStyle w:val="12"/>
          <w:rFonts w:hint="default" w:ascii="Times New Roman" w:hAnsi="Times New Roman" w:eastAsia="宋体" w:cs="Times New Roman"/>
          <w:i w:val="0"/>
          <w:iCs w:val="0"/>
          <w:caps w:val="0"/>
          <w:color w:val="000000"/>
          <w:spacing w:val="0"/>
          <w:sz w:val="21"/>
          <w:szCs w:val="21"/>
          <w:shd w:val="clear" w:fill="FFFFFF"/>
          <w:lang w:val="en-US" w:eastAsia="zh-CN"/>
        </w:rPr>
        <w:footnoteReference w:id="37"/>
      </w:r>
      <w:r>
        <w:rPr>
          <w:rStyle w:val="12"/>
          <w:rFonts w:hint="default" w:ascii="Times New Roman" w:hAnsi="Times New Roman" w:eastAsia="宋体" w:cs="Times New Roman"/>
          <w:i w:val="0"/>
          <w:iCs w:val="0"/>
          <w:caps w:val="0"/>
          <w:color w:val="000000"/>
          <w:spacing w:val="0"/>
          <w:sz w:val="21"/>
          <w:szCs w:val="21"/>
          <w:shd w:val="clear" w:fill="FFFFFF"/>
          <w:lang w:val="en-US" w:eastAsia="zh-CN"/>
        </w:rPr>
        <w:t>]</w:t>
      </w:r>
      <w:r>
        <w:rPr>
          <w:rFonts w:hint="eastAsia" w:ascii="Georgia" w:hAnsi="Georgia" w:eastAsia="宋体" w:cs="Georgia"/>
          <w:i w:val="0"/>
          <w:iCs w:val="0"/>
          <w:caps w:val="0"/>
          <w:color w:val="000000"/>
          <w:spacing w:val="0"/>
          <w:sz w:val="21"/>
          <w:szCs w:val="21"/>
          <w:shd w:val="clear" w:fill="FFFFFF"/>
          <w:lang w:val="en-US" w:eastAsia="zh-CN"/>
        </w:rPr>
        <w:t>。而“减法”修订的最终结果无遗削弱了加州法案的保护力度，其最终的治理目标从初始的防止AI拟人化互动产品对用户产生情感诱导转变为对自杀等极端行为的预防与干预，这种最恶劣结果导向的治理回避了AI拟人化互动在信任层面的核心机制，也会对公众带来治理有效性的误导。</w:t>
      </w:r>
    </w:p>
    <w:p w14:paraId="04EABC0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0"/>
        <w:rPr>
          <w:rFonts w:hint="eastAsia" w:ascii="Times New Roman" w:hAnsi="Times New Roman"/>
          <w:b/>
          <w:bCs/>
          <w:sz w:val="24"/>
          <w:szCs w:val="24"/>
          <w:lang w:val="en-US" w:eastAsia="zh-CN"/>
        </w:rPr>
      </w:pPr>
      <w:r>
        <w:rPr>
          <w:rFonts w:hint="eastAsia" w:ascii="Times New Roman" w:hAnsi="Times New Roman" w:eastAsia="黑体" w:cs="黑体"/>
          <w:b w:val="0"/>
          <w:bCs w:val="0"/>
          <w:kern w:val="2"/>
          <w:sz w:val="24"/>
          <w:szCs w:val="24"/>
          <w:lang w:val="en-US" w:eastAsia="zh-CN" w:bidi="ar-SA"/>
        </w:rPr>
        <w:t>四、价值引导的服务规制：中国AI拟人化互动治理模式</w:t>
      </w:r>
    </w:p>
    <w:p w14:paraId="0AB85BE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2025年12月，中国国家互联网信息办公室发布《人工智能拟人化互动服务管理暂行办法（征求意见稿）》，并于2026年1月25日截止意见反馈。虽然中国的“AI拟人化新规征求意见稿”仍处于草案阶段，根据中国网信部门政策法规的制定流程，该方案已经体现出中国在AI拟人化治理中比较成熟的治理思路和价值取向，因此可以作为法案比较文本加以分析。相比于美国纽约州和加州相关法案，中国治理模式覆盖了透明性、公正性、隐私保护、安全性、问责制五个原则，并从AI拟人化服务的全生命周期明确了从数据训练、产品设计、生成内容风控、用户隐私保护、多主体安全责任和行政管理部门问责的全流程监管，是一种强调价值引导的服务规制模式。</w:t>
      </w:r>
    </w:p>
    <w:p w14:paraId="0D8229A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1"/>
        <w:rPr>
          <w:rFonts w:hint="default" w:ascii="Times New Roman" w:hAnsi="Times New Roman"/>
          <w:b/>
          <w:bCs/>
          <w:sz w:val="21"/>
          <w:szCs w:val="21"/>
          <w:lang w:val="en-US" w:eastAsia="zh-CN"/>
        </w:rPr>
      </w:pPr>
      <w:r>
        <w:rPr>
          <w:rFonts w:hint="eastAsia" w:ascii="Times New Roman" w:hAnsi="Times New Roman" w:eastAsiaTheme="minorEastAsia" w:cstheme="minorBidi"/>
          <w:b/>
          <w:bCs/>
          <w:kern w:val="2"/>
          <w:sz w:val="21"/>
          <w:szCs w:val="21"/>
          <w:lang w:val="en-US" w:eastAsia="zh-CN" w:bidi="ar-SA"/>
        </w:rPr>
        <w:t>（一）</w:t>
      </w:r>
      <w:r>
        <w:rPr>
          <w:rFonts w:hint="eastAsia" w:ascii="Times New Roman" w:hAnsi="Times New Roman"/>
          <w:b/>
          <w:bCs/>
          <w:sz w:val="21"/>
          <w:szCs w:val="21"/>
          <w:lang w:val="en-US" w:eastAsia="zh-CN"/>
        </w:rPr>
        <w:t>覆盖AI拟人化互动全生命周期的服务治理</w:t>
      </w:r>
    </w:p>
    <w:p w14:paraId="6D45D21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表3将中国“AI拟人化新规征求意见稿”与本文前述提出的“可信AI”理念下AI拟人化互动治理的原则做了详细梳理，发现相比于美国纽约州和加州的两个法案文本，中国的“AI拟人化新规征求意见稿”将相关原则贯穿于AI拟人化互动服务从开发设计到停止服务的全生命周期，使相关规制能够对于统筹相关产业发展与安全更具有指导意义。</w:t>
      </w:r>
    </w:p>
    <w:p w14:paraId="534D33A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在透明性上，中国“AI拟人化新规征求意见稿”除了要求对全体用户以显著方式在其初期使用、重新登陆或者识别出用户有过度依赖、沉迷倾向时以弹窗方式动态提醒用户交互内容为人工智能生成，同时特别强调了AI拟人化互动服务中对于训练数据的合规和透明性。在新规征求意见稿的第十条中，明确提出服务提供者在开展数据预训练和优化训练等数据处理活动中要加强管理，特别是通过数据清洗、标注增强训练数据的透明度和可靠性。</w:t>
      </w:r>
    </w:p>
    <w:p w14:paraId="2C2A39B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在公正性上，中国“AI拟人化新规征求意见稿”中对于AI拟人化互动服务的价值观做了清晰界定。一是在坚持健康管理和依法治理相结合的原则上，鼓励服务提供者在文化传播和适老陪伴等方面合理拓展应用场景。二是明确设置了拟人化互动服务活动的负面清单，除了传统网络生态治理中强调的违规内容之外，特别指明了不得开展虚假承诺或损害社会人际关系的服务，不得开展情感操纵、算法操纵、信息误导、设置情感陷阱等诱导用户作出不合理决策的行为，不得开展诱导、套取涉密敏感信息的行为等。三是将未成年人用户和老年人用户作为重点保护人群，对涉及这两类主体的服务开展设定细则。例如建立未成年人模式向其提供模式切换、定期现实提醒和使用时长限制等个性化安全选项，特别是向未成年人提供情感陪伴服务的不仅应当取得监护人的明确同意，还提供监护人控制功能，保障监护人对未成年人使用情况有明晰的知情权。针对老年人用户，特别要求“不得提供模拟老年人用户亲属、特定关系人的服务”。</w:t>
      </w:r>
    </w:p>
    <w:p w14:paraId="5FBCE97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在隐私保护上，中国“AI拟人化新规征求意见稿”对于用户交互数据及敏感个人数据都做了共享和训练限制。在新规征求意见稿的第十四条、十五条明确要求保护用户交互数据安全，除法律法规另有规定或取得用户单独同意之外，提供者不得将用户交互数据和敏感个人数据用于模型训练。涉及未成年人用户的数据保护需要通过自行或委托专业机构每年进行合规审计，未成年人模式下的数据收集需要取得监护人单独同意方可施行。与此同时，用户及未成年人用户监护人具备删除历史交互数据的权利及要求权利。</w:t>
      </w:r>
    </w:p>
    <w:p w14:paraId="63B46DF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在安全性上，中国“AI拟人化新规征求意见稿”除了要求应急响应和危机干预机制外，特别明确了服务提供者的安全主体责任内容、提供者对生成内容的风险控制和数据安全能力建设，同时对于人工智能产品安全链条上的互联网应用商店做了安全核验和管理责任要求。此外，新规征求意见稿还进一步考虑到人工智能技术安全风险的不可预测性，因此遵循全球人工智能治理的通用经验，要求国家网信部门指导推动人工智能沙箱安全服务平台建设，避免过严监管带来的合规成本过高。</w:t>
      </w:r>
    </w:p>
    <w:p w14:paraId="6D4FE62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sz w:val="24"/>
          <w:szCs w:val="24"/>
          <w:lang w:val="en-US" w:eastAsia="zh-CN"/>
        </w:rPr>
      </w:pPr>
      <w:r>
        <w:rPr>
          <w:rFonts w:hint="eastAsia" w:ascii="Times New Roman" w:hAnsi="Times New Roman"/>
          <w:sz w:val="21"/>
          <w:szCs w:val="21"/>
          <w:lang w:val="en-US" w:eastAsia="zh-CN"/>
        </w:rPr>
        <w:t>在问责制上，中国“AI拟人化新规征求意见稿”拟通过提供者主动开展安全评估报备、省级网信部门每年开展安全报告及审计情况书面审查的常规要求外，面对突发的重大风险允许省级以上网信部门和有关</w:t>
      </w:r>
      <w:commentRangeStart w:id="18"/>
      <w:r>
        <w:rPr>
          <w:rFonts w:hint="eastAsia" w:ascii="Times New Roman" w:hAnsi="Times New Roman"/>
          <w:sz w:val="21"/>
          <w:szCs w:val="21"/>
          <w:lang w:val="en-US" w:eastAsia="zh-CN"/>
        </w:rPr>
        <w:t>主观部门</w:t>
      </w:r>
      <w:commentRangeEnd w:id="18"/>
      <w:r>
        <w:commentReference w:id="18"/>
      </w:r>
      <w:r>
        <w:rPr>
          <w:rFonts w:hint="eastAsia" w:ascii="Times New Roman" w:hAnsi="Times New Roman"/>
          <w:sz w:val="21"/>
          <w:szCs w:val="21"/>
          <w:lang w:val="en-US" w:eastAsia="zh-CN"/>
        </w:rPr>
        <w:t>对涉事提供者启动约谈，明确违规行为有关主管部门可以依规对涉事提供者分别除以警告、通报批评、责令限期整改甚至责令暂停提供相关服务的不同程度处罚。</w:t>
      </w:r>
    </w:p>
    <w:p w14:paraId="1183BA6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b/>
          <w:bCs/>
          <w:sz w:val="24"/>
          <w:szCs w:val="24"/>
          <w:lang w:val="en-US" w:eastAsia="zh-CN"/>
        </w:rPr>
      </w:pPr>
      <w:r>
        <w:rPr>
          <w:rFonts w:hint="eastAsia" w:ascii="Times New Roman" w:hAnsi="Times New Roman"/>
          <w:b/>
          <w:bCs/>
          <w:sz w:val="21"/>
          <w:szCs w:val="21"/>
          <w:highlight w:val="none"/>
          <w:lang w:val="en-US" w:eastAsia="zh-CN"/>
        </w:rPr>
        <w:t>表3 中国“AI拟人化新规征求意见稿”</w:t>
      </w:r>
      <w:r>
        <w:rPr>
          <w:rStyle w:val="12"/>
          <w:rFonts w:hint="eastAsia" w:ascii="Times New Roman" w:hAnsi="Times New Roman"/>
          <w:b/>
          <w:bCs/>
          <w:sz w:val="21"/>
          <w:szCs w:val="21"/>
          <w:highlight w:val="none"/>
          <w:lang w:val="en-US" w:eastAsia="zh-CN"/>
        </w:rPr>
        <w:t>[</w:t>
      </w:r>
      <w:r>
        <w:rPr>
          <w:rStyle w:val="12"/>
          <w:rFonts w:hint="eastAsia" w:ascii="Times New Roman" w:hAnsi="Times New Roman"/>
          <w:b/>
          <w:bCs/>
          <w:sz w:val="21"/>
          <w:szCs w:val="21"/>
          <w:highlight w:val="none"/>
          <w:lang w:val="en-US" w:eastAsia="zh-CN"/>
        </w:rPr>
        <w:footnoteReference w:id="38"/>
      </w:r>
      <w:r>
        <w:rPr>
          <w:rStyle w:val="12"/>
          <w:rFonts w:hint="eastAsia" w:ascii="Times New Roman" w:hAnsi="Times New Roman"/>
          <w:b/>
          <w:bCs/>
          <w:sz w:val="21"/>
          <w:szCs w:val="21"/>
          <w:highlight w:val="none"/>
          <w:lang w:val="en-US" w:eastAsia="zh-CN"/>
        </w:rPr>
        <w:t>]</w:t>
      </w:r>
      <w:r>
        <w:rPr>
          <w:rFonts w:hint="eastAsia" w:ascii="Times New Roman" w:hAnsi="Times New Roman"/>
          <w:b/>
          <w:bCs/>
          <w:sz w:val="21"/>
          <w:szCs w:val="21"/>
          <w:highlight w:val="none"/>
          <w:lang w:val="en-US" w:eastAsia="zh-CN"/>
        </w:rPr>
        <w:t>的可信AI规制要求</w:t>
      </w:r>
    </w:p>
    <w:tbl>
      <w:tblPr>
        <w:tblStyle w:val="8"/>
        <w:tblW w:w="827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1"/>
        <w:gridCol w:w="1064"/>
        <w:gridCol w:w="6382"/>
      </w:tblGrid>
      <w:tr w14:paraId="35A751A2">
        <w:trPr>
          <w:jc w:val="center"/>
        </w:trPr>
        <w:tc>
          <w:tcPr>
            <w:tcW w:w="831" w:type="dxa"/>
            <w:tcBorders>
              <w:bottom w:val="single" w:color="auto" w:sz="4" w:space="0"/>
            </w:tcBorders>
          </w:tcPr>
          <w:p w14:paraId="15D655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b/>
                <w:bCs/>
                <w:sz w:val="21"/>
                <w:szCs w:val="21"/>
                <w:vertAlign w:val="baseline"/>
                <w:lang w:val="en-US" w:eastAsia="zh-CN"/>
              </w:rPr>
            </w:pPr>
            <w:r>
              <w:rPr>
                <w:rFonts w:hint="eastAsia" w:ascii="Times New Roman" w:hAnsi="Times New Roman"/>
                <w:b/>
                <w:bCs/>
                <w:sz w:val="21"/>
                <w:szCs w:val="21"/>
                <w:vertAlign w:val="baseline"/>
                <w:lang w:val="en-US" w:eastAsia="zh-CN"/>
              </w:rPr>
              <w:t>阶段</w:t>
            </w:r>
          </w:p>
        </w:tc>
        <w:tc>
          <w:tcPr>
            <w:tcW w:w="1064" w:type="dxa"/>
            <w:tcBorders>
              <w:bottom w:val="single" w:color="auto" w:sz="4" w:space="0"/>
            </w:tcBorders>
          </w:tcPr>
          <w:p w14:paraId="302348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b/>
                <w:bCs/>
                <w:sz w:val="21"/>
                <w:szCs w:val="21"/>
                <w:vertAlign w:val="baseline"/>
                <w:lang w:val="en-US" w:eastAsia="zh-CN"/>
              </w:rPr>
            </w:pPr>
            <w:r>
              <w:rPr>
                <w:rFonts w:hint="eastAsia" w:ascii="Times New Roman" w:hAnsi="Times New Roman"/>
                <w:b/>
                <w:bCs/>
                <w:sz w:val="21"/>
                <w:szCs w:val="21"/>
                <w:vertAlign w:val="baseline"/>
                <w:lang w:val="en-US" w:eastAsia="zh-CN"/>
              </w:rPr>
              <w:t>原则</w:t>
            </w:r>
          </w:p>
        </w:tc>
        <w:tc>
          <w:tcPr>
            <w:tcW w:w="6382" w:type="dxa"/>
            <w:tcBorders>
              <w:bottom w:val="single" w:color="auto" w:sz="4" w:space="0"/>
            </w:tcBorders>
          </w:tcPr>
          <w:p w14:paraId="6C28D1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b/>
                <w:bCs/>
                <w:sz w:val="21"/>
                <w:szCs w:val="21"/>
                <w:vertAlign w:val="baseline"/>
                <w:lang w:val="en-US" w:eastAsia="zh-CN"/>
              </w:rPr>
            </w:pPr>
            <w:r>
              <w:rPr>
                <w:rFonts w:hint="eastAsia" w:ascii="Times New Roman" w:hAnsi="Times New Roman"/>
                <w:b/>
                <w:bCs/>
                <w:sz w:val="21"/>
                <w:szCs w:val="21"/>
                <w:vertAlign w:val="baseline"/>
                <w:lang w:val="en-US" w:eastAsia="zh-CN"/>
              </w:rPr>
              <w:t>规制要求</w:t>
            </w:r>
          </w:p>
        </w:tc>
      </w:tr>
      <w:tr w14:paraId="5903432D">
        <w:trPr>
          <w:jc w:val="center"/>
        </w:trPr>
        <w:tc>
          <w:tcPr>
            <w:tcW w:w="831" w:type="dxa"/>
            <w:tcBorders>
              <w:top w:val="single" w:color="auto" w:sz="4" w:space="0"/>
              <w:tl2br w:val="nil"/>
              <w:tr2bl w:val="nil"/>
            </w:tcBorders>
          </w:tcPr>
          <w:p w14:paraId="250B29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认知</w:t>
            </w:r>
          </w:p>
        </w:tc>
        <w:tc>
          <w:tcPr>
            <w:tcW w:w="1064" w:type="dxa"/>
            <w:tcBorders>
              <w:top w:val="single" w:color="auto" w:sz="4" w:space="0"/>
              <w:tl2br w:val="nil"/>
              <w:tr2bl w:val="nil"/>
            </w:tcBorders>
          </w:tcPr>
          <w:p w14:paraId="16136D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透明性</w:t>
            </w:r>
          </w:p>
        </w:tc>
        <w:tc>
          <w:tcPr>
            <w:tcW w:w="6382" w:type="dxa"/>
            <w:tcBorders>
              <w:top w:val="single" w:color="auto" w:sz="4" w:space="0"/>
              <w:tl2br w:val="nil"/>
              <w:tr2bl w:val="nil"/>
            </w:tcBorders>
          </w:tcPr>
          <w:p w14:paraId="712EBF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eastAsiaTheme="minorEastAsia" w:cstheme="minorBidi"/>
                <w:kern w:val="2"/>
                <w:sz w:val="21"/>
                <w:szCs w:val="21"/>
                <w:vertAlign w:val="baseline"/>
                <w:lang w:val="en-US" w:eastAsia="zh-CN" w:bidi="ar-SA"/>
              </w:rPr>
              <w:t>1.</w:t>
            </w:r>
            <w:r>
              <w:rPr>
                <w:rFonts w:hint="eastAsia" w:ascii="Times New Roman" w:hAnsi="Times New Roman"/>
                <w:sz w:val="21"/>
                <w:szCs w:val="21"/>
                <w:vertAlign w:val="baseline"/>
                <w:lang w:val="en-US" w:eastAsia="zh-CN"/>
              </w:rPr>
              <w:t>强制身份披露</w:t>
            </w:r>
          </w:p>
          <w:p w14:paraId="1B0278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2.训练数据合规要求</w:t>
            </w:r>
          </w:p>
        </w:tc>
      </w:tr>
      <w:tr w14:paraId="0AA02ACC">
        <w:trPr>
          <w:jc w:val="center"/>
        </w:trPr>
        <w:tc>
          <w:tcPr>
            <w:tcW w:w="831" w:type="dxa"/>
            <w:vMerge w:val="restart"/>
            <w:tcBorders>
              <w:tl2br w:val="nil"/>
              <w:tr2bl w:val="nil"/>
            </w:tcBorders>
          </w:tcPr>
          <w:p w14:paraId="10E28A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信任</w:t>
            </w:r>
          </w:p>
        </w:tc>
        <w:tc>
          <w:tcPr>
            <w:tcW w:w="1064" w:type="dxa"/>
            <w:tcBorders>
              <w:tl2br w:val="nil"/>
              <w:tr2bl w:val="nil"/>
            </w:tcBorders>
          </w:tcPr>
          <w:p w14:paraId="47C094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公正性</w:t>
            </w:r>
          </w:p>
        </w:tc>
        <w:tc>
          <w:tcPr>
            <w:tcW w:w="6382" w:type="dxa"/>
            <w:tcBorders>
              <w:tl2br w:val="nil"/>
              <w:tr2bl w:val="nil"/>
            </w:tcBorders>
          </w:tcPr>
          <w:p w14:paraId="558BA5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Times New Roman" w:hAnsi="Times New Roman" w:cstheme="minorBidi"/>
                <w:kern w:val="2"/>
                <w:sz w:val="21"/>
                <w:szCs w:val="21"/>
                <w:vertAlign w:val="baseline"/>
                <w:lang w:val="en-US" w:eastAsia="zh-CN" w:bidi="ar-SA"/>
              </w:rPr>
            </w:pPr>
            <w:r>
              <w:rPr>
                <w:rFonts w:hint="eastAsia" w:ascii="Times New Roman" w:hAnsi="Times New Roman" w:eastAsiaTheme="minorEastAsia" w:cstheme="minorBidi"/>
                <w:kern w:val="2"/>
                <w:sz w:val="21"/>
                <w:szCs w:val="21"/>
                <w:vertAlign w:val="baseline"/>
                <w:lang w:val="en-US" w:eastAsia="zh-CN" w:bidi="ar-SA"/>
              </w:rPr>
              <w:t>1.</w:t>
            </w:r>
            <w:r>
              <w:rPr>
                <w:rFonts w:hint="eastAsia" w:ascii="Times New Roman" w:hAnsi="Times New Roman" w:cstheme="minorBidi"/>
                <w:kern w:val="2"/>
                <w:sz w:val="21"/>
                <w:szCs w:val="21"/>
                <w:vertAlign w:val="baseline"/>
                <w:lang w:val="en-US" w:eastAsia="zh-CN" w:bidi="ar-SA"/>
              </w:rPr>
              <w:t>要求数据集和生成内容符合社会主义核心价值观</w:t>
            </w:r>
          </w:p>
          <w:p w14:paraId="738D70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Times New Roman" w:hAnsi="Times New Roman" w:cstheme="minorBidi"/>
                <w:kern w:val="2"/>
                <w:sz w:val="21"/>
                <w:szCs w:val="21"/>
                <w:vertAlign w:val="baseline"/>
                <w:lang w:val="en-US" w:eastAsia="zh-CN" w:bidi="ar-SA"/>
              </w:rPr>
            </w:pPr>
            <w:r>
              <w:rPr>
                <w:rFonts w:hint="eastAsia" w:ascii="Times New Roman" w:hAnsi="Times New Roman" w:cstheme="minorBidi"/>
                <w:kern w:val="2"/>
                <w:sz w:val="21"/>
                <w:szCs w:val="21"/>
                <w:vertAlign w:val="baseline"/>
                <w:lang w:val="en-US" w:eastAsia="zh-CN" w:bidi="ar-SA"/>
              </w:rPr>
              <w:t>2.禁止诱导性设计</w:t>
            </w:r>
          </w:p>
          <w:p w14:paraId="492214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cstheme="minorBidi"/>
                <w:kern w:val="2"/>
                <w:sz w:val="21"/>
                <w:szCs w:val="21"/>
                <w:vertAlign w:val="baseline"/>
                <w:lang w:val="en-US" w:eastAsia="zh-CN" w:bidi="ar-SA"/>
              </w:rPr>
              <w:t>3.对未成年人和老年人用户设定保护细则</w:t>
            </w:r>
          </w:p>
        </w:tc>
      </w:tr>
      <w:tr w14:paraId="05005203">
        <w:trPr>
          <w:jc w:val="center"/>
        </w:trPr>
        <w:tc>
          <w:tcPr>
            <w:tcW w:w="831" w:type="dxa"/>
            <w:vMerge w:val="continue"/>
            <w:tcBorders>
              <w:tl2br w:val="nil"/>
              <w:tr2bl w:val="nil"/>
            </w:tcBorders>
          </w:tcPr>
          <w:p w14:paraId="669875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Times New Roman" w:hAnsi="Times New Roman"/>
                <w:sz w:val="21"/>
                <w:szCs w:val="21"/>
                <w:vertAlign w:val="baseline"/>
                <w:lang w:val="en-US" w:eastAsia="zh-CN"/>
              </w:rPr>
            </w:pPr>
          </w:p>
        </w:tc>
        <w:tc>
          <w:tcPr>
            <w:tcW w:w="1064" w:type="dxa"/>
            <w:tcBorders>
              <w:tl2br w:val="nil"/>
              <w:tr2bl w:val="nil"/>
            </w:tcBorders>
          </w:tcPr>
          <w:p w14:paraId="242CC3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隐私保护</w:t>
            </w:r>
          </w:p>
        </w:tc>
        <w:tc>
          <w:tcPr>
            <w:tcW w:w="6382" w:type="dxa"/>
            <w:tcBorders>
              <w:tl2br w:val="nil"/>
              <w:tr2bl w:val="nil"/>
            </w:tcBorders>
          </w:tcPr>
          <w:p w14:paraId="3E9E70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eastAsiaTheme="minorEastAsia" w:cstheme="minorBidi"/>
                <w:kern w:val="2"/>
                <w:sz w:val="21"/>
                <w:szCs w:val="21"/>
                <w:vertAlign w:val="baseline"/>
                <w:lang w:val="en-US" w:eastAsia="zh-CN" w:bidi="ar-SA"/>
              </w:rPr>
              <w:t>1.</w:t>
            </w:r>
            <w:r>
              <w:rPr>
                <w:rFonts w:hint="eastAsia" w:ascii="Times New Roman" w:hAnsi="Times New Roman" w:cstheme="minorBidi"/>
                <w:kern w:val="2"/>
                <w:sz w:val="21"/>
                <w:szCs w:val="21"/>
                <w:vertAlign w:val="baseline"/>
                <w:lang w:val="en-US" w:eastAsia="zh-CN" w:bidi="ar-SA"/>
              </w:rPr>
              <w:t>限制用户交互数据共享</w:t>
            </w:r>
          </w:p>
          <w:p w14:paraId="0784F6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2.限制用户交互数据与敏感个人数据训练</w:t>
            </w:r>
          </w:p>
          <w:p w14:paraId="4F3C01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3.用户具备历史数据删除权利</w:t>
            </w:r>
          </w:p>
          <w:p w14:paraId="265042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4.实施未成年人用户的数据保护和监护人单独同意机制</w:t>
            </w:r>
          </w:p>
        </w:tc>
      </w:tr>
      <w:tr w14:paraId="01A528AB">
        <w:trPr>
          <w:jc w:val="center"/>
        </w:trPr>
        <w:tc>
          <w:tcPr>
            <w:tcW w:w="831" w:type="dxa"/>
            <w:vMerge w:val="restart"/>
            <w:tcBorders>
              <w:tl2br w:val="nil"/>
              <w:tr2bl w:val="nil"/>
            </w:tcBorders>
            <w:shd w:val="clear" w:color="auto" w:fill="auto"/>
            <w:vAlign w:val="top"/>
          </w:tcPr>
          <w:p w14:paraId="65F08AC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行为</w:t>
            </w:r>
          </w:p>
        </w:tc>
        <w:tc>
          <w:tcPr>
            <w:tcW w:w="1064" w:type="dxa"/>
            <w:tcBorders>
              <w:tl2br w:val="nil"/>
              <w:tr2bl w:val="nil"/>
            </w:tcBorders>
            <w:shd w:val="clear" w:color="auto" w:fill="auto"/>
            <w:vAlign w:val="top"/>
          </w:tcPr>
          <w:p w14:paraId="768AC3C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eastAsiaTheme="minorEastAsia" w:cstheme="minorBidi"/>
                <w:kern w:val="2"/>
                <w:sz w:val="21"/>
                <w:szCs w:val="21"/>
                <w:vertAlign w:val="baseline"/>
                <w:lang w:val="en-US" w:eastAsia="zh-CN" w:bidi="ar-SA"/>
              </w:rPr>
            </w:pPr>
            <w:r>
              <w:rPr>
                <w:rFonts w:hint="eastAsia" w:ascii="Times New Roman" w:hAnsi="Times New Roman"/>
                <w:sz w:val="21"/>
                <w:szCs w:val="21"/>
                <w:vertAlign w:val="baseline"/>
                <w:lang w:val="en-US" w:eastAsia="zh-CN"/>
              </w:rPr>
              <w:t>安全性</w:t>
            </w:r>
          </w:p>
        </w:tc>
        <w:tc>
          <w:tcPr>
            <w:tcW w:w="6382" w:type="dxa"/>
            <w:tcBorders>
              <w:tl2br w:val="nil"/>
              <w:tr2bl w:val="nil"/>
            </w:tcBorders>
            <w:shd w:val="clear" w:color="auto" w:fill="auto"/>
            <w:vAlign w:val="top"/>
          </w:tcPr>
          <w:p w14:paraId="6C339BE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cstheme="minorBidi"/>
                <w:kern w:val="2"/>
                <w:sz w:val="21"/>
                <w:szCs w:val="21"/>
                <w:vertAlign w:val="baseline"/>
                <w:lang w:val="en-US" w:eastAsia="zh-CN" w:bidi="ar-SA"/>
              </w:rPr>
            </w:pPr>
            <w:r>
              <w:rPr>
                <w:rFonts w:hint="eastAsia" w:ascii="Times New Roman" w:hAnsi="Times New Roman" w:eastAsiaTheme="minorEastAsia" w:cstheme="minorBidi"/>
                <w:kern w:val="2"/>
                <w:sz w:val="21"/>
                <w:szCs w:val="21"/>
                <w:vertAlign w:val="baseline"/>
                <w:lang w:val="en-US" w:eastAsia="zh-CN" w:bidi="ar-SA"/>
              </w:rPr>
              <w:t>1.</w:t>
            </w:r>
            <w:r>
              <w:rPr>
                <w:rFonts w:hint="eastAsia" w:ascii="Times New Roman" w:hAnsi="Times New Roman" w:cstheme="minorBidi"/>
                <w:kern w:val="2"/>
                <w:sz w:val="21"/>
                <w:szCs w:val="21"/>
                <w:vertAlign w:val="baseline"/>
                <w:lang w:val="en-US" w:eastAsia="zh-CN" w:bidi="ar-SA"/>
              </w:rPr>
              <w:t>明确应急响应与危机干预机制（未成年人和老年人专门条款）</w:t>
            </w:r>
          </w:p>
          <w:p w14:paraId="48CC121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ascii="Times New Roman" w:hAnsi="Times New Roman" w:cstheme="minorBidi"/>
                <w:kern w:val="2"/>
                <w:sz w:val="21"/>
                <w:szCs w:val="21"/>
                <w:vertAlign w:val="baseline"/>
                <w:lang w:val="en-US" w:eastAsia="zh-CN" w:bidi="ar-SA"/>
              </w:rPr>
            </w:pPr>
            <w:r>
              <w:rPr>
                <w:rFonts w:hint="eastAsia" w:ascii="Times New Roman" w:hAnsi="Times New Roman" w:cstheme="minorBidi"/>
                <w:kern w:val="2"/>
                <w:sz w:val="21"/>
                <w:szCs w:val="21"/>
                <w:vertAlign w:val="baseline"/>
                <w:lang w:val="en-US" w:eastAsia="zh-CN" w:bidi="ar-SA"/>
              </w:rPr>
              <w:t>2.明确内容风控和数据安全能力建设</w:t>
            </w:r>
          </w:p>
          <w:p w14:paraId="4B067FB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ascii="Times New Roman" w:hAnsi="Times New Roman" w:cstheme="minorBidi"/>
                <w:kern w:val="2"/>
                <w:sz w:val="21"/>
                <w:szCs w:val="21"/>
                <w:vertAlign w:val="baseline"/>
                <w:lang w:val="en-US" w:eastAsia="zh-CN" w:bidi="ar-SA"/>
              </w:rPr>
            </w:pPr>
            <w:r>
              <w:rPr>
                <w:rFonts w:hint="eastAsia" w:ascii="Times New Roman" w:hAnsi="Times New Roman" w:cstheme="minorBidi"/>
                <w:kern w:val="2"/>
                <w:sz w:val="21"/>
                <w:szCs w:val="21"/>
                <w:vertAlign w:val="baseline"/>
                <w:lang w:val="en-US" w:eastAsia="zh-CN" w:bidi="ar-SA"/>
              </w:rPr>
              <w:t>3.明确提供者安全主体责任制度（含未成年人合规审计等）</w:t>
            </w:r>
          </w:p>
          <w:p w14:paraId="54C2E35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ascii="Times New Roman" w:hAnsi="Times New Roman" w:cstheme="minorBidi"/>
                <w:kern w:val="2"/>
                <w:sz w:val="21"/>
                <w:szCs w:val="21"/>
                <w:vertAlign w:val="baseline"/>
                <w:lang w:val="en-US" w:eastAsia="zh-CN" w:bidi="ar-SA"/>
              </w:rPr>
            </w:pPr>
            <w:r>
              <w:rPr>
                <w:rFonts w:hint="eastAsia" w:ascii="Times New Roman" w:hAnsi="Times New Roman" w:cstheme="minorBidi"/>
                <w:kern w:val="2"/>
                <w:sz w:val="21"/>
                <w:szCs w:val="21"/>
                <w:vertAlign w:val="baseline"/>
                <w:lang w:val="en-US" w:eastAsia="zh-CN" w:bidi="ar-SA"/>
              </w:rPr>
              <w:t>4.明确互联网应用商店的安全核验和管理责任</w:t>
            </w:r>
          </w:p>
          <w:p w14:paraId="0C8C706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Times New Roman" w:hAnsi="Times New Roman" w:cstheme="minorBidi"/>
                <w:kern w:val="2"/>
                <w:sz w:val="21"/>
                <w:szCs w:val="21"/>
                <w:vertAlign w:val="baseline"/>
                <w:lang w:val="en-US" w:eastAsia="zh-CN" w:bidi="ar-SA"/>
              </w:rPr>
            </w:pPr>
            <w:r>
              <w:rPr>
                <w:rFonts w:hint="eastAsia" w:ascii="Times New Roman" w:hAnsi="Times New Roman" w:cstheme="minorBidi"/>
                <w:kern w:val="2"/>
                <w:sz w:val="21"/>
                <w:szCs w:val="21"/>
                <w:vertAlign w:val="baseline"/>
                <w:lang w:val="en-US" w:eastAsia="zh-CN" w:bidi="ar-SA"/>
              </w:rPr>
              <w:t>5.国家网信部门指导推动AI沙箱安全服务平台建设</w:t>
            </w:r>
          </w:p>
        </w:tc>
      </w:tr>
      <w:tr w14:paraId="0FD65995">
        <w:trPr>
          <w:jc w:val="center"/>
        </w:trPr>
        <w:tc>
          <w:tcPr>
            <w:tcW w:w="831" w:type="dxa"/>
            <w:vMerge w:val="continue"/>
            <w:tcBorders>
              <w:tl2br w:val="nil"/>
              <w:tr2bl w:val="nil"/>
            </w:tcBorders>
          </w:tcPr>
          <w:p w14:paraId="3652C3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Times New Roman" w:hAnsi="Times New Roman"/>
                <w:sz w:val="21"/>
                <w:szCs w:val="21"/>
                <w:vertAlign w:val="baseline"/>
                <w:lang w:val="en-US" w:eastAsia="zh-CN"/>
              </w:rPr>
            </w:pPr>
          </w:p>
        </w:tc>
        <w:tc>
          <w:tcPr>
            <w:tcW w:w="1064" w:type="dxa"/>
            <w:tcBorders>
              <w:tl2br w:val="nil"/>
              <w:tr2bl w:val="nil"/>
            </w:tcBorders>
          </w:tcPr>
          <w:p w14:paraId="7CD7CE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问责制</w:t>
            </w:r>
          </w:p>
        </w:tc>
        <w:tc>
          <w:tcPr>
            <w:tcW w:w="6382" w:type="dxa"/>
            <w:tcBorders>
              <w:tl2br w:val="nil"/>
              <w:tr2bl w:val="nil"/>
            </w:tcBorders>
          </w:tcPr>
          <w:p w14:paraId="4587C7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cstheme="minorBidi"/>
                <w:kern w:val="2"/>
                <w:sz w:val="21"/>
                <w:szCs w:val="21"/>
                <w:vertAlign w:val="baseline"/>
                <w:lang w:val="en-US" w:eastAsia="zh-CN" w:bidi="ar-SA"/>
              </w:rPr>
            </w:pPr>
            <w:r>
              <w:rPr>
                <w:rFonts w:hint="eastAsia" w:ascii="Times New Roman" w:hAnsi="Times New Roman" w:cstheme="minorBidi"/>
                <w:kern w:val="2"/>
                <w:sz w:val="21"/>
                <w:szCs w:val="21"/>
                <w:vertAlign w:val="baseline"/>
                <w:lang w:val="en-US" w:eastAsia="zh-CN" w:bidi="ar-SA"/>
              </w:rPr>
              <w:t>1.以分级原则要求提供者开展安全评估并向属地升级网信部门报备</w:t>
            </w:r>
          </w:p>
          <w:p w14:paraId="793396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cstheme="minorBidi"/>
                <w:kern w:val="2"/>
                <w:sz w:val="21"/>
                <w:szCs w:val="21"/>
                <w:vertAlign w:val="baseline"/>
                <w:lang w:val="en-US" w:eastAsia="zh-CN" w:bidi="ar-SA"/>
              </w:rPr>
              <w:t>2</w:t>
            </w:r>
            <w:r>
              <w:rPr>
                <w:rFonts w:hint="default" w:ascii="Times New Roman" w:hAnsi="Times New Roman" w:eastAsiaTheme="minorEastAsia" w:cstheme="minorBidi"/>
                <w:kern w:val="2"/>
                <w:sz w:val="21"/>
                <w:szCs w:val="21"/>
                <w:vertAlign w:val="baseline"/>
                <w:lang w:val="en-US" w:eastAsia="zh-CN" w:bidi="ar-SA"/>
              </w:rPr>
              <w:t>.</w:t>
            </w:r>
            <w:r>
              <w:rPr>
                <w:rFonts w:hint="eastAsia" w:ascii="Times New Roman" w:hAnsi="Times New Roman"/>
                <w:sz w:val="21"/>
                <w:szCs w:val="21"/>
                <w:vertAlign w:val="baseline"/>
                <w:lang w:val="en-US" w:eastAsia="zh-CN"/>
              </w:rPr>
              <w:t>省级网信部门每年对评估报告及审计情况进行书面审查等</w:t>
            </w:r>
          </w:p>
          <w:p w14:paraId="5D5331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3.省级以上网信部门和有关主管部门可针对重大风险启动约谈</w:t>
            </w:r>
          </w:p>
          <w:p w14:paraId="4F184A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1"/>
                <w:szCs w:val="21"/>
                <w:vertAlign w:val="baseline"/>
                <w:lang w:val="en-US" w:eastAsia="zh-CN"/>
              </w:rPr>
            </w:pPr>
            <w:r>
              <w:rPr>
                <w:rFonts w:hint="default" w:ascii="Times New Roman" w:hAnsi="Times New Roman" w:eastAsiaTheme="minorEastAsia" w:cstheme="minorBidi"/>
                <w:kern w:val="2"/>
                <w:sz w:val="21"/>
                <w:szCs w:val="21"/>
                <w:vertAlign w:val="baseline"/>
                <w:lang w:val="en-US" w:eastAsia="zh-CN" w:bidi="ar-SA"/>
              </w:rPr>
              <w:t>4.</w:t>
            </w:r>
            <w:r>
              <w:rPr>
                <w:rFonts w:hint="eastAsia" w:ascii="Times New Roman" w:hAnsi="Times New Roman"/>
                <w:sz w:val="21"/>
                <w:szCs w:val="21"/>
                <w:vertAlign w:val="baseline"/>
                <w:lang w:val="en-US" w:eastAsia="zh-CN"/>
              </w:rPr>
              <w:t>有关主管部门对违规行为具有警告、通报、暂停服务等处罚权</w:t>
            </w:r>
          </w:p>
        </w:tc>
      </w:tr>
    </w:tbl>
    <w:p w14:paraId="30EE426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1"/>
        <w:rPr>
          <w:rFonts w:hint="default" w:ascii="Times New Roman" w:hAnsi="Times New Roman"/>
          <w:b/>
          <w:bCs/>
          <w:sz w:val="21"/>
          <w:szCs w:val="21"/>
          <w:lang w:val="en-US" w:eastAsia="zh-CN"/>
        </w:rPr>
      </w:pPr>
      <w:r>
        <w:rPr>
          <w:rFonts w:hint="eastAsia" w:ascii="Times New Roman" w:hAnsi="Times New Roman"/>
          <w:b/>
          <w:bCs/>
          <w:sz w:val="21"/>
          <w:szCs w:val="21"/>
          <w:lang w:val="en-US" w:eastAsia="zh-CN"/>
        </w:rPr>
        <w:t>（二）现实社会关系嵌入下AI拟人互动的矫正监护</w:t>
      </w:r>
    </w:p>
    <w:p w14:paraId="5D38058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前文提出美国加州法案在最终版本上由于未能实现科技产业利益和政府治理需求之间的有效平衡，导致其最终文本的实际约束力仅局限于事后监管，虽然受害者及其亲属可以通过私人诉讼的方式要求平台禁令和经济赔偿，但对于AI拟人化互动这种在心理维度建立伪亲密关系的新应用来说，事后监管并不能防患于未然。这也是事后原本支持加州法案的部分</w:t>
      </w:r>
      <w:commentRangeStart w:id="19"/>
      <w:r>
        <w:rPr>
          <w:rFonts w:hint="eastAsia" w:ascii="Times New Roman" w:hAnsi="Times New Roman"/>
          <w:sz w:val="21"/>
          <w:szCs w:val="21"/>
          <w:lang w:val="en-US" w:eastAsia="zh-CN"/>
        </w:rPr>
        <w:t>非盈利</w:t>
      </w:r>
      <w:commentRangeEnd w:id="19"/>
      <w:r>
        <w:commentReference w:id="19"/>
      </w:r>
      <w:r>
        <w:rPr>
          <w:rFonts w:hint="eastAsia" w:ascii="Times New Roman" w:hAnsi="Times New Roman"/>
          <w:sz w:val="21"/>
          <w:szCs w:val="21"/>
          <w:lang w:val="en-US" w:eastAsia="zh-CN"/>
        </w:rPr>
        <w:t>组织在“防成瘾”和第三方审计等机制删除后撤回对其法案的支持。与之相比，中国“AI拟人化新规征求意见稿”高度关注人机情感交互中信任机制的实现，并在条款上逐一明确，以期实现对人造亲密关系的异化矫正，其实施路径在于对以未成年人和老年人用户的两类情感脆弱群体的保护上，不仅依托平台本体披露、防沉溺的自治，</w:t>
      </w:r>
      <w:commentRangeStart w:id="20"/>
      <w:r>
        <w:rPr>
          <w:rFonts w:hint="eastAsia" w:ascii="Times New Roman" w:hAnsi="Times New Roman"/>
          <w:sz w:val="21"/>
          <w:szCs w:val="21"/>
          <w:lang w:val="en-US" w:eastAsia="zh-CN"/>
        </w:rPr>
        <w:t>同时要求服务提供者将现实社交关系嵌入到平台自治的规程上来。</w:t>
      </w:r>
      <w:commentRangeEnd w:id="20"/>
      <w:r>
        <w:commentReference w:id="20"/>
      </w:r>
    </w:p>
    <w:p w14:paraId="4AE7190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首先，在使用过程中，要求未成年人和老年人用户在注册环节填写用户监护人、紧急联系人等信息。如此要求的目的是在提供者发现用户明确提出实施自杀、自残等极端情境时，除了平台人工接管之外，额外要求采取措施联系用户监护人和紧急联系人。其中针对老年人群体除了危害生命健康外，还可能诱发的财产安全，在及时通知紧急联系人的情况下，提供社会心理援助或紧急救助渠道。这在美国纽约州和加州法案中均未提及。</w:t>
      </w:r>
    </w:p>
    <w:p w14:paraId="1D7A9D1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其次，在针对未成年人的使用中，如果涉及情感陪伴服务，要求平台提供“监护人控制功能”，便于监护人可以实时接收安全风险提醒，查阅未成年人使用服务的概要信息，并且能够设置屏蔽特定角色、限制使用时长、防止充值消费等功能。这在一定程度上起到异化矫正的结果。因为从国外已经披露的诸多案例来看，AI拟人化互动对相关用户的诱导和操纵主要是通过为其塑造一个闭环的情感反馈得以实现，在这个闭环机制中，AI拟人互动产品不断调取、学习用户过度披露的心理脆弱数据进行取阅和诱导，为其打造一个“唯我意识”的虚拟情感世界，甚至通过欺骗的方式让用户在认知上断绝现实社会关系。对于未成年人用户来说，由于其心智尚未成熟，在缺乏安全护栏的前提下往往难以识别AI拟人互动产品的情感陷阱，因此监护人对未成年人用户在AI情感陪伴中的知情权利为可能发生的情感操纵提供一定的预防矫正通道。</w:t>
      </w:r>
    </w:p>
    <w:p w14:paraId="161F315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第三，在对老年人用户使用场景的规范上，明确要求提供者不得模拟老年人用户亲属、特定关系人的服务。该细则充分考虑了中国老龄化社会中老年人用户在信息辨识力退化和较强的情感需求下容易被AI拟人化互动产品中的虚假信息所迷惑，因此通过这一条款要求切断可能的情感欺诈路径，为老年人用户设置情感安全护栏，让适老陪伴更加真实健康透明。</w:t>
      </w:r>
    </w:p>
    <w:p w14:paraId="70BCE52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0"/>
        <w:rPr>
          <w:rFonts w:hint="default" w:ascii="Times New Roman" w:hAnsi="Times New Roman"/>
          <w:b/>
          <w:bCs/>
          <w:sz w:val="21"/>
          <w:szCs w:val="21"/>
          <w:highlight w:val="none"/>
          <w:lang w:val="en-US" w:eastAsia="zh-CN"/>
        </w:rPr>
      </w:pPr>
      <w:r>
        <w:rPr>
          <w:rFonts w:hint="eastAsia" w:ascii="Times New Roman" w:hAnsi="Times New Roman" w:eastAsiaTheme="minorEastAsia" w:cstheme="minorBidi"/>
          <w:b/>
          <w:bCs/>
          <w:kern w:val="2"/>
          <w:sz w:val="21"/>
          <w:szCs w:val="21"/>
          <w:highlight w:val="none"/>
          <w:lang w:val="en-US" w:eastAsia="zh-CN" w:bidi="ar-SA"/>
        </w:rPr>
        <w:t>五、</w:t>
      </w:r>
      <w:r>
        <w:rPr>
          <w:rFonts w:hint="eastAsia" w:ascii="Times New Roman" w:hAnsi="Times New Roman"/>
          <w:b/>
          <w:bCs/>
          <w:sz w:val="21"/>
          <w:szCs w:val="21"/>
          <w:highlight w:val="none"/>
          <w:lang w:val="en-US" w:eastAsia="zh-CN"/>
        </w:rPr>
        <w:t>结论与讨论：中美规制分野中的情感价值分歧与数字智能提升</w:t>
      </w:r>
    </w:p>
    <w:p w14:paraId="593A247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当前全球层面对于AI拟人化互动下人造亲密关系的显性风险有清晰的认知，并且治理议程的快速推进也意味着该议题的紧迫性。目前中美两国均已公布针对AI拟人化互动治理的法案文本，然而在去情境化的美国产品规制路径和价值引导的中国服务规制路径之间，反映了当前在人机互动治理中两个深层次的治理价值分歧，这一分歧不仅源自不同社会文化的价值认知，更反映了当下在AI治理过程中对人类自主性是否能够应对AI诱导以及如何界定人造亲密关系质量的认知差异。</w:t>
      </w:r>
    </w:p>
    <w:p w14:paraId="2BD45C3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一是对人类自主性的认知差异，这种差异的核心是在人机互动关系中人类用户需要政策法规多大程度上的保护。从中美对于AI拟人化互动治理的法案文本及治理思路来看，美国纽约州和加州法案更多是以透明性披露、安全性保障和事后问责的方式进行规制，在人机交互的信任环节并未建立相关机制加以制约。这意味着纽约州和加州的方案更多是一种防御性治理，特别是加州法案的立法过程中，尽管在法案初始阶段倡议者坚持将“防成瘾”作为强制要求，但是作为反对方代表的电子前沿基金会坚持认为目前没有证据表明聊天机器人成瘾已经达到需要政府干预的程度。从这一角度来看，美国相关法案最终坚持人类用户作为“理性人”的自主性，即使在未成年人条款中也并未涉及，而是以一种通行的每3小时进行一次用户提醒的方式告知用户其正在与人工智能进行情感交互。相比之下，中国“AI拟人化新规征求意见稿”则将人类用户置于普遍被保护的相对位置，不仅明确要求服务提供者不得对用户进行情感操纵、信息误导、设置情感陷阱，特别是针对未成年人用户设置了监护人介入机制，这意味着在中国治理方案中将风险防范置于优先位置，其背后是对用户理性人的隐忧。特别是在未成年人保护阶段，监护人介入模式拥有对未成年人相关数据共享和处置权利，这本身让渡了未成年人的隐私权以实现情感保护。这种倾向于“家长主义”（paternalism）的治理方式可能会产生一定争论。</w:t>
      </w:r>
    </w:p>
    <w:p w14:paraId="0F35140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二是对于人造亲密关系质量的价值判断差异，这种差异体现在治理过程中是否对AI拟人化互动产品的底层技术逻辑嵌入价值敏感性设计（Value Sensitive Design），但是该理念的提出者美国华盛顿大学信息学院教授</w:t>
      </w:r>
      <w:r>
        <w:rPr>
          <w:rFonts w:ascii="宋体" w:hAnsi="宋体" w:eastAsia="宋体" w:cs="宋体"/>
          <w:sz w:val="21"/>
          <w:szCs w:val="21"/>
        </w:rPr>
        <w:t>巴蒂亚·弗里德曼</w:t>
      </w:r>
      <w:r>
        <w:rPr>
          <w:rFonts w:hint="eastAsia" w:ascii="Times New Roman" w:hAnsi="Times New Roman"/>
          <w:sz w:val="21"/>
          <w:szCs w:val="21"/>
          <w:lang w:val="en-US" w:eastAsia="zh-CN"/>
        </w:rPr>
        <w:t>（Batya Friedman）也承认人类价值观本身存在多样性与潜在冲突</w:t>
      </w:r>
      <w:r>
        <w:rPr>
          <w:rStyle w:val="12"/>
          <w:rFonts w:hint="eastAsia" w:ascii="Times New Roman" w:hAnsi="Times New Roman"/>
          <w:sz w:val="21"/>
          <w:szCs w:val="21"/>
          <w:lang w:val="en-US" w:eastAsia="zh-CN"/>
        </w:rPr>
        <w:t>[</w:t>
      </w:r>
      <w:r>
        <w:rPr>
          <w:rStyle w:val="12"/>
          <w:rFonts w:hint="eastAsia" w:ascii="Times New Roman" w:hAnsi="Times New Roman"/>
          <w:sz w:val="21"/>
          <w:szCs w:val="21"/>
          <w:lang w:val="en-US" w:eastAsia="zh-CN"/>
        </w:rPr>
        <w:footnoteReference w:id="39"/>
      </w:r>
      <w:r>
        <w:rPr>
          <w:rStyle w:val="12"/>
          <w:rFonts w:hint="eastAsia" w:ascii="Times New Roman" w:hAnsi="Times New Roman"/>
          <w:sz w:val="21"/>
          <w:szCs w:val="21"/>
          <w:lang w:val="en-US" w:eastAsia="zh-CN"/>
        </w:rPr>
        <w:t>]</w:t>
      </w:r>
      <w:r>
        <w:rPr>
          <w:rFonts w:hint="eastAsia" w:ascii="Times New Roman" w:hAnsi="Times New Roman"/>
          <w:sz w:val="21"/>
          <w:szCs w:val="21"/>
          <w:lang w:val="en-US" w:eastAsia="zh-CN"/>
        </w:rPr>
        <w:t>，因此在治理过程中如何实现AI大模型与人类价值的对齐存在认知和实践难度。在美国纽约州和加州方案文本中，由于没有出现对“好的情感陪伴”定义以及产业界的反对意见，可以认为在美国法案中人造亲密关系的质量取决于用户和市场，在没有触及法案提到的针对个人及他人的人身和财务伤害，都不涉及对人机情感关系的主观评判。即使非营利组织已经多次强调科技企业往往会为了市场利润而可能对用户进行针对性地诱导，但由于缺乏相应条款，因此对这类情感关系缺少制约力。而在中国“AI拟人化新规征求意见稿”中，对于AI拟人化互动所建立的情感关系有明确的价值判断，包括符合社会主义核心价值观、体现中华优秀传统文化、不得损害现实社交关系等，并将其作为透明性和公正性治理条款嵌入到产品设计目标、数据处理活动、算法学习反馈等多个环节中，以此作为人造亲密关系的情感边界引导。然而这种边界引导也容易遭遇大模型价值对齐的现实困境，因为人类价值本身是多元、动态且充满矛盾的，没有办法预设一个可被清晰定义、提取并灌输给大模型的人类价值集合，对此有学者提出可以基于反身性理论建立人机融合发展的价值共生路径，探索人与机器共同进化构建出更具韧性、包容性以及创造性的数智社会。</w:t>
      </w:r>
      <w:r>
        <w:rPr>
          <w:rStyle w:val="12"/>
          <w:rFonts w:hint="eastAsia" w:ascii="Times New Roman" w:hAnsi="Times New Roman"/>
          <w:sz w:val="21"/>
          <w:szCs w:val="21"/>
          <w:lang w:val="en-US" w:eastAsia="zh-CN"/>
        </w:rPr>
        <w:t>[</w:t>
      </w:r>
      <w:r>
        <w:rPr>
          <w:rStyle w:val="12"/>
          <w:rFonts w:hint="eastAsia" w:ascii="Times New Roman" w:hAnsi="Times New Roman"/>
          <w:sz w:val="21"/>
          <w:szCs w:val="21"/>
          <w:lang w:val="en-US" w:eastAsia="zh-CN"/>
        </w:rPr>
        <w:footnoteReference w:id="40"/>
      </w:r>
      <w:r>
        <w:rPr>
          <w:rStyle w:val="12"/>
          <w:rFonts w:hint="eastAsia" w:ascii="Times New Roman" w:hAnsi="Times New Roman"/>
          <w:sz w:val="21"/>
          <w:szCs w:val="21"/>
          <w:lang w:val="en-US" w:eastAsia="zh-CN"/>
        </w:rPr>
        <w:t>]</w:t>
      </w:r>
    </w:p>
    <w:p w14:paraId="1F33621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以上两个核心情感价值分歧也进一步揭示了人机情感互动中的另一个根本性问题，即在人工智能时代人类社会是否正面临数字素养赤字，导致其容易沉浸在AI看似完美的情感镜像中难以自拔。因此从这个维度来看，对于AI拟人化互动的治理并非单一法案或管理办法所能实现的，更为关键的是提升人类用户整体的“数字智能”（Digital Intelligence，简称“DQ”）。2020年，新加坡数字质量研究院（DQ Institute）和新加坡电信局（Singtel）联合发布全球首个数字素养、技能与准备度的国际标准（IEEE 3527.1-2020），将“数字智能”定义为“一套全面的技术、认知、元认知和社会情感能力”</w:t>
      </w:r>
      <w:r>
        <w:rPr>
          <w:rStyle w:val="12"/>
          <w:rFonts w:hint="eastAsia" w:ascii="Times New Roman" w:hAnsi="Times New Roman"/>
          <w:sz w:val="21"/>
          <w:szCs w:val="21"/>
          <w:lang w:val="en-US" w:eastAsia="zh-CN"/>
        </w:rPr>
        <w:t>[</w:t>
      </w:r>
      <w:r>
        <w:rPr>
          <w:rStyle w:val="12"/>
          <w:rFonts w:hint="eastAsia" w:ascii="Times New Roman" w:hAnsi="Times New Roman"/>
          <w:sz w:val="21"/>
          <w:szCs w:val="21"/>
          <w:lang w:val="en-US" w:eastAsia="zh-CN"/>
        </w:rPr>
        <w:footnoteReference w:id="41"/>
      </w:r>
      <w:r>
        <w:rPr>
          <w:rStyle w:val="12"/>
          <w:rFonts w:hint="eastAsia" w:ascii="Times New Roman" w:hAnsi="Times New Roman"/>
          <w:sz w:val="21"/>
          <w:szCs w:val="21"/>
          <w:lang w:val="en-US" w:eastAsia="zh-CN"/>
        </w:rPr>
        <w:t>]</w:t>
      </w:r>
      <w:r>
        <w:rPr>
          <w:rFonts w:hint="eastAsia" w:ascii="Times New Roman" w:hAnsi="Times New Roman"/>
          <w:sz w:val="21"/>
          <w:szCs w:val="21"/>
          <w:lang w:val="en-US" w:eastAsia="zh-CN"/>
        </w:rPr>
        <w:t>，并建立从数字身份、数字使用、数字安全、数字保障、数字情商、数字沟通、数字素养和数字权利八个领域和数字公民素养、数字创造力和数字竞争力的三个层级成熟度两方面的个人评估框架。在这一框架下，如何根据不同国家现实发展情况较为精准评估其所在社会公众的数字智能，将为相关治理政策究竟如何合理判断用户自主性和监管介入程度平衡的合理范畴提供切实有效的证据，以促进健康向善的人机情感交互。</w:t>
      </w:r>
    </w:p>
    <w:p w14:paraId="6C9296F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p>
    <w:p w14:paraId="12D466A0">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outlineLvl w:val="0"/>
        <w:rPr>
          <w:rFonts w:hint="eastAsia" w:ascii="Times New Roman" w:hAnsi="Times New Roman"/>
          <w:b/>
          <w:bCs/>
          <w:sz w:val="28"/>
          <w:szCs w:val="28"/>
          <w:lang w:val="en-US" w:eastAsia="zh-CN"/>
        </w:rPr>
      </w:pPr>
    </w:p>
    <w:p w14:paraId="5D4133D3">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outlineLvl w:val="0"/>
        <w:rPr>
          <w:rFonts w:hint="default" w:ascii="Times New Roman" w:hAnsi="Times New Roman"/>
          <w:b/>
          <w:bCs/>
          <w:sz w:val="28"/>
          <w:szCs w:val="28"/>
          <w:lang w:val="en-US" w:eastAsia="zh-CN"/>
        </w:rPr>
      </w:pPr>
      <w:r>
        <w:rPr>
          <w:rFonts w:hint="default" w:ascii="Times New Roman" w:hAnsi="Times New Roman"/>
          <w:b/>
          <w:bCs/>
          <w:sz w:val="28"/>
          <w:szCs w:val="28"/>
          <w:lang w:val="en-US" w:eastAsia="zh-CN"/>
        </w:rPr>
        <w:t>Regulatory Divergence in Artificial Intimacy: A Comparative Study on the Governance of AI Anthropomorphic Interactions in China and the United States</w:t>
      </w:r>
    </w:p>
    <w:p w14:paraId="7AD3F9E3">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b/>
          <w:bCs/>
          <w:sz w:val="24"/>
          <w:szCs w:val="24"/>
          <w:lang w:val="en-US" w:eastAsia="zh-CN"/>
        </w:rPr>
      </w:pPr>
      <w:r>
        <w:rPr>
          <w:rFonts w:hint="eastAsia" w:ascii="Times New Roman" w:hAnsi="Times New Roman" w:eastAsia="楷体" w:cs="楷体"/>
          <w:b/>
          <w:bCs/>
          <w:sz w:val="24"/>
          <w:szCs w:val="24"/>
          <w:lang w:val="en-US" w:eastAsia="zh-CN"/>
        </w:rPr>
        <w:t>XIN Yanyan</w:t>
      </w:r>
    </w:p>
    <w:p w14:paraId="57B41D2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b/>
          <w:bCs/>
          <w:sz w:val="21"/>
          <w:szCs w:val="21"/>
          <w:lang w:val="en-US" w:eastAsia="zh-CN"/>
        </w:rPr>
      </w:pPr>
    </w:p>
    <w:p w14:paraId="497FCA8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b w:val="0"/>
          <w:bCs w:val="0"/>
          <w:sz w:val="21"/>
          <w:szCs w:val="21"/>
          <w:lang w:val="en-US" w:eastAsia="zh-CN"/>
        </w:rPr>
      </w:pPr>
      <w:r>
        <w:rPr>
          <w:rFonts w:hint="eastAsia" w:ascii="Times New Roman" w:hAnsi="Times New Roman"/>
          <w:b/>
          <w:bCs/>
          <w:sz w:val="21"/>
          <w:szCs w:val="21"/>
          <w:lang w:val="en-US" w:eastAsia="zh-CN"/>
        </w:rPr>
        <w:t xml:space="preserve">Abstract: </w:t>
      </w:r>
      <w:r>
        <w:rPr>
          <w:rFonts w:hint="eastAsia" w:ascii="Times New Roman" w:hAnsi="Times New Roman"/>
          <w:b w:val="0"/>
          <w:bCs w:val="0"/>
          <w:sz w:val="21"/>
          <w:szCs w:val="21"/>
          <w:lang w:val="en-US" w:eastAsia="zh-CN"/>
        </w:rPr>
        <w:t>The rapid advancement of AI anthropomorphic interactions has popularized AI companionship. The ethical difficulties and concrete threats associated with this "artificial intimacy" have garnered considerable attention, becoming a pivotal concern in global AI governance. Originating from the generative mechanism of "emotional illusions" in AI anthropomorphic interactions and grounded in the concept of "Trustworthy AI," this paper posits that the "Cognition-Trust-Behavior" governance chain for AI anthropomorphism should encompass five core principles: transparency, fairness, privacy prote</w:t>
      </w:r>
      <w:r>
        <w:rPr>
          <w:rFonts w:hint="eastAsia" w:ascii="Times New Roman" w:hAnsi="Times New Roman"/>
          <w:b w:val="0"/>
          <w:bCs w:val="0"/>
          <w:sz w:val="21"/>
          <w:szCs w:val="21"/>
          <w:highlight w:val="none"/>
          <w:lang w:val="en-US" w:eastAsia="zh-CN"/>
        </w:rPr>
        <w:t>ction, safety, and accounta</w:t>
      </w:r>
      <w:r>
        <w:rPr>
          <w:rFonts w:hint="eastAsia" w:ascii="Times New Roman" w:hAnsi="Times New Roman"/>
          <w:b w:val="0"/>
          <w:bCs w:val="0"/>
          <w:sz w:val="21"/>
          <w:szCs w:val="21"/>
          <w:lang w:val="en-US" w:eastAsia="zh-CN"/>
        </w:rPr>
        <w:t>bility. Based on this framework, the study compares the regulatory divergences in relevant bills and consultation drafts recently issued by New York State, California, and the Cyberspace Administration of China (CAC). The findings indicate that the governance strategies of the U.S. and Chinese have divergent traits: a de-contextualized approach to product regulation approach in the U.S. contrasted with a value-centric approach to service regulation in China. These pathways fundamentally differ in their protective bounds for human user autonomy and the evaluative criteria for the quality of artificial intimacy. This underscores differing assumptions on human users' digital literacy in the AI era—a vital element that will eventually influence the effectiveness of governance in AI anthropomorphic interactions in realizing the objective of "AI for Good."</w:t>
      </w:r>
    </w:p>
    <w:p w14:paraId="35D9247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b w:val="0"/>
          <w:bCs w:val="0"/>
          <w:sz w:val="21"/>
          <w:szCs w:val="21"/>
          <w:lang w:val="en-US" w:eastAsia="zh-CN"/>
        </w:rPr>
      </w:pPr>
      <w:r>
        <w:rPr>
          <w:rFonts w:hint="eastAsia" w:ascii="Times New Roman" w:hAnsi="Times New Roman"/>
          <w:b/>
          <w:bCs/>
          <w:sz w:val="21"/>
          <w:szCs w:val="21"/>
          <w:lang w:val="en-US" w:eastAsia="zh-CN"/>
        </w:rPr>
        <w:t xml:space="preserve">Keywords: </w:t>
      </w:r>
      <w:r>
        <w:rPr>
          <w:rFonts w:hint="eastAsia" w:ascii="Times New Roman" w:hAnsi="Times New Roman"/>
          <w:b w:val="0"/>
          <w:bCs w:val="0"/>
          <w:sz w:val="21"/>
          <w:szCs w:val="21"/>
          <w:lang w:val="en-US" w:eastAsia="zh-CN"/>
        </w:rPr>
        <w:t>Artificial Intelligence; Anthropomorphism; Trustworthy AI; Digital Intelligence</w:t>
      </w:r>
    </w:p>
    <w:p w14:paraId="23EF837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sz w:val="24"/>
          <w:szCs w:val="24"/>
          <w:lang w:val="en-US" w:eastAsia="zh-CN"/>
        </w:rPr>
      </w:pPr>
    </w:p>
    <w:sectPr>
      <w:footnotePr>
        <w:numFmt w:val="decimal"/>
        <w:numRestart w:val="eachPage"/>
      </w:footnote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研究生学报" w:date="2026-02-15T22:52:18Z" w:initials="z">
    <w:p w14:paraId="1A718A5A">
      <w:pPr>
        <w:pStyle w:val="4"/>
        <w:rPr>
          <w:rFonts w:hint="default" w:eastAsiaTheme="minorEastAsia"/>
          <w:lang w:val="en-US" w:eastAsia="zh-CN"/>
        </w:rPr>
      </w:pPr>
      <w:r>
        <w:rPr>
          <w:rFonts w:hint="eastAsia"/>
          <w:lang w:val="en-US" w:eastAsia="zh-CN"/>
        </w:rPr>
        <w:t>本文论述清晰流畅，文字成熟，可见作者写作功底。但法律方面最大的问题，在于相关案例、法条、报道未提供引注佐证，建议作者在脚注进一步补充相关来源。</w:t>
      </w:r>
    </w:p>
  </w:comment>
  <w:comment w:id="1" w:author="研究生学报" w:date="2026-02-14T10:58:03Z" w:initials="z">
    <w:p w14:paraId="15C7AA3F">
      <w:pPr>
        <w:pStyle w:val="4"/>
        <w:rPr>
          <w:rFonts w:hint="eastAsia" w:eastAsiaTheme="minorEastAsia"/>
          <w:lang w:val="en-US" w:eastAsia="zh-CN"/>
        </w:rPr>
      </w:pPr>
      <w:r>
        <w:rPr>
          <w:rFonts w:hint="eastAsia"/>
          <w:lang w:val="en-US" w:eastAsia="zh-CN"/>
        </w:rPr>
        <w:t>路径</w:t>
      </w:r>
    </w:p>
  </w:comment>
  <w:comment w:id="2" w:author="研究生学报" w:date="2026-02-14T11:00:23Z" w:initials="z">
    <w:p w14:paraId="21C4F929">
      <w:pPr>
        <w:pStyle w:val="4"/>
        <w:rPr>
          <w:rFonts w:hint="default" w:eastAsiaTheme="minorEastAsia"/>
          <w:lang w:val="en-US" w:eastAsia="zh-CN"/>
        </w:rPr>
      </w:pPr>
      <w:r>
        <w:rPr>
          <w:rFonts w:hint="eastAsia"/>
          <w:lang w:val="en-US" w:eastAsia="zh-CN"/>
        </w:rPr>
        <w:t>疑有语病</w:t>
      </w:r>
    </w:p>
  </w:comment>
  <w:comment w:id="3" w:author="研究生学报" w:date="2026-02-14T11:00:47Z" w:initials="z">
    <w:p w14:paraId="17C06943">
      <w:pPr>
        <w:pStyle w:val="4"/>
        <w:rPr>
          <w:rFonts w:hint="eastAsia" w:eastAsiaTheme="minorEastAsia"/>
          <w:lang w:val="en-US" w:eastAsia="zh-CN"/>
        </w:rPr>
      </w:pPr>
      <w:r>
        <w:rPr>
          <w:rFonts w:hint="eastAsia"/>
          <w:lang w:val="en-US" w:eastAsia="zh-CN"/>
        </w:rPr>
        <w:t>立场上</w:t>
      </w:r>
    </w:p>
  </w:comment>
  <w:comment w:id="4" w:author="研究生学报" w:date="2026-02-14T11:01:01Z" w:initials="z">
    <w:p w14:paraId="468EC0A6">
      <w:pPr>
        <w:pStyle w:val="4"/>
        <w:rPr>
          <w:rFonts w:hint="eastAsia" w:eastAsiaTheme="minorEastAsia"/>
          <w:lang w:val="en-US" w:eastAsia="zh-CN"/>
        </w:rPr>
      </w:pPr>
      <w:r>
        <w:rPr>
          <w:rFonts w:hint="eastAsia"/>
          <w:lang w:val="en-US" w:eastAsia="zh-CN"/>
        </w:rPr>
        <w:t>真实</w:t>
      </w:r>
    </w:p>
  </w:comment>
  <w:comment w:id="5" w:author="研究生学报" w:date="2026-02-14T11:31:36Z" w:initials="z">
    <w:p w14:paraId="6FA7C914">
      <w:pPr>
        <w:pStyle w:val="6"/>
        <w:keepNext w:val="0"/>
        <w:keepLines w:val="0"/>
        <w:widowControl/>
        <w:suppressLineNumbers w:val="0"/>
        <w:spacing w:before="0" w:beforeAutospacing="1" w:after="0" w:afterAutospacing="1"/>
        <w:ind w:left="0" w:right="0"/>
        <w:rPr>
          <w:rFonts w:hint="default" w:eastAsiaTheme="minorEastAsia"/>
          <w:lang w:val="en-US" w:eastAsia="zh-CN"/>
        </w:rPr>
      </w:pPr>
      <w:r>
        <w:rPr>
          <w:rFonts w:hint="eastAsia"/>
          <w:lang w:val="en-US" w:eastAsia="zh-CN"/>
        </w:rPr>
        <w:t>可补充具体的案例材料，以增添论证说服力，例如，Adam Raine父母对OpenAI的起诉书，https://www.courthousenews.com/wp-content/uploads/2025/08/raine-vs-openai-et-al-complaint.pdf?utm_source=chatgpt.com，以及</w:t>
      </w:r>
      <w:r>
        <w:t>Sewell Setzer III</w:t>
      </w:r>
      <w:r>
        <w:rPr>
          <w:rFonts w:hint="eastAsia"/>
          <w:lang w:val="en-US" w:eastAsia="zh-CN"/>
        </w:rPr>
        <w:t>父母对Character</w:t>
      </w:r>
      <w:r>
        <w:rPr>
          <w:rFonts w:hint="default"/>
          <w:lang w:val="en-US" w:eastAsia="zh-CN"/>
        </w:rPr>
        <w:t xml:space="preserve">.AI </w:t>
      </w:r>
      <w:r>
        <w:rPr>
          <w:rFonts w:hint="eastAsia"/>
          <w:lang w:val="en-US" w:eastAsia="zh-CN"/>
        </w:rPr>
        <w:t>和google的起诉书，https://cdn.arstechnica.net/wp-content/uploads/2024/10/Garcia-v-Character-Technologies-Complaint-10-23-24.pdf?utm_source=chatgpt.com</w:t>
      </w:r>
      <w:r>
        <w:rPr>
          <w:rFonts w:hint="default"/>
          <w:lang w:val="en-US" w:eastAsia="zh-CN"/>
        </w:rPr>
        <w:t>.</w:t>
      </w:r>
    </w:p>
  </w:comment>
  <w:comment w:id="6" w:author="研究生学报" w:date="2026-02-15T21:24:08Z" w:initials="z">
    <w:p w14:paraId="148F2DF9">
      <w:pPr>
        <w:pStyle w:val="4"/>
        <w:rPr>
          <w:rFonts w:hint="default" w:eastAsiaTheme="minorEastAsia"/>
          <w:lang w:val="en-US" w:eastAsia="zh-CN"/>
        </w:rPr>
      </w:pPr>
      <w:r>
        <w:rPr>
          <w:rFonts w:hint="eastAsia"/>
          <w:lang w:val="en-US" w:eastAsia="zh-CN"/>
        </w:rPr>
        <w:t>这个日期似乎有问题，纽约州该法律的生效日期是2025年11月5日，请作者进一步核实。可参见官方新闻https://www.governor.ny.gov/news/governor-hochul-pens-letter-ai-companion-companies-notifying-them-safeguard-requirements-are</w:t>
      </w:r>
    </w:p>
  </w:comment>
  <w:comment w:id="7" w:author="研究生学报" w:date="2026-02-15T21:49:02Z" w:initials="z">
    <w:p w14:paraId="5473188F">
      <w:pPr>
        <w:pStyle w:val="6"/>
        <w:keepNext w:val="0"/>
        <w:keepLines w:val="0"/>
        <w:widowControl/>
        <w:suppressLineNumbers w:val="0"/>
        <w:spacing w:before="0" w:beforeAutospacing="1" w:after="0" w:afterAutospacing="1"/>
        <w:ind w:left="0" w:right="0"/>
        <w:rPr>
          <w:rFonts w:hint="default" w:eastAsiaTheme="minorEastAsia"/>
          <w:lang w:val="en-US" w:eastAsia="zh-CN"/>
        </w:rPr>
      </w:pPr>
      <w:r>
        <w:rPr>
          <w:rFonts w:hint="eastAsia"/>
          <w:lang w:val="en-US" w:eastAsia="zh-CN"/>
        </w:rPr>
        <w:t>原文为“</w:t>
      </w:r>
      <w:r>
        <w:t>The notification must state, either verbally or in bold and capitalized letters of at least sixteen-point type</w:t>
      </w:r>
      <w:r>
        <w:rPr>
          <w:rFonts w:hint="eastAsia"/>
          <w:lang w:val="en-US" w:eastAsia="zh-CN"/>
        </w:rPr>
        <w:t>.”因此口头陈述与标注在这里不是“并且”的关系，而是“或者”的关系。此外，建议引用原文，并在脚注中引用该法案。</w:t>
      </w:r>
    </w:p>
  </w:comment>
  <w:comment w:id="8" w:author="研究生学报" w:date="2026-02-15T22:00:52Z" w:initials="z">
    <w:p w14:paraId="10236728">
      <w:pPr>
        <w:keepNext w:val="0"/>
        <w:keepLines w:val="0"/>
        <w:widowControl/>
        <w:suppressLineNumbers w:val="0"/>
        <w:jc w:val="left"/>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lang w:val="en-US" w:eastAsia="zh-CN"/>
        </w:rPr>
        <w:t>加州原法案中</w:t>
      </w:r>
      <w:r>
        <w:rPr>
          <w:rFonts w:hint="default" w:ascii="Times New Roman Regular" w:hAnsi="Times New Roman Regular" w:cs="Times New Roman Regular"/>
          <w:b w:val="0"/>
          <w:bCs w:val="0"/>
          <w:lang w:val="en-US" w:eastAsia="zh-CN"/>
        </w:rPr>
        <w:t>22602（a）</w:t>
      </w:r>
      <w:r>
        <w:rPr>
          <w:rFonts w:hint="default" w:ascii="Times New Roman Regular" w:hAnsi="Times New Roman Regular" w:cs="Times New Roman Regular"/>
          <w:lang w:val="en-US" w:eastAsia="zh-CN"/>
        </w:rPr>
        <w:t>条中规定：“</w:t>
      </w:r>
      <w:r>
        <w:rPr>
          <w:rFonts w:hint="default" w:ascii="Times New Roman Regular" w:hAnsi="Times New Roman Regular" w:eastAsia="宋体" w:cs="Times New Roman Regular"/>
          <w:kern w:val="0"/>
          <w:sz w:val="24"/>
          <w:szCs w:val="24"/>
          <w:lang w:val="en-US" w:eastAsia="zh-CN" w:bidi="ar"/>
        </w:rPr>
        <w:t>如果一个理性的人与陪伴聊天机器人互动时，可能会被误导而认为他是在与真人互动，则运营商应发出清晰醒目的通知，表明该陪伴聊天机器人是人工生成的，而不是真人。”该条未限定于未成年人，而是对所有用户都负有该义务。对于未成年的特别规定在22602（c）条</w:t>
      </w:r>
      <w:r>
        <w:rPr>
          <w:rFonts w:hint="eastAsia" w:ascii="Times New Roman Regular" w:hAnsi="Times New Roman Regular" w:eastAsia="宋体" w:cs="Times New Roman Regular"/>
          <w:kern w:val="0"/>
          <w:sz w:val="24"/>
          <w:szCs w:val="24"/>
          <w:lang w:val="en-US" w:eastAsia="zh-CN" w:bidi="ar"/>
        </w:rPr>
        <w:t>。这里需要查询原文重新修订。</w:t>
      </w:r>
    </w:p>
  </w:comment>
  <w:comment w:id="9" w:author="研究生学报" w:date="2026-02-14T22:28:39Z" w:initials="z">
    <w:p w14:paraId="4E7D7F42">
      <w:pPr>
        <w:pStyle w:val="4"/>
        <w:spacing w:line="360" w:lineRule="auto"/>
        <w:rPr>
          <w:rFonts w:hint="default" w:eastAsiaTheme="minorEastAsia"/>
          <w:lang w:val="en-US" w:eastAsia="zh-CN"/>
        </w:rPr>
      </w:pPr>
      <w:r>
        <w:rPr>
          <w:rFonts w:hint="eastAsia"/>
          <w:lang w:val="en-US" w:eastAsia="zh-CN"/>
        </w:rPr>
        <w:t>该条为第1701条，建议正文标明条数，并在脚注里引用，示例：N.Y. Gen. Bus. Law § 1701 (McKinney 2025).</w:t>
      </w:r>
    </w:p>
  </w:comment>
  <w:comment w:id="10" w:author="研究生学报" w:date="2026-02-14T22:29:31Z" w:initials="z">
    <w:p w14:paraId="57F9F31C">
      <w:pPr>
        <w:pStyle w:val="4"/>
        <w:rPr>
          <w:rFonts w:hint="default" w:eastAsiaTheme="minorEastAsia"/>
          <w:lang w:val="en-US" w:eastAsia="zh-CN"/>
        </w:rPr>
      </w:pPr>
      <w:r>
        <w:rPr>
          <w:rFonts w:hint="eastAsia"/>
          <w:lang w:val="en-US" w:eastAsia="zh-CN"/>
        </w:rPr>
        <w:t>建议引用相关报道进一步佐证</w:t>
      </w:r>
    </w:p>
  </w:comment>
  <w:comment w:id="11" w:author="研究生学报" w:date="2026-02-14T22:31:20Z" w:initials="z">
    <w:p w14:paraId="057D43E4">
      <w:pPr>
        <w:pStyle w:val="4"/>
        <w:rPr>
          <w:rFonts w:hint="default" w:eastAsiaTheme="minorEastAsia"/>
          <w:lang w:val="en-US" w:eastAsia="zh-CN"/>
        </w:rPr>
      </w:pPr>
      <w:r>
        <w:rPr>
          <w:rFonts w:hint="eastAsia"/>
          <w:lang w:val="en-US" w:eastAsia="zh-CN"/>
        </w:rPr>
        <w:t>关于外国法律的引用，最好采用法案的引注格式，并附上原文pdf链接，非直接引用网页。</w:t>
      </w:r>
    </w:p>
  </w:comment>
  <w:comment w:id="12" w:author="研究生学报" w:date="2026-02-15T22:45:05Z" w:initials="z">
    <w:p w14:paraId="6067E9F0">
      <w:pPr>
        <w:pStyle w:val="4"/>
        <w:rPr>
          <w:rFonts w:hint="default" w:eastAsiaTheme="minorEastAsia"/>
          <w:lang w:val="en-US" w:eastAsia="zh-CN"/>
        </w:rPr>
      </w:pPr>
      <w:r>
        <w:rPr>
          <w:rFonts w:hint="eastAsia"/>
          <w:lang w:val="en-US" w:eastAsia="zh-CN"/>
        </w:rPr>
        <w:t>这部分论述稍显凌乱，可按照合宪性-隐私保护-企业发展的顺序，整理论证，以突出要点。</w:t>
      </w:r>
    </w:p>
  </w:comment>
  <w:comment w:id="13" w:author="研究生学报" w:date="2026-02-14T22:57:25Z" w:initials="z">
    <w:p w14:paraId="591043CD">
      <w:pPr>
        <w:pStyle w:val="4"/>
        <w:rPr>
          <w:rFonts w:hint="default" w:eastAsiaTheme="minorEastAsia"/>
          <w:lang w:val="en-US" w:eastAsia="zh-CN"/>
        </w:rPr>
      </w:pPr>
      <w:r>
        <w:rPr>
          <w:rFonts w:hint="eastAsia"/>
          <w:lang w:val="en-US" w:eastAsia="zh-CN"/>
        </w:rPr>
        <w:t>需要增加引注明确。</w:t>
      </w:r>
    </w:p>
  </w:comment>
  <w:comment w:id="14" w:author="研究生学报" w:date="2026-02-15T22:49:24Z" w:initials="z">
    <w:p w14:paraId="557586C6">
      <w:pPr>
        <w:pStyle w:val="4"/>
        <w:tabs>
          <w:tab w:val="left" w:pos="2310"/>
        </w:tabs>
        <w:rPr>
          <w:rFonts w:hint="default" w:eastAsiaTheme="minorEastAsia"/>
          <w:lang w:val="en-US" w:eastAsia="zh-CN"/>
        </w:rPr>
      </w:pPr>
      <w:r>
        <w:rPr>
          <w:rFonts w:hint="eastAsia"/>
          <w:lang w:val="en-US" w:eastAsia="zh-CN"/>
        </w:rPr>
        <w:t>同样，这些论述有引注佐证更佳。</w:t>
      </w:r>
    </w:p>
  </w:comment>
  <w:comment w:id="15" w:author="研究生学报" w:date="2026-02-15T09:23:31Z" w:initials="z">
    <w:p w14:paraId="58A986C1">
      <w:pPr>
        <w:pStyle w:val="4"/>
        <w:rPr>
          <w:rFonts w:hint="eastAsia" w:eastAsiaTheme="minorEastAsia"/>
          <w:lang w:val="en-US" w:eastAsia="zh-CN"/>
        </w:rPr>
      </w:pPr>
      <w:r>
        <w:rPr>
          <w:rFonts w:hint="eastAsia"/>
          <w:lang w:val="en-US" w:eastAsia="zh-CN"/>
        </w:rPr>
        <w:t>隐私</w:t>
      </w:r>
    </w:p>
  </w:comment>
  <w:comment w:id="16" w:author="研究生学报" w:date="2026-02-15T22:49:52Z" w:initials="z">
    <w:p w14:paraId="6827377E">
      <w:pPr>
        <w:pStyle w:val="4"/>
        <w:rPr>
          <w:rFonts w:hint="default" w:eastAsiaTheme="minorEastAsia"/>
          <w:lang w:val="en-US" w:eastAsia="zh-CN"/>
        </w:rPr>
      </w:pPr>
      <w:r>
        <w:rPr>
          <w:rFonts w:hint="eastAsia"/>
          <w:lang w:val="en-US" w:eastAsia="zh-CN"/>
        </w:rPr>
        <w:t>报告应增加引注佐证。</w:t>
      </w:r>
    </w:p>
  </w:comment>
  <w:comment w:id="17" w:author="研究生学报" w:date="2026-02-14T11:01:17Z" w:initials="z">
    <w:p w14:paraId="61804C12">
      <w:pPr>
        <w:pStyle w:val="4"/>
        <w:rPr>
          <w:rFonts w:hint="default" w:eastAsiaTheme="minorEastAsia"/>
          <w:lang w:val="en-US" w:eastAsia="zh-CN"/>
        </w:rPr>
      </w:pPr>
      <w:r>
        <w:rPr>
          <w:rFonts w:hint="eastAsia"/>
          <w:lang w:val="en-US" w:eastAsia="zh-CN"/>
        </w:rPr>
        <w:t>年度报告</w:t>
      </w:r>
    </w:p>
  </w:comment>
  <w:comment w:id="18" w:author="研究生学报" w:date="2026-02-14T11:01:26Z" w:initials="z">
    <w:p w14:paraId="27AC0DE6">
      <w:pPr>
        <w:pStyle w:val="4"/>
        <w:rPr>
          <w:rFonts w:hint="default" w:eastAsiaTheme="minorEastAsia"/>
          <w:lang w:val="en-US" w:eastAsia="zh-CN"/>
        </w:rPr>
      </w:pPr>
      <w:r>
        <w:rPr>
          <w:rFonts w:hint="eastAsia"/>
          <w:lang w:val="en-US" w:eastAsia="zh-CN"/>
        </w:rPr>
        <w:t>主管部门</w:t>
      </w:r>
    </w:p>
  </w:comment>
  <w:comment w:id="19" w:author="研究生学报" w:date="2026-02-14T11:01:46Z" w:initials="z">
    <w:p w14:paraId="3A9D9555">
      <w:pPr>
        <w:pStyle w:val="4"/>
        <w:rPr>
          <w:rFonts w:hint="default" w:eastAsiaTheme="minorEastAsia"/>
          <w:lang w:val="en-US" w:eastAsia="zh-CN"/>
        </w:rPr>
      </w:pPr>
      <w:r>
        <w:rPr>
          <w:rFonts w:hint="eastAsia"/>
          <w:lang w:val="en-US" w:eastAsia="zh-CN"/>
        </w:rPr>
        <w:t>法律用语应为“非营利”</w:t>
      </w:r>
    </w:p>
  </w:comment>
  <w:comment w:id="20" w:author="研究生学报" w:date="2026-02-15T22:47:20Z" w:initials="z">
    <w:p w14:paraId="1E09708C">
      <w:pPr>
        <w:pStyle w:val="4"/>
        <w:rPr>
          <w:rFonts w:hint="default" w:eastAsiaTheme="minorEastAsia"/>
          <w:lang w:val="en-US" w:eastAsia="zh-CN"/>
        </w:rPr>
      </w:pPr>
      <w:r>
        <w:rPr>
          <w:rFonts w:hint="eastAsia"/>
          <w:lang w:val="en-US" w:eastAsia="zh-CN"/>
        </w:rPr>
        <w:t>这里的“现实社会关系嵌入”，实际上是一种亲属监护控制，论述时可以结合《民法典》婚姻家庭编的相关规定，突出“监护关系”这一层法律关系，以凸显立法目的。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A718A5A" w15:done="0"/>
  <w15:commentEx w15:paraId="15C7AA3F" w15:done="0"/>
  <w15:commentEx w15:paraId="21C4F929" w15:done="0"/>
  <w15:commentEx w15:paraId="17C06943" w15:done="0"/>
  <w15:commentEx w15:paraId="468EC0A6" w15:done="0"/>
  <w15:commentEx w15:paraId="6FA7C914" w15:done="0"/>
  <w15:commentEx w15:paraId="148F2DF9" w15:done="0"/>
  <w15:commentEx w15:paraId="5473188F" w15:done="0"/>
  <w15:commentEx w15:paraId="10236728" w15:done="0"/>
  <w15:commentEx w15:paraId="4E7D7F42" w15:done="0"/>
  <w15:commentEx w15:paraId="57F9F31C" w15:done="0"/>
  <w15:commentEx w15:paraId="057D43E4" w15:done="0"/>
  <w15:commentEx w15:paraId="6067E9F0" w15:done="0"/>
  <w15:commentEx w15:paraId="591043CD" w15:done="0"/>
  <w15:commentEx w15:paraId="557586C6" w15:done="0"/>
  <w15:commentEx w15:paraId="58A986C1" w15:done="0"/>
  <w15:commentEx w15:paraId="6827377E" w15:done="0"/>
  <w15:commentEx w15:paraId="61804C12" w15:done="0"/>
  <w15:commentEx w15:paraId="27AC0DE6" w15:done="0"/>
  <w15:commentEx w15:paraId="3A9D9555" w15:done="0"/>
  <w15:commentEx w15:paraId="1E09708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楷体">
    <w:altName w:val="汉仪楷体KW"/>
    <w:panose1 w:val="02010609060101010101"/>
    <w:charset w:val="86"/>
    <w:family w:val="auto"/>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Times New Roman Regular">
    <w:panose1 w:val="02020603050405020304"/>
    <w:charset w:val="00"/>
    <w:family w:val="auto"/>
    <w:pitch w:val="default"/>
    <w:sig w:usb0="E0002AEF" w:usb1="C0007841" w:usb2="00000009" w:usb3="00000000" w:csb0="400001FF" w:csb1="FFFF0000"/>
  </w:font>
  <w:font w:name="汉仪中黑KW">
    <w:panose1 w:val="00020600040101010101"/>
    <w:charset w:val="86"/>
    <w:family w:val="auto"/>
    <w:pitch w:val="default"/>
    <w:sig w:usb0="A00002BF" w:usb1="18EF7CFA" w:usb2="00000016" w:usb3="00000000" w:csb0="00040000" w:csb1="00000000"/>
  </w:font>
  <w:font w:name="Georgia">
    <w:panose1 w:val="02040502050405090303"/>
    <w:charset w:val="00"/>
    <w:family w:val="auto"/>
    <w:pitch w:val="default"/>
    <w:sig w:usb0="00000287" w:usb1="00000000" w:usb2="00000000" w:usb3="00000000" w:csb0="2000009F"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4">
    <w:p>
      <w:r>
        <w:separator/>
      </w:r>
    </w:p>
  </w:footnote>
  <w:footnote w:type="continuationSeparator" w:id="85">
    <w:p>
      <w:r>
        <w:continuationSeparator/>
      </w:r>
    </w:p>
  </w:footnote>
  <w:footnote w:id="0">
    <w:p w14:paraId="00B36991">
      <w:pPr>
        <w:pStyle w:val="5"/>
        <w:snapToGrid w:val="0"/>
        <w:rPr>
          <w:rFonts w:hint="default" w:ascii="Times New Roman" w:hAnsi="Times New Roman" w:eastAsiaTheme="minorEastAsia"/>
          <w:lang w:val="en-US" w:eastAsia="zh-C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lang w:val="en-US" w:eastAsia="zh-CN"/>
        </w:rPr>
        <w:t>特别感谢全球人工智能创新治理中心沈绮、靳钰垲、秦源、萨娜在资料收集阶段对本文的帮助。</w:t>
      </w:r>
    </w:p>
  </w:footnote>
  <w:footnote w:id="1">
    <w:p w14:paraId="174BFC09">
      <w:pPr>
        <w:pStyle w:val="5"/>
        <w:snapToGrid w:val="0"/>
        <w:rPr>
          <w:rFonts w:hint="default" w:ascii="Times New Roman" w:hAnsi="Times New Roman" w:eastAsiaTheme="minorEastAsia"/>
          <w:lang w:val="en-US" w:eastAsia="zh-C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“AI Companions”, MIT Technology Review, 12th January 2026, https://www.technologyreview.com/2026/01/12/1130018/ai-companions-chatbots-relationships-2026-breakthrough-technology/, 最后访问日期：2026年2月1日。</w:t>
      </w:r>
    </w:p>
  </w:footnote>
  <w:footnote w:id="2">
    <w:p w14:paraId="383F1ABD">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Rob Brooks, </w:t>
      </w:r>
      <w:r>
        <w:rPr>
          <w:rFonts w:hint="eastAsia" w:ascii="Times New Roman" w:hAnsi="Times New Roman"/>
          <w:i/>
          <w:iCs/>
        </w:rPr>
        <w:t>Artificial Intimacy: Virtual Friends, Digital Lovers, and Algorithmic Matchmaker</w:t>
      </w:r>
      <w:r>
        <w:rPr>
          <w:rFonts w:hint="eastAsia" w:ascii="Times New Roman" w:hAnsi="Times New Roman"/>
        </w:rPr>
        <w:t>s, New York: Columbia University Press, 2021, p. 4.</w:t>
      </w:r>
    </w:p>
  </w:footnote>
  <w:footnote w:id="3">
    <w:p w14:paraId="301DF89D">
      <w:pPr>
        <w:pStyle w:val="5"/>
        <w:snapToGrid w:val="0"/>
        <w:rPr>
          <w:rFonts w:hint="default" w:ascii="Times New Roman" w:hAnsi="Times New Roman" w:eastAsiaTheme="minorEastAsia"/>
          <w:lang w:val="en-US" w:eastAsia="zh-C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“Nearly 3 in 4 Teens Have Used AI Companions, New National Survey Finds”, Common Sense Media, 16th July 2025, https://www.commonsensemedia.org/press-releases/nearly-3-in-4-teens-have-used-ai-companions-new-national-survey-finds, 最后访问日期：2026年2月1日。</w:t>
      </w:r>
    </w:p>
  </w:footnote>
  <w:footnote w:id="4">
    <w:p w14:paraId="6F80CD08">
      <w:pPr>
        <w:pStyle w:val="5"/>
        <w:snapToGrid w:val="0"/>
        <w:rPr>
          <w:rFonts w:hint="default" w:ascii="Times New Roman" w:hAnsi="Times New Roman" w:eastAsiaTheme="minorEastAsia"/>
          <w:lang w:val="en-US" w:eastAsia="zh-C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《Soul发布</w:t>
      </w:r>
      <w:r>
        <w:rPr>
          <w:rFonts w:hint="eastAsia" w:ascii="Times New Roman" w:hAnsi="Times New Roman"/>
          <w:lang w:val="en-US" w:eastAsia="zh-CN"/>
        </w:rPr>
        <w:t>&lt;</w:t>
      </w:r>
      <w:r>
        <w:rPr>
          <w:rFonts w:hint="eastAsia" w:ascii="Times New Roman" w:hAnsi="Times New Roman"/>
        </w:rPr>
        <w:t>2025 Z世代AI使用报告</w:t>
      </w:r>
      <w:r>
        <w:rPr>
          <w:rFonts w:hint="eastAsia" w:ascii="Times New Roman" w:hAnsi="Times New Roman"/>
          <w:lang w:val="en-US" w:eastAsia="zh-CN"/>
        </w:rPr>
        <w:t>&gt;</w:t>
      </w:r>
      <w:r>
        <w:rPr>
          <w:rFonts w:hint="eastAsia" w:ascii="Times New Roman" w:hAnsi="Times New Roman"/>
        </w:rPr>
        <w:t>：年轻人已步入“人机共生”新时代》，载新京报，2025年6月2日发布，见：https://www.bjnews.com.cn/detail/1748848199129675.html，最后访问日期：2026年2月1日。</w:t>
      </w:r>
    </w:p>
  </w:footnote>
  <w:footnote w:id="5">
    <w:p w14:paraId="763E2E21">
      <w:pPr>
        <w:pStyle w:val="5"/>
        <w:snapToGrid w:val="0"/>
        <w:rPr>
          <w:rFonts w:hint="default" w:ascii="Times New Roman" w:hAnsi="Times New Roman" w:eastAsiaTheme="minorEastAsia"/>
          <w:lang w:val="en-US" w:eastAsia="zh-C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“FTC Launches Inquiry into AI Chatbots Acting as Companions”, Federal Trade Commission, 11th September 2025, https://www.ftc.gov/news-events/news/press-releases/2025/09/ftc-launches-inquiry-ai-chatbots-acting-companions, 最后访问日期：2026年2月1日。</w:t>
      </w:r>
    </w:p>
  </w:footnote>
  <w:footnote w:id="6">
    <w:p w14:paraId="0A4290F1">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Nicholas Epley, Adam Waytz &amp; John T. Cacioppo, “On Seeing Human: A Three-Factor Theory of Anthropomorphism”, </w:t>
      </w:r>
      <w:r>
        <w:rPr>
          <w:rFonts w:hint="eastAsia" w:ascii="Times New Roman" w:hAnsi="Times New Roman"/>
          <w:i/>
          <w:iCs/>
        </w:rPr>
        <w:t>Psychological Review</w:t>
      </w:r>
      <w:r>
        <w:rPr>
          <w:rFonts w:hint="eastAsia" w:ascii="Times New Roman" w:hAnsi="Times New Roman"/>
        </w:rPr>
        <w:t>, Vol. 114, No. 4 (2007), pp.864-886.</w:t>
      </w:r>
    </w:p>
  </w:footnote>
  <w:footnote w:id="7">
    <w:p w14:paraId="02C4DBC6">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田浩：《“养成智能人格”：人机情感交往困境与AI焦虑生成》，载《新闻与写作》2025年第3期，第18-27页。</w:t>
      </w:r>
    </w:p>
  </w:footnote>
  <w:footnote w:id="8">
    <w:p w14:paraId="34C6E990">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Li Gong, “How Social Is Social Responses to Computers? The Function of the Degree of Anthropomorphism in Computer Representations”, </w:t>
      </w:r>
      <w:r>
        <w:rPr>
          <w:rFonts w:hint="eastAsia" w:ascii="Times New Roman" w:hAnsi="Times New Roman"/>
          <w:i/>
          <w:iCs/>
        </w:rPr>
        <w:t>Computers in Human Behavior</w:t>
      </w:r>
      <w:r>
        <w:rPr>
          <w:rFonts w:hint="eastAsia" w:ascii="Times New Roman" w:hAnsi="Times New Roman"/>
        </w:rPr>
        <w:t>, Vol. 24, No. 4 (2008), pp.1494-1509.</w:t>
      </w:r>
    </w:p>
  </w:footnote>
  <w:footnote w:id="9">
    <w:p w14:paraId="4F212525">
      <w:pPr>
        <w:pStyle w:val="5"/>
        <w:snapToGrid w:val="0"/>
        <w:rPr>
          <w:rFonts w:hint="default" w:ascii="Times New Roman" w:hAnsi="Times New Roman" w:eastAsiaTheme="minorEastAsia"/>
          <w:lang w:val="en-US" w:eastAsia="zh-C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“AI Companion Apps on Track to Pull in $120M in 2025”, TechCrunch, 12th August 2025, https://techcrunch.com/2025/08/12/ai-companion-apps-on-track-to-pull-in-120m-in-2025/, 最后访问日期：2026年2月2日。</w:t>
      </w:r>
    </w:p>
  </w:footnote>
  <w:footnote w:id="10">
    <w:p w14:paraId="3F375FE4">
      <w:pPr>
        <w:pStyle w:val="5"/>
        <w:snapToGrid w:val="0"/>
        <w:rPr>
          <w:rFonts w:hint="default" w:ascii="Times New Roman" w:hAnsi="Times New Roman" w:eastAsiaTheme="minorEastAsia"/>
          <w:lang w:val="en-US" w:eastAsia="zh-C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Rosalind W. Picard, Affective Computing, Cambridge, MA: The MIT Press, 1997, https://vismod.media.mit.edu/pub/tech-reports/TR-321.pdf, 最后访问日期：2026年2月2日。</w:t>
      </w:r>
    </w:p>
  </w:footnote>
  <w:footnote w:id="11">
    <w:p w14:paraId="6E1DEC55">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Jianhua Tao &amp; Tieniu Tan, “Affective Computing: A Review”, in </w:t>
      </w:r>
      <w:r>
        <w:rPr>
          <w:rFonts w:hint="eastAsia" w:ascii="Times New Roman" w:hAnsi="Times New Roman"/>
          <w:i/>
          <w:iCs/>
        </w:rPr>
        <w:t>International Conference on Affective Computing and Intelligent Interaction</w:t>
      </w:r>
      <w:r>
        <w:rPr>
          <w:rFonts w:hint="eastAsia" w:ascii="Times New Roman" w:hAnsi="Times New Roman"/>
        </w:rPr>
        <w:t>, (Berlin: Springer, 2005), pp.981-995.</w:t>
      </w:r>
    </w:p>
  </w:footnote>
  <w:footnote w:id="12">
    <w:p w14:paraId="253C50C5">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Yan Wang, Wei Song, Wei Tao, Antonio Liotta, Dawei Yang, Xinlei Li, Shuyong Gao, Yixuan Sun, Weifeng Ge, Wei Zhang &amp; Wenqiang Zhang, “A Systematic Review on Affective Computing: Emotion Models, Databases, and Recent Advances”, </w:t>
      </w:r>
      <w:r>
        <w:rPr>
          <w:rFonts w:hint="eastAsia" w:ascii="Times New Roman" w:hAnsi="Times New Roman"/>
          <w:i/>
          <w:iCs/>
        </w:rPr>
        <w:t>Information Fusion</w:t>
      </w:r>
      <w:r>
        <w:rPr>
          <w:rFonts w:hint="eastAsia" w:ascii="Times New Roman" w:hAnsi="Times New Roman"/>
        </w:rPr>
        <w:t>, Vol. 83 (2022), pp.19-52.</w:t>
      </w:r>
    </w:p>
  </w:footnote>
  <w:footnote w:id="13">
    <w:p w14:paraId="4B64C474">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陈呈：《情感外包与算法共情：AI陪伴产业中的劳动机制与平台治理》，载《编辑之友》2025年第11期，第98-103、105页。</w:t>
      </w:r>
    </w:p>
  </w:footnote>
  <w:footnote w:id="14">
    <w:p w14:paraId="773E5C33">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Jie Wu, “Social and Ethical Impact of Emotional AI Advancement: The Rise of Pseudo-Intimacy Relationships and Challenges in Human Interactions”,</w:t>
      </w:r>
      <w:r>
        <w:rPr>
          <w:rFonts w:hint="eastAsia" w:ascii="Times New Roman" w:hAnsi="Times New Roman"/>
          <w:i/>
          <w:iCs/>
        </w:rPr>
        <w:t xml:space="preserve"> Frontiers in Psychology</w:t>
      </w:r>
      <w:r>
        <w:rPr>
          <w:rFonts w:hint="eastAsia" w:ascii="Times New Roman" w:hAnsi="Times New Roman"/>
        </w:rPr>
        <w:t>, Vol. 15 (2024), Article 1410462.</w:t>
      </w:r>
    </w:p>
  </w:footnote>
  <w:footnote w:id="15">
    <w:p w14:paraId="031DA4E5">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Jobi Babu, Deepak Joseph, R. Mohan Kumar, Elizabeth Alexander, R. Sasi &amp; Jeena Joseph, "Emotional AI and the Rise of Pseudo-Intimacy: Are We Trading Authenticity for Algorithmic Affection?", </w:t>
      </w:r>
      <w:r>
        <w:rPr>
          <w:rFonts w:hint="eastAsia" w:ascii="Times New Roman" w:hAnsi="Times New Roman"/>
          <w:i/>
          <w:iCs/>
        </w:rPr>
        <w:t>Frontiers in Psychology</w:t>
      </w:r>
      <w:r>
        <w:rPr>
          <w:rFonts w:hint="eastAsia" w:ascii="Times New Roman" w:hAnsi="Times New Roman"/>
        </w:rPr>
        <w:t>, Vol. 16 (2025), Article 1679324.</w:t>
      </w:r>
    </w:p>
  </w:footnote>
  <w:footnote w:id="16">
    <w:p w14:paraId="04B65CAE">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陈呈：《情感外包与算法共情：AI陪伴产业中的劳动机制与平台治理》，载《编辑之友》2025年第11期，第98-103、105页。</w:t>
      </w:r>
    </w:p>
  </w:footnote>
  <w:footnote w:id="17">
    <w:p w14:paraId="759D3030">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张艳、舒长泉：《失衡之恋：人机情感关系的非对称性及风险透视——基于AI虚拟恋人用户的深度访谈》，载《未来传播》2025年第4期，第48-58页。</w:t>
      </w:r>
    </w:p>
  </w:footnote>
  <w:footnote w:id="18">
    <w:p w14:paraId="63C58B57">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Philip Maxwell Thingbø Mlonyeni, "Personal AI, Deception, and the Problem of Emotional Bubbles", </w:t>
      </w:r>
      <w:r>
        <w:rPr>
          <w:rFonts w:hint="eastAsia" w:ascii="Times New Roman" w:hAnsi="Times New Roman"/>
          <w:i/>
          <w:iCs/>
        </w:rPr>
        <w:t>AI &amp; Society</w:t>
      </w:r>
      <w:r>
        <w:rPr>
          <w:rFonts w:hint="eastAsia" w:ascii="Times New Roman" w:hAnsi="Times New Roman"/>
        </w:rPr>
        <w:t>, Vol. 40, No. 3 (2025), pp.1927-1938.</w:t>
      </w:r>
    </w:p>
  </w:footnote>
  <w:footnote w:id="19">
    <w:p w14:paraId="60678DCB">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Jobi Babu, Deepak Joseph, R. Mohan Kumar, Elizabeth Alexander, R. Sasi &amp; Jeena Joseph, "Emotional AI and the Rise of Pseudo-Intimacy: Are We Trading Authenticity for Algorithmic Affection?", </w:t>
      </w:r>
      <w:r>
        <w:rPr>
          <w:rFonts w:hint="eastAsia" w:ascii="Times New Roman" w:hAnsi="Times New Roman"/>
          <w:i/>
          <w:iCs/>
        </w:rPr>
        <w:t>Frontiers in Psychology</w:t>
      </w:r>
      <w:r>
        <w:rPr>
          <w:rFonts w:hint="eastAsia" w:ascii="Times New Roman" w:hAnsi="Times New Roman"/>
        </w:rPr>
        <w:t>, Vol. 16 (2025), Article 1679324.</w:t>
      </w:r>
    </w:p>
  </w:footnote>
  <w:footnote w:id="20">
    <w:p w14:paraId="4AE104A5">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Philip Maxwell Thingbø Mlonyeni, "Personal AI, Deception, and the Problem of Emotional Bubbles", </w:t>
      </w:r>
      <w:r>
        <w:rPr>
          <w:rFonts w:hint="eastAsia" w:ascii="Times New Roman" w:hAnsi="Times New Roman"/>
          <w:i/>
          <w:iCs/>
        </w:rPr>
        <w:t>AI &amp; Society</w:t>
      </w:r>
      <w:r>
        <w:rPr>
          <w:rFonts w:hint="eastAsia" w:ascii="Times New Roman" w:hAnsi="Times New Roman"/>
        </w:rPr>
        <w:t>, Vol. 40, No. 3 (2025), pp.1927-1938.</w:t>
      </w:r>
    </w:p>
  </w:footnote>
  <w:footnote w:id="21">
    <w:p w14:paraId="5C5B51F3">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Iryna Pentina, Tyler Hancock &amp; Tianling Xie, "Exploring Relationship Development with Social Chatbots: A Mixed-Method Study of Replika", Computers in Human Behavior, Vol. 140 (2023), Article 107600.</w:t>
      </w:r>
    </w:p>
  </w:footnote>
  <w:footnote w:id="22">
    <w:p w14:paraId="7A3D2168">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Tianling Xie &amp; Iryna Pentina, “Attachment Theory as a Framework to Understand Relationships with Social Chatbots: A Case Study of Replika”, </w:t>
      </w:r>
      <w:r>
        <w:rPr>
          <w:rFonts w:hint="eastAsia" w:ascii="Times New Roman" w:hAnsi="Times New Roman"/>
          <w:i/>
          <w:iCs/>
        </w:rPr>
        <w:t>Proceedings of the 55th Hawaii International Conference on System Sciences</w:t>
      </w:r>
      <w:r>
        <w:rPr>
          <w:rFonts w:hint="eastAsia" w:ascii="Times New Roman" w:hAnsi="Times New Roman"/>
        </w:rPr>
        <w:t>, (2022), pp.3086-3095.</w:t>
      </w:r>
    </w:p>
  </w:footnote>
  <w:footnote w:id="23">
    <w:p w14:paraId="07F74025">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Louis Rosenberg, “The Manipulation Problem: Conversational AI as a Threat to Epistemic Agency”, </w:t>
      </w:r>
      <w:r>
        <w:rPr>
          <w:rFonts w:ascii="Times New Roman" w:hAnsi="Times New Roman"/>
          <w:i/>
          <w:iCs/>
        </w:rPr>
        <w:t>arXiv preprint arXiv</w:t>
      </w:r>
      <w:r>
        <w:rPr>
          <w:rFonts w:ascii="Times New Roman" w:hAnsi="Times New Roman"/>
        </w:rPr>
        <w:t>:2306.11748, (2023).</w:t>
      </w:r>
    </w:p>
  </w:footnote>
  <w:footnote w:id="24">
    <w:p w14:paraId="329E6932">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James Muldoon &amp; James J. Parke, “Cruel Companionship: How AI Companions Exploit Loneliness and Commodify Intimacy”,</w:t>
      </w:r>
      <w:r>
        <w:rPr>
          <w:rFonts w:ascii="Times New Roman" w:hAnsi="Times New Roman"/>
          <w:i/>
          <w:iCs/>
        </w:rPr>
        <w:t xml:space="preserve"> New Media &amp; Society</w:t>
      </w:r>
      <w:r>
        <w:rPr>
          <w:rFonts w:ascii="Times New Roman" w:hAnsi="Times New Roman"/>
        </w:rPr>
        <w:t>, (2025), Article 14614448251395192.</w:t>
      </w:r>
    </w:p>
  </w:footnote>
  <w:footnote w:id="25">
    <w:p w14:paraId="660E09EF">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Rongjun Ma, Shijing He, Jose Luis Martin-Navarro, Xiao Zhan &amp; Jose Such, “Privacy in Human-AI Romantic Relationships: Concerns, Boundaries, and Agency”, </w:t>
      </w:r>
      <w:r>
        <w:rPr>
          <w:rFonts w:hint="eastAsia" w:ascii="Times New Roman" w:hAnsi="Times New Roman"/>
          <w:i/>
          <w:iCs/>
        </w:rPr>
        <w:t>arXiv preprint arXiv</w:t>
      </w:r>
      <w:r>
        <w:rPr>
          <w:rFonts w:hint="eastAsia" w:ascii="Times New Roman" w:hAnsi="Times New Roman"/>
        </w:rPr>
        <w:t>:2601.16824, (2026).</w:t>
      </w:r>
    </w:p>
  </w:footnote>
  <w:footnote w:id="26">
    <w:p w14:paraId="532DA137">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Andrew McStay, “Emotional AI, Soft Biometrics and the Surveillance of Emotional Life: An Unusual Consensus on Privacy”,</w:t>
      </w:r>
      <w:r>
        <w:rPr>
          <w:rFonts w:hint="eastAsia" w:ascii="Times New Roman" w:hAnsi="Times New Roman"/>
          <w:i/>
          <w:iCs/>
        </w:rPr>
        <w:t xml:space="preserve"> Big Data &amp; Society</w:t>
      </w:r>
      <w:r>
        <w:rPr>
          <w:rFonts w:hint="eastAsia" w:ascii="Times New Roman" w:hAnsi="Times New Roman"/>
        </w:rPr>
        <w:t>, Vol. 7 (2020), Article 2053951720904386.</w:t>
      </w:r>
    </w:p>
  </w:footnote>
  <w:footnote w:id="27">
    <w:p w14:paraId="188F1AC7">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Julian De Freitas, Zeliha Oğuz-Uğuralp &amp; Ahmet Kaan-Uğuralp, “Emotional Manipulation by AI Companions”, </w:t>
      </w:r>
      <w:r>
        <w:rPr>
          <w:rFonts w:hint="eastAsia" w:ascii="Times New Roman" w:hAnsi="Times New Roman"/>
          <w:i/>
          <w:iCs/>
        </w:rPr>
        <w:t>arXiv preprint arXiv</w:t>
      </w:r>
      <w:r>
        <w:rPr>
          <w:rFonts w:hint="eastAsia" w:ascii="Times New Roman" w:hAnsi="Times New Roman"/>
        </w:rPr>
        <w:t>:2508.19258, (2025).</w:t>
      </w:r>
    </w:p>
  </w:footnote>
  <w:footnote w:id="28">
    <w:p w14:paraId="4A25A7AA">
      <w:pPr>
        <w:pStyle w:val="5"/>
        <w:snapToGrid w:val="0"/>
        <w:rPr>
          <w:rFonts w:hint="default" w:ascii="Times New Roman" w:hAnsi="Times New Roman" w:eastAsiaTheme="minorEastAsia"/>
          <w:lang w:val="en-US" w:eastAsia="zh-C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“Man Ends His Life After an AI Chatbot ‘Encouraged’ Him to Sacrifice Himself to Stop Climate Change”, Euronews, 31st March 2023, https://www.euronews.com/next/2023/03/31/man-ends-his-life-after-an-ai-chatbot-encouraged-him-to-sacrifice-himself-to-stop-climate-, 最后访问日期：2026年2月3日。</w:t>
      </w:r>
    </w:p>
  </w:footnote>
  <w:footnote w:id="29">
    <w:p w14:paraId="48088A5E">
      <w:pPr>
        <w:pStyle w:val="5"/>
        <w:snapToGrid w:val="0"/>
        <w:rPr>
          <w:rFonts w:hint="default" w:ascii="Times New Roman" w:hAnsi="Times New Roman" w:eastAsiaTheme="minorEastAsia"/>
          <w:lang w:val="en-US" w:eastAsia="zh-C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“Character.AI and Google Agree to Settle Lawsuits over Teen Mental Health Harms and Suicides”, CNN, 14th January 2026, https://edition.cnn.com/2026/01/07/business/character-ai-google-settle-teen-suicide-lawsuit, 最后访问日期：2026年2月3日。</w:t>
      </w:r>
    </w:p>
  </w:footnote>
  <w:footnote w:id="30">
    <w:p w14:paraId="0313DD7B">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Scott Thiebes, Sebastian Lins &amp; Ali Sunyaev, “Trustworthy Artificial Intelligence”, </w:t>
      </w:r>
      <w:r>
        <w:rPr>
          <w:rFonts w:hint="eastAsia" w:ascii="Times New Roman" w:hAnsi="Times New Roman"/>
          <w:i/>
          <w:iCs/>
        </w:rPr>
        <w:t>Electronic Markets</w:t>
      </w:r>
      <w:r>
        <w:rPr>
          <w:rFonts w:hint="eastAsia" w:ascii="Times New Roman" w:hAnsi="Times New Roman"/>
        </w:rPr>
        <w:t>, Vol. 31, No. 2 (2021), pp.447-464.</w:t>
      </w:r>
    </w:p>
  </w:footnote>
  <w:footnote w:id="31">
    <w:p w14:paraId="79D786E1">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Bo Li, Peng Qi, Bo Liu, Shuai Di, Jingen Liu, Jiquan Pei, Jinfeng Yi &amp; Bowen Zhou, "Trustworthy AI: From Principles to Practices", </w:t>
      </w:r>
      <w:r>
        <w:rPr>
          <w:rFonts w:hint="eastAsia" w:ascii="Times New Roman" w:hAnsi="Times New Roman"/>
          <w:i/>
          <w:iCs/>
        </w:rPr>
        <w:t>ACM Computing Surveys</w:t>
      </w:r>
      <w:r>
        <w:rPr>
          <w:rFonts w:hint="eastAsia" w:ascii="Times New Roman" w:hAnsi="Times New Roman"/>
        </w:rPr>
        <w:t>, Vol. 55, No. 9 (2023), pp.1-46.</w:t>
      </w:r>
    </w:p>
  </w:footnote>
  <w:footnote w:id="32">
    <w:p w14:paraId="4183ABBB">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Scott Thiebes, Sebastian Lins &amp; Ali Sunyaev, “Trustworthy Artificial Intelligence”, </w:t>
      </w:r>
      <w:r>
        <w:rPr>
          <w:rFonts w:hint="eastAsia" w:ascii="Times New Roman" w:hAnsi="Times New Roman"/>
          <w:i/>
          <w:iCs/>
        </w:rPr>
        <w:t>Electronic Markets</w:t>
      </w:r>
      <w:r>
        <w:rPr>
          <w:rFonts w:hint="eastAsia" w:ascii="Times New Roman" w:hAnsi="Times New Roman"/>
        </w:rPr>
        <w:t>, Vol. 31, No. 2 (2021), pp.447-464.</w:t>
      </w:r>
    </w:p>
  </w:footnote>
  <w:footnote w:id="33">
    <w:p w14:paraId="5A24D84A">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Dave Lewis, Linda Hogan, David Filip &amp; P. J. Wall, "Global Challenges in the Standardization of Ethics for Trustworthy AI", </w:t>
      </w:r>
      <w:r>
        <w:rPr>
          <w:rFonts w:hint="eastAsia" w:ascii="Times New Roman" w:hAnsi="Times New Roman"/>
          <w:i/>
          <w:iCs/>
        </w:rPr>
        <w:t>Journal of ICT Standardization</w:t>
      </w:r>
      <w:r>
        <w:rPr>
          <w:rFonts w:hint="eastAsia" w:ascii="Times New Roman" w:hAnsi="Times New Roman"/>
        </w:rPr>
        <w:t>, Vol. 8, No. 2 (2020), pp.123-150.</w:t>
      </w:r>
    </w:p>
  </w:footnote>
  <w:footnote w:id="34">
    <w:p w14:paraId="42C10A5F">
      <w:pPr>
        <w:pStyle w:val="5"/>
        <w:snapToGrid w:val="0"/>
        <w:rPr>
          <w:rFonts w:hint="default" w:ascii="Times New Roman" w:hAnsi="Times New Roman" w:eastAsiaTheme="minorEastAsia"/>
          <w:lang w:val="en-US" w:eastAsia="zh-C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“NY State</w:t>
      </w:r>
      <w:r>
        <w:rPr>
          <w:rFonts w:hint="eastAsia" w:ascii="Times New Roman" w:hAnsi="Times New Roman"/>
          <w:lang w:val="en-US" w:eastAsia="zh-CN"/>
        </w:rPr>
        <w:t xml:space="preserve"> </w:t>
      </w:r>
      <w:r>
        <w:rPr>
          <w:rFonts w:hint="eastAsia" w:ascii="Times New Roman" w:hAnsi="Times New Roman"/>
        </w:rPr>
        <w:t xml:space="preserve">Assembly Bill A6767”, </w:t>
      </w:r>
      <w:r>
        <w:rPr>
          <w:rFonts w:hint="eastAsia" w:ascii="Times New Roman" w:hAnsi="Times New Roman"/>
          <w:lang w:val="en-US" w:eastAsia="zh-CN"/>
        </w:rPr>
        <w:t>The New York State Senate</w:t>
      </w:r>
      <w:r>
        <w:rPr>
          <w:rFonts w:hint="eastAsia" w:ascii="Times New Roman" w:hAnsi="Times New Roman"/>
        </w:rPr>
        <w:t>, https://www.nysenate.gov/legislation/bills/2025/A6767, 最后访问日期：2026年1月28日。</w:t>
      </w:r>
    </w:p>
  </w:footnote>
  <w:footnote w:id="35">
    <w:p w14:paraId="3923DD2D">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“NY State Assembly Bill A6767”, The New York State Senate, https://www.nysenate.gov/legislation/bills/2025/A6767, 最后访问日期：2026年1月28日。</w:t>
      </w:r>
    </w:p>
  </w:footnote>
  <w:footnote w:id="36">
    <w:p w14:paraId="3896EF31">
      <w:pPr>
        <w:pStyle w:val="5"/>
        <w:snapToGrid w:val="0"/>
        <w:rPr>
          <w:rFonts w:hint="default" w:ascii="Times New Roman" w:hAnsi="Times New Roman" w:eastAsiaTheme="minorEastAsia"/>
          <w:lang w:val="en-US" w:eastAsia="zh-C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“SB-243 Companion chatbots”, </w:t>
      </w:r>
      <w:r>
        <w:rPr>
          <w:rFonts w:hint="eastAsia" w:ascii="Times New Roman" w:hAnsi="Times New Roman"/>
          <w:lang w:val="en-US" w:eastAsia="zh-CN"/>
        </w:rPr>
        <w:t>California Legislative Information</w:t>
      </w:r>
      <w:r>
        <w:rPr>
          <w:rFonts w:hint="eastAsia" w:ascii="Times New Roman" w:hAnsi="Times New Roman"/>
        </w:rPr>
        <w:t>, https://leginfo.legislature.ca.gov/faces/billNavClient.xhtml?bill_id=202520260SB243, 最后访问日期：2026年1月28日。</w:t>
      </w:r>
    </w:p>
  </w:footnote>
  <w:footnote w:id="37">
    <w:p w14:paraId="7F77086A">
      <w:pPr>
        <w:pStyle w:val="5"/>
        <w:snapToGrid w:val="0"/>
        <w:rPr>
          <w:rFonts w:hint="default" w:ascii="Times New Roman" w:hAnsi="Times New Roman" w:eastAsiaTheme="minorEastAsia"/>
          <w:lang w:val="en-US" w:eastAsia="zh-C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“Newsom</w:t>
      </w:r>
      <w:r>
        <w:rPr>
          <w:rFonts w:hint="eastAsia" w:ascii="Times New Roman" w:hAnsi="Times New Roman"/>
          <w:lang w:val="en-US" w:eastAsia="zh-CN"/>
        </w:rPr>
        <w:t>'</w:t>
      </w:r>
      <w:r>
        <w:rPr>
          <w:rFonts w:hint="eastAsia" w:ascii="Times New Roman" w:hAnsi="Times New Roman"/>
        </w:rPr>
        <w:t>s Attempt to Strike a Balance with New AI Laws: Is Regulation Possible Without Hindering AI Innovation?”, The Boston Political Review, 9th November 2025, https://www.bostonpoliticalreview.org/post/newsom-s-attempt-to-strike-a-balance-with-new-ai-laws-is-regulation-possible-without-hindering-ai-i, 最后访问日期：2026年2月5日。</w:t>
      </w:r>
    </w:p>
  </w:footnote>
  <w:footnote w:id="38">
    <w:p w14:paraId="27D89586">
      <w:pPr>
        <w:pStyle w:val="5"/>
        <w:snapToGrid w:val="0"/>
        <w:rPr>
          <w:rFonts w:hint="default" w:ascii="Times New Roman" w:hAnsi="Times New Roman" w:eastAsiaTheme="minorEastAsia"/>
          <w:lang w:val="en-US" w:eastAsia="zh-C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国家互联网信息办公室关于〈人工智能拟人化互动服务管理暂行办法（征求意见稿）〉公开征求意见的通知》，载国家互联网信息办公室，2025年12月27日发布，见：https://www.cac.gov.cn/2025-12/27/c_1768571207311996.htm，最后访问日期：2026年2月5日。</w:t>
      </w:r>
    </w:p>
  </w:footnote>
  <w:footnote w:id="39">
    <w:p w14:paraId="471B62D3">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Batya Friedman, Peter H. Kahn Jr. &amp; Alan Borning, "Value Sensitive Design and Information Systems", in </w:t>
      </w:r>
      <w:r>
        <w:rPr>
          <w:rFonts w:hint="eastAsia" w:ascii="Times New Roman" w:hAnsi="Times New Roman"/>
          <w:i/>
          <w:iCs/>
        </w:rPr>
        <w:t>Early Engagement and New Technologies: Opening Up the Laboratory</w:t>
      </w:r>
      <w:r>
        <w:rPr>
          <w:rFonts w:hint="eastAsia" w:ascii="Times New Roman" w:hAnsi="Times New Roman"/>
        </w:rPr>
        <w:t>, (Dordrecht: Springer Netherlands, 2013), pp.55-95.</w:t>
      </w:r>
    </w:p>
  </w:footnote>
  <w:footnote w:id="40">
    <w:p w14:paraId="017BB0BE">
      <w:pPr>
        <w:pStyle w:val="5"/>
        <w:snapToGrid w:val="0"/>
        <w:rPr>
          <w:rFonts w:ascii="Times New Roman" w:hAnsi="Times New Roma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赵畅：《从对齐走向共生：大模型人机融合的伦理困境与治理革新》，载《学习与实践》2025年第12期，第87-98页。</w:t>
      </w:r>
    </w:p>
  </w:footnote>
  <w:footnote w:id="41">
    <w:p w14:paraId="095EB2E5">
      <w:pPr>
        <w:pStyle w:val="5"/>
        <w:snapToGrid w:val="0"/>
        <w:rPr>
          <w:rFonts w:hint="default" w:ascii="Times New Roman" w:hAnsi="Times New Roman"/>
          <w:lang w:val="en-US" w:eastAsia="zh-CN"/>
        </w:rPr>
      </w:pPr>
      <w:r>
        <w:rPr>
          <w:rStyle w:val="12"/>
          <w:rFonts w:ascii="Times New Roman" w:hAnsi="Times New Roman"/>
        </w:rPr>
        <w:t>[</w:t>
      </w:r>
      <w:r>
        <w:rPr>
          <w:rStyle w:val="12"/>
          <w:rFonts w:ascii="Times New Roman" w:hAnsi="Times New Roman"/>
        </w:rPr>
        <w:footnoteRef/>
      </w:r>
      <w:r>
        <w:rPr>
          <w:rStyle w:val="12"/>
          <w:rFonts w:ascii="Times New Roman" w:hAnsi="Times New Roman"/>
        </w:rPr>
        <w:t>]</w:t>
      </w:r>
      <w:r>
        <w:rPr>
          <w:rFonts w:ascii="Times New Roman" w:hAnsi="Times New Roman"/>
        </w:rPr>
        <w:t xml:space="preserve"> </w:t>
      </w:r>
      <w:r>
        <w:rPr>
          <w:rFonts w:hint="eastAsia" w:ascii="Times New Roman" w:hAnsi="Times New Roman"/>
        </w:rPr>
        <w:t xml:space="preserve">DQ Institute, “DQ Global Standards Report 2019”, </w:t>
      </w:r>
      <w:r>
        <w:rPr>
          <w:rFonts w:hint="eastAsia" w:ascii="Times New Roman" w:hAnsi="Times New Roman"/>
          <w:lang w:val="en-US" w:eastAsia="zh-CN"/>
        </w:rPr>
        <w:t xml:space="preserve">March </w:t>
      </w:r>
      <w:r>
        <w:rPr>
          <w:rFonts w:hint="eastAsia" w:ascii="Times New Roman" w:hAnsi="Times New Roman"/>
        </w:rPr>
        <w:t>2019, https://www.dqinstitute.org/wp-content/uploads/2019/03/DQGlobalStandardsReport2019.pdf, 最后访问日期：2026年2月6日。</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研究生学报">
    <w15:presenceInfo w15:providerId="None" w15:userId="研究生学报"/>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1"/>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Page"/>
    <w:footnote w:id="84"/>
    <w:footnote w:id="85"/>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749E3"/>
    <w:rsid w:val="0009075B"/>
    <w:rsid w:val="001570FF"/>
    <w:rsid w:val="00182AFD"/>
    <w:rsid w:val="001F3ADA"/>
    <w:rsid w:val="00263553"/>
    <w:rsid w:val="003D21B2"/>
    <w:rsid w:val="0046550B"/>
    <w:rsid w:val="004A0880"/>
    <w:rsid w:val="004B0D73"/>
    <w:rsid w:val="00545634"/>
    <w:rsid w:val="005C6ADC"/>
    <w:rsid w:val="006E05BE"/>
    <w:rsid w:val="00702588"/>
    <w:rsid w:val="008D4EE8"/>
    <w:rsid w:val="00A364B9"/>
    <w:rsid w:val="00A6244D"/>
    <w:rsid w:val="00AC560D"/>
    <w:rsid w:val="00B561ED"/>
    <w:rsid w:val="00B92181"/>
    <w:rsid w:val="00C14B91"/>
    <w:rsid w:val="00C30909"/>
    <w:rsid w:val="00C6664C"/>
    <w:rsid w:val="00DC19CB"/>
    <w:rsid w:val="00FD14E8"/>
    <w:rsid w:val="00FE5DE6"/>
    <w:rsid w:val="01301CB3"/>
    <w:rsid w:val="013730A5"/>
    <w:rsid w:val="015024C4"/>
    <w:rsid w:val="016D4D19"/>
    <w:rsid w:val="01875DDB"/>
    <w:rsid w:val="0188733D"/>
    <w:rsid w:val="018F4C90"/>
    <w:rsid w:val="018F6A3E"/>
    <w:rsid w:val="019D115B"/>
    <w:rsid w:val="01A324E9"/>
    <w:rsid w:val="01B0796D"/>
    <w:rsid w:val="01B841E6"/>
    <w:rsid w:val="01C27B77"/>
    <w:rsid w:val="01C901A1"/>
    <w:rsid w:val="01CC5EE4"/>
    <w:rsid w:val="01CD0898"/>
    <w:rsid w:val="01E52FAF"/>
    <w:rsid w:val="01E641E2"/>
    <w:rsid w:val="01E7687A"/>
    <w:rsid w:val="01FB2325"/>
    <w:rsid w:val="02072A78"/>
    <w:rsid w:val="021533E7"/>
    <w:rsid w:val="021D229B"/>
    <w:rsid w:val="02405F8A"/>
    <w:rsid w:val="024B6E08"/>
    <w:rsid w:val="024C0DD3"/>
    <w:rsid w:val="025F4662"/>
    <w:rsid w:val="026E0D49"/>
    <w:rsid w:val="027F2F56"/>
    <w:rsid w:val="028808FB"/>
    <w:rsid w:val="029562D6"/>
    <w:rsid w:val="02A8425B"/>
    <w:rsid w:val="02BC7D06"/>
    <w:rsid w:val="02C1531D"/>
    <w:rsid w:val="02C31095"/>
    <w:rsid w:val="02D2752A"/>
    <w:rsid w:val="02DE6CC2"/>
    <w:rsid w:val="02FB3D19"/>
    <w:rsid w:val="02FC6355"/>
    <w:rsid w:val="030516AD"/>
    <w:rsid w:val="03065425"/>
    <w:rsid w:val="030D40BE"/>
    <w:rsid w:val="031F2043"/>
    <w:rsid w:val="03280EF8"/>
    <w:rsid w:val="03411FB9"/>
    <w:rsid w:val="034D0FDB"/>
    <w:rsid w:val="034F4BD2"/>
    <w:rsid w:val="035A307B"/>
    <w:rsid w:val="036D2DAF"/>
    <w:rsid w:val="036F4D79"/>
    <w:rsid w:val="03724869"/>
    <w:rsid w:val="03806F86"/>
    <w:rsid w:val="03822CFE"/>
    <w:rsid w:val="03906A9D"/>
    <w:rsid w:val="03A32C74"/>
    <w:rsid w:val="03AF786B"/>
    <w:rsid w:val="03B44E81"/>
    <w:rsid w:val="03C9092D"/>
    <w:rsid w:val="03CF75C5"/>
    <w:rsid w:val="03FF434E"/>
    <w:rsid w:val="041A2F36"/>
    <w:rsid w:val="04367644"/>
    <w:rsid w:val="04446205"/>
    <w:rsid w:val="046E6DDE"/>
    <w:rsid w:val="047956D2"/>
    <w:rsid w:val="04846602"/>
    <w:rsid w:val="04A22F2C"/>
    <w:rsid w:val="04A70542"/>
    <w:rsid w:val="04CD61FB"/>
    <w:rsid w:val="04D72BD5"/>
    <w:rsid w:val="04EA6DAD"/>
    <w:rsid w:val="04ED41A7"/>
    <w:rsid w:val="051742D4"/>
    <w:rsid w:val="05237BC9"/>
    <w:rsid w:val="054D733B"/>
    <w:rsid w:val="05504736"/>
    <w:rsid w:val="05592A28"/>
    <w:rsid w:val="055B3806"/>
    <w:rsid w:val="055C757F"/>
    <w:rsid w:val="057112EA"/>
    <w:rsid w:val="0580501B"/>
    <w:rsid w:val="058C1C12"/>
    <w:rsid w:val="05D13AC9"/>
    <w:rsid w:val="05E355AA"/>
    <w:rsid w:val="05EC26B0"/>
    <w:rsid w:val="05F872A7"/>
    <w:rsid w:val="06053772"/>
    <w:rsid w:val="060E0879"/>
    <w:rsid w:val="06163BD1"/>
    <w:rsid w:val="061D3C24"/>
    <w:rsid w:val="062F259D"/>
    <w:rsid w:val="06383B48"/>
    <w:rsid w:val="06562220"/>
    <w:rsid w:val="06571A93"/>
    <w:rsid w:val="065C01BE"/>
    <w:rsid w:val="06693D01"/>
    <w:rsid w:val="066E30C6"/>
    <w:rsid w:val="068E19BA"/>
    <w:rsid w:val="06913258"/>
    <w:rsid w:val="069E344E"/>
    <w:rsid w:val="06A64F55"/>
    <w:rsid w:val="06B84C89"/>
    <w:rsid w:val="06D03D80"/>
    <w:rsid w:val="06D3561E"/>
    <w:rsid w:val="06E25862"/>
    <w:rsid w:val="06F22278"/>
    <w:rsid w:val="070954E4"/>
    <w:rsid w:val="071A4BF8"/>
    <w:rsid w:val="07267E44"/>
    <w:rsid w:val="072A1650"/>
    <w:rsid w:val="07375BAD"/>
    <w:rsid w:val="074107DA"/>
    <w:rsid w:val="07481B68"/>
    <w:rsid w:val="074A3B33"/>
    <w:rsid w:val="075C5614"/>
    <w:rsid w:val="076369A2"/>
    <w:rsid w:val="07697D31"/>
    <w:rsid w:val="076D7C5F"/>
    <w:rsid w:val="07723089"/>
    <w:rsid w:val="077961C6"/>
    <w:rsid w:val="077A58D8"/>
    <w:rsid w:val="077C1812"/>
    <w:rsid w:val="079052BE"/>
    <w:rsid w:val="07966D78"/>
    <w:rsid w:val="079C1EB4"/>
    <w:rsid w:val="07B76CEE"/>
    <w:rsid w:val="07D37E5C"/>
    <w:rsid w:val="07D4164E"/>
    <w:rsid w:val="07D94EB6"/>
    <w:rsid w:val="07D96C64"/>
    <w:rsid w:val="07EC2589"/>
    <w:rsid w:val="07ED44BE"/>
    <w:rsid w:val="080C0DE8"/>
    <w:rsid w:val="08191757"/>
    <w:rsid w:val="082500FC"/>
    <w:rsid w:val="082F2D28"/>
    <w:rsid w:val="0831084F"/>
    <w:rsid w:val="083640B7"/>
    <w:rsid w:val="083B1E7F"/>
    <w:rsid w:val="083D5445"/>
    <w:rsid w:val="0845254C"/>
    <w:rsid w:val="088666F1"/>
    <w:rsid w:val="0891753F"/>
    <w:rsid w:val="08A454C4"/>
    <w:rsid w:val="08A9266F"/>
    <w:rsid w:val="08C23B9D"/>
    <w:rsid w:val="08D51F8F"/>
    <w:rsid w:val="08E12275"/>
    <w:rsid w:val="08EB30F3"/>
    <w:rsid w:val="08F06630"/>
    <w:rsid w:val="09096974"/>
    <w:rsid w:val="0911242E"/>
    <w:rsid w:val="091A12E3"/>
    <w:rsid w:val="091F0FEF"/>
    <w:rsid w:val="092D1769"/>
    <w:rsid w:val="092D370C"/>
    <w:rsid w:val="09527308"/>
    <w:rsid w:val="095E1B17"/>
    <w:rsid w:val="096E162E"/>
    <w:rsid w:val="096E7880"/>
    <w:rsid w:val="09776735"/>
    <w:rsid w:val="097E5D15"/>
    <w:rsid w:val="098470A4"/>
    <w:rsid w:val="09866978"/>
    <w:rsid w:val="098D41AA"/>
    <w:rsid w:val="099E1F14"/>
    <w:rsid w:val="099F589B"/>
    <w:rsid w:val="09BC4A90"/>
    <w:rsid w:val="09DC0C8E"/>
    <w:rsid w:val="09DC5E03"/>
    <w:rsid w:val="09E638BB"/>
    <w:rsid w:val="09FD2C1C"/>
    <w:rsid w:val="0A261F09"/>
    <w:rsid w:val="0A314B36"/>
    <w:rsid w:val="0A3E4060"/>
    <w:rsid w:val="0A481E7F"/>
    <w:rsid w:val="0A522CFE"/>
    <w:rsid w:val="0A586566"/>
    <w:rsid w:val="0A62089F"/>
    <w:rsid w:val="0A6767AA"/>
    <w:rsid w:val="0AC25A2E"/>
    <w:rsid w:val="0AC27E84"/>
    <w:rsid w:val="0AC41E4E"/>
    <w:rsid w:val="0AE41BA8"/>
    <w:rsid w:val="0AE61DC4"/>
    <w:rsid w:val="0AEE6ECB"/>
    <w:rsid w:val="0AF97AFD"/>
    <w:rsid w:val="0AFE2281"/>
    <w:rsid w:val="0B0264D2"/>
    <w:rsid w:val="0B116715"/>
    <w:rsid w:val="0B1562CA"/>
    <w:rsid w:val="0B1D31D4"/>
    <w:rsid w:val="0B2823DD"/>
    <w:rsid w:val="0B563C61"/>
    <w:rsid w:val="0B5A630E"/>
    <w:rsid w:val="0B5C3E34"/>
    <w:rsid w:val="0B6E1DBA"/>
    <w:rsid w:val="0B792C38"/>
    <w:rsid w:val="0B9F1F73"/>
    <w:rsid w:val="0BA15CEB"/>
    <w:rsid w:val="0BB0055A"/>
    <w:rsid w:val="0BCF66B4"/>
    <w:rsid w:val="0BD065D0"/>
    <w:rsid w:val="0BD53BE7"/>
    <w:rsid w:val="0BD7170D"/>
    <w:rsid w:val="0BF16C73"/>
    <w:rsid w:val="0C012C2E"/>
    <w:rsid w:val="0C061FF2"/>
    <w:rsid w:val="0C0B7609"/>
    <w:rsid w:val="0C0F0EA7"/>
    <w:rsid w:val="0C197F77"/>
    <w:rsid w:val="0C2A5CE1"/>
    <w:rsid w:val="0C322DE7"/>
    <w:rsid w:val="0C3923C8"/>
    <w:rsid w:val="0C460641"/>
    <w:rsid w:val="0C5E70FD"/>
    <w:rsid w:val="0C6A432F"/>
    <w:rsid w:val="0C6C454B"/>
    <w:rsid w:val="0C833643"/>
    <w:rsid w:val="0C882A07"/>
    <w:rsid w:val="0CAC3F09"/>
    <w:rsid w:val="0CB47CA0"/>
    <w:rsid w:val="0CC2416B"/>
    <w:rsid w:val="0CD143AE"/>
    <w:rsid w:val="0CD345CA"/>
    <w:rsid w:val="0CD8573D"/>
    <w:rsid w:val="0CDF26F4"/>
    <w:rsid w:val="0CE045F1"/>
    <w:rsid w:val="0CE20369"/>
    <w:rsid w:val="0CE916F8"/>
    <w:rsid w:val="0CF12CA2"/>
    <w:rsid w:val="0D116EA1"/>
    <w:rsid w:val="0D38442D"/>
    <w:rsid w:val="0D5F19BA"/>
    <w:rsid w:val="0D662D48"/>
    <w:rsid w:val="0D82797F"/>
    <w:rsid w:val="0DBF68FD"/>
    <w:rsid w:val="0DC12675"/>
    <w:rsid w:val="0DC91529"/>
    <w:rsid w:val="0DCF4D92"/>
    <w:rsid w:val="0DE97E98"/>
    <w:rsid w:val="0DEE2D3E"/>
    <w:rsid w:val="0E0D7668"/>
    <w:rsid w:val="0E1E0331"/>
    <w:rsid w:val="0E2826F4"/>
    <w:rsid w:val="0E344BF5"/>
    <w:rsid w:val="0E3E5A73"/>
    <w:rsid w:val="0E4806A0"/>
    <w:rsid w:val="0E493A3D"/>
    <w:rsid w:val="0E567261"/>
    <w:rsid w:val="0E572FD9"/>
    <w:rsid w:val="0E5972B7"/>
    <w:rsid w:val="0E721BC1"/>
    <w:rsid w:val="0E76520D"/>
    <w:rsid w:val="0E833DCE"/>
    <w:rsid w:val="0E9438E5"/>
    <w:rsid w:val="0EA0672E"/>
    <w:rsid w:val="0EA24254"/>
    <w:rsid w:val="0EB14497"/>
    <w:rsid w:val="0EB21FBD"/>
    <w:rsid w:val="0EDB32C2"/>
    <w:rsid w:val="0EDB7766"/>
    <w:rsid w:val="0EDC5118"/>
    <w:rsid w:val="0EDC703A"/>
    <w:rsid w:val="0EE35C95"/>
    <w:rsid w:val="0EF12C3E"/>
    <w:rsid w:val="0EF56D77"/>
    <w:rsid w:val="0F113188"/>
    <w:rsid w:val="0F3D5D2B"/>
    <w:rsid w:val="0F44530B"/>
    <w:rsid w:val="0F4E41AE"/>
    <w:rsid w:val="0F5117D6"/>
    <w:rsid w:val="0F584C3D"/>
    <w:rsid w:val="0F59549E"/>
    <w:rsid w:val="0F6B2442"/>
    <w:rsid w:val="0F9022FF"/>
    <w:rsid w:val="0F98145F"/>
    <w:rsid w:val="0FAB5288"/>
    <w:rsid w:val="0FB71F81"/>
    <w:rsid w:val="0FC401FA"/>
    <w:rsid w:val="0FC93A62"/>
    <w:rsid w:val="0FE60171"/>
    <w:rsid w:val="1038527A"/>
    <w:rsid w:val="10437371"/>
    <w:rsid w:val="106612B1"/>
    <w:rsid w:val="106D01F0"/>
    <w:rsid w:val="106D43EE"/>
    <w:rsid w:val="107734BE"/>
    <w:rsid w:val="107B4D5D"/>
    <w:rsid w:val="1097590F"/>
    <w:rsid w:val="10B12C02"/>
    <w:rsid w:val="10C5559E"/>
    <w:rsid w:val="10E741A0"/>
    <w:rsid w:val="11194576"/>
    <w:rsid w:val="111A1A47"/>
    <w:rsid w:val="11535CDA"/>
    <w:rsid w:val="116021A5"/>
    <w:rsid w:val="117619C8"/>
    <w:rsid w:val="117619EB"/>
    <w:rsid w:val="117D2D56"/>
    <w:rsid w:val="11904838"/>
    <w:rsid w:val="119105B0"/>
    <w:rsid w:val="119A56B6"/>
    <w:rsid w:val="11C12C43"/>
    <w:rsid w:val="121A2353"/>
    <w:rsid w:val="12411FD6"/>
    <w:rsid w:val="12492C39"/>
    <w:rsid w:val="12661A3D"/>
    <w:rsid w:val="127557DC"/>
    <w:rsid w:val="127777A6"/>
    <w:rsid w:val="128A74D9"/>
    <w:rsid w:val="128D6FC9"/>
    <w:rsid w:val="12A85BB1"/>
    <w:rsid w:val="12B26A30"/>
    <w:rsid w:val="12BC340B"/>
    <w:rsid w:val="12E72A55"/>
    <w:rsid w:val="12E84200"/>
    <w:rsid w:val="12EC1F42"/>
    <w:rsid w:val="12F73BCA"/>
    <w:rsid w:val="13023513"/>
    <w:rsid w:val="13040F8F"/>
    <w:rsid w:val="13070B2A"/>
    <w:rsid w:val="130C25E4"/>
    <w:rsid w:val="13132C80"/>
    <w:rsid w:val="13201BEB"/>
    <w:rsid w:val="132C67E2"/>
    <w:rsid w:val="132D4308"/>
    <w:rsid w:val="1331204B"/>
    <w:rsid w:val="135C5B39"/>
    <w:rsid w:val="13712447"/>
    <w:rsid w:val="13801AF9"/>
    <w:rsid w:val="13AF4D1D"/>
    <w:rsid w:val="13C407C9"/>
    <w:rsid w:val="13DC1FB6"/>
    <w:rsid w:val="13F07810"/>
    <w:rsid w:val="13F6294C"/>
    <w:rsid w:val="13F84916"/>
    <w:rsid w:val="140D6614"/>
    <w:rsid w:val="14276FAA"/>
    <w:rsid w:val="142B6A9A"/>
    <w:rsid w:val="142E5E9D"/>
    <w:rsid w:val="144808AD"/>
    <w:rsid w:val="145558C5"/>
    <w:rsid w:val="145A2EDB"/>
    <w:rsid w:val="145C33A7"/>
    <w:rsid w:val="14627FE2"/>
    <w:rsid w:val="146D0E60"/>
    <w:rsid w:val="14830684"/>
    <w:rsid w:val="14861F22"/>
    <w:rsid w:val="149D6F99"/>
    <w:rsid w:val="14A55687"/>
    <w:rsid w:val="14B41D67"/>
    <w:rsid w:val="14B545B5"/>
    <w:rsid w:val="14BF2598"/>
    <w:rsid w:val="14CB202B"/>
    <w:rsid w:val="14F90946"/>
    <w:rsid w:val="14FB646C"/>
    <w:rsid w:val="14FE7D0A"/>
    <w:rsid w:val="15063063"/>
    <w:rsid w:val="151B2FE7"/>
    <w:rsid w:val="151B4D60"/>
    <w:rsid w:val="152116FE"/>
    <w:rsid w:val="15375BAD"/>
    <w:rsid w:val="154A73F4"/>
    <w:rsid w:val="15542020"/>
    <w:rsid w:val="15693FE0"/>
    <w:rsid w:val="15761F97"/>
    <w:rsid w:val="15883A78"/>
    <w:rsid w:val="15910B7E"/>
    <w:rsid w:val="159C7617"/>
    <w:rsid w:val="15A00DC2"/>
    <w:rsid w:val="15C50828"/>
    <w:rsid w:val="15D66ED9"/>
    <w:rsid w:val="15DD2016"/>
    <w:rsid w:val="15E03803"/>
    <w:rsid w:val="15EC2259"/>
    <w:rsid w:val="15F829AC"/>
    <w:rsid w:val="15FD4466"/>
    <w:rsid w:val="15FF1F8C"/>
    <w:rsid w:val="160202FE"/>
    <w:rsid w:val="160475A2"/>
    <w:rsid w:val="1611327B"/>
    <w:rsid w:val="162B2D81"/>
    <w:rsid w:val="16300397"/>
    <w:rsid w:val="163065E9"/>
    <w:rsid w:val="163A2FC4"/>
    <w:rsid w:val="16461969"/>
    <w:rsid w:val="16491459"/>
    <w:rsid w:val="16556050"/>
    <w:rsid w:val="16747190"/>
    <w:rsid w:val="16790DCA"/>
    <w:rsid w:val="167C538B"/>
    <w:rsid w:val="16810BF3"/>
    <w:rsid w:val="16922E00"/>
    <w:rsid w:val="16924BAE"/>
    <w:rsid w:val="16A93E65"/>
    <w:rsid w:val="16AB5C70"/>
    <w:rsid w:val="16B25250"/>
    <w:rsid w:val="16FA2753"/>
    <w:rsid w:val="170D2487"/>
    <w:rsid w:val="172123D6"/>
    <w:rsid w:val="172F4AF3"/>
    <w:rsid w:val="174F2A9F"/>
    <w:rsid w:val="175400B6"/>
    <w:rsid w:val="175C5800"/>
    <w:rsid w:val="17604CAC"/>
    <w:rsid w:val="177F7350"/>
    <w:rsid w:val="1787048B"/>
    <w:rsid w:val="179130B8"/>
    <w:rsid w:val="1796247C"/>
    <w:rsid w:val="17AC6144"/>
    <w:rsid w:val="17B1375A"/>
    <w:rsid w:val="17BD20FF"/>
    <w:rsid w:val="17CE7E68"/>
    <w:rsid w:val="17CF598E"/>
    <w:rsid w:val="17DB07D7"/>
    <w:rsid w:val="17DB4333"/>
    <w:rsid w:val="17EB6C6C"/>
    <w:rsid w:val="180A2E6A"/>
    <w:rsid w:val="183B1275"/>
    <w:rsid w:val="18520112"/>
    <w:rsid w:val="18646F61"/>
    <w:rsid w:val="1867206B"/>
    <w:rsid w:val="18693AB9"/>
    <w:rsid w:val="18826EA4"/>
    <w:rsid w:val="18852314"/>
    <w:rsid w:val="18B31317"/>
    <w:rsid w:val="18B80E7F"/>
    <w:rsid w:val="18B84674"/>
    <w:rsid w:val="18CE20EA"/>
    <w:rsid w:val="18DE2567"/>
    <w:rsid w:val="1934019F"/>
    <w:rsid w:val="194A79C2"/>
    <w:rsid w:val="195E6FCA"/>
    <w:rsid w:val="19720CC7"/>
    <w:rsid w:val="19726F19"/>
    <w:rsid w:val="19836A30"/>
    <w:rsid w:val="198804EA"/>
    <w:rsid w:val="199450E1"/>
    <w:rsid w:val="19A277FE"/>
    <w:rsid w:val="19A54BF8"/>
    <w:rsid w:val="19AF1F1B"/>
    <w:rsid w:val="19C534ED"/>
    <w:rsid w:val="19C72DC1"/>
    <w:rsid w:val="19E219A9"/>
    <w:rsid w:val="19FA13E8"/>
    <w:rsid w:val="19FD1F43"/>
    <w:rsid w:val="1A073B05"/>
    <w:rsid w:val="1A11228E"/>
    <w:rsid w:val="1A116732"/>
    <w:rsid w:val="1A1B310D"/>
    <w:rsid w:val="1A2024D1"/>
    <w:rsid w:val="1A204BC7"/>
    <w:rsid w:val="1A270477"/>
    <w:rsid w:val="1A312930"/>
    <w:rsid w:val="1A424B3D"/>
    <w:rsid w:val="1A7867B1"/>
    <w:rsid w:val="1A7D5B75"/>
    <w:rsid w:val="1A8213DE"/>
    <w:rsid w:val="1A9C249F"/>
    <w:rsid w:val="1AAB53B7"/>
    <w:rsid w:val="1AB772D9"/>
    <w:rsid w:val="1AC6751C"/>
    <w:rsid w:val="1ACD2659"/>
    <w:rsid w:val="1AEE25CF"/>
    <w:rsid w:val="1AF51BB0"/>
    <w:rsid w:val="1AF75928"/>
    <w:rsid w:val="1B063DBD"/>
    <w:rsid w:val="1B4B6434"/>
    <w:rsid w:val="1B5C1C2F"/>
    <w:rsid w:val="1B6B3C20"/>
    <w:rsid w:val="1B79633D"/>
    <w:rsid w:val="1B7E1BA5"/>
    <w:rsid w:val="1B925650"/>
    <w:rsid w:val="1BA01B46"/>
    <w:rsid w:val="1BA07D6D"/>
    <w:rsid w:val="1BC25F36"/>
    <w:rsid w:val="1BE22134"/>
    <w:rsid w:val="1BEA0FE8"/>
    <w:rsid w:val="1BF105C9"/>
    <w:rsid w:val="1BFB4FA4"/>
    <w:rsid w:val="1C0A51E7"/>
    <w:rsid w:val="1C0C0F5F"/>
    <w:rsid w:val="1C1B5646"/>
    <w:rsid w:val="1C1D13BE"/>
    <w:rsid w:val="1C1D60F3"/>
    <w:rsid w:val="1C4F52EF"/>
    <w:rsid w:val="1C553CD8"/>
    <w:rsid w:val="1C6C7C4F"/>
    <w:rsid w:val="1C737230"/>
    <w:rsid w:val="1CB533A4"/>
    <w:rsid w:val="1CC96E50"/>
    <w:rsid w:val="1CD53A47"/>
    <w:rsid w:val="1CE617B0"/>
    <w:rsid w:val="1CEC2B3E"/>
    <w:rsid w:val="1CF2284B"/>
    <w:rsid w:val="1D1D719C"/>
    <w:rsid w:val="1D3502B9"/>
    <w:rsid w:val="1D440BCC"/>
    <w:rsid w:val="1D4666F2"/>
    <w:rsid w:val="1D491D3F"/>
    <w:rsid w:val="1D7F1007"/>
    <w:rsid w:val="1D8E3BF5"/>
    <w:rsid w:val="1D990F18"/>
    <w:rsid w:val="1D9B4C90"/>
    <w:rsid w:val="1DC11D64"/>
    <w:rsid w:val="1DD733A8"/>
    <w:rsid w:val="1DEF6D8A"/>
    <w:rsid w:val="1DF3687A"/>
    <w:rsid w:val="1E010DE8"/>
    <w:rsid w:val="1E0B4C95"/>
    <w:rsid w:val="1E110AAE"/>
    <w:rsid w:val="1E183E32"/>
    <w:rsid w:val="1E1D38F7"/>
    <w:rsid w:val="1E2A20D9"/>
    <w:rsid w:val="1E390005"/>
    <w:rsid w:val="1E42335E"/>
    <w:rsid w:val="1E432C32"/>
    <w:rsid w:val="1E522E75"/>
    <w:rsid w:val="1E541A4D"/>
    <w:rsid w:val="1E605592"/>
    <w:rsid w:val="1E6D1F78"/>
    <w:rsid w:val="1E7F2499"/>
    <w:rsid w:val="1E803E86"/>
    <w:rsid w:val="1E921595"/>
    <w:rsid w:val="1EA01E32"/>
    <w:rsid w:val="1EA71413"/>
    <w:rsid w:val="1ECC0E79"/>
    <w:rsid w:val="1EE642EC"/>
    <w:rsid w:val="1EF76CDF"/>
    <w:rsid w:val="1F0B7BF4"/>
    <w:rsid w:val="1F1840BF"/>
    <w:rsid w:val="1F264A2D"/>
    <w:rsid w:val="1F330EF8"/>
    <w:rsid w:val="1F4275B2"/>
    <w:rsid w:val="1F444EB4"/>
    <w:rsid w:val="1F5F3A9B"/>
    <w:rsid w:val="1F72557D"/>
    <w:rsid w:val="1F824A45"/>
    <w:rsid w:val="1FD60202"/>
    <w:rsid w:val="1FE2752B"/>
    <w:rsid w:val="1FE85AE9"/>
    <w:rsid w:val="1FED72F9"/>
    <w:rsid w:val="1FF468DA"/>
    <w:rsid w:val="1FF66464"/>
    <w:rsid w:val="1FF97A4C"/>
    <w:rsid w:val="2000702C"/>
    <w:rsid w:val="20135EE9"/>
    <w:rsid w:val="201B3E66"/>
    <w:rsid w:val="20427645"/>
    <w:rsid w:val="20450EE3"/>
    <w:rsid w:val="204D1B46"/>
    <w:rsid w:val="204E0621"/>
    <w:rsid w:val="20523600"/>
    <w:rsid w:val="20564E9E"/>
    <w:rsid w:val="20605D1D"/>
    <w:rsid w:val="20651585"/>
    <w:rsid w:val="206770AC"/>
    <w:rsid w:val="208418B0"/>
    <w:rsid w:val="20880DD0"/>
    <w:rsid w:val="20A420AE"/>
    <w:rsid w:val="20AF072B"/>
    <w:rsid w:val="20CD4236"/>
    <w:rsid w:val="20D14525"/>
    <w:rsid w:val="20D851C2"/>
    <w:rsid w:val="20DD111C"/>
    <w:rsid w:val="20E35E4A"/>
    <w:rsid w:val="20F87D04"/>
    <w:rsid w:val="20FD17BE"/>
    <w:rsid w:val="21093CBF"/>
    <w:rsid w:val="21130FE6"/>
    <w:rsid w:val="21313216"/>
    <w:rsid w:val="218477E9"/>
    <w:rsid w:val="219B0E7B"/>
    <w:rsid w:val="219C0FD7"/>
    <w:rsid w:val="21A63C04"/>
    <w:rsid w:val="21A8625D"/>
    <w:rsid w:val="21B04A82"/>
    <w:rsid w:val="21C67E02"/>
    <w:rsid w:val="21DA38AD"/>
    <w:rsid w:val="21E87D78"/>
    <w:rsid w:val="21EA1D42"/>
    <w:rsid w:val="222608A0"/>
    <w:rsid w:val="22433200"/>
    <w:rsid w:val="22482F0D"/>
    <w:rsid w:val="224B0307"/>
    <w:rsid w:val="225D08C5"/>
    <w:rsid w:val="22696DFA"/>
    <w:rsid w:val="22773964"/>
    <w:rsid w:val="227839F9"/>
    <w:rsid w:val="228C104B"/>
    <w:rsid w:val="229D6DB5"/>
    <w:rsid w:val="22C95DFC"/>
    <w:rsid w:val="22CF2CE6"/>
    <w:rsid w:val="22D93B65"/>
    <w:rsid w:val="22DB78DD"/>
    <w:rsid w:val="22EC5646"/>
    <w:rsid w:val="2305495A"/>
    <w:rsid w:val="23076924"/>
    <w:rsid w:val="23264FFC"/>
    <w:rsid w:val="23290648"/>
    <w:rsid w:val="232A43C0"/>
    <w:rsid w:val="232F5278"/>
    <w:rsid w:val="23353491"/>
    <w:rsid w:val="23377209"/>
    <w:rsid w:val="233F1C1A"/>
    <w:rsid w:val="234C4337"/>
    <w:rsid w:val="23571659"/>
    <w:rsid w:val="235D02F2"/>
    <w:rsid w:val="236143FA"/>
    <w:rsid w:val="237D3DBF"/>
    <w:rsid w:val="23931F66"/>
    <w:rsid w:val="23953F30"/>
    <w:rsid w:val="239A32F4"/>
    <w:rsid w:val="23C40371"/>
    <w:rsid w:val="23C7364B"/>
    <w:rsid w:val="23CB5BA3"/>
    <w:rsid w:val="23E72D7E"/>
    <w:rsid w:val="240B2444"/>
    <w:rsid w:val="24127330"/>
    <w:rsid w:val="24376D95"/>
    <w:rsid w:val="24392B0D"/>
    <w:rsid w:val="24462058"/>
    <w:rsid w:val="24547947"/>
    <w:rsid w:val="245A660B"/>
    <w:rsid w:val="245B6F27"/>
    <w:rsid w:val="24671179"/>
    <w:rsid w:val="247578BD"/>
    <w:rsid w:val="24853FA4"/>
    <w:rsid w:val="249D12EE"/>
    <w:rsid w:val="24A65CC9"/>
    <w:rsid w:val="24B65F0C"/>
    <w:rsid w:val="24BC729A"/>
    <w:rsid w:val="24CA19B7"/>
    <w:rsid w:val="24CC1BD3"/>
    <w:rsid w:val="24D46CDA"/>
    <w:rsid w:val="24E011DB"/>
    <w:rsid w:val="24F627AC"/>
    <w:rsid w:val="25007ACF"/>
    <w:rsid w:val="251470D6"/>
    <w:rsid w:val="25164705"/>
    <w:rsid w:val="251D5F8B"/>
    <w:rsid w:val="25237319"/>
    <w:rsid w:val="2536704D"/>
    <w:rsid w:val="255045B2"/>
    <w:rsid w:val="25537BFE"/>
    <w:rsid w:val="25757B75"/>
    <w:rsid w:val="257F27A2"/>
    <w:rsid w:val="25861D82"/>
    <w:rsid w:val="2592441B"/>
    <w:rsid w:val="25956469"/>
    <w:rsid w:val="25B763DF"/>
    <w:rsid w:val="25CC175F"/>
    <w:rsid w:val="25D16D75"/>
    <w:rsid w:val="25FF1B34"/>
    <w:rsid w:val="260333D3"/>
    <w:rsid w:val="260A0ACE"/>
    <w:rsid w:val="260D24A3"/>
    <w:rsid w:val="263C68E5"/>
    <w:rsid w:val="264439EB"/>
    <w:rsid w:val="265A320F"/>
    <w:rsid w:val="267C13D7"/>
    <w:rsid w:val="26834513"/>
    <w:rsid w:val="26971D6D"/>
    <w:rsid w:val="26995AE5"/>
    <w:rsid w:val="26AA7CF2"/>
    <w:rsid w:val="26AD77E2"/>
    <w:rsid w:val="26B66697"/>
    <w:rsid w:val="26BE554B"/>
    <w:rsid w:val="26D44D6F"/>
    <w:rsid w:val="26EF1BA9"/>
    <w:rsid w:val="26FB22FC"/>
    <w:rsid w:val="26FE3B9A"/>
    <w:rsid w:val="27133AE9"/>
    <w:rsid w:val="27147861"/>
    <w:rsid w:val="27181263"/>
    <w:rsid w:val="271B0BF0"/>
    <w:rsid w:val="271E423C"/>
    <w:rsid w:val="27223D2C"/>
    <w:rsid w:val="272258AC"/>
    <w:rsid w:val="27233601"/>
    <w:rsid w:val="27315D1D"/>
    <w:rsid w:val="273E0880"/>
    <w:rsid w:val="274F2647"/>
    <w:rsid w:val="276F6846"/>
    <w:rsid w:val="27781B9E"/>
    <w:rsid w:val="277A3B68"/>
    <w:rsid w:val="27934C2A"/>
    <w:rsid w:val="27C1596F"/>
    <w:rsid w:val="27CE5837"/>
    <w:rsid w:val="27D56FF1"/>
    <w:rsid w:val="27FF406E"/>
    <w:rsid w:val="281F026C"/>
    <w:rsid w:val="283D6944"/>
    <w:rsid w:val="28743C06"/>
    <w:rsid w:val="28846321"/>
    <w:rsid w:val="288A1B89"/>
    <w:rsid w:val="288F719F"/>
    <w:rsid w:val="28BC5ABB"/>
    <w:rsid w:val="28CB3F50"/>
    <w:rsid w:val="28CF1C92"/>
    <w:rsid w:val="28D13263"/>
    <w:rsid w:val="28D42E04"/>
    <w:rsid w:val="28D614B0"/>
    <w:rsid w:val="28E51CD1"/>
    <w:rsid w:val="28E72C2A"/>
    <w:rsid w:val="28FB6A5F"/>
    <w:rsid w:val="292C0E92"/>
    <w:rsid w:val="29310257"/>
    <w:rsid w:val="29341AF5"/>
    <w:rsid w:val="29567CBD"/>
    <w:rsid w:val="295D104C"/>
    <w:rsid w:val="29B42C36"/>
    <w:rsid w:val="29B50E88"/>
    <w:rsid w:val="29B86965"/>
    <w:rsid w:val="29CA2459"/>
    <w:rsid w:val="29CC5F14"/>
    <w:rsid w:val="29CC61D1"/>
    <w:rsid w:val="29F85218"/>
    <w:rsid w:val="29FC6AB7"/>
    <w:rsid w:val="2A07545B"/>
    <w:rsid w:val="2A1D07DB"/>
    <w:rsid w:val="2A3F0751"/>
    <w:rsid w:val="2A44564D"/>
    <w:rsid w:val="2A5E32CD"/>
    <w:rsid w:val="2A6428AE"/>
    <w:rsid w:val="2A6B59EA"/>
    <w:rsid w:val="2A6E7289"/>
    <w:rsid w:val="2A813F5A"/>
    <w:rsid w:val="2A830F86"/>
    <w:rsid w:val="2A97058D"/>
    <w:rsid w:val="2A9E7B6E"/>
    <w:rsid w:val="2AAD7DB1"/>
    <w:rsid w:val="2ACB6489"/>
    <w:rsid w:val="2AD96DF8"/>
    <w:rsid w:val="2AE12DE3"/>
    <w:rsid w:val="2B065713"/>
    <w:rsid w:val="2B285689"/>
    <w:rsid w:val="2B2D2CA0"/>
    <w:rsid w:val="2B342280"/>
    <w:rsid w:val="2B457FE9"/>
    <w:rsid w:val="2B52265C"/>
    <w:rsid w:val="2B797C93"/>
    <w:rsid w:val="2B851647"/>
    <w:rsid w:val="2B8F395A"/>
    <w:rsid w:val="2BBB709D"/>
    <w:rsid w:val="2C0615DC"/>
    <w:rsid w:val="2C091017"/>
    <w:rsid w:val="2C0B2D8C"/>
    <w:rsid w:val="2C0E0D23"/>
    <w:rsid w:val="2C161986"/>
    <w:rsid w:val="2C1B525C"/>
    <w:rsid w:val="2C3C763E"/>
    <w:rsid w:val="2C532973"/>
    <w:rsid w:val="2C5A6534"/>
    <w:rsid w:val="2C6D3C9C"/>
    <w:rsid w:val="2C78619D"/>
    <w:rsid w:val="2C830311"/>
    <w:rsid w:val="2CA64AB8"/>
    <w:rsid w:val="2CBC42DB"/>
    <w:rsid w:val="2CCB451E"/>
    <w:rsid w:val="2CEB2E12"/>
    <w:rsid w:val="2D0839C4"/>
    <w:rsid w:val="2D0D4B37"/>
    <w:rsid w:val="2D120276"/>
    <w:rsid w:val="2D1F19C5"/>
    <w:rsid w:val="2D4542D1"/>
    <w:rsid w:val="2D502C75"/>
    <w:rsid w:val="2D546C0A"/>
    <w:rsid w:val="2D5C786C"/>
    <w:rsid w:val="2D630BFB"/>
    <w:rsid w:val="2D67693D"/>
    <w:rsid w:val="2D776454"/>
    <w:rsid w:val="2DAD00C8"/>
    <w:rsid w:val="2DB651CE"/>
    <w:rsid w:val="2DC0604D"/>
    <w:rsid w:val="2DC518B5"/>
    <w:rsid w:val="2DC72F38"/>
    <w:rsid w:val="2E0B376C"/>
    <w:rsid w:val="2E1D349F"/>
    <w:rsid w:val="2E2D6700"/>
    <w:rsid w:val="2E3B3926"/>
    <w:rsid w:val="2E3B56D4"/>
    <w:rsid w:val="2E6469D8"/>
    <w:rsid w:val="2E76670C"/>
    <w:rsid w:val="2EB55486"/>
    <w:rsid w:val="2EBF00B3"/>
    <w:rsid w:val="2EC13E2B"/>
    <w:rsid w:val="2EED0754"/>
    <w:rsid w:val="2F1228D8"/>
    <w:rsid w:val="2F126434"/>
    <w:rsid w:val="2F1C5505"/>
    <w:rsid w:val="2F3F0C94"/>
    <w:rsid w:val="2F4A2072"/>
    <w:rsid w:val="2F634EE2"/>
    <w:rsid w:val="2F745CF9"/>
    <w:rsid w:val="2F8C268B"/>
    <w:rsid w:val="2F983DE7"/>
    <w:rsid w:val="2FA97429"/>
    <w:rsid w:val="2FAB0637"/>
    <w:rsid w:val="2FAC4ADB"/>
    <w:rsid w:val="2FB614B6"/>
    <w:rsid w:val="2FD951A4"/>
    <w:rsid w:val="2FE57FED"/>
    <w:rsid w:val="2FF52FF5"/>
    <w:rsid w:val="300A4426"/>
    <w:rsid w:val="30197C97"/>
    <w:rsid w:val="30406FD1"/>
    <w:rsid w:val="304E16EE"/>
    <w:rsid w:val="305B205D"/>
    <w:rsid w:val="30705B08"/>
    <w:rsid w:val="30835D5B"/>
    <w:rsid w:val="30872E52"/>
    <w:rsid w:val="308C0468"/>
    <w:rsid w:val="309C68FD"/>
    <w:rsid w:val="30A05CC2"/>
    <w:rsid w:val="30A45551"/>
    <w:rsid w:val="30A532D8"/>
    <w:rsid w:val="30AC28B9"/>
    <w:rsid w:val="30B14F43"/>
    <w:rsid w:val="30B26121"/>
    <w:rsid w:val="30B8300C"/>
    <w:rsid w:val="30DD7516"/>
    <w:rsid w:val="310821E5"/>
    <w:rsid w:val="312E1520"/>
    <w:rsid w:val="314054CF"/>
    <w:rsid w:val="31552F50"/>
    <w:rsid w:val="318A2BFA"/>
    <w:rsid w:val="3192385D"/>
    <w:rsid w:val="31A11CF2"/>
    <w:rsid w:val="31B9703B"/>
    <w:rsid w:val="31BC4D7D"/>
    <w:rsid w:val="31D67BED"/>
    <w:rsid w:val="31D71BB7"/>
    <w:rsid w:val="31DE6AA2"/>
    <w:rsid w:val="31E3055C"/>
    <w:rsid w:val="31EA5447"/>
    <w:rsid w:val="32110EA1"/>
    <w:rsid w:val="32285F6F"/>
    <w:rsid w:val="32425283"/>
    <w:rsid w:val="324803BF"/>
    <w:rsid w:val="324D16D7"/>
    <w:rsid w:val="325D3E6B"/>
    <w:rsid w:val="32674CE9"/>
    <w:rsid w:val="327A2177"/>
    <w:rsid w:val="328626B9"/>
    <w:rsid w:val="32911D66"/>
    <w:rsid w:val="32951856"/>
    <w:rsid w:val="32A63A63"/>
    <w:rsid w:val="32AC3044"/>
    <w:rsid w:val="32AE0B6A"/>
    <w:rsid w:val="32C71C2C"/>
    <w:rsid w:val="32C86926"/>
    <w:rsid w:val="32E75E2A"/>
    <w:rsid w:val="32E81414"/>
    <w:rsid w:val="331C3D26"/>
    <w:rsid w:val="33226E62"/>
    <w:rsid w:val="332826CA"/>
    <w:rsid w:val="332919F4"/>
    <w:rsid w:val="332A7A73"/>
    <w:rsid w:val="332E3A59"/>
    <w:rsid w:val="333746BC"/>
    <w:rsid w:val="333C6176"/>
    <w:rsid w:val="33446DD8"/>
    <w:rsid w:val="33466FF4"/>
    <w:rsid w:val="334B63B9"/>
    <w:rsid w:val="3367186A"/>
    <w:rsid w:val="338C6CBF"/>
    <w:rsid w:val="339715FE"/>
    <w:rsid w:val="339C4E66"/>
    <w:rsid w:val="33A855B9"/>
    <w:rsid w:val="33AB41BB"/>
    <w:rsid w:val="33B10912"/>
    <w:rsid w:val="33C00B55"/>
    <w:rsid w:val="33C148CD"/>
    <w:rsid w:val="33D61169"/>
    <w:rsid w:val="33E16D1D"/>
    <w:rsid w:val="340053F5"/>
    <w:rsid w:val="34076784"/>
    <w:rsid w:val="34126ED7"/>
    <w:rsid w:val="341449D6"/>
    <w:rsid w:val="343B642D"/>
    <w:rsid w:val="344277BC"/>
    <w:rsid w:val="3443700B"/>
    <w:rsid w:val="34525525"/>
    <w:rsid w:val="34727975"/>
    <w:rsid w:val="348002E4"/>
    <w:rsid w:val="348E47AF"/>
    <w:rsid w:val="34951FE2"/>
    <w:rsid w:val="349B3370"/>
    <w:rsid w:val="34AD082C"/>
    <w:rsid w:val="34BF705E"/>
    <w:rsid w:val="34DA632F"/>
    <w:rsid w:val="34F07218"/>
    <w:rsid w:val="34FA62E8"/>
    <w:rsid w:val="351A4295"/>
    <w:rsid w:val="3529097C"/>
    <w:rsid w:val="35386E11"/>
    <w:rsid w:val="3542559A"/>
    <w:rsid w:val="3546599E"/>
    <w:rsid w:val="355377A7"/>
    <w:rsid w:val="3555351F"/>
    <w:rsid w:val="35706B69"/>
    <w:rsid w:val="357339A5"/>
    <w:rsid w:val="357D4824"/>
    <w:rsid w:val="35831E3A"/>
    <w:rsid w:val="359F29EC"/>
    <w:rsid w:val="35AF0E81"/>
    <w:rsid w:val="35B50461"/>
    <w:rsid w:val="35BC70FA"/>
    <w:rsid w:val="35C97A69"/>
    <w:rsid w:val="35D72186"/>
    <w:rsid w:val="35E6061B"/>
    <w:rsid w:val="35EF127D"/>
    <w:rsid w:val="35FE0BA4"/>
    <w:rsid w:val="362353CB"/>
    <w:rsid w:val="362F3D70"/>
    <w:rsid w:val="36404A0D"/>
    <w:rsid w:val="36470116"/>
    <w:rsid w:val="364D069A"/>
    <w:rsid w:val="365612FD"/>
    <w:rsid w:val="36674C84"/>
    <w:rsid w:val="36721EAF"/>
    <w:rsid w:val="367F4CF7"/>
    <w:rsid w:val="368F2A60"/>
    <w:rsid w:val="3699743B"/>
    <w:rsid w:val="36A04C6E"/>
    <w:rsid w:val="36D05553"/>
    <w:rsid w:val="37166CDE"/>
    <w:rsid w:val="372B09DB"/>
    <w:rsid w:val="37307DA0"/>
    <w:rsid w:val="37476E97"/>
    <w:rsid w:val="3756532C"/>
    <w:rsid w:val="377203B8"/>
    <w:rsid w:val="3772660A"/>
    <w:rsid w:val="37734130"/>
    <w:rsid w:val="378123A9"/>
    <w:rsid w:val="378B5BF9"/>
    <w:rsid w:val="378F4A1D"/>
    <w:rsid w:val="37992D27"/>
    <w:rsid w:val="37A145EF"/>
    <w:rsid w:val="37A662B4"/>
    <w:rsid w:val="37AB1B1C"/>
    <w:rsid w:val="37AD13F0"/>
    <w:rsid w:val="37B3277F"/>
    <w:rsid w:val="37CD1A92"/>
    <w:rsid w:val="37F7266B"/>
    <w:rsid w:val="37FC2378"/>
    <w:rsid w:val="38107BD1"/>
    <w:rsid w:val="3811394D"/>
    <w:rsid w:val="381C6576"/>
    <w:rsid w:val="38353194"/>
    <w:rsid w:val="383E473E"/>
    <w:rsid w:val="38453D8F"/>
    <w:rsid w:val="384B0B16"/>
    <w:rsid w:val="385C6972"/>
    <w:rsid w:val="386046B4"/>
    <w:rsid w:val="38685317"/>
    <w:rsid w:val="386D5023"/>
    <w:rsid w:val="38724624"/>
    <w:rsid w:val="3882287D"/>
    <w:rsid w:val="388D4D7E"/>
    <w:rsid w:val="388F6861"/>
    <w:rsid w:val="38961E84"/>
    <w:rsid w:val="38A44E40"/>
    <w:rsid w:val="38BD2F5D"/>
    <w:rsid w:val="38C56C0D"/>
    <w:rsid w:val="38D429AD"/>
    <w:rsid w:val="39190963"/>
    <w:rsid w:val="39243934"/>
    <w:rsid w:val="39281A79"/>
    <w:rsid w:val="393D49F6"/>
    <w:rsid w:val="39455658"/>
    <w:rsid w:val="39761CB6"/>
    <w:rsid w:val="39A84565"/>
    <w:rsid w:val="39AA7D2B"/>
    <w:rsid w:val="39B5458C"/>
    <w:rsid w:val="39BA7DF4"/>
    <w:rsid w:val="39C46EC5"/>
    <w:rsid w:val="39CF50F7"/>
    <w:rsid w:val="39D54C2E"/>
    <w:rsid w:val="39D569DC"/>
    <w:rsid w:val="39DF785B"/>
    <w:rsid w:val="39EE7A9E"/>
    <w:rsid w:val="39F8681F"/>
    <w:rsid w:val="3A00614F"/>
    <w:rsid w:val="3A06128C"/>
    <w:rsid w:val="3A361B71"/>
    <w:rsid w:val="3A372822"/>
    <w:rsid w:val="3A4A1178"/>
    <w:rsid w:val="3A500759"/>
    <w:rsid w:val="3A655FB2"/>
    <w:rsid w:val="3A687850"/>
    <w:rsid w:val="3A6B7341"/>
    <w:rsid w:val="3A7E7074"/>
    <w:rsid w:val="3AA765CB"/>
    <w:rsid w:val="3AAC3BE1"/>
    <w:rsid w:val="3AB46F3A"/>
    <w:rsid w:val="3AB72586"/>
    <w:rsid w:val="3ABE3914"/>
    <w:rsid w:val="3AC151B3"/>
    <w:rsid w:val="3AC30F2B"/>
    <w:rsid w:val="3AC35D73"/>
    <w:rsid w:val="3AE07D2F"/>
    <w:rsid w:val="3AED190D"/>
    <w:rsid w:val="3B07350D"/>
    <w:rsid w:val="3B181276"/>
    <w:rsid w:val="3B2D45F6"/>
    <w:rsid w:val="3B4B164C"/>
    <w:rsid w:val="3B787F67"/>
    <w:rsid w:val="3B7F12F6"/>
    <w:rsid w:val="3B892174"/>
    <w:rsid w:val="3B920E88"/>
    <w:rsid w:val="3BAB3E99"/>
    <w:rsid w:val="3BAB6E73"/>
    <w:rsid w:val="3BB15227"/>
    <w:rsid w:val="3BBF16F2"/>
    <w:rsid w:val="3BCA361F"/>
    <w:rsid w:val="3BCB453B"/>
    <w:rsid w:val="3BCF4988"/>
    <w:rsid w:val="3BD333EF"/>
    <w:rsid w:val="3BD66A3C"/>
    <w:rsid w:val="3BEB698B"/>
    <w:rsid w:val="3BF84C04"/>
    <w:rsid w:val="3BFC64A2"/>
    <w:rsid w:val="3C033CD5"/>
    <w:rsid w:val="3C061B78"/>
    <w:rsid w:val="3C0B2B89"/>
    <w:rsid w:val="3C137C90"/>
    <w:rsid w:val="3C1D1172"/>
    <w:rsid w:val="3C461E13"/>
    <w:rsid w:val="3C6109FB"/>
    <w:rsid w:val="3C6A3D54"/>
    <w:rsid w:val="3C8B115C"/>
    <w:rsid w:val="3CA56B3A"/>
    <w:rsid w:val="3CB23005"/>
    <w:rsid w:val="3CB66FF2"/>
    <w:rsid w:val="3CDE204C"/>
    <w:rsid w:val="3CE60F00"/>
    <w:rsid w:val="3CE753A4"/>
    <w:rsid w:val="3CF4186F"/>
    <w:rsid w:val="3CFFB030"/>
    <w:rsid w:val="3D031AB2"/>
    <w:rsid w:val="3D123BFA"/>
    <w:rsid w:val="3D393726"/>
    <w:rsid w:val="3D4445A5"/>
    <w:rsid w:val="3D673DEF"/>
    <w:rsid w:val="3D7F55DD"/>
    <w:rsid w:val="3D994F8E"/>
    <w:rsid w:val="3DA6700D"/>
    <w:rsid w:val="3DB42DAD"/>
    <w:rsid w:val="3DB86D41"/>
    <w:rsid w:val="3DC47494"/>
    <w:rsid w:val="3DCE3E6E"/>
    <w:rsid w:val="3DD31485"/>
    <w:rsid w:val="3DD551FD"/>
    <w:rsid w:val="3DEC0798"/>
    <w:rsid w:val="3DF53AF1"/>
    <w:rsid w:val="3DF77869"/>
    <w:rsid w:val="3E120657"/>
    <w:rsid w:val="3E173A67"/>
    <w:rsid w:val="3E241CE0"/>
    <w:rsid w:val="3E540149"/>
    <w:rsid w:val="3E5720B6"/>
    <w:rsid w:val="3E5C591E"/>
    <w:rsid w:val="3E6E6DB1"/>
    <w:rsid w:val="3E771883"/>
    <w:rsid w:val="3E817133"/>
    <w:rsid w:val="3E886713"/>
    <w:rsid w:val="3E950E30"/>
    <w:rsid w:val="3EA352FB"/>
    <w:rsid w:val="3EB63280"/>
    <w:rsid w:val="3EC15781"/>
    <w:rsid w:val="3EC46377"/>
    <w:rsid w:val="3EE6343A"/>
    <w:rsid w:val="3F0D4E6A"/>
    <w:rsid w:val="3F0D6C18"/>
    <w:rsid w:val="3F1735F3"/>
    <w:rsid w:val="3F1E4982"/>
    <w:rsid w:val="3F2006FA"/>
    <w:rsid w:val="3F212C61"/>
    <w:rsid w:val="3F2521B4"/>
    <w:rsid w:val="3F402B4A"/>
    <w:rsid w:val="3F4563B2"/>
    <w:rsid w:val="3F4E1722"/>
    <w:rsid w:val="3F4F0FDF"/>
    <w:rsid w:val="3F67457A"/>
    <w:rsid w:val="3F7B0026"/>
    <w:rsid w:val="3F7B6423"/>
    <w:rsid w:val="3FA13CF1"/>
    <w:rsid w:val="3FB62E0C"/>
    <w:rsid w:val="3FBE7F13"/>
    <w:rsid w:val="3FF51B86"/>
    <w:rsid w:val="401144E6"/>
    <w:rsid w:val="401F6C03"/>
    <w:rsid w:val="402E5098"/>
    <w:rsid w:val="40414DCB"/>
    <w:rsid w:val="4044666A"/>
    <w:rsid w:val="40532D51"/>
    <w:rsid w:val="40640ABA"/>
    <w:rsid w:val="406C796F"/>
    <w:rsid w:val="407707ED"/>
    <w:rsid w:val="40786313"/>
    <w:rsid w:val="40860A30"/>
    <w:rsid w:val="40866C82"/>
    <w:rsid w:val="408B24EB"/>
    <w:rsid w:val="4095059A"/>
    <w:rsid w:val="40A35A86"/>
    <w:rsid w:val="40AF61D9"/>
    <w:rsid w:val="40B57568"/>
    <w:rsid w:val="40B656FC"/>
    <w:rsid w:val="40BA4B7E"/>
    <w:rsid w:val="40CB28E7"/>
    <w:rsid w:val="40DC2D46"/>
    <w:rsid w:val="40E04E94"/>
    <w:rsid w:val="40F73980"/>
    <w:rsid w:val="40F956A6"/>
    <w:rsid w:val="41066652"/>
    <w:rsid w:val="413E755D"/>
    <w:rsid w:val="414D77A0"/>
    <w:rsid w:val="414F176A"/>
    <w:rsid w:val="41927FC0"/>
    <w:rsid w:val="41B4781F"/>
    <w:rsid w:val="41C37A62"/>
    <w:rsid w:val="41C95079"/>
    <w:rsid w:val="41D63C39"/>
    <w:rsid w:val="41D91034"/>
    <w:rsid w:val="41E00614"/>
    <w:rsid w:val="420267DC"/>
    <w:rsid w:val="42164036"/>
    <w:rsid w:val="42187DAE"/>
    <w:rsid w:val="421D53C4"/>
    <w:rsid w:val="422F6EA6"/>
    <w:rsid w:val="42360234"/>
    <w:rsid w:val="423A5F76"/>
    <w:rsid w:val="42415557"/>
    <w:rsid w:val="425828A0"/>
    <w:rsid w:val="425F59DD"/>
    <w:rsid w:val="42734FE4"/>
    <w:rsid w:val="429A07C3"/>
    <w:rsid w:val="42AD6748"/>
    <w:rsid w:val="42B5384F"/>
    <w:rsid w:val="42B850ED"/>
    <w:rsid w:val="42C65A5C"/>
    <w:rsid w:val="42C6780A"/>
    <w:rsid w:val="42CD0B98"/>
    <w:rsid w:val="42E303BC"/>
    <w:rsid w:val="42E83C24"/>
    <w:rsid w:val="42FC322C"/>
    <w:rsid w:val="43127A81"/>
    <w:rsid w:val="432307B8"/>
    <w:rsid w:val="432E715D"/>
    <w:rsid w:val="43505326"/>
    <w:rsid w:val="435B67FF"/>
    <w:rsid w:val="436808C1"/>
    <w:rsid w:val="43803E5D"/>
    <w:rsid w:val="43853221"/>
    <w:rsid w:val="438F1CE3"/>
    <w:rsid w:val="43AA2C88"/>
    <w:rsid w:val="43AF029E"/>
    <w:rsid w:val="43B35FE0"/>
    <w:rsid w:val="43B43B06"/>
    <w:rsid w:val="43D45F57"/>
    <w:rsid w:val="43EB44AA"/>
    <w:rsid w:val="43EF0FE2"/>
    <w:rsid w:val="43FB7987"/>
    <w:rsid w:val="440305EA"/>
    <w:rsid w:val="441B5FDB"/>
    <w:rsid w:val="44254A04"/>
    <w:rsid w:val="44332C7D"/>
    <w:rsid w:val="443469F5"/>
    <w:rsid w:val="44370B23"/>
    <w:rsid w:val="443F1157"/>
    <w:rsid w:val="44483B7E"/>
    <w:rsid w:val="445552E9"/>
    <w:rsid w:val="445B1B15"/>
    <w:rsid w:val="44641089"/>
    <w:rsid w:val="4467501D"/>
    <w:rsid w:val="446E1F07"/>
    <w:rsid w:val="44775260"/>
    <w:rsid w:val="447A7428"/>
    <w:rsid w:val="447C2876"/>
    <w:rsid w:val="4484797D"/>
    <w:rsid w:val="44A55119"/>
    <w:rsid w:val="44B33DBE"/>
    <w:rsid w:val="44BF09B5"/>
    <w:rsid w:val="44C85ABB"/>
    <w:rsid w:val="44D018FD"/>
    <w:rsid w:val="44D0671E"/>
    <w:rsid w:val="44D426B2"/>
    <w:rsid w:val="44D75AF3"/>
    <w:rsid w:val="44E64193"/>
    <w:rsid w:val="44ED5522"/>
    <w:rsid w:val="44F55EF6"/>
    <w:rsid w:val="450870C4"/>
    <w:rsid w:val="45132AAF"/>
    <w:rsid w:val="45156827"/>
    <w:rsid w:val="45181E73"/>
    <w:rsid w:val="45252F0E"/>
    <w:rsid w:val="452B1BA6"/>
    <w:rsid w:val="45321187"/>
    <w:rsid w:val="454304E6"/>
    <w:rsid w:val="454B3FF6"/>
    <w:rsid w:val="4550160D"/>
    <w:rsid w:val="45513D03"/>
    <w:rsid w:val="45560611"/>
    <w:rsid w:val="455E01CE"/>
    <w:rsid w:val="45800144"/>
    <w:rsid w:val="45806396"/>
    <w:rsid w:val="45AF4585"/>
    <w:rsid w:val="45D37AE0"/>
    <w:rsid w:val="46282410"/>
    <w:rsid w:val="46291079"/>
    <w:rsid w:val="463D4287"/>
    <w:rsid w:val="464F5D68"/>
    <w:rsid w:val="465B295F"/>
    <w:rsid w:val="4665558C"/>
    <w:rsid w:val="46717A8D"/>
    <w:rsid w:val="467E6D75"/>
    <w:rsid w:val="46841EB6"/>
    <w:rsid w:val="46872722"/>
    <w:rsid w:val="46971BE9"/>
    <w:rsid w:val="469814BD"/>
    <w:rsid w:val="46A83CD3"/>
    <w:rsid w:val="46B5206F"/>
    <w:rsid w:val="46B61944"/>
    <w:rsid w:val="46C71DA3"/>
    <w:rsid w:val="46EA56FC"/>
    <w:rsid w:val="46F030A7"/>
    <w:rsid w:val="46FD7572"/>
    <w:rsid w:val="471E5E67"/>
    <w:rsid w:val="472114B3"/>
    <w:rsid w:val="47217705"/>
    <w:rsid w:val="47227BB6"/>
    <w:rsid w:val="475A2C17"/>
    <w:rsid w:val="478D6B48"/>
    <w:rsid w:val="479F32C9"/>
    <w:rsid w:val="47A04ACD"/>
    <w:rsid w:val="47A45C40"/>
    <w:rsid w:val="47AB46EF"/>
    <w:rsid w:val="47B70069"/>
    <w:rsid w:val="47B75973"/>
    <w:rsid w:val="47BF0C04"/>
    <w:rsid w:val="47CC61AB"/>
    <w:rsid w:val="47EC52A3"/>
    <w:rsid w:val="480C7797"/>
    <w:rsid w:val="48223734"/>
    <w:rsid w:val="482F5E51"/>
    <w:rsid w:val="4839282C"/>
    <w:rsid w:val="484336AB"/>
    <w:rsid w:val="4843587B"/>
    <w:rsid w:val="487D096B"/>
    <w:rsid w:val="488F069E"/>
    <w:rsid w:val="489D725F"/>
    <w:rsid w:val="48A75345"/>
    <w:rsid w:val="48B06F92"/>
    <w:rsid w:val="48C447EC"/>
    <w:rsid w:val="48CB3DCC"/>
    <w:rsid w:val="48D52555"/>
    <w:rsid w:val="48E40097"/>
    <w:rsid w:val="48EE3617"/>
    <w:rsid w:val="49064E04"/>
    <w:rsid w:val="490B5F77"/>
    <w:rsid w:val="4921579A"/>
    <w:rsid w:val="4922204C"/>
    <w:rsid w:val="49276B29"/>
    <w:rsid w:val="49325BF9"/>
    <w:rsid w:val="494F67AB"/>
    <w:rsid w:val="49704D3A"/>
    <w:rsid w:val="497A75A0"/>
    <w:rsid w:val="498875C7"/>
    <w:rsid w:val="498D72D3"/>
    <w:rsid w:val="499A554C"/>
    <w:rsid w:val="499F3567"/>
    <w:rsid w:val="49A0740E"/>
    <w:rsid w:val="49A40179"/>
    <w:rsid w:val="49E14F29"/>
    <w:rsid w:val="49E8275C"/>
    <w:rsid w:val="49EA64D4"/>
    <w:rsid w:val="49EF3AEA"/>
    <w:rsid w:val="4A056E6A"/>
    <w:rsid w:val="4A183041"/>
    <w:rsid w:val="4A396B13"/>
    <w:rsid w:val="4A5B2F2E"/>
    <w:rsid w:val="4A77763C"/>
    <w:rsid w:val="4A8A095B"/>
    <w:rsid w:val="4A954692"/>
    <w:rsid w:val="4AC45F0E"/>
    <w:rsid w:val="4ACE54AE"/>
    <w:rsid w:val="4AD41A0C"/>
    <w:rsid w:val="4AD8457E"/>
    <w:rsid w:val="4ADA02F6"/>
    <w:rsid w:val="4AE01685"/>
    <w:rsid w:val="4AE50A49"/>
    <w:rsid w:val="4AEE5B50"/>
    <w:rsid w:val="4B045373"/>
    <w:rsid w:val="4B5856BF"/>
    <w:rsid w:val="4B5A31E5"/>
    <w:rsid w:val="4B906C07"/>
    <w:rsid w:val="4B9A1834"/>
    <w:rsid w:val="4BBB220E"/>
    <w:rsid w:val="4BBC79FC"/>
    <w:rsid w:val="4BCB40E3"/>
    <w:rsid w:val="4BD05255"/>
    <w:rsid w:val="4BEF46A2"/>
    <w:rsid w:val="4BF2341E"/>
    <w:rsid w:val="4C0A0767"/>
    <w:rsid w:val="4C324162"/>
    <w:rsid w:val="4C3C1F70"/>
    <w:rsid w:val="4C4B413D"/>
    <w:rsid w:val="4C6B0E6E"/>
    <w:rsid w:val="4CA54934"/>
    <w:rsid w:val="4CB30DFF"/>
    <w:rsid w:val="4CC41683"/>
    <w:rsid w:val="4CCC3C6F"/>
    <w:rsid w:val="4CFA5B32"/>
    <w:rsid w:val="4D16138E"/>
    <w:rsid w:val="4D1A70D0"/>
    <w:rsid w:val="4D27359B"/>
    <w:rsid w:val="4D4128AF"/>
    <w:rsid w:val="4D423209"/>
    <w:rsid w:val="4D706CF0"/>
    <w:rsid w:val="4D7D19FF"/>
    <w:rsid w:val="4D8207D1"/>
    <w:rsid w:val="4DB52955"/>
    <w:rsid w:val="4DBF37D4"/>
    <w:rsid w:val="4DC42B98"/>
    <w:rsid w:val="4DE8080A"/>
    <w:rsid w:val="4DE83328"/>
    <w:rsid w:val="4DEA4CF4"/>
    <w:rsid w:val="4DED20EF"/>
    <w:rsid w:val="4DFC0584"/>
    <w:rsid w:val="4E04568A"/>
    <w:rsid w:val="4E0538DC"/>
    <w:rsid w:val="4E057A94"/>
    <w:rsid w:val="4E102281"/>
    <w:rsid w:val="4E233D62"/>
    <w:rsid w:val="4E2A3343"/>
    <w:rsid w:val="4E434405"/>
    <w:rsid w:val="4E4361B3"/>
    <w:rsid w:val="4E516B22"/>
    <w:rsid w:val="4E600B13"/>
    <w:rsid w:val="4E710F72"/>
    <w:rsid w:val="4E742C20"/>
    <w:rsid w:val="4E766588"/>
    <w:rsid w:val="4E994E15"/>
    <w:rsid w:val="4EA01857"/>
    <w:rsid w:val="4EA50C1B"/>
    <w:rsid w:val="4EBD0D0D"/>
    <w:rsid w:val="4EC512BE"/>
    <w:rsid w:val="4EC72940"/>
    <w:rsid w:val="4ECC7F56"/>
    <w:rsid w:val="4ECD372C"/>
    <w:rsid w:val="4ECE214E"/>
    <w:rsid w:val="4ECF3EEA"/>
    <w:rsid w:val="4ED84B4D"/>
    <w:rsid w:val="4EDE5EDB"/>
    <w:rsid w:val="4EF15C0F"/>
    <w:rsid w:val="4F005E52"/>
    <w:rsid w:val="4F02606E"/>
    <w:rsid w:val="4F0B3174"/>
    <w:rsid w:val="4F0F2539"/>
    <w:rsid w:val="4F113697"/>
    <w:rsid w:val="4F1418FD"/>
    <w:rsid w:val="4F3F2E1E"/>
    <w:rsid w:val="4F5543EF"/>
    <w:rsid w:val="4F5A4529"/>
    <w:rsid w:val="4F605720"/>
    <w:rsid w:val="4F710AFD"/>
    <w:rsid w:val="4F840831"/>
    <w:rsid w:val="4F9C201E"/>
    <w:rsid w:val="4FA47125"/>
    <w:rsid w:val="4FAE1D52"/>
    <w:rsid w:val="4FD90F72"/>
    <w:rsid w:val="4FE15C83"/>
    <w:rsid w:val="4FE501D9"/>
    <w:rsid w:val="4FE869B2"/>
    <w:rsid w:val="501F67AB"/>
    <w:rsid w:val="50371D47"/>
    <w:rsid w:val="503E1327"/>
    <w:rsid w:val="505C355C"/>
    <w:rsid w:val="5060304C"/>
    <w:rsid w:val="506F328F"/>
    <w:rsid w:val="5075461D"/>
    <w:rsid w:val="508825A3"/>
    <w:rsid w:val="5099030C"/>
    <w:rsid w:val="5099655E"/>
    <w:rsid w:val="50A3118B"/>
    <w:rsid w:val="50F6750C"/>
    <w:rsid w:val="510252C1"/>
    <w:rsid w:val="51031C29"/>
    <w:rsid w:val="510B49FC"/>
    <w:rsid w:val="510C5400"/>
    <w:rsid w:val="510E0CFA"/>
    <w:rsid w:val="51136310"/>
    <w:rsid w:val="51230C52"/>
    <w:rsid w:val="51322B87"/>
    <w:rsid w:val="51426BF5"/>
    <w:rsid w:val="51556929"/>
    <w:rsid w:val="51714DE5"/>
    <w:rsid w:val="517448D5"/>
    <w:rsid w:val="51954F77"/>
    <w:rsid w:val="51B318A1"/>
    <w:rsid w:val="51B7313F"/>
    <w:rsid w:val="51B82A14"/>
    <w:rsid w:val="51CD2963"/>
    <w:rsid w:val="51D05FAF"/>
    <w:rsid w:val="521146C1"/>
    <w:rsid w:val="521D4F6D"/>
    <w:rsid w:val="5224454D"/>
    <w:rsid w:val="52257019"/>
    <w:rsid w:val="527903F5"/>
    <w:rsid w:val="52B551A5"/>
    <w:rsid w:val="52C84ED8"/>
    <w:rsid w:val="52CA50F4"/>
    <w:rsid w:val="52DF5B7A"/>
    <w:rsid w:val="52E730A0"/>
    <w:rsid w:val="52F932E4"/>
    <w:rsid w:val="530C3017"/>
    <w:rsid w:val="532254CA"/>
    <w:rsid w:val="5334256E"/>
    <w:rsid w:val="533D58C6"/>
    <w:rsid w:val="534327B1"/>
    <w:rsid w:val="5345477B"/>
    <w:rsid w:val="534C5B09"/>
    <w:rsid w:val="534D3630"/>
    <w:rsid w:val="53773375"/>
    <w:rsid w:val="53874D93"/>
    <w:rsid w:val="53A05E55"/>
    <w:rsid w:val="53B20179"/>
    <w:rsid w:val="53B84F4D"/>
    <w:rsid w:val="53B86CFB"/>
    <w:rsid w:val="53C27B7A"/>
    <w:rsid w:val="53D33B35"/>
    <w:rsid w:val="53DF5119"/>
    <w:rsid w:val="53F32429"/>
    <w:rsid w:val="541F6D7A"/>
    <w:rsid w:val="542919A7"/>
    <w:rsid w:val="54322F51"/>
    <w:rsid w:val="54352A41"/>
    <w:rsid w:val="54422A68"/>
    <w:rsid w:val="545509EE"/>
    <w:rsid w:val="54574766"/>
    <w:rsid w:val="545D1A86"/>
    <w:rsid w:val="54613836"/>
    <w:rsid w:val="546450D5"/>
    <w:rsid w:val="54684BC5"/>
    <w:rsid w:val="54754BEC"/>
    <w:rsid w:val="547C32F4"/>
    <w:rsid w:val="5486504B"/>
    <w:rsid w:val="54AA6F8B"/>
    <w:rsid w:val="54C811C0"/>
    <w:rsid w:val="54C94F38"/>
    <w:rsid w:val="54CB6F02"/>
    <w:rsid w:val="54CD78D3"/>
    <w:rsid w:val="54F613EC"/>
    <w:rsid w:val="54F75F49"/>
    <w:rsid w:val="54F77CF7"/>
    <w:rsid w:val="54F9753C"/>
    <w:rsid w:val="550D751A"/>
    <w:rsid w:val="55172147"/>
    <w:rsid w:val="55344AA7"/>
    <w:rsid w:val="553D7E00"/>
    <w:rsid w:val="55533AE3"/>
    <w:rsid w:val="555E7D76"/>
    <w:rsid w:val="555F71DF"/>
    <w:rsid w:val="5563538C"/>
    <w:rsid w:val="55675634"/>
    <w:rsid w:val="556F1F83"/>
    <w:rsid w:val="55713605"/>
    <w:rsid w:val="557761E3"/>
    <w:rsid w:val="55823A64"/>
    <w:rsid w:val="55833339"/>
    <w:rsid w:val="55853555"/>
    <w:rsid w:val="5588094F"/>
    <w:rsid w:val="558A46C7"/>
    <w:rsid w:val="55A90FF1"/>
    <w:rsid w:val="55AE4859"/>
    <w:rsid w:val="55AF412E"/>
    <w:rsid w:val="55CD6A5A"/>
    <w:rsid w:val="55CD74B8"/>
    <w:rsid w:val="55E95892"/>
    <w:rsid w:val="55EE4C56"/>
    <w:rsid w:val="55F12998"/>
    <w:rsid w:val="55F34962"/>
    <w:rsid w:val="55FA7A9F"/>
    <w:rsid w:val="56091A90"/>
    <w:rsid w:val="561C5C67"/>
    <w:rsid w:val="561F5757"/>
    <w:rsid w:val="5621502B"/>
    <w:rsid w:val="56244B1C"/>
    <w:rsid w:val="563034C0"/>
    <w:rsid w:val="56310FE7"/>
    <w:rsid w:val="5637484F"/>
    <w:rsid w:val="5641747C"/>
    <w:rsid w:val="565076BF"/>
    <w:rsid w:val="566F6734"/>
    <w:rsid w:val="56811F6E"/>
    <w:rsid w:val="56821842"/>
    <w:rsid w:val="568B6949"/>
    <w:rsid w:val="568C6A0E"/>
    <w:rsid w:val="569357FD"/>
    <w:rsid w:val="56A25A40"/>
    <w:rsid w:val="56DE4CCA"/>
    <w:rsid w:val="57066D03"/>
    <w:rsid w:val="570C0FAD"/>
    <w:rsid w:val="57120E18"/>
    <w:rsid w:val="571526B6"/>
    <w:rsid w:val="5717642E"/>
    <w:rsid w:val="571921A6"/>
    <w:rsid w:val="575B456D"/>
    <w:rsid w:val="575E405D"/>
    <w:rsid w:val="57635A9C"/>
    <w:rsid w:val="576553EC"/>
    <w:rsid w:val="577C65B4"/>
    <w:rsid w:val="57B40121"/>
    <w:rsid w:val="57C90071"/>
    <w:rsid w:val="57E26A3C"/>
    <w:rsid w:val="57E914A6"/>
    <w:rsid w:val="58117322"/>
    <w:rsid w:val="58164938"/>
    <w:rsid w:val="5829466B"/>
    <w:rsid w:val="58331046"/>
    <w:rsid w:val="584E7C2E"/>
    <w:rsid w:val="585A4825"/>
    <w:rsid w:val="585A65D3"/>
    <w:rsid w:val="586B6A32"/>
    <w:rsid w:val="5889510A"/>
    <w:rsid w:val="58896EB8"/>
    <w:rsid w:val="58BA52C3"/>
    <w:rsid w:val="58DC50C4"/>
    <w:rsid w:val="58E80082"/>
    <w:rsid w:val="58EA204C"/>
    <w:rsid w:val="5901400A"/>
    <w:rsid w:val="59184A67"/>
    <w:rsid w:val="591E1CF6"/>
    <w:rsid w:val="592B4262"/>
    <w:rsid w:val="59396B30"/>
    <w:rsid w:val="593E5EF4"/>
    <w:rsid w:val="59415C58"/>
    <w:rsid w:val="5954396A"/>
    <w:rsid w:val="5976568E"/>
    <w:rsid w:val="59771406"/>
    <w:rsid w:val="598F04FE"/>
    <w:rsid w:val="59927FEE"/>
    <w:rsid w:val="59BB0154"/>
    <w:rsid w:val="59BB5797"/>
    <w:rsid w:val="59BE7035"/>
    <w:rsid w:val="59C363FA"/>
    <w:rsid w:val="59D2488F"/>
    <w:rsid w:val="59D828A9"/>
    <w:rsid w:val="59DB4572"/>
    <w:rsid w:val="59EA607C"/>
    <w:rsid w:val="59FC3C55"/>
    <w:rsid w:val="5A457E3E"/>
    <w:rsid w:val="5A625C12"/>
    <w:rsid w:val="5A715E56"/>
    <w:rsid w:val="5A751DEA"/>
    <w:rsid w:val="5A9B1124"/>
    <w:rsid w:val="5AC16DDD"/>
    <w:rsid w:val="5AF820D3"/>
    <w:rsid w:val="5B0311A3"/>
    <w:rsid w:val="5B1A64ED"/>
    <w:rsid w:val="5B3042EC"/>
    <w:rsid w:val="5B372BFB"/>
    <w:rsid w:val="5B386973"/>
    <w:rsid w:val="5B490B80"/>
    <w:rsid w:val="5B5F03A4"/>
    <w:rsid w:val="5B6B0AF7"/>
    <w:rsid w:val="5B7252E9"/>
    <w:rsid w:val="5B9067AF"/>
    <w:rsid w:val="5B9F041C"/>
    <w:rsid w:val="5BA74225"/>
    <w:rsid w:val="5BB16E51"/>
    <w:rsid w:val="5BDE576D"/>
    <w:rsid w:val="5BE03293"/>
    <w:rsid w:val="5BE10DB9"/>
    <w:rsid w:val="5BE32D83"/>
    <w:rsid w:val="5BF50571"/>
    <w:rsid w:val="5C0A0310"/>
    <w:rsid w:val="5C0F5926"/>
    <w:rsid w:val="5C255486"/>
    <w:rsid w:val="5C4C0928"/>
    <w:rsid w:val="5C594DF3"/>
    <w:rsid w:val="5C677510"/>
    <w:rsid w:val="5C6F6DDB"/>
    <w:rsid w:val="5C7806B6"/>
    <w:rsid w:val="5C78171D"/>
    <w:rsid w:val="5C945BD7"/>
    <w:rsid w:val="5C961BA3"/>
    <w:rsid w:val="5CA80153"/>
    <w:rsid w:val="5CAC13C7"/>
    <w:rsid w:val="5CBB161D"/>
    <w:rsid w:val="5CCC1A69"/>
    <w:rsid w:val="5CE2303B"/>
    <w:rsid w:val="5CFA4828"/>
    <w:rsid w:val="5CFB1E86"/>
    <w:rsid w:val="5D333896"/>
    <w:rsid w:val="5D4B0BE0"/>
    <w:rsid w:val="5D4E06D0"/>
    <w:rsid w:val="5D5A0E23"/>
    <w:rsid w:val="5D700646"/>
    <w:rsid w:val="5D720862"/>
    <w:rsid w:val="5D7E7207"/>
    <w:rsid w:val="5D885990"/>
    <w:rsid w:val="5DB6074F"/>
    <w:rsid w:val="5DC34C1A"/>
    <w:rsid w:val="5DC50992"/>
    <w:rsid w:val="5DCA7D57"/>
    <w:rsid w:val="5DEA37ED"/>
    <w:rsid w:val="5E015742"/>
    <w:rsid w:val="5E0A6B88"/>
    <w:rsid w:val="5E167440"/>
    <w:rsid w:val="5E2F22B0"/>
    <w:rsid w:val="5E2F405E"/>
    <w:rsid w:val="5E3478C6"/>
    <w:rsid w:val="5E3B2A02"/>
    <w:rsid w:val="5E43286A"/>
    <w:rsid w:val="5E6D4B86"/>
    <w:rsid w:val="5E7A5C21"/>
    <w:rsid w:val="5E96232F"/>
    <w:rsid w:val="5EA93AEC"/>
    <w:rsid w:val="5EB033F0"/>
    <w:rsid w:val="5EB629D1"/>
    <w:rsid w:val="5EBA601D"/>
    <w:rsid w:val="5ED03A93"/>
    <w:rsid w:val="5EDD61AF"/>
    <w:rsid w:val="5EEC01A1"/>
    <w:rsid w:val="5F103E8F"/>
    <w:rsid w:val="5F1C6CD8"/>
    <w:rsid w:val="5F3758C0"/>
    <w:rsid w:val="5F3D27AA"/>
    <w:rsid w:val="5F5F0972"/>
    <w:rsid w:val="5F5F4E16"/>
    <w:rsid w:val="5F69359F"/>
    <w:rsid w:val="5F7268F8"/>
    <w:rsid w:val="5F8623A3"/>
    <w:rsid w:val="5FBA204D"/>
    <w:rsid w:val="5FBC7B73"/>
    <w:rsid w:val="5FCD7FD2"/>
    <w:rsid w:val="5FE33352"/>
    <w:rsid w:val="5FE5531C"/>
    <w:rsid w:val="5FF86138"/>
    <w:rsid w:val="5FF94923"/>
    <w:rsid w:val="60003F04"/>
    <w:rsid w:val="600339F4"/>
    <w:rsid w:val="6022031E"/>
    <w:rsid w:val="60285208"/>
    <w:rsid w:val="603718EF"/>
    <w:rsid w:val="60740C7C"/>
    <w:rsid w:val="60761608"/>
    <w:rsid w:val="60762418"/>
    <w:rsid w:val="608E59B3"/>
    <w:rsid w:val="608F5287"/>
    <w:rsid w:val="609B59DA"/>
    <w:rsid w:val="60D333C6"/>
    <w:rsid w:val="60D4713E"/>
    <w:rsid w:val="60DA0BF8"/>
    <w:rsid w:val="61001937"/>
    <w:rsid w:val="610C27EC"/>
    <w:rsid w:val="61197766"/>
    <w:rsid w:val="611D0AE5"/>
    <w:rsid w:val="611F03B9"/>
    <w:rsid w:val="614B7400"/>
    <w:rsid w:val="615564D1"/>
    <w:rsid w:val="616109D2"/>
    <w:rsid w:val="61677FB2"/>
    <w:rsid w:val="616B1851"/>
    <w:rsid w:val="616D55C9"/>
    <w:rsid w:val="617F52FC"/>
    <w:rsid w:val="61803E70"/>
    <w:rsid w:val="61811074"/>
    <w:rsid w:val="618B3CA1"/>
    <w:rsid w:val="61926DDD"/>
    <w:rsid w:val="61BF639A"/>
    <w:rsid w:val="61BF7DEE"/>
    <w:rsid w:val="61CA2DE5"/>
    <w:rsid w:val="61D54F1C"/>
    <w:rsid w:val="61EA4E6B"/>
    <w:rsid w:val="61F41846"/>
    <w:rsid w:val="620852F1"/>
    <w:rsid w:val="620A1069"/>
    <w:rsid w:val="62190095"/>
    <w:rsid w:val="621974FF"/>
    <w:rsid w:val="621C2B4B"/>
    <w:rsid w:val="622639C9"/>
    <w:rsid w:val="62276B75"/>
    <w:rsid w:val="62441EFD"/>
    <w:rsid w:val="624630B8"/>
    <w:rsid w:val="624D0F56"/>
    <w:rsid w:val="624F2F20"/>
    <w:rsid w:val="625C563D"/>
    <w:rsid w:val="627110E9"/>
    <w:rsid w:val="62951F19"/>
    <w:rsid w:val="6299419B"/>
    <w:rsid w:val="62A80882"/>
    <w:rsid w:val="62BB05B6"/>
    <w:rsid w:val="62C43D12"/>
    <w:rsid w:val="62DA4EE0"/>
    <w:rsid w:val="630C0E11"/>
    <w:rsid w:val="631321A0"/>
    <w:rsid w:val="631A352E"/>
    <w:rsid w:val="634013EB"/>
    <w:rsid w:val="634467FD"/>
    <w:rsid w:val="63536A40"/>
    <w:rsid w:val="63584057"/>
    <w:rsid w:val="637F15E3"/>
    <w:rsid w:val="6381535B"/>
    <w:rsid w:val="639F1C85"/>
    <w:rsid w:val="63DC6A36"/>
    <w:rsid w:val="63E8362C"/>
    <w:rsid w:val="63FE69AC"/>
    <w:rsid w:val="640B2E77"/>
    <w:rsid w:val="642D54E3"/>
    <w:rsid w:val="642F125B"/>
    <w:rsid w:val="643248A8"/>
    <w:rsid w:val="643E0250"/>
    <w:rsid w:val="645C3645"/>
    <w:rsid w:val="64610CE9"/>
    <w:rsid w:val="64A01811"/>
    <w:rsid w:val="64A21A2D"/>
    <w:rsid w:val="64A5151D"/>
    <w:rsid w:val="64AA08E2"/>
    <w:rsid w:val="64D94D23"/>
    <w:rsid w:val="64E9765C"/>
    <w:rsid w:val="650F6997"/>
    <w:rsid w:val="6518584B"/>
    <w:rsid w:val="652A1A23"/>
    <w:rsid w:val="652C579B"/>
    <w:rsid w:val="65384140"/>
    <w:rsid w:val="653D3504"/>
    <w:rsid w:val="654C7BEB"/>
    <w:rsid w:val="656A033D"/>
    <w:rsid w:val="65790EBD"/>
    <w:rsid w:val="658C6239"/>
    <w:rsid w:val="659375C8"/>
    <w:rsid w:val="65A25A5D"/>
    <w:rsid w:val="65A50F20"/>
    <w:rsid w:val="65B03CD6"/>
    <w:rsid w:val="65B337C6"/>
    <w:rsid w:val="65BA6903"/>
    <w:rsid w:val="65C43C25"/>
    <w:rsid w:val="65D73958"/>
    <w:rsid w:val="65DD6A95"/>
    <w:rsid w:val="66083B12"/>
    <w:rsid w:val="66096DD1"/>
    <w:rsid w:val="660D737A"/>
    <w:rsid w:val="662E109F"/>
    <w:rsid w:val="6635067F"/>
    <w:rsid w:val="666B40A1"/>
    <w:rsid w:val="666D606B"/>
    <w:rsid w:val="6692162D"/>
    <w:rsid w:val="66952ECC"/>
    <w:rsid w:val="66D703A1"/>
    <w:rsid w:val="66E71979"/>
    <w:rsid w:val="6712451C"/>
    <w:rsid w:val="671E1113"/>
    <w:rsid w:val="6738099C"/>
    <w:rsid w:val="674943E2"/>
    <w:rsid w:val="674F332C"/>
    <w:rsid w:val="67672ABA"/>
    <w:rsid w:val="67696832"/>
    <w:rsid w:val="676A6106"/>
    <w:rsid w:val="676F7FC8"/>
    <w:rsid w:val="6773145F"/>
    <w:rsid w:val="67784CC7"/>
    <w:rsid w:val="677E1BB2"/>
    <w:rsid w:val="678C42CF"/>
    <w:rsid w:val="679413D5"/>
    <w:rsid w:val="67A57E24"/>
    <w:rsid w:val="67AA6468"/>
    <w:rsid w:val="67CE2B39"/>
    <w:rsid w:val="67D16185"/>
    <w:rsid w:val="67DD3AF3"/>
    <w:rsid w:val="67DD4B2A"/>
    <w:rsid w:val="67E4235D"/>
    <w:rsid w:val="67E61C31"/>
    <w:rsid w:val="68310705"/>
    <w:rsid w:val="68336E40"/>
    <w:rsid w:val="68394457"/>
    <w:rsid w:val="683A1F7D"/>
    <w:rsid w:val="684B23DC"/>
    <w:rsid w:val="686B65DA"/>
    <w:rsid w:val="687C4343"/>
    <w:rsid w:val="68993979"/>
    <w:rsid w:val="689E7DA6"/>
    <w:rsid w:val="68A13DAA"/>
    <w:rsid w:val="68BF2482"/>
    <w:rsid w:val="68D45F2D"/>
    <w:rsid w:val="69085BD7"/>
    <w:rsid w:val="69112CDD"/>
    <w:rsid w:val="69133C15"/>
    <w:rsid w:val="6922573D"/>
    <w:rsid w:val="692D2A80"/>
    <w:rsid w:val="693C3AD3"/>
    <w:rsid w:val="69401815"/>
    <w:rsid w:val="69421AE3"/>
    <w:rsid w:val="6942558D"/>
    <w:rsid w:val="69434E61"/>
    <w:rsid w:val="694B4271"/>
    <w:rsid w:val="694F3806"/>
    <w:rsid w:val="69551F19"/>
    <w:rsid w:val="69584DB0"/>
    <w:rsid w:val="69586B5E"/>
    <w:rsid w:val="695E1C9B"/>
    <w:rsid w:val="69676DA1"/>
    <w:rsid w:val="696A4AE4"/>
    <w:rsid w:val="69780FAF"/>
    <w:rsid w:val="697A2F79"/>
    <w:rsid w:val="69831701"/>
    <w:rsid w:val="698A6F34"/>
    <w:rsid w:val="699C090A"/>
    <w:rsid w:val="69A2602B"/>
    <w:rsid w:val="69A27DD9"/>
    <w:rsid w:val="69AE677E"/>
    <w:rsid w:val="69C75A92"/>
    <w:rsid w:val="69C971AC"/>
    <w:rsid w:val="69E71EB0"/>
    <w:rsid w:val="6A040A94"/>
    <w:rsid w:val="6A1A2066"/>
    <w:rsid w:val="6A1A3E14"/>
    <w:rsid w:val="6A245B37"/>
    <w:rsid w:val="6A333127"/>
    <w:rsid w:val="6A6A1EA4"/>
    <w:rsid w:val="6A7F2B5A"/>
    <w:rsid w:val="6A876FCF"/>
    <w:rsid w:val="6A8B6AC0"/>
    <w:rsid w:val="6A9C2A7B"/>
    <w:rsid w:val="6AA87672"/>
    <w:rsid w:val="6AB910DA"/>
    <w:rsid w:val="6ABA73A5"/>
    <w:rsid w:val="6ABD20E4"/>
    <w:rsid w:val="6ACD6E3C"/>
    <w:rsid w:val="6ACF10A2"/>
    <w:rsid w:val="6AFC176B"/>
    <w:rsid w:val="6B106FC5"/>
    <w:rsid w:val="6B120F8F"/>
    <w:rsid w:val="6B3B04E6"/>
    <w:rsid w:val="6B413622"/>
    <w:rsid w:val="6B4B624F"/>
    <w:rsid w:val="6B52582F"/>
    <w:rsid w:val="6B6C069F"/>
    <w:rsid w:val="6B7632CC"/>
    <w:rsid w:val="6B7D28AC"/>
    <w:rsid w:val="6B7D6BE4"/>
    <w:rsid w:val="6B7E11BD"/>
    <w:rsid w:val="6B7F47B6"/>
    <w:rsid w:val="6B96571C"/>
    <w:rsid w:val="6BA7549A"/>
    <w:rsid w:val="6BAC3191"/>
    <w:rsid w:val="6BC43B3C"/>
    <w:rsid w:val="6BD30BA1"/>
    <w:rsid w:val="6BEE7306"/>
    <w:rsid w:val="6BF40694"/>
    <w:rsid w:val="6BFA3EFD"/>
    <w:rsid w:val="6BFD1C3F"/>
    <w:rsid w:val="6C044D7B"/>
    <w:rsid w:val="6C07661A"/>
    <w:rsid w:val="6C0F54CE"/>
    <w:rsid w:val="6C150D37"/>
    <w:rsid w:val="6C24541E"/>
    <w:rsid w:val="6C44786E"/>
    <w:rsid w:val="6C6A1488"/>
    <w:rsid w:val="6C783074"/>
    <w:rsid w:val="6C8163CC"/>
    <w:rsid w:val="6CC938CF"/>
    <w:rsid w:val="6CDE55CC"/>
    <w:rsid w:val="6CEF77DA"/>
    <w:rsid w:val="6D035033"/>
    <w:rsid w:val="6D15507B"/>
    <w:rsid w:val="6D1E1E6D"/>
    <w:rsid w:val="6D2D0302"/>
    <w:rsid w:val="6D4017AC"/>
    <w:rsid w:val="6D5E670D"/>
    <w:rsid w:val="6D633D24"/>
    <w:rsid w:val="6D6A3304"/>
    <w:rsid w:val="6D785A21"/>
    <w:rsid w:val="6D855A48"/>
    <w:rsid w:val="6DD864C0"/>
    <w:rsid w:val="6DFD1A82"/>
    <w:rsid w:val="6E083C41"/>
    <w:rsid w:val="6E105C5A"/>
    <w:rsid w:val="6E22773B"/>
    <w:rsid w:val="6E241705"/>
    <w:rsid w:val="6E3154F8"/>
    <w:rsid w:val="6E557B10"/>
    <w:rsid w:val="6E69529B"/>
    <w:rsid w:val="6E697118"/>
    <w:rsid w:val="6E70494A"/>
    <w:rsid w:val="6EA168B2"/>
    <w:rsid w:val="6EA36ACE"/>
    <w:rsid w:val="6EB04D47"/>
    <w:rsid w:val="6EB34837"/>
    <w:rsid w:val="6EB365E5"/>
    <w:rsid w:val="6EBD6CE9"/>
    <w:rsid w:val="6ECB1B80"/>
    <w:rsid w:val="6ECE341F"/>
    <w:rsid w:val="6EDA5B74"/>
    <w:rsid w:val="6F180104"/>
    <w:rsid w:val="6F241291"/>
    <w:rsid w:val="6F355C1A"/>
    <w:rsid w:val="6F3E67F6"/>
    <w:rsid w:val="6F543D73"/>
    <w:rsid w:val="6F611B12"/>
    <w:rsid w:val="6F675D4D"/>
    <w:rsid w:val="6F7E2E67"/>
    <w:rsid w:val="6F88683F"/>
    <w:rsid w:val="6F8A5598"/>
    <w:rsid w:val="6F8D32DA"/>
    <w:rsid w:val="6F997ED1"/>
    <w:rsid w:val="70000C1E"/>
    <w:rsid w:val="700C2451"/>
    <w:rsid w:val="70115CB9"/>
    <w:rsid w:val="701A2DBF"/>
    <w:rsid w:val="7027728A"/>
    <w:rsid w:val="70313C65"/>
    <w:rsid w:val="7036071B"/>
    <w:rsid w:val="703F1C24"/>
    <w:rsid w:val="70671D7D"/>
    <w:rsid w:val="706A7177"/>
    <w:rsid w:val="707A560C"/>
    <w:rsid w:val="7080699B"/>
    <w:rsid w:val="70875F7B"/>
    <w:rsid w:val="70A66401"/>
    <w:rsid w:val="70AC7AD9"/>
    <w:rsid w:val="70B76860"/>
    <w:rsid w:val="70BF49E8"/>
    <w:rsid w:val="70BF6F0B"/>
    <w:rsid w:val="70C1323B"/>
    <w:rsid w:val="70CE5958"/>
    <w:rsid w:val="70D50A94"/>
    <w:rsid w:val="70DF1913"/>
    <w:rsid w:val="70FD03DD"/>
    <w:rsid w:val="713954C7"/>
    <w:rsid w:val="713C084F"/>
    <w:rsid w:val="713F6856"/>
    <w:rsid w:val="71535E5D"/>
    <w:rsid w:val="7157594D"/>
    <w:rsid w:val="716B047E"/>
    <w:rsid w:val="71744751"/>
    <w:rsid w:val="71771B4C"/>
    <w:rsid w:val="71797E88"/>
    <w:rsid w:val="718C1A9B"/>
    <w:rsid w:val="719E357C"/>
    <w:rsid w:val="71A36DE5"/>
    <w:rsid w:val="71C578FA"/>
    <w:rsid w:val="71CB10D5"/>
    <w:rsid w:val="71DB657E"/>
    <w:rsid w:val="71E13469"/>
    <w:rsid w:val="71E5180C"/>
    <w:rsid w:val="71F47640"/>
    <w:rsid w:val="71FB277D"/>
    <w:rsid w:val="721B697B"/>
    <w:rsid w:val="722241AD"/>
    <w:rsid w:val="72247F25"/>
    <w:rsid w:val="72323CC5"/>
    <w:rsid w:val="723F4D5F"/>
    <w:rsid w:val="725105EF"/>
    <w:rsid w:val="725414D9"/>
    <w:rsid w:val="72691DDC"/>
    <w:rsid w:val="727115E7"/>
    <w:rsid w:val="728C5E44"/>
    <w:rsid w:val="72952BD1"/>
    <w:rsid w:val="72C62D8B"/>
    <w:rsid w:val="72CC4119"/>
    <w:rsid w:val="72DF3E4C"/>
    <w:rsid w:val="72E26492"/>
    <w:rsid w:val="72F378F8"/>
    <w:rsid w:val="730E64E0"/>
    <w:rsid w:val="7318735E"/>
    <w:rsid w:val="731F693F"/>
    <w:rsid w:val="73216213"/>
    <w:rsid w:val="73397A01"/>
    <w:rsid w:val="733F2B3D"/>
    <w:rsid w:val="73612AB3"/>
    <w:rsid w:val="73735032"/>
    <w:rsid w:val="73797DFD"/>
    <w:rsid w:val="73806098"/>
    <w:rsid w:val="738A200A"/>
    <w:rsid w:val="738F5042"/>
    <w:rsid w:val="73974727"/>
    <w:rsid w:val="7399224D"/>
    <w:rsid w:val="739C034E"/>
    <w:rsid w:val="739E1612"/>
    <w:rsid w:val="73B726D3"/>
    <w:rsid w:val="73BB0416"/>
    <w:rsid w:val="73D9089C"/>
    <w:rsid w:val="73DA4614"/>
    <w:rsid w:val="73EA2AA9"/>
    <w:rsid w:val="73F531FC"/>
    <w:rsid w:val="74065409"/>
    <w:rsid w:val="740718AD"/>
    <w:rsid w:val="740D6797"/>
    <w:rsid w:val="740F250F"/>
    <w:rsid w:val="742F2BB2"/>
    <w:rsid w:val="746C1710"/>
    <w:rsid w:val="74730CF0"/>
    <w:rsid w:val="74795BDB"/>
    <w:rsid w:val="747E1443"/>
    <w:rsid w:val="74980757"/>
    <w:rsid w:val="749D7B1B"/>
    <w:rsid w:val="74A7099A"/>
    <w:rsid w:val="74CF1C9F"/>
    <w:rsid w:val="74D07EF1"/>
    <w:rsid w:val="74DA48CB"/>
    <w:rsid w:val="74DD260E"/>
    <w:rsid w:val="74E40E24"/>
    <w:rsid w:val="74F82FA3"/>
    <w:rsid w:val="74FC0CE6"/>
    <w:rsid w:val="74FD680C"/>
    <w:rsid w:val="750816EA"/>
    <w:rsid w:val="75104791"/>
    <w:rsid w:val="751467C2"/>
    <w:rsid w:val="752C0E9F"/>
    <w:rsid w:val="75575F1C"/>
    <w:rsid w:val="755E1017"/>
    <w:rsid w:val="75736ACE"/>
    <w:rsid w:val="757C5983"/>
    <w:rsid w:val="759E1D9D"/>
    <w:rsid w:val="75A86778"/>
    <w:rsid w:val="75AA2049"/>
    <w:rsid w:val="75B82733"/>
    <w:rsid w:val="75CA0DE4"/>
    <w:rsid w:val="75DB4D9F"/>
    <w:rsid w:val="75DE6726"/>
    <w:rsid w:val="75EF7126"/>
    <w:rsid w:val="761262E7"/>
    <w:rsid w:val="76171B4F"/>
    <w:rsid w:val="76236746"/>
    <w:rsid w:val="762B339D"/>
    <w:rsid w:val="762B4AC8"/>
    <w:rsid w:val="76411A5D"/>
    <w:rsid w:val="764741E2"/>
    <w:rsid w:val="766C3C49"/>
    <w:rsid w:val="767B20DE"/>
    <w:rsid w:val="76832D41"/>
    <w:rsid w:val="768E0063"/>
    <w:rsid w:val="768F7938"/>
    <w:rsid w:val="76A2766B"/>
    <w:rsid w:val="76AA4771"/>
    <w:rsid w:val="76AD4C20"/>
    <w:rsid w:val="76B37ACA"/>
    <w:rsid w:val="76C1696B"/>
    <w:rsid w:val="76C43A85"/>
    <w:rsid w:val="76CE1036"/>
    <w:rsid w:val="76D637B8"/>
    <w:rsid w:val="76DB2B7D"/>
    <w:rsid w:val="76DB492B"/>
    <w:rsid w:val="76E77774"/>
    <w:rsid w:val="770F2826"/>
    <w:rsid w:val="771F6F0D"/>
    <w:rsid w:val="774937B5"/>
    <w:rsid w:val="774F6FCC"/>
    <w:rsid w:val="775E16D4"/>
    <w:rsid w:val="775F1C3E"/>
    <w:rsid w:val="77664B3C"/>
    <w:rsid w:val="776C1A27"/>
    <w:rsid w:val="77752FD1"/>
    <w:rsid w:val="777803CC"/>
    <w:rsid w:val="77784870"/>
    <w:rsid w:val="77AF592C"/>
    <w:rsid w:val="77BC650A"/>
    <w:rsid w:val="77C44C0A"/>
    <w:rsid w:val="77CF6A26"/>
    <w:rsid w:val="77D221D2"/>
    <w:rsid w:val="77D31AA6"/>
    <w:rsid w:val="77E45A61"/>
    <w:rsid w:val="77FC2DAB"/>
    <w:rsid w:val="78006D3F"/>
    <w:rsid w:val="78034139"/>
    <w:rsid w:val="780D6D66"/>
    <w:rsid w:val="78144598"/>
    <w:rsid w:val="78174088"/>
    <w:rsid w:val="78303BE3"/>
    <w:rsid w:val="78526E6F"/>
    <w:rsid w:val="785E1CB7"/>
    <w:rsid w:val="78727511"/>
    <w:rsid w:val="78774B27"/>
    <w:rsid w:val="787B0173"/>
    <w:rsid w:val="78801C2E"/>
    <w:rsid w:val="788475A5"/>
    <w:rsid w:val="78A21239"/>
    <w:rsid w:val="78A23952"/>
    <w:rsid w:val="78C25DA2"/>
    <w:rsid w:val="78C7160B"/>
    <w:rsid w:val="78CA4C57"/>
    <w:rsid w:val="78D45AD6"/>
    <w:rsid w:val="78DA7590"/>
    <w:rsid w:val="78EA70A7"/>
    <w:rsid w:val="78EC1071"/>
    <w:rsid w:val="78F47F26"/>
    <w:rsid w:val="78F817C4"/>
    <w:rsid w:val="79052133"/>
    <w:rsid w:val="790A6C50"/>
    <w:rsid w:val="790F4D60"/>
    <w:rsid w:val="79116D2A"/>
    <w:rsid w:val="795A247F"/>
    <w:rsid w:val="795B1D53"/>
    <w:rsid w:val="79646E59"/>
    <w:rsid w:val="79674B9C"/>
    <w:rsid w:val="79795534"/>
    <w:rsid w:val="79876FEC"/>
    <w:rsid w:val="799A6D1F"/>
    <w:rsid w:val="79AE27CB"/>
    <w:rsid w:val="79AF79B1"/>
    <w:rsid w:val="79B0209F"/>
    <w:rsid w:val="79BD2A0E"/>
    <w:rsid w:val="79C1605A"/>
    <w:rsid w:val="79C63670"/>
    <w:rsid w:val="79CB0C87"/>
    <w:rsid w:val="79CE4C1B"/>
    <w:rsid w:val="79CE69C9"/>
    <w:rsid w:val="79F857F4"/>
    <w:rsid w:val="7A036672"/>
    <w:rsid w:val="7A0D74F1"/>
    <w:rsid w:val="7A124B07"/>
    <w:rsid w:val="7A3F3423"/>
    <w:rsid w:val="7A5C2227"/>
    <w:rsid w:val="7A6F5AB6"/>
    <w:rsid w:val="7A7C6425"/>
    <w:rsid w:val="7A996FD7"/>
    <w:rsid w:val="7AA240DD"/>
    <w:rsid w:val="7AA37E55"/>
    <w:rsid w:val="7AC13E09"/>
    <w:rsid w:val="7AC34054"/>
    <w:rsid w:val="7AC83418"/>
    <w:rsid w:val="7AD46261"/>
    <w:rsid w:val="7AF4420D"/>
    <w:rsid w:val="7AFE508C"/>
    <w:rsid w:val="7B0568FD"/>
    <w:rsid w:val="7B072192"/>
    <w:rsid w:val="7B187EFC"/>
    <w:rsid w:val="7B2A5E81"/>
    <w:rsid w:val="7B372D22"/>
    <w:rsid w:val="7B452CBB"/>
    <w:rsid w:val="7B7375A5"/>
    <w:rsid w:val="7B75534E"/>
    <w:rsid w:val="7B7A0BB6"/>
    <w:rsid w:val="7B890DF9"/>
    <w:rsid w:val="7BB35E76"/>
    <w:rsid w:val="7BBC11CF"/>
    <w:rsid w:val="7BC10593"/>
    <w:rsid w:val="7BC96E99"/>
    <w:rsid w:val="7BDA78A7"/>
    <w:rsid w:val="7BF95CFC"/>
    <w:rsid w:val="7C594C70"/>
    <w:rsid w:val="7C6158D2"/>
    <w:rsid w:val="7C6B04FF"/>
    <w:rsid w:val="7C6D071B"/>
    <w:rsid w:val="7C766C33"/>
    <w:rsid w:val="7C8021FC"/>
    <w:rsid w:val="7C80340B"/>
    <w:rsid w:val="7C947A56"/>
    <w:rsid w:val="7C9931A2"/>
    <w:rsid w:val="7C9932BE"/>
    <w:rsid w:val="7CA51C63"/>
    <w:rsid w:val="7CB9570E"/>
    <w:rsid w:val="7CBC0D5A"/>
    <w:rsid w:val="7CCF0A8E"/>
    <w:rsid w:val="7CD2057E"/>
    <w:rsid w:val="7D0D0B0D"/>
    <w:rsid w:val="7D0F17D2"/>
    <w:rsid w:val="7D292894"/>
    <w:rsid w:val="7D382AD7"/>
    <w:rsid w:val="7D4F6073"/>
    <w:rsid w:val="7D553689"/>
    <w:rsid w:val="7D5E37C2"/>
    <w:rsid w:val="7D9677FD"/>
    <w:rsid w:val="7DA0067C"/>
    <w:rsid w:val="7DC11518"/>
    <w:rsid w:val="7DC46119"/>
    <w:rsid w:val="7DCB394B"/>
    <w:rsid w:val="7DD30A52"/>
    <w:rsid w:val="7DD81BC4"/>
    <w:rsid w:val="7DDA1DE0"/>
    <w:rsid w:val="7DDF2F52"/>
    <w:rsid w:val="7DE9117D"/>
    <w:rsid w:val="7DF12C86"/>
    <w:rsid w:val="7DF6029C"/>
    <w:rsid w:val="7E1C647F"/>
    <w:rsid w:val="7E1D3A7B"/>
    <w:rsid w:val="7E2D63B4"/>
    <w:rsid w:val="7E3314F0"/>
    <w:rsid w:val="7E33329E"/>
    <w:rsid w:val="7E53749D"/>
    <w:rsid w:val="7E633B84"/>
    <w:rsid w:val="7E865AC4"/>
    <w:rsid w:val="7E9F47EA"/>
    <w:rsid w:val="7EDC3936"/>
    <w:rsid w:val="7EEC1DCB"/>
    <w:rsid w:val="7EEE7FFF"/>
    <w:rsid w:val="7EF0118F"/>
    <w:rsid w:val="7EFA281F"/>
    <w:rsid w:val="7EFB49D6"/>
    <w:rsid w:val="7EFD60F8"/>
    <w:rsid w:val="7F250E39"/>
    <w:rsid w:val="7F2A28F3"/>
    <w:rsid w:val="7F2D4191"/>
    <w:rsid w:val="7F4A08A0"/>
    <w:rsid w:val="7F4C0ABC"/>
    <w:rsid w:val="7F5434CC"/>
    <w:rsid w:val="7F651B7D"/>
    <w:rsid w:val="7F671451"/>
    <w:rsid w:val="7F7512B3"/>
    <w:rsid w:val="7F7B6CAB"/>
    <w:rsid w:val="7F8244DD"/>
    <w:rsid w:val="7F89586C"/>
    <w:rsid w:val="7F912972"/>
    <w:rsid w:val="7F947B3B"/>
    <w:rsid w:val="7FC95C68"/>
    <w:rsid w:val="7FCA378E"/>
    <w:rsid w:val="7FD60385"/>
    <w:rsid w:val="7FE02FB2"/>
    <w:rsid w:val="7FE30C18"/>
    <w:rsid w:val="7FF8654D"/>
    <w:rsid w:val="837F277D"/>
    <w:rsid w:val="BDF68A64"/>
    <w:rsid w:val="E7E7BF5D"/>
    <w:rsid w:val="FF4C24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footnote text"/>
    <w:basedOn w:val="1"/>
    <w:qFormat/>
    <w:uiPriority w:val="0"/>
    <w:pPr>
      <w:snapToGrid w:val="0"/>
      <w:jc w:val="left"/>
    </w:pPr>
    <w:rPr>
      <w:sz w:val="18"/>
    </w:rPr>
  </w:style>
  <w:style w:type="paragraph" w:styleId="6">
    <w:name w:val="Normal (Web)"/>
    <w:basedOn w:val="1"/>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qFormat/>
    <w:uiPriority w:val="0"/>
    <w:rPr>
      <w:color w:val="800080"/>
      <w:u w:val="single"/>
    </w:rPr>
  </w:style>
  <w:style w:type="character" w:styleId="11">
    <w:name w:val="Hyperlink"/>
    <w:basedOn w:val="9"/>
    <w:qFormat/>
    <w:uiPriority w:val="0"/>
    <w:rPr>
      <w:color w:val="0000FF"/>
      <w:u w:val="single"/>
    </w:rPr>
  </w:style>
  <w:style w:type="character" w:styleId="12">
    <w:name w:val="footnote reference"/>
    <w:basedOn w:val="9"/>
    <w:qFormat/>
    <w:uiPriority w:val="0"/>
    <w:rPr>
      <w:vertAlign w:val="superscript"/>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4377</Words>
  <Characters>4823</Characters>
  <Lines>0</Lines>
  <Paragraphs>0</Paragraphs>
  <TotalTime>827</TotalTime>
  <ScaleCrop>false</ScaleCrop>
  <LinksUpToDate>false</LinksUpToDate>
  <CharactersWithSpaces>4852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2026-01-13T21:35:00Z</dcterms:created>
  <dc:creator>admin</dc:creator>
  <cp:lastModifiedBy>研究生学报</cp:lastModifiedBy>
  <dcterms:modified xsi:type="dcterms:W3CDTF">2026-02-22T09:30:31Z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KSOTemplateDocerSaveRecord">
    <vt:lpwstr>eyJoZGlkIjoiZWVjMjBkMGU5YWUwN2FhNmQ1MWRjODFiMzA0NThmNDIiLCJ1c2VySWQiOiIyNzcyMzQ2MSJ9</vt:lpwstr>
  </property>
  <property fmtid="{D5CDD505-2E9C-101B-9397-08002B2CF9AE}" pid="4" name="ICV">
    <vt:lpwstr>890DAA3A44E7488BAE63057E560FA3F6_13</vt:lpwstr>
  </property>
</Properties>
</file>