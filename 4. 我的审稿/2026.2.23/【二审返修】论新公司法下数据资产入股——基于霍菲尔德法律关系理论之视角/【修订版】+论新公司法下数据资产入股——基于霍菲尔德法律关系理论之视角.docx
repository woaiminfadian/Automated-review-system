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B4A7" w14:textId="77777777" w:rsidR="006B7646" w:rsidRDefault="00000000">
      <w:pPr>
        <w:pStyle w:val="1"/>
        <w:spacing w:before="480" w:after="480" w:line="400" w:lineRule="exact"/>
        <w:ind w:firstLineChars="0" w:firstLine="0"/>
        <w:jc w:val="center"/>
        <w:rPr>
          <w:rFonts w:ascii="黑体" w:eastAsia="黑体" w:hAnsi="黑体" w:hint="eastAsia"/>
          <w:sz w:val="36"/>
          <w:szCs w:val="36"/>
          <w:lang w:eastAsia="zh"/>
        </w:rPr>
      </w:pPr>
      <w:bookmarkStart w:id="0" w:name="_Toc193749525"/>
      <w:bookmarkStart w:id="1" w:name="_Toc209226032"/>
      <w:bookmarkStart w:id="2" w:name="_Toc193749400"/>
      <w:bookmarkStart w:id="3" w:name="_Toc194351406"/>
      <w:bookmarkStart w:id="4" w:name="OLE_LINK8"/>
      <w:commentRangeStart w:id="5"/>
      <w:commentRangeStart w:id="6"/>
      <w:r>
        <w:rPr>
          <w:rFonts w:ascii="黑体" w:eastAsia="黑体" w:hAnsi="黑体" w:hint="eastAsia"/>
          <w:sz w:val="36"/>
          <w:szCs w:val="36"/>
          <w:lang w:eastAsia="zh"/>
        </w:rPr>
        <w:t>论</w:t>
      </w:r>
      <w:r>
        <w:rPr>
          <w:rFonts w:ascii="黑体" w:eastAsia="黑体" w:hAnsi="黑体" w:hint="eastAsia"/>
          <w:sz w:val="36"/>
          <w:szCs w:val="36"/>
        </w:rPr>
        <w:t>新公司法下数据资产入股</w:t>
      </w:r>
      <w:bookmarkEnd w:id="0"/>
      <w:bookmarkEnd w:id="1"/>
      <w:bookmarkEnd w:id="2"/>
      <w:bookmarkEnd w:id="3"/>
      <w:r>
        <w:rPr>
          <w:rFonts w:ascii="黑体" w:eastAsia="黑体" w:hAnsi="黑体" w:hint="eastAsia"/>
          <w:sz w:val="36"/>
          <w:szCs w:val="36"/>
          <w:lang w:eastAsia="zh"/>
        </w:rPr>
        <w:t>——基于霍菲尔德法律关系理论之视角</w:t>
      </w:r>
      <w:commentRangeEnd w:id="5"/>
      <w:r>
        <w:commentReference w:id="5"/>
      </w:r>
      <w:commentRangeEnd w:id="6"/>
      <w:r>
        <w:commentReference w:id="6"/>
      </w:r>
    </w:p>
    <w:p w14:paraId="04192D7E" w14:textId="77777777" w:rsidR="006B7646" w:rsidRDefault="00000000">
      <w:pPr>
        <w:spacing w:beforeLines="100" w:before="326" w:afterLines="100" w:after="326"/>
        <w:ind w:firstLineChars="0" w:firstLine="0"/>
        <w:rPr>
          <w:sz w:val="30"/>
          <w:szCs w:val="30"/>
        </w:rPr>
      </w:pPr>
      <w:r>
        <w:rPr>
          <w:rFonts w:ascii="黑体" w:eastAsia="黑体" w:hAnsi="黑体" w:hint="eastAsia"/>
          <w:sz w:val="28"/>
          <w:szCs w:val="30"/>
        </w:rPr>
        <w:t>摘  要</w:t>
      </w:r>
      <w:r>
        <w:rPr>
          <w:rFonts w:ascii="黑体" w:eastAsia="黑体" w:hAnsi="黑体" w:hint="eastAsia"/>
          <w:sz w:val="30"/>
          <w:szCs w:val="30"/>
        </w:rPr>
        <w:t xml:space="preserve"> </w:t>
      </w:r>
      <w:r>
        <w:rPr>
          <w:rFonts w:ascii="楷体" w:eastAsia="楷体" w:hAnsi="楷体" w:hint="eastAsia"/>
          <w:sz w:val="28"/>
          <w:szCs w:val="28"/>
        </w:rPr>
        <w:t>随着数字经济的发展和新《公司法》的出台，数据资产</w:t>
      </w:r>
      <w:del w:id="9" w:author="Clarie" w:date="2026-01-12T23:05:00Z">
        <w:r>
          <w:rPr>
            <w:rFonts w:ascii="楷体" w:eastAsia="楷体" w:hAnsi="楷体" w:hint="eastAsia"/>
            <w:sz w:val="28"/>
            <w:szCs w:val="28"/>
          </w:rPr>
          <w:delText>作价</w:delText>
        </w:r>
      </w:del>
      <w:r>
        <w:rPr>
          <w:rFonts w:ascii="楷体" w:eastAsia="楷体" w:hAnsi="楷体" w:hint="eastAsia"/>
          <w:sz w:val="28"/>
          <w:szCs w:val="28"/>
        </w:rPr>
        <w:t>入股中存在的问题亟待解决。从霍菲尔德法律关系</w:t>
      </w:r>
      <w:ins w:id="10" w:author="Clarie" w:date="2026-01-21T02:07:00Z">
        <w:r>
          <w:rPr>
            <w:rFonts w:ascii="楷体" w:eastAsia="楷体" w:hAnsi="楷体" w:hint="eastAsia"/>
            <w:sz w:val="28"/>
            <w:szCs w:val="28"/>
            <w:lang w:eastAsia="zh"/>
          </w:rPr>
          <w:t>理论</w:t>
        </w:r>
      </w:ins>
      <w:r>
        <w:rPr>
          <w:rFonts w:ascii="楷体" w:eastAsia="楷体" w:hAnsi="楷体" w:hint="eastAsia"/>
          <w:sz w:val="28"/>
          <w:szCs w:val="28"/>
        </w:rPr>
        <w:t>出发，公开数据演变的</w:t>
      </w:r>
      <w:ins w:id="11" w:author="Clarie" w:date="2026-01-22T01:28:00Z">
        <w:r>
          <w:rPr>
            <w:rFonts w:ascii="楷体" w:eastAsia="楷体" w:hAnsi="楷体" w:hint="eastAsia"/>
            <w:sz w:val="28"/>
            <w:szCs w:val="28"/>
            <w:lang w:eastAsia="zh"/>
          </w:rPr>
          <w:t>非公开</w:t>
        </w:r>
      </w:ins>
      <w:r>
        <w:rPr>
          <w:rFonts w:ascii="楷体" w:eastAsia="楷体" w:hAnsi="楷体" w:hint="eastAsia"/>
          <w:sz w:val="28"/>
          <w:szCs w:val="28"/>
        </w:rPr>
        <w:t>数据产权属于“受法律保护的物理垄断”，可通过形式转让的方式出资；非公开数据演变的</w:t>
      </w:r>
      <w:ins w:id="12" w:author="Clarie" w:date="2026-01-22T01:28:00Z">
        <w:r>
          <w:rPr>
            <w:rFonts w:ascii="楷体" w:eastAsia="楷体" w:hAnsi="楷体" w:hint="eastAsia"/>
            <w:sz w:val="28"/>
            <w:szCs w:val="28"/>
            <w:lang w:eastAsia="zh"/>
          </w:rPr>
          <w:t>非公开</w:t>
        </w:r>
      </w:ins>
      <w:r>
        <w:rPr>
          <w:rFonts w:ascii="楷体" w:eastAsia="楷体" w:hAnsi="楷体" w:hint="eastAsia"/>
          <w:sz w:val="28"/>
          <w:szCs w:val="28"/>
        </w:rPr>
        <w:t>数据产权则属于“法律垄断，且具有许可权”，可通过形式转让或使用权许可的方式出资。上述出资</w:t>
      </w:r>
      <w:ins w:id="13" w:author="Clarie" w:date="2026-01-22T01:26:00Z">
        <w:r>
          <w:rPr>
            <w:rFonts w:ascii="楷体" w:eastAsia="楷体" w:hAnsi="楷体" w:hint="eastAsia"/>
            <w:sz w:val="28"/>
            <w:szCs w:val="28"/>
            <w:lang w:eastAsia="zh"/>
          </w:rPr>
          <w:t>方式</w:t>
        </w:r>
      </w:ins>
      <w:del w:id="14" w:author="Clarie" w:date="2026-01-22T01:26:00Z">
        <w:r>
          <w:rPr>
            <w:rFonts w:ascii="楷体" w:eastAsia="楷体" w:hAnsi="楷体" w:hint="eastAsia"/>
            <w:sz w:val="28"/>
            <w:szCs w:val="28"/>
          </w:rPr>
          <w:delText>形式</w:delText>
        </w:r>
      </w:del>
      <w:r>
        <w:rPr>
          <w:rFonts w:ascii="楷体" w:eastAsia="楷体" w:hAnsi="楷体" w:hint="eastAsia"/>
          <w:sz w:val="28"/>
          <w:szCs w:val="28"/>
        </w:rPr>
        <w:t>需遵循存在有效协议、办理</w:t>
      </w:r>
      <w:ins w:id="15" w:author="Clarie" w:date="2026-01-21T02:06:00Z">
        <w:r>
          <w:rPr>
            <w:rFonts w:ascii="楷体" w:eastAsia="楷体" w:hAnsi="楷体" w:hint="eastAsia"/>
            <w:sz w:val="28"/>
            <w:szCs w:val="28"/>
            <w:lang w:eastAsia="zh"/>
          </w:rPr>
          <w:t>交付</w:t>
        </w:r>
      </w:ins>
      <w:del w:id="16" w:author="Clarie" w:date="2026-01-21T02:06:00Z">
        <w:r>
          <w:rPr>
            <w:rFonts w:ascii="楷体" w:eastAsia="楷体" w:hAnsi="楷体" w:hint="eastAsia"/>
            <w:sz w:val="28"/>
            <w:szCs w:val="28"/>
          </w:rPr>
          <w:delText>使用权转移</w:delText>
        </w:r>
      </w:del>
      <w:r>
        <w:rPr>
          <w:rFonts w:ascii="楷体" w:eastAsia="楷体" w:hAnsi="楷体" w:hint="eastAsia"/>
          <w:sz w:val="28"/>
          <w:szCs w:val="28"/>
        </w:rPr>
        <w:t>手续、披露数据资产</w:t>
      </w:r>
      <w:ins w:id="17" w:author="Clarie" w:date="2026-01-22T01:05:00Z">
        <w:r>
          <w:rPr>
            <w:rFonts w:ascii="楷体" w:eastAsia="楷体" w:hAnsi="楷体" w:hint="eastAsia"/>
            <w:sz w:val="28"/>
            <w:szCs w:val="28"/>
            <w:lang w:eastAsia="zh"/>
          </w:rPr>
          <w:t>入股</w:t>
        </w:r>
      </w:ins>
      <w:del w:id="18" w:author="Clarie" w:date="2026-01-22T01:05:00Z">
        <w:r>
          <w:rPr>
            <w:rFonts w:ascii="楷体" w:eastAsia="楷体" w:hAnsi="楷体" w:hint="eastAsia"/>
            <w:sz w:val="28"/>
            <w:szCs w:val="28"/>
          </w:rPr>
          <w:delText>出资</w:delText>
        </w:r>
      </w:del>
      <w:r>
        <w:rPr>
          <w:rFonts w:ascii="楷体" w:eastAsia="楷体" w:hAnsi="楷体" w:hint="eastAsia"/>
          <w:sz w:val="28"/>
          <w:szCs w:val="28"/>
        </w:rPr>
        <w:t>信息三项交付规则。在</w:t>
      </w:r>
      <w:del w:id="19" w:author="Clarie" w:date="2026-01-12T23:07:00Z">
        <w:r>
          <w:rPr>
            <w:rFonts w:ascii="楷体" w:eastAsia="楷体" w:hAnsi="楷体" w:hint="eastAsia"/>
            <w:sz w:val="28"/>
            <w:szCs w:val="28"/>
          </w:rPr>
          <w:delText>使用权</w:delText>
        </w:r>
      </w:del>
      <w:ins w:id="20" w:author="Clarie" w:date="2026-01-12T23:11:00Z">
        <w:r>
          <w:rPr>
            <w:rFonts w:ascii="楷体" w:eastAsia="楷体" w:hAnsi="楷体" w:hint="eastAsia"/>
            <w:sz w:val="28"/>
            <w:szCs w:val="28"/>
            <w:lang w:eastAsia="zh"/>
          </w:rPr>
          <w:t>数据资产</w:t>
        </w:r>
      </w:ins>
      <w:del w:id="21" w:author="Clarie" w:date="2026-01-20T10:53:00Z">
        <w:r>
          <w:rPr>
            <w:rFonts w:ascii="楷体" w:eastAsia="楷体" w:hAnsi="楷体" w:hint="eastAsia"/>
            <w:sz w:val="28"/>
            <w:szCs w:val="28"/>
          </w:rPr>
          <w:delText>出资</w:delText>
        </w:r>
      </w:del>
      <w:r>
        <w:rPr>
          <w:rFonts w:ascii="楷体" w:eastAsia="楷体" w:hAnsi="楷体" w:hint="eastAsia"/>
          <w:sz w:val="28"/>
          <w:szCs w:val="28"/>
        </w:rPr>
        <w:t>价格评估中，原则上应以当事人间的协商定价为合理价格；但若存在评估不合法的情形，则应参照第三方估价确定合理价格，建议可采用多期超额收益法。通过明确数据资产</w:t>
      </w:r>
      <w:del w:id="22" w:author="Clarie" w:date="2026-01-12T23:08:00Z">
        <w:r>
          <w:rPr>
            <w:rFonts w:ascii="楷体" w:eastAsia="楷体" w:hAnsi="楷体" w:hint="eastAsia"/>
            <w:sz w:val="28"/>
            <w:szCs w:val="28"/>
          </w:rPr>
          <w:delText>出资</w:delText>
        </w:r>
      </w:del>
      <w:r>
        <w:rPr>
          <w:rFonts w:ascii="楷体" w:eastAsia="楷体" w:hAnsi="楷体" w:hint="eastAsia"/>
          <w:sz w:val="28"/>
          <w:szCs w:val="28"/>
        </w:rPr>
        <w:t>入股的路径，有助于推动数据资产在公司治理中的合理应用。</w:t>
      </w:r>
    </w:p>
    <w:p w14:paraId="05DBE83D" w14:textId="77777777" w:rsidR="006B7646" w:rsidRDefault="00000000">
      <w:pPr>
        <w:spacing w:before="156" w:after="156"/>
        <w:ind w:firstLineChars="0" w:firstLine="0"/>
        <w:rPr>
          <w:rFonts w:ascii="楷体" w:eastAsia="楷体" w:hAnsi="楷体" w:hint="eastAsia"/>
          <w:sz w:val="28"/>
          <w:szCs w:val="28"/>
        </w:rPr>
      </w:pPr>
      <w:r>
        <w:rPr>
          <w:rFonts w:ascii="黑体" w:eastAsia="黑体" w:hAnsi="黑体" w:hint="eastAsia"/>
          <w:bCs/>
          <w:sz w:val="28"/>
          <w:szCs w:val="28"/>
        </w:rPr>
        <w:t>关键词</w:t>
      </w:r>
      <w:r>
        <w:rPr>
          <w:rFonts w:ascii="楷体" w:eastAsia="楷体" w:hAnsi="楷体" w:hint="eastAsia"/>
          <w:sz w:val="28"/>
          <w:szCs w:val="28"/>
        </w:rPr>
        <w:t xml:space="preserve"> 数据资产 非货币出资 财产权谱系 非货币评估</w:t>
      </w:r>
    </w:p>
    <w:p w14:paraId="3A575440" w14:textId="77777777" w:rsidR="006B7646" w:rsidRDefault="006B7646">
      <w:pPr>
        <w:spacing w:before="156" w:after="156"/>
        <w:ind w:firstLine="560"/>
        <w:rPr>
          <w:rFonts w:ascii="楷体" w:eastAsia="楷体" w:hAnsi="楷体" w:hint="eastAsia"/>
          <w:sz w:val="28"/>
          <w:szCs w:val="28"/>
        </w:rPr>
      </w:pPr>
    </w:p>
    <w:p w14:paraId="3BF6B4FE" w14:textId="77777777" w:rsidR="006B7646" w:rsidRDefault="006B7646">
      <w:pPr>
        <w:spacing w:before="156" w:after="156"/>
        <w:ind w:firstLine="560"/>
        <w:rPr>
          <w:rFonts w:ascii="楷体" w:eastAsia="楷体" w:hAnsi="楷体" w:hint="eastAsia"/>
          <w:sz w:val="28"/>
          <w:szCs w:val="28"/>
        </w:rPr>
      </w:pPr>
    </w:p>
    <w:p w14:paraId="0CFAD632" w14:textId="77777777" w:rsidR="006B7646" w:rsidRDefault="006B7646">
      <w:pPr>
        <w:spacing w:before="156" w:after="156"/>
        <w:ind w:firstLine="560"/>
        <w:rPr>
          <w:rFonts w:ascii="楷体" w:eastAsia="楷体" w:hAnsi="楷体" w:hint="eastAsia"/>
          <w:sz w:val="28"/>
          <w:szCs w:val="28"/>
        </w:rPr>
      </w:pPr>
    </w:p>
    <w:p w14:paraId="7D213EB0" w14:textId="77777777" w:rsidR="006B7646" w:rsidRDefault="006B7646">
      <w:pPr>
        <w:spacing w:before="156" w:after="156"/>
        <w:ind w:firstLine="560"/>
        <w:rPr>
          <w:rFonts w:ascii="楷体" w:eastAsia="楷体" w:hAnsi="楷体" w:hint="eastAsia"/>
          <w:sz w:val="28"/>
          <w:szCs w:val="28"/>
        </w:rPr>
      </w:pPr>
    </w:p>
    <w:p w14:paraId="5A39AF0D" w14:textId="77777777" w:rsidR="006B7646" w:rsidRDefault="006B7646">
      <w:pPr>
        <w:spacing w:before="156" w:after="156"/>
        <w:ind w:firstLine="560"/>
        <w:rPr>
          <w:rFonts w:ascii="楷体" w:eastAsia="楷体" w:hAnsi="楷体" w:hint="eastAsia"/>
          <w:sz w:val="28"/>
          <w:szCs w:val="28"/>
        </w:rPr>
      </w:pPr>
    </w:p>
    <w:p w14:paraId="5A663346" w14:textId="77777777" w:rsidR="006B7646" w:rsidRDefault="006B7646">
      <w:pPr>
        <w:spacing w:before="156" w:after="156"/>
        <w:ind w:firstLine="560"/>
        <w:rPr>
          <w:rFonts w:ascii="楷体" w:eastAsia="楷体" w:hAnsi="楷体" w:hint="eastAsia"/>
          <w:sz w:val="28"/>
          <w:szCs w:val="28"/>
        </w:rPr>
      </w:pPr>
    </w:p>
    <w:p w14:paraId="63E8142B" w14:textId="77777777" w:rsidR="006B7646" w:rsidRDefault="006B7646">
      <w:pPr>
        <w:spacing w:before="156" w:after="156"/>
        <w:ind w:firstLine="560"/>
        <w:rPr>
          <w:rFonts w:ascii="楷体" w:eastAsia="楷体" w:hAnsi="楷体" w:hint="eastAsia"/>
          <w:sz w:val="28"/>
          <w:szCs w:val="28"/>
        </w:rPr>
      </w:pPr>
    </w:p>
    <w:p w14:paraId="3DD35D55" w14:textId="77777777" w:rsidR="006B7646" w:rsidRDefault="006B7646">
      <w:pPr>
        <w:spacing w:before="156" w:after="156"/>
        <w:ind w:firstLineChars="0" w:firstLine="0"/>
        <w:rPr>
          <w:rFonts w:ascii="楷体" w:eastAsia="楷体" w:hAnsi="楷体" w:hint="eastAsia"/>
          <w:sz w:val="28"/>
          <w:szCs w:val="28"/>
        </w:rPr>
      </w:pPr>
    </w:p>
    <w:p w14:paraId="7CF5FCE5" w14:textId="77777777" w:rsidR="006B7646" w:rsidRDefault="006B7646">
      <w:pPr>
        <w:spacing w:before="156" w:after="156"/>
        <w:ind w:firstLineChars="0" w:firstLine="0"/>
        <w:rPr>
          <w:rFonts w:ascii="楷体" w:eastAsia="楷体" w:hAnsi="楷体" w:hint="eastAsia"/>
          <w:sz w:val="28"/>
          <w:szCs w:val="28"/>
        </w:rPr>
      </w:pPr>
    </w:p>
    <w:p w14:paraId="3BAA7177" w14:textId="77777777" w:rsidR="006B7646" w:rsidRDefault="006B7646">
      <w:pPr>
        <w:spacing w:before="156" w:after="156"/>
        <w:ind w:firstLineChars="0" w:firstLine="0"/>
        <w:rPr>
          <w:rFonts w:ascii="楷体" w:eastAsia="楷体" w:hAnsi="楷体" w:hint="eastAsia"/>
          <w:sz w:val="28"/>
          <w:szCs w:val="28"/>
        </w:rPr>
      </w:pPr>
    </w:p>
    <w:p w14:paraId="01ADE1DC" w14:textId="77777777" w:rsidR="006B7646" w:rsidRDefault="006B7646">
      <w:pPr>
        <w:spacing w:before="156" w:after="156"/>
        <w:ind w:firstLineChars="0" w:firstLine="0"/>
        <w:rPr>
          <w:rFonts w:ascii="楷体" w:eastAsia="楷体" w:hAnsi="楷体" w:hint="eastAsia"/>
          <w:sz w:val="28"/>
          <w:szCs w:val="28"/>
        </w:rPr>
      </w:pPr>
    </w:p>
    <w:p w14:paraId="5216BE76" w14:textId="77777777" w:rsidR="006B7646" w:rsidRDefault="006B7646">
      <w:pPr>
        <w:spacing w:before="156" w:after="156"/>
        <w:ind w:firstLineChars="0" w:firstLine="0"/>
        <w:rPr>
          <w:rFonts w:ascii="楷体" w:eastAsia="楷体" w:hAnsi="楷体" w:hint="eastAsia"/>
          <w:sz w:val="28"/>
          <w:szCs w:val="28"/>
        </w:rPr>
      </w:pPr>
    </w:p>
    <w:p w14:paraId="6EF75381" w14:textId="77777777" w:rsidR="006B7646" w:rsidRDefault="00000000">
      <w:pPr>
        <w:spacing w:before="480" w:after="480"/>
        <w:ind w:firstLineChars="0" w:firstLine="0"/>
        <w:jc w:val="center"/>
        <w:rPr>
          <w:rFonts w:eastAsia="楷体"/>
          <w:b/>
          <w:bCs/>
          <w:sz w:val="36"/>
          <w:szCs w:val="36"/>
          <w:lang w:eastAsia="zh"/>
        </w:rPr>
      </w:pPr>
      <w:r>
        <w:rPr>
          <w:rFonts w:eastAsia="楷体" w:hint="eastAsia"/>
          <w:b/>
          <w:bCs/>
          <w:sz w:val="36"/>
          <w:szCs w:val="36"/>
        </w:rPr>
        <w:lastRenderedPageBreak/>
        <w:t xml:space="preserve">   </w:t>
      </w:r>
      <w:r>
        <w:rPr>
          <w:rFonts w:eastAsia="楷体"/>
          <w:b/>
          <w:bCs/>
          <w:sz w:val="36"/>
          <w:szCs w:val="36"/>
        </w:rPr>
        <w:t>D</w:t>
      </w:r>
      <w:r>
        <w:rPr>
          <w:rFonts w:eastAsia="楷体" w:hint="eastAsia"/>
          <w:b/>
          <w:bCs/>
          <w:sz w:val="36"/>
          <w:szCs w:val="36"/>
        </w:rPr>
        <w:t>ISCUSSION</w:t>
      </w:r>
      <w:r>
        <w:rPr>
          <w:rFonts w:eastAsia="楷体"/>
          <w:b/>
          <w:bCs/>
          <w:sz w:val="36"/>
          <w:szCs w:val="36"/>
        </w:rPr>
        <w:t xml:space="preserve"> </w:t>
      </w:r>
      <w:r>
        <w:rPr>
          <w:rFonts w:eastAsia="楷体" w:hint="eastAsia"/>
          <w:b/>
          <w:bCs/>
          <w:sz w:val="36"/>
          <w:szCs w:val="36"/>
        </w:rPr>
        <w:t>ON</w:t>
      </w:r>
      <w:r>
        <w:rPr>
          <w:rFonts w:eastAsia="楷体"/>
          <w:b/>
          <w:bCs/>
          <w:sz w:val="36"/>
          <w:szCs w:val="36"/>
        </w:rPr>
        <w:t xml:space="preserve"> </w:t>
      </w:r>
      <w:r>
        <w:rPr>
          <w:rFonts w:eastAsia="楷体" w:hint="eastAsia"/>
          <w:b/>
          <w:bCs/>
          <w:sz w:val="36"/>
          <w:szCs w:val="36"/>
        </w:rPr>
        <w:t>DATA</w:t>
      </w:r>
      <w:r>
        <w:rPr>
          <w:rFonts w:eastAsia="楷体"/>
          <w:b/>
          <w:bCs/>
          <w:sz w:val="36"/>
          <w:szCs w:val="36"/>
        </w:rPr>
        <w:t xml:space="preserve"> </w:t>
      </w:r>
      <w:r>
        <w:rPr>
          <w:rFonts w:eastAsia="楷体" w:hint="eastAsia"/>
          <w:b/>
          <w:bCs/>
          <w:sz w:val="36"/>
          <w:szCs w:val="36"/>
        </w:rPr>
        <w:t>ASSET</w:t>
      </w:r>
      <w:r>
        <w:rPr>
          <w:rFonts w:eastAsia="楷体"/>
          <w:b/>
          <w:bCs/>
          <w:sz w:val="36"/>
          <w:szCs w:val="36"/>
        </w:rPr>
        <w:t xml:space="preserve"> </w:t>
      </w:r>
      <w:r>
        <w:rPr>
          <w:rFonts w:eastAsia="楷体" w:hint="eastAsia"/>
          <w:b/>
          <w:bCs/>
          <w:sz w:val="36"/>
          <w:szCs w:val="36"/>
        </w:rPr>
        <w:t>CONTRIBUTION UNDER THE REVISED COMPANY LAW</w:t>
      </w:r>
      <w:r>
        <w:rPr>
          <w:rFonts w:eastAsia="楷体" w:hint="eastAsia"/>
          <w:b/>
          <w:bCs/>
          <w:sz w:val="36"/>
          <w:szCs w:val="36"/>
          <w:lang w:eastAsia="zh"/>
        </w:rPr>
        <w:t>: A PERSPECTIVE BASED ON HOHFELD'S THEORY OF LEGAL RELATIONS</w:t>
      </w:r>
    </w:p>
    <w:p w14:paraId="70643ED7" w14:textId="77777777" w:rsidR="006B7646" w:rsidRDefault="00000000">
      <w:pPr>
        <w:spacing w:beforeLines="300" w:before="978" w:afterLines="200" w:after="652"/>
        <w:ind w:firstLineChars="0" w:firstLine="0"/>
        <w:jc w:val="center"/>
        <w:rPr>
          <w:rFonts w:eastAsia="楷体"/>
          <w:b/>
          <w:bCs/>
          <w:sz w:val="36"/>
          <w:szCs w:val="36"/>
        </w:rPr>
      </w:pPr>
      <w:r>
        <w:rPr>
          <w:rFonts w:eastAsia="楷体" w:hint="eastAsia"/>
          <w:b/>
          <w:bCs/>
          <w:sz w:val="36"/>
          <w:szCs w:val="36"/>
        </w:rPr>
        <w:t>Abstract</w:t>
      </w:r>
    </w:p>
    <w:p w14:paraId="7DF53666" w14:textId="77777777" w:rsidR="006B7646" w:rsidRDefault="00000000">
      <w:pPr>
        <w:ind w:firstLine="560"/>
        <w:rPr>
          <w:rFonts w:eastAsia="楷体"/>
          <w:sz w:val="28"/>
          <w:szCs w:val="28"/>
        </w:rPr>
      </w:pPr>
      <w:r>
        <w:rPr>
          <w:rFonts w:eastAsia="楷体"/>
          <w:sz w:val="28"/>
          <w:szCs w:val="28"/>
        </w:rPr>
        <w:t>With the development of the digital economy and the promulgation of the new Company Law, the problems existing in the contribution of data assets as capital urgently need to be addressed. From the perspective of Hohfeld</w:t>
      </w:r>
      <w:ins w:id="23" w:author="Clarie" w:date="2026-01-21T02:07:00Z">
        <w:r>
          <w:rPr>
            <w:rFonts w:eastAsia="楷体" w:hint="eastAsia"/>
            <w:sz w:val="28"/>
            <w:szCs w:val="28"/>
            <w:lang w:eastAsia="zh"/>
          </w:rPr>
          <w:t>'s theory of</w:t>
        </w:r>
      </w:ins>
      <w:r>
        <w:rPr>
          <w:rFonts w:eastAsia="楷体"/>
          <w:sz w:val="28"/>
          <w:szCs w:val="28"/>
        </w:rPr>
        <w:t xml:space="preserve"> legal relations, </w:t>
      </w:r>
      <w:ins w:id="24" w:author="Clarie" w:date="2026-01-22T01:29:00Z">
        <w:r>
          <w:rPr>
            <w:rFonts w:eastAsia="楷体" w:hint="eastAsia"/>
            <w:sz w:val="28"/>
            <w:szCs w:val="28"/>
            <w:lang w:eastAsia="zh"/>
          </w:rPr>
          <w:t xml:space="preserve">non-public </w:t>
        </w:r>
      </w:ins>
      <w:r>
        <w:rPr>
          <w:rFonts w:eastAsia="楷体"/>
          <w:sz w:val="28"/>
          <w:szCs w:val="28"/>
        </w:rPr>
        <w:t xml:space="preserve">data property rights derived from public data constitute a "legally protected physical monopoly," which may be contributed through formal transfer; </w:t>
      </w:r>
      <w:ins w:id="25" w:author="Clarie" w:date="2026-01-22T01:29:00Z">
        <w:r>
          <w:rPr>
            <w:rFonts w:eastAsia="楷体" w:hint="eastAsia"/>
            <w:sz w:val="28"/>
            <w:szCs w:val="28"/>
            <w:lang w:eastAsia="zh"/>
          </w:rPr>
          <w:t xml:space="preserve">non-public </w:t>
        </w:r>
      </w:ins>
      <w:r>
        <w:rPr>
          <w:rFonts w:eastAsia="楷体"/>
          <w:sz w:val="28"/>
          <w:szCs w:val="28"/>
        </w:rPr>
        <w:t xml:space="preserve">data property rights derived from non-public data constitute a "legal monopoly with licensing rights," which may be contributed through formal transfer </w:t>
      </w:r>
      <w:r>
        <w:rPr>
          <w:rFonts w:eastAsia="楷体" w:hint="eastAsia"/>
          <w:sz w:val="28"/>
          <w:szCs w:val="28"/>
        </w:rPr>
        <w:t>or</w:t>
      </w:r>
      <w:r>
        <w:rPr>
          <w:rFonts w:eastAsia="楷体"/>
          <w:sz w:val="28"/>
          <w:szCs w:val="28"/>
        </w:rPr>
        <w:t xml:space="preserve"> licensing of the right to use. The above </w:t>
      </w:r>
      <w:ins w:id="26" w:author="Clarie" w:date="2026-01-22T01:30:00Z">
        <w:r>
          <w:rPr>
            <w:rFonts w:eastAsia="楷体" w:hint="eastAsia"/>
            <w:sz w:val="28"/>
            <w:szCs w:val="28"/>
            <w:lang w:eastAsia="zh"/>
          </w:rPr>
          <w:t>methods</w:t>
        </w:r>
      </w:ins>
      <w:del w:id="27" w:author="Clarie" w:date="2026-01-22T01:30:00Z">
        <w:r>
          <w:rPr>
            <w:rFonts w:eastAsia="楷体"/>
            <w:sz w:val="28"/>
            <w:szCs w:val="28"/>
          </w:rPr>
          <w:delText>forms</w:delText>
        </w:r>
      </w:del>
      <w:r>
        <w:rPr>
          <w:rFonts w:eastAsia="楷体"/>
          <w:sz w:val="28"/>
          <w:szCs w:val="28"/>
        </w:rPr>
        <w:t xml:space="preserve"> of contribution must comply with the three delivery rules of having a valid agreement, completing the </w:t>
      </w:r>
      <w:ins w:id="28" w:author="Clarie" w:date="2026-01-21T02:08:00Z">
        <w:r>
          <w:rPr>
            <w:rFonts w:eastAsia="楷体" w:hint="eastAsia"/>
            <w:sz w:val="28"/>
            <w:szCs w:val="28"/>
            <w:lang w:eastAsia="zh"/>
          </w:rPr>
          <w:t>delivery procedures</w:t>
        </w:r>
      </w:ins>
      <w:del w:id="29" w:author="Clarie" w:date="2026-01-21T02:08:00Z">
        <w:r>
          <w:rPr>
            <w:rFonts w:eastAsia="楷体"/>
            <w:sz w:val="28"/>
            <w:szCs w:val="28"/>
          </w:rPr>
          <w:delText>formalities for the transfer of the right to use</w:delText>
        </w:r>
      </w:del>
      <w:r>
        <w:rPr>
          <w:rFonts w:eastAsia="楷体"/>
          <w:sz w:val="28"/>
          <w:szCs w:val="28"/>
        </w:rPr>
        <w:t>, and disclosing information on the contribution of data assets.</w:t>
      </w:r>
      <w:r>
        <w:rPr>
          <w:rFonts w:eastAsia="楷体" w:hint="eastAsia"/>
          <w:sz w:val="28"/>
          <w:szCs w:val="28"/>
        </w:rPr>
        <w:t xml:space="preserve"> </w:t>
      </w:r>
      <w:r>
        <w:rPr>
          <w:rFonts w:eastAsia="楷体" w:hint="eastAsia"/>
          <w:sz w:val="28"/>
          <w:szCs w:val="28"/>
          <w:lang w:eastAsia="zh"/>
        </w:rPr>
        <w:t>I</w:t>
      </w:r>
      <w:r>
        <w:rPr>
          <w:rFonts w:eastAsia="楷体"/>
          <w:sz w:val="28"/>
          <w:szCs w:val="28"/>
        </w:rPr>
        <w:t xml:space="preserve">n the price evaluation of </w:t>
      </w:r>
      <w:ins w:id="30" w:author="Clarie" w:date="2026-01-12T23:23:00Z">
        <w:r>
          <w:rPr>
            <w:rFonts w:eastAsia="楷体" w:hint="eastAsia"/>
            <w:sz w:val="28"/>
            <w:szCs w:val="28"/>
            <w:lang w:eastAsia="zh"/>
          </w:rPr>
          <w:t>data asset</w:t>
        </w:r>
      </w:ins>
      <w:del w:id="31" w:author="Clarie" w:date="2026-01-20T10:54:00Z">
        <w:r>
          <w:rPr>
            <w:rFonts w:eastAsia="楷体"/>
            <w:sz w:val="28"/>
            <w:szCs w:val="28"/>
          </w:rPr>
          <w:delText>contributions</w:delText>
        </w:r>
      </w:del>
      <w:del w:id="32" w:author="Clarie" w:date="2026-01-12T23:23:00Z">
        <w:r>
          <w:rPr>
            <w:rFonts w:eastAsia="楷体"/>
            <w:sz w:val="28"/>
            <w:szCs w:val="28"/>
          </w:rPr>
          <w:delText xml:space="preserve"> based on the right to use</w:delText>
        </w:r>
      </w:del>
      <w:r>
        <w:rPr>
          <w:rFonts w:eastAsia="楷体"/>
          <w:sz w:val="28"/>
          <w:szCs w:val="28"/>
        </w:rPr>
        <w:t>, the reasonable price should, in principle, be determined through negotiation between the parties; however, if the evaluation is illegal, the reasonable price should be determined by reference to third-party valuation.</w:t>
      </w:r>
      <w:r>
        <w:t xml:space="preserve"> </w:t>
      </w:r>
      <w:r>
        <w:rPr>
          <w:rFonts w:eastAsia="楷体"/>
          <w:sz w:val="28"/>
          <w:szCs w:val="28"/>
        </w:rPr>
        <w:t xml:space="preserve">It is suggested that the multi-period excess earnings method can be adopted. By clarifying the </w:t>
      </w:r>
      <w:r>
        <w:rPr>
          <w:rFonts w:eastAsia="楷体" w:hint="eastAsia"/>
          <w:sz w:val="28"/>
          <w:szCs w:val="28"/>
        </w:rPr>
        <w:t>method</w:t>
      </w:r>
      <w:r>
        <w:rPr>
          <w:rFonts w:eastAsia="楷体"/>
          <w:sz w:val="28"/>
          <w:szCs w:val="28"/>
        </w:rPr>
        <w:t xml:space="preserve"> of contributing data assets as capital, it will help promote the reasonable application of data assets in corporate governance.</w:t>
      </w:r>
    </w:p>
    <w:p w14:paraId="7123943F" w14:textId="77777777" w:rsidR="006B7646" w:rsidRDefault="006B7646">
      <w:pPr>
        <w:ind w:firstLine="560"/>
        <w:rPr>
          <w:rFonts w:eastAsia="楷体"/>
          <w:sz w:val="28"/>
          <w:szCs w:val="28"/>
        </w:rPr>
      </w:pPr>
    </w:p>
    <w:p w14:paraId="5D8A9850" w14:textId="77777777" w:rsidR="006B7646" w:rsidRDefault="00000000">
      <w:pPr>
        <w:ind w:firstLine="562"/>
        <w:rPr>
          <w:rFonts w:eastAsia="楷体"/>
          <w:sz w:val="28"/>
          <w:szCs w:val="28"/>
        </w:rPr>
      </w:pPr>
      <w:r>
        <w:rPr>
          <w:rFonts w:eastAsia="楷体"/>
          <w:b/>
          <w:bCs/>
          <w:sz w:val="28"/>
          <w:szCs w:val="28"/>
        </w:rPr>
        <w:t>Keywords</w:t>
      </w:r>
      <w:r>
        <w:rPr>
          <w:rFonts w:eastAsia="楷体"/>
          <w:sz w:val="28"/>
          <w:szCs w:val="28"/>
        </w:rPr>
        <w:t>: data assets, non-monetary contribution, property rights spectrum, non-monetary valuation</w:t>
      </w:r>
    </w:p>
    <w:p w14:paraId="52B9FAC8" w14:textId="77777777" w:rsidR="006B7646" w:rsidRDefault="006B7646">
      <w:pPr>
        <w:ind w:firstLine="560"/>
        <w:rPr>
          <w:rFonts w:eastAsia="楷体"/>
          <w:sz w:val="28"/>
          <w:szCs w:val="28"/>
        </w:rPr>
      </w:pPr>
    </w:p>
    <w:p w14:paraId="470DFDB8" w14:textId="77777777" w:rsidR="006B7646" w:rsidRDefault="006B7646">
      <w:pPr>
        <w:ind w:firstLineChars="0" w:firstLine="0"/>
        <w:rPr>
          <w:rFonts w:ascii="楷体" w:eastAsia="楷体" w:hAnsi="楷体" w:hint="eastAsia"/>
          <w:sz w:val="28"/>
          <w:szCs w:val="28"/>
        </w:rPr>
      </w:pPr>
    </w:p>
    <w:p w14:paraId="048CAB46" w14:textId="77777777" w:rsidR="006B7646" w:rsidRDefault="00000000" w:rsidP="00CA17AD">
      <w:pPr>
        <w:ind w:firstLineChars="0" w:firstLine="0"/>
        <w:sectPr w:rsidR="006B7646">
          <w:headerReference w:type="even" r:id="rId10"/>
          <w:headerReference w:type="default" r:id="rId11"/>
          <w:footerReference w:type="even" r:id="rId12"/>
          <w:footerReference w:type="default" r:id="rId13"/>
          <w:headerReference w:type="first" r:id="rId14"/>
          <w:footerReference w:type="first" r:id="rId15"/>
          <w:footnotePr>
            <w:numFmt w:val="decimalEnclosedCircleChinese"/>
            <w:numRestart w:val="eachPage"/>
          </w:footnotePr>
          <w:pgSz w:w="11906" w:h="16838"/>
          <w:pgMar w:top="1474" w:right="1701" w:bottom="1474" w:left="1701" w:header="1021" w:footer="1021" w:gutter="0"/>
          <w:pgNumType w:start="0"/>
          <w:cols w:space="425"/>
          <w:titlePg/>
          <w:docGrid w:type="lines" w:linePitch="326"/>
        </w:sectPr>
      </w:pPr>
      <w:r>
        <w:rPr>
          <w:rFonts w:hint="eastAsia"/>
        </w:rPr>
        <w:br w:type="page"/>
      </w:r>
    </w:p>
    <w:p w14:paraId="1A4F0A69" w14:textId="77777777" w:rsidR="006B7646" w:rsidRDefault="00000000">
      <w:pPr>
        <w:pStyle w:val="2"/>
      </w:pPr>
      <w:bookmarkStart w:id="33" w:name="_Toc209226033"/>
      <w:r>
        <w:rPr>
          <w:rFonts w:hint="eastAsia"/>
        </w:rPr>
        <w:t>一、问题的提出</w:t>
      </w:r>
      <w:bookmarkEnd w:id="33"/>
    </w:p>
    <w:p w14:paraId="25A81D70" w14:textId="77777777" w:rsidR="006B7646" w:rsidRDefault="00000000">
      <w:pPr>
        <w:ind w:firstLine="480"/>
        <w:rPr>
          <w:del w:id="34" w:author="Clarie" w:date="2026-01-13T01:18:00Z"/>
        </w:rPr>
      </w:pPr>
      <w:r>
        <w:rPr>
          <w:rFonts w:hint="eastAsia"/>
        </w:rPr>
        <w:t>数据资产指</w:t>
      </w:r>
      <w:ins w:id="35" w:author="Clarie" w:date="2026-01-20T10:18:00Z">
        <w:r>
          <w:rPr>
            <w:rFonts w:hint="eastAsia"/>
            <w:lang w:eastAsia="zh"/>
          </w:rPr>
          <w:t>持有主体合法拥有或控制的，</w:t>
        </w:r>
      </w:ins>
      <w:r>
        <w:rPr>
          <w:rFonts w:hint="eastAsia"/>
        </w:rPr>
        <w:t>以</w:t>
      </w:r>
      <w:ins w:id="36" w:author="Clarie" w:date="2026-01-20T10:21:00Z">
        <w:r>
          <w:rPr>
            <w:rFonts w:hint="eastAsia"/>
            <w:lang w:eastAsia="zh"/>
          </w:rPr>
          <w:t>原始</w:t>
        </w:r>
      </w:ins>
      <w:r>
        <w:rPr>
          <w:rFonts w:hint="eastAsia"/>
        </w:rPr>
        <w:t>数据</w:t>
      </w:r>
      <w:del w:id="37" w:author="Clarie" w:date="2026-01-20T10:21:00Z">
        <w:r>
          <w:rPr>
            <w:rFonts w:hint="eastAsia"/>
          </w:rPr>
          <w:delText>（个人数据、企业数据等）</w:delText>
        </w:r>
      </w:del>
      <w:r>
        <w:rPr>
          <w:rFonts w:hint="eastAsia"/>
        </w:rPr>
        <w:t>和算法为基础，通过数字化及网络技术分析和加工得出的</w:t>
      </w:r>
      <w:ins w:id="38" w:author="Clarie" w:date="2026-01-20T10:19:00Z">
        <w:r>
          <w:rPr>
            <w:rFonts w:hint="eastAsia"/>
            <w:lang w:eastAsia="zh"/>
          </w:rPr>
          <w:t>，能进行货币计量</w:t>
        </w:r>
      </w:ins>
      <w:ins w:id="39" w:author="Clarie" w:date="2026-01-20T21:05:00Z">
        <w:r>
          <w:rPr>
            <w:rFonts w:hint="eastAsia"/>
            <w:lang w:eastAsia="zh"/>
          </w:rPr>
          <w:t>并</w:t>
        </w:r>
      </w:ins>
      <w:ins w:id="40" w:author="Clarie" w:date="2026-01-20T10:19:00Z">
        <w:r>
          <w:rPr>
            <w:rFonts w:hint="eastAsia"/>
            <w:lang w:eastAsia="zh"/>
          </w:rPr>
          <w:t>能带来经济利益或社会效益</w:t>
        </w:r>
      </w:ins>
      <w:ins w:id="41" w:author="Clarie" w:date="2026-01-20T10:21:00Z">
        <w:r>
          <w:rPr>
            <w:rFonts w:hint="eastAsia"/>
            <w:lang w:eastAsia="zh"/>
          </w:rPr>
          <w:t>的</w:t>
        </w:r>
      </w:ins>
      <w:r>
        <w:rPr>
          <w:rFonts w:hint="eastAsia"/>
        </w:rPr>
        <w:t>一种新型无形资产或存货。</w:t>
      </w:r>
      <w:r>
        <w:rPr>
          <w:rStyle w:val="af"/>
        </w:rPr>
        <w:footnoteReference w:id="1"/>
      </w:r>
      <w:r>
        <w:rPr>
          <w:rFonts w:hint="eastAsia"/>
        </w:rPr>
        <w:t>在</w:t>
      </w:r>
      <w:r>
        <w:rPr>
          <w:rFonts w:hint="eastAsia"/>
        </w:rPr>
        <w:t>2022</w:t>
      </w:r>
      <w:r>
        <w:rPr>
          <w:rFonts w:hint="eastAsia"/>
        </w:rPr>
        <w:t>年</w:t>
      </w:r>
      <w:r>
        <w:rPr>
          <w:rFonts w:hint="eastAsia"/>
        </w:rPr>
        <w:t>12</w:t>
      </w:r>
      <w:r>
        <w:rPr>
          <w:rFonts w:hint="eastAsia"/>
        </w:rPr>
        <w:t>月，国务院发布了《中共中央、国务院</w:t>
      </w:r>
      <w:r>
        <w:rPr>
          <w:rFonts w:hint="eastAsia"/>
          <w:lang w:val="zh-CN"/>
        </w:rPr>
        <w:t>关于构建数据基础制度更好发挥数据要素作用的意见》（</w:t>
      </w:r>
      <w:r>
        <w:rPr>
          <w:rFonts w:hint="eastAsia"/>
        </w:rPr>
        <w:t>以下简称《</w:t>
      </w:r>
      <w:bookmarkStart w:id="42" w:name="OLE_LINK10"/>
      <w:r>
        <w:rPr>
          <w:rFonts w:hint="eastAsia"/>
        </w:rPr>
        <w:t>数据二十条</w:t>
      </w:r>
      <w:bookmarkEnd w:id="42"/>
      <w:r>
        <w:rPr>
          <w:rFonts w:hint="eastAsia"/>
        </w:rPr>
        <w:t>》），其中确立了需要“构建数据资源的确权及产权制度”，进而引申出三权分置的政策导向。</w:t>
      </w:r>
      <w:r>
        <w:rPr>
          <w:rStyle w:val="af"/>
          <w:rFonts w:cs="Times New Roman"/>
          <w:szCs w:val="24"/>
        </w:rPr>
        <w:footnoteReference w:id="2"/>
      </w:r>
      <w:r>
        <w:rPr>
          <w:rFonts w:hint="eastAsia"/>
        </w:rPr>
        <w:t>后在</w:t>
      </w:r>
      <w:r>
        <w:rPr>
          <w:rFonts w:hint="eastAsia"/>
        </w:rPr>
        <w:t>2023</w:t>
      </w:r>
      <w:r>
        <w:rPr>
          <w:rFonts w:hint="eastAsia"/>
        </w:rPr>
        <w:t>年</w:t>
      </w:r>
      <w:r>
        <w:rPr>
          <w:rFonts w:hint="eastAsia"/>
        </w:rPr>
        <w:t>8</w:t>
      </w:r>
      <w:r>
        <w:rPr>
          <w:rFonts w:hint="eastAsia"/>
        </w:rPr>
        <w:t>月，财政部发布了《</w:t>
      </w:r>
      <w:bookmarkStart w:id="43" w:name="OLE_LINK1"/>
      <w:r>
        <w:rPr>
          <w:rFonts w:hint="eastAsia"/>
        </w:rPr>
        <w:t>企业数据资源相关会计处理暂行规定</w:t>
      </w:r>
      <w:bookmarkEnd w:id="43"/>
      <w:r>
        <w:rPr>
          <w:rFonts w:hint="eastAsia"/>
        </w:rPr>
        <w:t>》（以下简称《暂行规定》），</w:t>
      </w:r>
      <w:r>
        <w:rPr>
          <w:rFonts w:hint="eastAsia"/>
          <w:lang w:eastAsia="zh"/>
        </w:rPr>
        <w:t>其规定</w:t>
      </w:r>
      <w:r>
        <w:rPr>
          <w:rFonts w:hint="eastAsia"/>
        </w:rPr>
        <w:t>企业可以将符合会计准则要求的数据资产计入财务报表，并明确了数据资产会计处理适用准则及信息披露的要求，</w:t>
      </w:r>
      <w:r>
        <w:rPr>
          <w:rFonts w:hint="eastAsia"/>
          <w:lang w:eastAsia="zh"/>
        </w:rPr>
        <w:t>进一步</w:t>
      </w:r>
      <w:r>
        <w:rPr>
          <w:rFonts w:hint="eastAsia"/>
        </w:rPr>
        <w:t>对数据资产入表作出规范和说明。</w:t>
      </w:r>
      <w:r>
        <w:rPr>
          <w:rStyle w:val="af"/>
          <w:rFonts w:cs="Times New Roman"/>
          <w:szCs w:val="24"/>
        </w:rPr>
        <w:footnoteReference w:id="3"/>
      </w:r>
      <w:r>
        <w:rPr>
          <w:rFonts w:hint="eastAsia"/>
        </w:rPr>
        <w:t>至此，两项文件均更加明确了数据资产的财产价值和三权分置规则，进而极大地增加了数据资产在公司中出资的可能性。</w:t>
      </w:r>
      <w:ins w:id="44" w:author="Clarie" w:date="2026-01-13T01:15:00Z">
        <w:r>
          <w:rPr>
            <w:rFonts w:hint="eastAsia"/>
            <w:lang w:eastAsia="zh"/>
          </w:rPr>
          <w:t>与此同时，</w:t>
        </w:r>
      </w:ins>
      <w:ins w:id="45" w:author="Clarie" w:date="2026-01-13T01:14:00Z">
        <w:r>
          <w:rPr>
            <w:rFonts w:ascii="宋体" w:hAnsi="宋体" w:cs="宋体"/>
            <w:szCs w:val="24"/>
          </w:rPr>
          <w:t>域外立法</w:t>
        </w:r>
      </w:ins>
      <w:ins w:id="46" w:author="Clarie" w:date="2026-01-13T01:15:00Z">
        <w:r>
          <w:rPr>
            <w:rFonts w:ascii="宋体" w:hAnsi="宋体" w:cs="宋体" w:hint="eastAsia"/>
            <w:szCs w:val="24"/>
            <w:lang w:eastAsia="zh"/>
          </w:rPr>
          <w:t>已</w:t>
        </w:r>
      </w:ins>
      <w:ins w:id="47" w:author="Clarie" w:date="2026-01-13T01:14:00Z">
        <w:r>
          <w:rPr>
            <w:rFonts w:ascii="宋体" w:hAnsi="宋体" w:cs="宋体"/>
            <w:szCs w:val="24"/>
          </w:rPr>
          <w:t>普遍认可非货币出资</w:t>
        </w:r>
      </w:ins>
      <w:ins w:id="48" w:author="Clarie" w:date="2026-01-13T01:15:00Z">
        <w:r>
          <w:rPr>
            <w:rFonts w:ascii="宋体" w:hAnsi="宋体" w:cs="宋体" w:hint="eastAsia"/>
            <w:szCs w:val="24"/>
            <w:lang w:eastAsia="zh"/>
          </w:rPr>
          <w:t>形式</w:t>
        </w:r>
      </w:ins>
      <w:ins w:id="49" w:author="Clarie" w:date="2026-01-13T01:17:00Z">
        <w:r>
          <w:rPr>
            <w:rStyle w:val="af"/>
          </w:rPr>
          <w:footnoteReference w:id="4"/>
        </w:r>
      </w:ins>
      <w:ins w:id="52" w:author="Clarie" w:date="2026-01-13T01:14:00Z">
        <w:r>
          <w:rPr>
            <w:rFonts w:ascii="宋体" w:hAnsi="宋体" w:cs="宋体"/>
            <w:szCs w:val="24"/>
          </w:rPr>
          <w:t>，</w:t>
        </w:r>
      </w:ins>
      <w:ins w:id="53" w:author="Clarie" w:date="2026-01-13T23:19:00Z">
        <w:r>
          <w:rPr>
            <w:rFonts w:ascii="宋体" w:hAnsi="宋体" w:cs="宋体" w:hint="eastAsia"/>
            <w:szCs w:val="24"/>
            <w:lang w:eastAsia="zh"/>
          </w:rPr>
          <w:t>且</w:t>
        </w:r>
      </w:ins>
      <w:ins w:id="54" w:author="Clarie" w:date="2026-01-13T01:14:00Z">
        <w:r>
          <w:rPr>
            <w:rFonts w:ascii="宋体" w:hAnsi="宋体" w:cs="宋体"/>
            <w:szCs w:val="24"/>
          </w:rPr>
          <w:t>我国</w:t>
        </w:r>
      </w:ins>
      <w:ins w:id="55" w:author="Clarie" w:date="2026-01-13T23:19:00Z">
        <w:r>
          <w:rPr>
            <w:rFonts w:ascii="宋体" w:hAnsi="宋体" w:cs="宋体" w:hint="eastAsia"/>
            <w:szCs w:val="24"/>
            <w:lang w:eastAsia="zh"/>
          </w:rPr>
          <w:t>经</w:t>
        </w:r>
      </w:ins>
      <w:ins w:id="56" w:author="Clarie" w:date="2026-01-13T01:14:00Z">
        <w:r>
          <w:rPr>
            <w:rFonts w:ascii="宋体" w:hAnsi="宋体" w:cs="宋体"/>
            <w:szCs w:val="24"/>
          </w:rPr>
          <w:t>两次公司法修订</w:t>
        </w:r>
      </w:ins>
      <w:ins w:id="57" w:author="Clarie" w:date="2026-01-20T10:26:00Z">
        <w:r>
          <w:rPr>
            <w:rFonts w:ascii="宋体" w:hAnsi="宋体" w:cs="宋体" w:hint="eastAsia"/>
            <w:szCs w:val="24"/>
            <w:lang w:eastAsia="zh"/>
          </w:rPr>
          <w:t>亦</w:t>
        </w:r>
      </w:ins>
      <w:ins w:id="58" w:author="Clarie" w:date="2026-01-13T01:14:00Z">
        <w:r>
          <w:rPr>
            <w:rFonts w:ascii="宋体" w:hAnsi="宋体" w:cs="宋体"/>
            <w:szCs w:val="24"/>
          </w:rPr>
          <w:t>逐步放宽非货币出资范围</w:t>
        </w:r>
      </w:ins>
      <w:ins w:id="59" w:author="Clarie" w:date="2026-01-13T01:18:00Z">
        <w:r>
          <w:rPr>
            <w:rStyle w:val="af"/>
          </w:rPr>
          <w:footnoteReference w:id="5"/>
        </w:r>
      </w:ins>
      <w:ins w:id="62" w:author="Clarie" w:date="2026-01-13T01:16:00Z">
        <w:r>
          <w:rPr>
            <w:rFonts w:ascii="宋体" w:hAnsi="宋体" w:cs="宋体" w:hint="eastAsia"/>
            <w:szCs w:val="24"/>
            <w:lang w:eastAsia="zh"/>
          </w:rPr>
          <w:t>，</w:t>
        </w:r>
      </w:ins>
      <w:ins w:id="63" w:author="Clarie" w:date="2026-01-13T01:14:00Z">
        <w:r>
          <w:rPr>
            <w:rFonts w:ascii="宋体" w:hAnsi="宋体" w:cs="宋体"/>
            <w:szCs w:val="24"/>
          </w:rPr>
          <w:t>体现了立法者对非货币出资的肯定态度。</w:t>
        </w:r>
      </w:ins>
    </w:p>
    <w:p w14:paraId="6EAD503A" w14:textId="77777777" w:rsidR="006B7646" w:rsidRDefault="00000000">
      <w:pPr>
        <w:ind w:firstLine="480"/>
      </w:pPr>
      <w:commentRangeStart w:id="64"/>
      <w:commentRangeStart w:id="65"/>
      <w:del w:id="66" w:author="Clarie" w:date="2026-01-13T01:17:00Z">
        <w:r>
          <w:rPr>
            <w:rFonts w:hint="eastAsia"/>
          </w:rPr>
          <w:delText>与此同时，从公司法条文本身来看，股东的出资形式已经逐渐变得多样化。首先，域外各国公司法中均具有关于非货币出资的规定，如美国标准公司法</w:delText>
        </w:r>
        <w:r>
          <w:rPr>
            <w:rFonts w:hint="eastAsia"/>
          </w:rPr>
          <w:delText>MBCA6.21(b)</w:delText>
        </w:r>
        <w:r>
          <w:rPr>
            <w:rFonts w:hint="eastAsia"/>
          </w:rPr>
          <w:delText>条明确公司发行股权（份）的对价可以是任何有形资产和无形资产，或者是可以向公司提供的各种经济利益（如向公司提供劳务或者其他服务等）。</w:delText>
        </w:r>
        <w:r>
          <w:rPr>
            <w:rStyle w:val="af"/>
          </w:rPr>
          <w:footnoteReference w:id="6"/>
        </w:r>
        <w:r>
          <w:rPr>
            <w:rFonts w:hint="eastAsia"/>
            <w:vertAlign w:val="superscript"/>
          </w:rPr>
          <w:delText>-</w:delText>
        </w:r>
        <w:r>
          <w:rPr>
            <w:rStyle w:val="af"/>
          </w:rPr>
          <w:footnoteReference w:id="7"/>
        </w:r>
        <w:r>
          <w:rPr>
            <w:rFonts w:hint="eastAsia"/>
          </w:rPr>
          <w:delText>其次，自</w:delText>
        </w:r>
        <w:r>
          <w:rPr>
            <w:rFonts w:hint="eastAsia"/>
          </w:rPr>
          <w:delText>2015</w:delText>
        </w:r>
        <w:r>
          <w:rPr>
            <w:rFonts w:hint="eastAsia"/>
          </w:rPr>
          <w:delText>年我国公司法修订后，便明确了只要可用货币评估、可依法转让并且不属于禁止出资范围内的非货币资产均可用作出资。而在</w:delText>
        </w:r>
        <w:r>
          <w:rPr>
            <w:rFonts w:hint="eastAsia"/>
          </w:rPr>
          <w:delText>2023</w:delText>
        </w:r>
        <w:r>
          <w:rPr>
            <w:rFonts w:hint="eastAsia"/>
          </w:rPr>
          <w:delText>年修订的《中华人民共和国公司法》（以下简称《公司法》）中，第</w:delText>
        </w:r>
        <w:r>
          <w:rPr>
            <w:rFonts w:hint="eastAsia"/>
          </w:rPr>
          <w:delText>48</w:delText>
        </w:r>
        <w:r>
          <w:rPr>
            <w:rFonts w:hint="eastAsia"/>
          </w:rPr>
          <w:delText>条放宽了有关有限责任公司及股份有限公司的股东出资的非货币出资形式，</w:delText>
        </w:r>
      </w:del>
      <w:del w:id="67" w:author="Clarie" w:date="2026-01-13T01:18:00Z">
        <w:r>
          <w:rPr>
            <w:rFonts w:hint="eastAsia"/>
          </w:rPr>
          <w:delText>并且对于非货币出资进行了不完全列举，增加设列了股权、债权两种非货币类型</w:delText>
        </w:r>
        <w:r>
          <w:rPr>
            <w:rStyle w:val="af"/>
          </w:rPr>
          <w:footnoteReference w:id="8"/>
        </w:r>
        <w:r>
          <w:rPr>
            <w:rFonts w:hint="eastAsia"/>
          </w:rPr>
          <w:delText>。从上述修改中也可看出，立法者似并不对非货币出资持否定的态度，《公司法》第</w:delText>
        </w:r>
        <w:r>
          <w:rPr>
            <w:rFonts w:hint="eastAsia"/>
          </w:rPr>
          <w:delText>48</w:delText>
        </w:r>
        <w:r>
          <w:rPr>
            <w:rFonts w:hint="eastAsia"/>
          </w:rPr>
          <w:delText>条为现实社会中的非货币出资提供了法律依据。</w:delText>
        </w:r>
      </w:del>
      <w:commentRangeEnd w:id="64"/>
      <w:r>
        <w:commentReference w:id="64"/>
      </w:r>
      <w:commentRangeEnd w:id="65"/>
      <w:r>
        <w:commentReference w:id="65"/>
      </w:r>
    </w:p>
    <w:p w14:paraId="1B4A2BCB" w14:textId="77777777" w:rsidR="006B7646" w:rsidRDefault="00000000">
      <w:pPr>
        <w:ind w:firstLine="480"/>
      </w:pPr>
      <w:r>
        <w:rPr>
          <w:rFonts w:hint="eastAsia"/>
        </w:rPr>
        <w:t>除此之外，目前在实践中已经出现数据资产</w:t>
      </w:r>
      <w:ins w:id="74" w:author="Clarie" w:date="2026-01-22T00:02:00Z">
        <w:r>
          <w:rPr>
            <w:rFonts w:hint="eastAsia"/>
            <w:lang w:eastAsia="zh"/>
          </w:rPr>
          <w:t>入股</w:t>
        </w:r>
      </w:ins>
      <w:del w:id="75" w:author="Clarie" w:date="2026-01-22T00:02:00Z">
        <w:r>
          <w:rPr>
            <w:rFonts w:hint="eastAsia"/>
          </w:rPr>
          <w:delText>出资</w:delText>
        </w:r>
      </w:del>
      <w:r>
        <w:rPr>
          <w:rFonts w:hint="eastAsia"/>
        </w:rPr>
        <w:t>的前沿案例。如</w:t>
      </w:r>
      <w:bookmarkStart w:id="76" w:name="OLE_LINK2"/>
      <w:r>
        <w:rPr>
          <w:rFonts w:hint="eastAsia"/>
        </w:rPr>
        <w:t>开放群岛开源社区成员单位青岛华通智能科技研究院有限公司把基于医疗数据开发的数据保险箱（医疗）产品，以作价</w:t>
      </w:r>
      <w:r>
        <w:rPr>
          <w:rFonts w:hint="eastAsia"/>
        </w:rPr>
        <w:t>100</w:t>
      </w:r>
      <w:r>
        <w:rPr>
          <w:rFonts w:hint="eastAsia"/>
        </w:rPr>
        <w:t>万元入股，与青岛北岸控股集团有限责任公司、翼方健数（山东）公司签订组建</w:t>
      </w:r>
      <w:del w:id="77" w:author="Clarie" w:date="2026-01-22T00:03:00Z">
        <w:r>
          <w:rPr>
            <w:rFonts w:hint="eastAsia"/>
          </w:rPr>
          <w:delText>成立</w:delText>
        </w:r>
      </w:del>
      <w:r>
        <w:rPr>
          <w:rFonts w:hint="eastAsia"/>
        </w:rPr>
        <w:t>新公司的入股协议，这</w:t>
      </w:r>
      <w:del w:id="78" w:author="Clarie" w:date="2026-01-22T00:03:00Z">
        <w:r>
          <w:rPr>
            <w:rFonts w:hint="eastAsia"/>
          </w:rPr>
          <w:delText>也</w:delText>
        </w:r>
      </w:del>
      <w:r>
        <w:rPr>
          <w:rFonts w:hint="eastAsia"/>
        </w:rPr>
        <w:t>是全国首例数据资产</w:t>
      </w:r>
      <w:del w:id="79" w:author="Clarie" w:date="2026-01-13T01:23:00Z">
        <w:r>
          <w:rPr>
            <w:rFonts w:hint="eastAsia"/>
          </w:rPr>
          <w:delText>作价</w:delText>
        </w:r>
      </w:del>
      <w:r>
        <w:rPr>
          <w:rFonts w:hint="eastAsia"/>
        </w:rPr>
        <w:t>入股的案例。</w:t>
      </w:r>
      <w:bookmarkEnd w:id="76"/>
      <w:r>
        <w:rPr>
          <w:rStyle w:val="af"/>
        </w:rPr>
        <w:footnoteReference w:id="9"/>
      </w:r>
      <w:r>
        <w:rPr>
          <w:rFonts w:hint="eastAsia"/>
        </w:rPr>
        <w:t>又如，徽投科技控股有限公司以自主研发的平台数据形成的</w:t>
      </w:r>
      <w:r>
        <w:rPr>
          <w:rFonts w:hint="eastAsia"/>
        </w:rPr>
        <w:t>4</w:t>
      </w:r>
      <w:r>
        <w:rPr>
          <w:rFonts w:hint="eastAsia"/>
        </w:rPr>
        <w:t>款标准化产品，以</w:t>
      </w:r>
      <w:r>
        <w:rPr>
          <w:rFonts w:hint="eastAsia"/>
        </w:rPr>
        <w:t>51.9</w:t>
      </w:r>
      <w:r>
        <w:rPr>
          <w:rFonts w:hint="eastAsia"/>
        </w:rPr>
        <w:t>万元的评估价入股，这是全国首例民营企业数据资产</w:t>
      </w:r>
      <w:del w:id="81" w:author="Clarie" w:date="2026-01-13T01:24:00Z">
        <w:r>
          <w:rPr>
            <w:rFonts w:hint="eastAsia"/>
          </w:rPr>
          <w:delText>增资作价</w:delText>
        </w:r>
      </w:del>
      <w:r>
        <w:rPr>
          <w:rFonts w:hint="eastAsia"/>
        </w:rPr>
        <w:t>入股的案例。</w:t>
      </w:r>
      <w:r>
        <w:rPr>
          <w:rStyle w:val="af"/>
        </w:rPr>
        <w:footnoteReference w:id="10"/>
      </w:r>
      <w:r>
        <w:rPr>
          <w:rFonts w:hint="eastAsia"/>
        </w:rPr>
        <w:t>由于数据资产具有多种经济价值，</w:t>
      </w:r>
      <w:del w:id="84" w:author="Clarie" w:date="2026-01-22T00:03:00Z">
        <w:r>
          <w:rPr>
            <w:rFonts w:hint="eastAsia"/>
          </w:rPr>
          <w:delText>如其本身具有一定的商品价值，因此</w:delText>
        </w:r>
      </w:del>
      <w:r>
        <w:rPr>
          <w:rFonts w:hint="eastAsia"/>
        </w:rPr>
        <w:t>如互联网企业等拥有丰富数据资产和产品的科技公司可以将其作为标的投资给其他企业，以获得这些企业的股权，从而作为一种有效的投资管理手段。</w:t>
      </w:r>
      <w:r>
        <w:rPr>
          <w:rStyle w:val="af"/>
        </w:rPr>
        <w:footnoteReference w:id="11"/>
      </w:r>
      <w:r>
        <w:rPr>
          <w:rFonts w:hint="eastAsia"/>
        </w:rPr>
        <w:t>因此，结合上述案例，数据资产在目前经济市场上已具有一定的出资需求。</w:t>
      </w:r>
    </w:p>
    <w:p w14:paraId="3C656740" w14:textId="77777777" w:rsidR="006B7646" w:rsidRDefault="00000000">
      <w:pPr>
        <w:ind w:firstLine="480"/>
        <w:rPr>
          <w:szCs w:val="24"/>
        </w:rPr>
      </w:pPr>
      <w:r>
        <w:rPr>
          <w:rFonts w:hint="eastAsia"/>
        </w:rPr>
        <w:t>然</w:t>
      </w:r>
      <w:r>
        <w:rPr>
          <w:rFonts w:hint="eastAsia"/>
          <w:szCs w:val="24"/>
        </w:rPr>
        <w:t>根据目前的讨论，</w:t>
      </w:r>
      <w:r>
        <w:rPr>
          <w:rFonts w:hint="eastAsia"/>
        </w:rPr>
        <w:t>数据资产</w:t>
      </w:r>
      <w:del w:id="86" w:author="Clarie" w:date="2026-01-21T02:03:00Z">
        <w:r>
          <w:rPr>
            <w:rFonts w:hint="eastAsia"/>
          </w:rPr>
          <w:delText>出资</w:delText>
        </w:r>
      </w:del>
      <w:r>
        <w:rPr>
          <w:rFonts w:hint="eastAsia"/>
        </w:rPr>
        <w:t>入股主要面临以下几个问题：（</w:t>
      </w:r>
      <w:r>
        <w:rPr>
          <w:rFonts w:hint="eastAsia"/>
        </w:rPr>
        <w:t>1</w:t>
      </w:r>
      <w:r>
        <w:rPr>
          <w:rFonts w:hint="eastAsia"/>
        </w:rPr>
        <w:t>）数据资产是否能够被确权，作为一种独立的财产权被加以处分？由于目前法律法规并未明确规定数据产权的法律性质，故而不同学者持有所有权说、新型财产权说、商业秘密说、著作权</w:t>
      </w:r>
      <w:r>
        <w:rPr>
          <w:rFonts w:hint="eastAsia"/>
        </w:rPr>
        <w:t>+</w:t>
      </w:r>
      <w:r>
        <w:rPr>
          <w:rFonts w:hint="eastAsia"/>
        </w:rPr>
        <w:t>数据库特别权利说等不同的观点；（</w:t>
      </w:r>
      <w:r>
        <w:rPr>
          <w:rFonts w:hint="eastAsia"/>
        </w:rPr>
        <w:t>2</w:t>
      </w:r>
      <w:r>
        <w:rPr>
          <w:rFonts w:hint="eastAsia"/>
        </w:rPr>
        <w:t>）数据产权是否能够被依法转让？该问题与前述问题有所关联，因现有法律并未规定数据产权是否能够在法律允许的范围内被加以转让，然若是不能加以转让则不符合公司法中有关非货币出资的规定，因此仍需从数据产权的法律属性着手探讨；（</w:t>
      </w:r>
      <w:r>
        <w:rPr>
          <w:rFonts w:hint="eastAsia"/>
        </w:rPr>
        <w:t>3</w:t>
      </w:r>
      <w:r>
        <w:rPr>
          <w:rFonts w:hint="eastAsia"/>
        </w:rPr>
        <w:t>）数据资产应当按照何种标准被评估？会计学界对此存在不同的评判标准，如成本法、市场法、收益法等，但是目前并未存在统一的评估标准。</w:t>
      </w:r>
    </w:p>
    <w:p w14:paraId="1A8C0581" w14:textId="77777777" w:rsidR="006B7646" w:rsidRDefault="00000000">
      <w:pPr>
        <w:ind w:firstLine="480"/>
      </w:pPr>
      <w:r>
        <w:rPr>
          <w:rFonts w:hint="eastAsia"/>
        </w:rPr>
        <w:t>综上所述，数据出资有其现实性和必要性，然正因囿于以上问题，导致理论和实务界中对于数据资产是否可</w:t>
      </w:r>
      <w:ins w:id="87" w:author="Clarie" w:date="2026-01-22T01:05:00Z">
        <w:r>
          <w:rPr>
            <w:rFonts w:hint="eastAsia"/>
            <w:lang w:eastAsia="zh"/>
          </w:rPr>
          <w:t>入股</w:t>
        </w:r>
      </w:ins>
      <w:del w:id="88" w:author="Clarie" w:date="2026-01-22T01:05:00Z">
        <w:r>
          <w:rPr>
            <w:rFonts w:hint="eastAsia"/>
          </w:rPr>
          <w:delText>出资</w:delText>
        </w:r>
      </w:del>
      <w:r>
        <w:rPr>
          <w:rFonts w:hint="eastAsia"/>
        </w:rPr>
        <w:t>、以及如何</w:t>
      </w:r>
      <w:ins w:id="89" w:author="Clarie" w:date="2026-01-22T01:05:00Z">
        <w:r>
          <w:rPr>
            <w:rFonts w:hint="eastAsia"/>
            <w:lang w:eastAsia="zh"/>
          </w:rPr>
          <w:t>入股</w:t>
        </w:r>
      </w:ins>
      <w:del w:id="90" w:author="Clarie" w:date="2026-01-22T01:05:00Z">
        <w:r>
          <w:rPr>
            <w:rFonts w:hint="eastAsia"/>
          </w:rPr>
          <w:delText>出资</w:delText>
        </w:r>
      </w:del>
      <w:r>
        <w:rPr>
          <w:rFonts w:hint="eastAsia"/>
        </w:rPr>
        <w:t>仍存在困惑与争议。因此本文将结合《公司法》并针对数据资产</w:t>
      </w:r>
      <w:del w:id="91" w:author="Clarie" w:date="2026-01-13T23:52:00Z">
        <w:r>
          <w:rPr>
            <w:rFonts w:hint="eastAsia"/>
          </w:rPr>
          <w:delText>出资</w:delText>
        </w:r>
      </w:del>
      <w:r>
        <w:rPr>
          <w:rFonts w:hint="eastAsia"/>
        </w:rPr>
        <w:t>入股问题展开探讨。</w:t>
      </w:r>
    </w:p>
    <w:p w14:paraId="7312DD7E" w14:textId="77777777" w:rsidR="006B7646" w:rsidRDefault="00000000">
      <w:pPr>
        <w:pStyle w:val="2"/>
      </w:pPr>
      <w:bookmarkStart w:id="92" w:name="_Toc209226034"/>
      <w:r>
        <w:rPr>
          <w:rFonts w:hint="eastAsia"/>
        </w:rPr>
        <w:t>二、属性界定：数据产权法律性质之认定</w:t>
      </w:r>
      <w:bookmarkEnd w:id="92"/>
    </w:p>
    <w:p w14:paraId="46A6EAB4" w14:textId="77777777" w:rsidR="006B7646" w:rsidRDefault="00000000">
      <w:pPr>
        <w:ind w:firstLine="480"/>
        <w:rPr>
          <w:szCs w:val="24"/>
        </w:rPr>
      </w:pPr>
      <w:r>
        <w:rPr>
          <w:rFonts w:hint="eastAsia"/>
        </w:rPr>
        <w:t>根据《企业数据资产相关会计处理暂行规定》，数据资产属于非货币的一种。又根据我国《公司法》第</w:t>
      </w:r>
      <w:r>
        <w:rPr>
          <w:rFonts w:hint="eastAsia"/>
        </w:rPr>
        <w:t>48</w:t>
      </w:r>
      <w:r>
        <w:rPr>
          <w:rFonts w:hint="eastAsia"/>
        </w:rPr>
        <w:t>条第</w:t>
      </w:r>
      <w:r>
        <w:rPr>
          <w:rFonts w:hint="eastAsia"/>
        </w:rPr>
        <w:t>2</w:t>
      </w:r>
      <w:r>
        <w:rPr>
          <w:rFonts w:hint="eastAsia"/>
        </w:rPr>
        <w:t>款的规定</w:t>
      </w:r>
      <w:del w:id="93" w:author="Clarie" w:date="2026-01-22T00:06:00Z">
        <w:r>
          <w:rPr>
            <w:rStyle w:val="af"/>
            <w:szCs w:val="24"/>
          </w:rPr>
          <w:footnoteReference w:id="12"/>
        </w:r>
      </w:del>
      <w:r>
        <w:rPr>
          <w:rFonts w:hint="eastAsia"/>
          <w:szCs w:val="24"/>
        </w:rPr>
        <w:t>，惟</w:t>
      </w:r>
      <w:r>
        <w:rPr>
          <w:rFonts w:hint="eastAsia"/>
          <w:szCs w:val="24"/>
          <w:lang w:eastAsia="zh"/>
        </w:rPr>
        <w:t>具有财产属性且可被依法转让</w:t>
      </w:r>
      <w:r>
        <w:rPr>
          <w:rFonts w:hint="eastAsia"/>
          <w:szCs w:val="24"/>
        </w:rPr>
        <w:t>的非货币资产才可被出资。</w:t>
      </w:r>
      <w:r>
        <w:rPr>
          <w:rFonts w:hint="eastAsia"/>
          <w:szCs w:val="24"/>
          <w:lang w:eastAsia="zh"/>
        </w:rPr>
        <w:t>数据资产的“可转让性”即为其上权利的可转让性。</w:t>
      </w:r>
      <w:r>
        <w:rPr>
          <w:rFonts w:hint="eastAsia"/>
          <w:szCs w:val="24"/>
        </w:rPr>
        <w:t>“可转让性”是数据</w:t>
      </w:r>
      <w:r>
        <w:rPr>
          <w:rFonts w:hint="eastAsia"/>
          <w:szCs w:val="24"/>
          <w:lang w:eastAsia="zh"/>
        </w:rPr>
        <w:t>资产</w:t>
      </w:r>
      <w:ins w:id="94" w:author="Clarie" w:date="2026-01-13T23:54:00Z">
        <w:r>
          <w:rPr>
            <w:rFonts w:hint="eastAsia"/>
            <w:szCs w:val="24"/>
            <w:lang w:eastAsia="zh"/>
          </w:rPr>
          <w:t>入股</w:t>
        </w:r>
      </w:ins>
      <w:del w:id="95" w:author="Clarie" w:date="2026-01-13T23:54:00Z">
        <w:r>
          <w:rPr>
            <w:rFonts w:hint="eastAsia"/>
            <w:szCs w:val="24"/>
            <w:lang w:eastAsia="zh"/>
          </w:rPr>
          <w:delText>出资</w:delText>
        </w:r>
      </w:del>
      <w:r>
        <w:rPr>
          <w:rFonts w:hint="eastAsia"/>
          <w:szCs w:val="24"/>
          <w:lang w:eastAsia="zh"/>
        </w:rPr>
        <w:t>中的核心</w:t>
      </w:r>
      <w:r>
        <w:rPr>
          <w:rFonts w:hint="eastAsia"/>
          <w:szCs w:val="24"/>
        </w:rPr>
        <w:t>标准，</w:t>
      </w:r>
      <w:r>
        <w:rPr>
          <w:rFonts w:hint="eastAsia"/>
          <w:szCs w:val="24"/>
          <w:lang w:eastAsia="zh"/>
        </w:rPr>
        <w:t>而数据产权的法律性质亦会影响</w:t>
      </w:r>
      <w:r>
        <w:rPr>
          <w:rFonts w:hint="eastAsia"/>
          <w:szCs w:val="24"/>
        </w:rPr>
        <w:t>“可转让性”</w:t>
      </w:r>
      <w:r>
        <w:rPr>
          <w:rFonts w:hint="eastAsia"/>
          <w:szCs w:val="24"/>
          <w:lang w:eastAsia="zh"/>
        </w:rPr>
        <w:t>要件的实现</w:t>
      </w:r>
      <w:r>
        <w:rPr>
          <w:rFonts w:hint="eastAsia"/>
          <w:szCs w:val="24"/>
        </w:rPr>
        <w:t>。</w:t>
      </w:r>
      <w:r>
        <w:rPr>
          <w:rStyle w:val="af"/>
          <w:rFonts w:hint="eastAsia"/>
          <w:szCs w:val="24"/>
        </w:rPr>
        <w:footnoteReference w:id="13"/>
      </w:r>
      <w:r>
        <w:rPr>
          <w:rFonts w:hint="eastAsia"/>
          <w:szCs w:val="24"/>
          <w:lang w:eastAsia="zh"/>
        </w:rPr>
        <w:t>与此同时，数据资产的财产属性亦可通过其上权利的性质加以反证。因此，笔者认为，需要先对这一前置性问题加以解决。因现存理论对该类数据产权的法律性质尚存争议，故下文将对此加以分析并确权，以便初步确定可被出资的数据产权的类型，并为后文数据资产</w:t>
      </w:r>
      <w:ins w:id="96" w:author="Clarie" w:date="2026-01-14T00:18:00Z">
        <w:r>
          <w:rPr>
            <w:rFonts w:hint="eastAsia"/>
            <w:szCs w:val="24"/>
            <w:lang w:eastAsia="zh"/>
          </w:rPr>
          <w:t>入股</w:t>
        </w:r>
      </w:ins>
      <w:del w:id="97" w:author="Clarie" w:date="2026-01-14T00:18:00Z">
        <w:r>
          <w:rPr>
            <w:rFonts w:hint="eastAsia"/>
            <w:szCs w:val="24"/>
            <w:lang w:eastAsia="zh"/>
          </w:rPr>
          <w:delText>出资</w:delText>
        </w:r>
      </w:del>
      <w:r>
        <w:rPr>
          <w:rFonts w:hint="eastAsia"/>
          <w:szCs w:val="24"/>
          <w:lang w:eastAsia="zh"/>
        </w:rPr>
        <w:t>的适格性及规则构建提供解释力</w:t>
      </w:r>
      <w:r>
        <w:rPr>
          <w:rFonts w:hint="eastAsia"/>
          <w:szCs w:val="24"/>
        </w:rPr>
        <w:t>。</w:t>
      </w:r>
    </w:p>
    <w:p w14:paraId="0C86D648" w14:textId="77777777" w:rsidR="006B7646" w:rsidRDefault="00000000">
      <w:pPr>
        <w:pStyle w:val="3"/>
        <w:rPr>
          <w:b w:val="0"/>
          <w:bCs w:val="0"/>
          <w:szCs w:val="22"/>
          <w:lang w:eastAsia="zh"/>
        </w:rPr>
      </w:pPr>
      <w:r>
        <w:rPr>
          <w:rFonts w:hint="eastAsia"/>
        </w:rPr>
        <w:t>（一）现存理论</w:t>
      </w:r>
      <w:r>
        <w:rPr>
          <w:rFonts w:hint="eastAsia"/>
          <w:lang w:eastAsia="zh"/>
        </w:rPr>
        <w:t>之证否</w:t>
      </w:r>
    </w:p>
    <w:p w14:paraId="2BD7484C" w14:textId="77777777" w:rsidR="006B7646" w:rsidRDefault="00000000">
      <w:pPr>
        <w:ind w:firstLine="480"/>
        <w:rPr>
          <w:szCs w:val="24"/>
        </w:rPr>
      </w:pPr>
      <w:r>
        <w:rPr>
          <w:rFonts w:hint="eastAsia"/>
          <w:szCs w:val="24"/>
        </w:rPr>
        <w:t>由于每种类型的数据资产都系混合数据集或数据库，且数据资产类型繁多，故其上权利的法律性质难以认定。目前在学界，有关数据产权的法律属性主要存在以下四种观点：</w:t>
      </w:r>
    </w:p>
    <w:p w14:paraId="7CFD51AA" w14:textId="77777777" w:rsidR="006B7646" w:rsidRDefault="00000000">
      <w:pPr>
        <w:ind w:firstLine="480"/>
        <w:rPr>
          <w:szCs w:val="24"/>
        </w:rPr>
      </w:pPr>
      <w:r>
        <w:rPr>
          <w:rFonts w:hint="eastAsia"/>
          <w:szCs w:val="24"/>
        </w:rPr>
        <w:t>第一，所有权说。该观点认为，由于数据资产一方面具有可支配性和排他性，同时，又具有一定的可交换性和经济价值，满足物权法中对“物”的定义；但另一方面由于数据资产系无体物，不能够通过物理状态来表彰其的排他性占有，在不使用保密手段下其可以被多人知悉、了解和使用，且数据资产的内容变化和价值增加是即为常见的事情。</w:t>
      </w:r>
      <w:r>
        <w:rPr>
          <w:rStyle w:val="af"/>
          <w:szCs w:val="24"/>
        </w:rPr>
        <w:footnoteReference w:id="14"/>
      </w:r>
      <w:r>
        <w:rPr>
          <w:rFonts w:hint="eastAsia"/>
          <w:szCs w:val="24"/>
        </w:rPr>
        <w:t>因此，数据资产不能被物权法中的物所涵盖，是一种特殊类型的物，故其上附着的权利即为所有权。然笔者认为，如前所述，数据资产与传统“物”的概念相差巨大，尤其是数据资产并不能够被排他性占有，因此实则不符合“物”的特性。该行径虽对数据产权起到一定的规范作用，但仍会对</w:t>
      </w:r>
      <w:ins w:id="100" w:author="Clarie" w:date="2026-01-22T00:41:00Z">
        <w:r>
          <w:rPr>
            <w:rFonts w:hint="eastAsia"/>
            <w:szCs w:val="24"/>
            <w:lang w:eastAsia="zh"/>
          </w:rPr>
          <w:t>既</w:t>
        </w:r>
      </w:ins>
      <w:del w:id="101" w:author="Clarie" w:date="2026-01-22T00:41:00Z">
        <w:r>
          <w:rPr>
            <w:rFonts w:hint="eastAsia"/>
            <w:szCs w:val="24"/>
          </w:rPr>
          <w:delText>旧</w:delText>
        </w:r>
      </w:del>
      <w:r>
        <w:rPr>
          <w:rFonts w:hint="eastAsia"/>
          <w:szCs w:val="24"/>
        </w:rPr>
        <w:t>有物权法规范体系产生破坏、重构等副作用。</w:t>
      </w:r>
      <w:r>
        <w:rPr>
          <w:rStyle w:val="af"/>
          <w:szCs w:val="24"/>
        </w:rPr>
        <w:footnoteReference w:id="15"/>
      </w:r>
      <w:r>
        <w:rPr>
          <w:rFonts w:hint="eastAsia"/>
          <w:szCs w:val="24"/>
        </w:rPr>
        <w:t>因此，若有其他更优质的解释路径，则不应将数据产权直接定性为所有权，但由于数据资产具备财产归属的特征，故可类推适用物权的规定。</w:t>
      </w:r>
      <w:r>
        <w:rPr>
          <w:rStyle w:val="af"/>
          <w:szCs w:val="24"/>
        </w:rPr>
        <w:footnoteReference w:id="16"/>
      </w:r>
    </w:p>
    <w:p w14:paraId="1D32E098" w14:textId="77777777" w:rsidR="006B7646" w:rsidRDefault="00000000">
      <w:pPr>
        <w:ind w:firstLine="480"/>
        <w:rPr>
          <w:szCs w:val="24"/>
        </w:rPr>
      </w:pPr>
      <w:r>
        <w:rPr>
          <w:rFonts w:hint="eastAsia"/>
          <w:szCs w:val="24"/>
        </w:rPr>
        <w:t>第二，著作权</w:t>
      </w:r>
      <w:r>
        <w:rPr>
          <w:rFonts w:hint="eastAsia"/>
          <w:szCs w:val="24"/>
        </w:rPr>
        <w:t>+</w:t>
      </w:r>
      <w:r>
        <w:rPr>
          <w:rFonts w:hint="eastAsia"/>
          <w:szCs w:val="24"/>
        </w:rPr>
        <w:t>数据库特别权利说。该观点认为，以数据资产是否具有独创性为标准，区分不同数据资产的情况，分别用著作权和数据资产特别权利对之予以保护。对于选择和编排数据上具有独创性的数据资产，根据《著作权法》第</w:t>
      </w:r>
      <w:r>
        <w:rPr>
          <w:rFonts w:hint="eastAsia"/>
          <w:szCs w:val="24"/>
        </w:rPr>
        <w:t>15</w:t>
      </w:r>
      <w:r>
        <w:rPr>
          <w:rFonts w:hint="eastAsia"/>
          <w:szCs w:val="24"/>
        </w:rPr>
        <w:t>条规定，可以将其视作汇编作品，用著作权制度进行保护。对于选择和编排数据上不具独创性的数据资产，则可以考虑通过建立数据库特别权利加以保护，数据资产制作者可享有提取权、利用权、重复提取和再利用权等权利。</w:t>
      </w:r>
      <w:r>
        <w:rPr>
          <w:rStyle w:val="af"/>
          <w:szCs w:val="24"/>
        </w:rPr>
        <w:footnoteReference w:id="17"/>
      </w:r>
      <w:r>
        <w:rPr>
          <w:rFonts w:hint="eastAsia"/>
          <w:szCs w:val="24"/>
        </w:rPr>
        <w:t>然而，笔者认为，首先，数据资产与《著作权法》中所想要保护的著作权人的思想的表达并不相同，著作权中同时保护著作权人的人格权和财产权，但在数据资产的形成过程中，大部分是通过计算机和算法形成的，而其并不具有人格权，因此严格来说将偏重经济价值的数据产权作为著作权加以调整，并不符合法理，保护强度也较为受限。其次，创设数据库特殊权利在我国立法中尚无相应的规则，同时数据库特殊权利实际上保护的并非是单个数据，而是数据的投资，故此，也不适合以此来确定数据资产及其产权的定性。</w:t>
      </w:r>
      <w:r>
        <w:rPr>
          <w:rStyle w:val="af"/>
          <w:szCs w:val="24"/>
        </w:rPr>
        <w:footnoteReference w:id="18"/>
      </w:r>
    </w:p>
    <w:p w14:paraId="43DEE82F" w14:textId="77777777" w:rsidR="006B7646" w:rsidRDefault="00000000">
      <w:pPr>
        <w:ind w:firstLine="480"/>
        <w:rPr>
          <w:szCs w:val="24"/>
        </w:rPr>
      </w:pPr>
      <w:r>
        <w:rPr>
          <w:rFonts w:hint="eastAsia"/>
          <w:szCs w:val="24"/>
        </w:rPr>
        <w:t>第三，商业秘密说。该观点认为，商业秘密的三重特征，即秘密性、商业价值、合理的保密措施，与此同时，商业秘密还具有占有控制的非排他性，一旦商业秘密被其他主体知晓，则该价值将荡然无存。数据资产也具有上述特点，因此可以作为商业秘密加以保护。</w:t>
      </w:r>
      <w:r>
        <w:rPr>
          <w:rStyle w:val="af"/>
          <w:szCs w:val="24"/>
        </w:rPr>
        <w:footnoteReference w:id="19"/>
      </w:r>
      <w:r>
        <w:rPr>
          <w:rFonts w:hint="eastAsia"/>
          <w:szCs w:val="24"/>
        </w:rPr>
        <w:t>然而，笔者认为，数据资产并非商业秘密，理由如下：首先，商业秘密无法保护公开数据，根据商业秘密的上述特性，唯有非公开数据才属于商业秘密，而公开数据无法被囊括在商业秘密中加以保护。其次，商业秘密对于非公开数据不存在额外保护的作用，在我国法体系下，非公开数据已然受到《数据安全法》、《网络安全法》等法律的保护，而商业秘密仅为纯粹的防御性权利，而不包括其他积极的排他性权利。最终，如果对于公开数据和非公开数据适用不同的规则加以保护，会导致数据确权与保护的非体系化。</w:t>
      </w:r>
      <w:r>
        <w:rPr>
          <w:rStyle w:val="af"/>
          <w:szCs w:val="24"/>
        </w:rPr>
        <w:footnoteReference w:id="20"/>
      </w:r>
    </w:p>
    <w:p w14:paraId="597E190E" w14:textId="77777777" w:rsidR="006B7646" w:rsidRDefault="00000000">
      <w:pPr>
        <w:ind w:firstLine="480"/>
        <w:rPr>
          <w:rFonts w:cs="Times New Roman"/>
        </w:rPr>
      </w:pPr>
      <w:r>
        <w:rPr>
          <w:rFonts w:hint="eastAsia"/>
          <w:szCs w:val="24"/>
        </w:rPr>
        <w:t>第四，新型财产权说。</w:t>
      </w:r>
      <w:r>
        <w:rPr>
          <w:rFonts w:hint="eastAsia"/>
        </w:rPr>
        <w:t>部分学者认为现有制度均不适用于数据资产，故而应当对数据资产加以确权，构建一种新型的财产权。通过各种架构和解释方法，数据确权的方法可分为单一确权说和区分确权说</w:t>
      </w:r>
      <w:r>
        <w:rPr>
          <w:rFonts w:cs="Times New Roman"/>
          <w:szCs w:val="24"/>
          <w:vertAlign w:val="superscript"/>
        </w:rPr>
        <w:footnoteReference w:id="21"/>
      </w:r>
      <w:r>
        <w:rPr>
          <w:rFonts w:hint="eastAsia"/>
        </w:rPr>
        <w:t>；前者认为应当对所有的数据资产进行统一确权，后者认为应当对不同类型的数据资产进行分别确权。然而，笔者认为，虽然在社会发展之下应当给数据资产构建出一种新型的财产权，但在该学说中学者们普遍</w:t>
      </w:r>
      <w:del w:id="111" w:author="Clarie" w:date="2026-01-22T00:52:00Z">
        <w:r>
          <w:rPr>
            <w:rFonts w:hint="eastAsia"/>
          </w:rPr>
          <w:delText>并</w:delText>
        </w:r>
      </w:del>
      <w:r>
        <w:rPr>
          <w:rFonts w:hint="eastAsia"/>
        </w:rPr>
        <w:t>未对该法理进行阐释，因此该新型财产权属于何种性质仍未被明确论证</w:t>
      </w:r>
      <w:del w:id="112" w:author="Clarie" w:date="2026-01-22T00:52:00Z">
        <w:r>
          <w:rPr>
            <w:rFonts w:hint="eastAsia"/>
          </w:rPr>
          <w:delText>说明</w:delText>
        </w:r>
      </w:del>
      <w:r>
        <w:rPr>
          <w:rFonts w:hint="eastAsia"/>
        </w:rPr>
        <w:t>。更有观点认为不应当对数据资产加以确权，因为目前已存在相关的法律保护数据权益，另一方面，因数据资产的特性，数据产权难以被纳入当下的私权体系中，故数据资产难以被确权。</w:t>
      </w:r>
      <w:r>
        <w:rPr>
          <w:rFonts w:cs="Times New Roman"/>
          <w:szCs w:val="24"/>
          <w:vertAlign w:val="superscript"/>
        </w:rPr>
        <w:footnoteReference w:id="22"/>
      </w:r>
    </w:p>
    <w:p w14:paraId="559420F3" w14:textId="77777777" w:rsidR="006B7646" w:rsidRDefault="00000000">
      <w:pPr>
        <w:pStyle w:val="3"/>
        <w:ind w:firstLineChars="82" w:firstLine="214"/>
      </w:pPr>
      <w:r>
        <w:rPr>
          <w:rFonts w:hint="eastAsia"/>
        </w:rPr>
        <w:t>（二）</w:t>
      </w:r>
      <w:r>
        <w:rPr>
          <w:rFonts w:hint="eastAsia"/>
          <w:lang w:eastAsia="zh"/>
        </w:rPr>
        <w:t>霍菲尔德视角下的权利属性</w:t>
      </w:r>
    </w:p>
    <w:p w14:paraId="2EC0F593" w14:textId="77777777" w:rsidR="006B7646" w:rsidRDefault="00000000">
      <w:pPr>
        <w:ind w:firstLine="480"/>
        <w:rPr>
          <w:szCs w:val="24"/>
        </w:rPr>
      </w:pPr>
      <w:r>
        <w:rPr>
          <w:rFonts w:hint="eastAsia"/>
          <w:szCs w:val="24"/>
        </w:rPr>
        <w:t>我国对于权利的规定并不是尽善尽美的，随着现代社会的革新，出现了更多类似数据资产的新型无形资产，在其之上的权利并非是现有法律规定中的权利体系可以囊括和认定的。因此笔者认为，需要借助方法论，回归法学理论来确定数据产权的权利属性。</w:t>
      </w:r>
    </w:p>
    <w:p w14:paraId="3B99E670" w14:textId="77777777" w:rsidR="006B7646" w:rsidRDefault="00000000">
      <w:pPr>
        <w:ind w:firstLine="480"/>
        <w:rPr>
          <w:szCs w:val="24"/>
        </w:rPr>
      </w:pPr>
      <w:r>
        <w:rPr>
          <w:rFonts w:hint="eastAsia"/>
          <w:szCs w:val="24"/>
        </w:rPr>
        <w:t>在霍菲尔德的法律关系理论中，其归纳总结出“八个</w:t>
      </w:r>
      <w:ins w:id="114" w:author="Clarie" w:date="2026-01-17T23:25:00Z">
        <w:r>
          <w:rPr>
            <w:rFonts w:hint="eastAsia"/>
            <w:szCs w:val="24"/>
            <w:lang w:eastAsia="zh"/>
          </w:rPr>
          <w:t>要素</w:t>
        </w:r>
      </w:ins>
      <w:del w:id="115" w:author="Clarie" w:date="2026-01-17T23:25:00Z">
        <w:r>
          <w:rPr>
            <w:rFonts w:hint="eastAsia"/>
            <w:szCs w:val="24"/>
          </w:rPr>
          <w:delText>原子</w:delText>
        </w:r>
      </w:del>
      <w:r>
        <w:rPr>
          <w:rFonts w:hint="eastAsia"/>
          <w:szCs w:val="24"/>
        </w:rPr>
        <w:t>”，即请求（</w:t>
      </w:r>
      <w:r>
        <w:rPr>
          <w:rFonts w:hint="eastAsia"/>
          <w:szCs w:val="24"/>
        </w:rPr>
        <w:t>claim</w:t>
      </w:r>
      <w:r>
        <w:rPr>
          <w:rFonts w:hint="eastAsia"/>
          <w:szCs w:val="24"/>
        </w:rPr>
        <w:t>）、自由（</w:t>
      </w:r>
      <w:r>
        <w:rPr>
          <w:rFonts w:hint="eastAsia"/>
          <w:szCs w:val="24"/>
        </w:rPr>
        <w:t>privilege</w:t>
      </w:r>
      <w:r>
        <w:rPr>
          <w:rFonts w:hint="eastAsia"/>
          <w:szCs w:val="24"/>
        </w:rPr>
        <w:t>）、权力（</w:t>
      </w:r>
      <w:r>
        <w:rPr>
          <w:rFonts w:hint="eastAsia"/>
          <w:szCs w:val="24"/>
        </w:rPr>
        <w:t>power</w:t>
      </w:r>
      <w:r>
        <w:rPr>
          <w:rFonts w:hint="eastAsia"/>
          <w:szCs w:val="24"/>
        </w:rPr>
        <w:t>）、豁免（</w:t>
      </w:r>
      <w:r>
        <w:rPr>
          <w:rFonts w:hint="eastAsia"/>
          <w:szCs w:val="24"/>
        </w:rPr>
        <w:t>immunity</w:t>
      </w:r>
      <w:r>
        <w:rPr>
          <w:rFonts w:hint="eastAsia"/>
          <w:szCs w:val="24"/>
        </w:rPr>
        <w:t>），义务（</w:t>
      </w:r>
      <w:r>
        <w:rPr>
          <w:rFonts w:hint="eastAsia"/>
          <w:szCs w:val="24"/>
        </w:rPr>
        <w:t>duty</w:t>
      </w:r>
      <w:r>
        <w:rPr>
          <w:rFonts w:hint="eastAsia"/>
          <w:szCs w:val="24"/>
        </w:rPr>
        <w:t>）、无权利（</w:t>
      </w:r>
      <w:r>
        <w:rPr>
          <w:rFonts w:hint="eastAsia"/>
          <w:szCs w:val="24"/>
        </w:rPr>
        <w:t>no-claim</w:t>
      </w:r>
      <w:r>
        <w:rPr>
          <w:rFonts w:hint="eastAsia"/>
          <w:szCs w:val="24"/>
        </w:rPr>
        <w:t>）、责任（</w:t>
      </w:r>
      <w:r>
        <w:rPr>
          <w:rFonts w:hint="eastAsia"/>
          <w:szCs w:val="24"/>
        </w:rPr>
        <w:t>liability</w:t>
      </w:r>
      <w:r>
        <w:rPr>
          <w:rFonts w:hint="eastAsia"/>
          <w:szCs w:val="24"/>
        </w:rPr>
        <w:t>）、无能力（</w:t>
      </w:r>
      <w:r>
        <w:rPr>
          <w:rFonts w:hint="eastAsia"/>
          <w:szCs w:val="24"/>
        </w:rPr>
        <w:t>disability</w:t>
      </w:r>
      <w:r>
        <w:rPr>
          <w:rFonts w:hint="eastAsia"/>
          <w:szCs w:val="24"/>
        </w:rPr>
        <w:t>）。</w:t>
      </w:r>
      <w:r>
        <w:rPr>
          <w:rStyle w:val="af"/>
          <w:szCs w:val="24"/>
        </w:rPr>
        <w:footnoteReference w:id="23"/>
      </w:r>
      <w:r>
        <w:rPr>
          <w:rFonts w:hint="eastAsia"/>
          <w:szCs w:val="24"/>
        </w:rPr>
        <w:t>前四者通常被称为“权利”</w:t>
      </w:r>
      <w:r>
        <w:rPr>
          <w:rFonts w:hint="eastAsia"/>
          <w:szCs w:val="24"/>
        </w:rPr>
        <w:t>,</w:t>
      </w:r>
      <w:r>
        <w:rPr>
          <w:rFonts w:hint="eastAsia"/>
          <w:szCs w:val="24"/>
        </w:rPr>
        <w:t>后四者通常被称为“义务”。</w:t>
      </w:r>
      <w:ins w:id="116" w:author="Clarie" w:date="2026-01-17T23:23:00Z">
        <w:r>
          <w:rPr>
            <w:rFonts w:hint="eastAsia"/>
            <w:szCs w:val="24"/>
            <w:lang w:eastAsia="zh"/>
          </w:rPr>
          <w:t>而财产权均可被解构成</w:t>
        </w:r>
      </w:ins>
      <w:ins w:id="117" w:author="Clarie" w:date="2026-01-17T23:24:00Z">
        <w:r>
          <w:rPr>
            <w:rFonts w:hint="eastAsia"/>
            <w:szCs w:val="24"/>
            <w:lang w:eastAsia="zh"/>
          </w:rPr>
          <w:t>包含上述一项或几项</w:t>
        </w:r>
      </w:ins>
      <w:ins w:id="118" w:author="Clarie" w:date="2026-01-17T23:30:00Z">
        <w:r>
          <w:rPr>
            <w:rFonts w:hint="eastAsia"/>
            <w:szCs w:val="24"/>
            <w:lang w:eastAsia="zh"/>
          </w:rPr>
          <w:t>“法律要素”</w:t>
        </w:r>
      </w:ins>
      <w:ins w:id="119" w:author="Clarie" w:date="2026-01-17T23:25:00Z">
        <w:r>
          <w:rPr>
            <w:rFonts w:hint="eastAsia"/>
            <w:szCs w:val="24"/>
            <w:lang w:eastAsia="zh"/>
          </w:rPr>
          <w:t>的一束权利</w:t>
        </w:r>
      </w:ins>
      <w:del w:id="120" w:author="Clarie" w:date="2026-01-17T23:23:00Z">
        <w:r>
          <w:rPr>
            <w:rFonts w:hint="eastAsia"/>
            <w:szCs w:val="24"/>
          </w:rPr>
          <w:delText>霍菲尔德教授由此进一步提出，根据权利主体享有的“法律要素”</w:delText>
        </w:r>
      </w:del>
      <w:ins w:id="121" w:author="Clarie" w:date="2026-01-17T23:18:00Z">
        <w:r>
          <w:rPr>
            <w:rFonts w:hint="eastAsia"/>
            <w:szCs w:val="24"/>
            <w:lang w:eastAsia="zh"/>
          </w:rPr>
          <w:t>。例如</w:t>
        </w:r>
      </w:ins>
      <w:ins w:id="122" w:author="Clarie" w:date="2026-01-17T23:25:00Z">
        <w:r>
          <w:rPr>
            <w:rFonts w:hint="eastAsia"/>
            <w:szCs w:val="24"/>
            <w:lang w:eastAsia="zh"/>
          </w:rPr>
          <w:t>，</w:t>
        </w:r>
      </w:ins>
      <w:ins w:id="123" w:author="Clarie" w:date="2026-01-17T23:18:00Z">
        <w:r>
          <w:rPr>
            <w:rFonts w:hint="eastAsia"/>
            <w:szCs w:val="24"/>
            <w:lang w:eastAsia="zh"/>
          </w:rPr>
          <w:t>甲</w:t>
        </w:r>
      </w:ins>
      <w:ins w:id="124" w:author="Clarie" w:date="2026-01-17T23:25:00Z">
        <w:r>
          <w:rPr>
            <w:rFonts w:hint="eastAsia"/>
            <w:szCs w:val="24"/>
            <w:lang w:eastAsia="zh"/>
          </w:rPr>
          <w:t>作</w:t>
        </w:r>
      </w:ins>
      <w:ins w:id="125" w:author="Clarie" w:date="2026-01-17T23:18:00Z">
        <w:r>
          <w:rPr>
            <w:rFonts w:hint="eastAsia"/>
            <w:szCs w:val="24"/>
            <w:lang w:eastAsia="zh"/>
          </w:rPr>
          <w:t>为某一土地的所有权人，</w:t>
        </w:r>
      </w:ins>
      <w:ins w:id="126" w:author="Clarie" w:date="2026-01-17T23:25:00Z">
        <w:r>
          <w:rPr>
            <w:rFonts w:hint="eastAsia"/>
            <w:szCs w:val="24"/>
            <w:lang w:eastAsia="zh"/>
          </w:rPr>
          <w:t>其</w:t>
        </w:r>
      </w:ins>
      <w:ins w:id="127" w:author="Clarie" w:date="2026-01-17T23:20:00Z">
        <w:r>
          <w:rPr>
            <w:rFonts w:hint="eastAsia"/>
            <w:szCs w:val="24"/>
            <w:lang w:eastAsia="zh"/>
          </w:rPr>
          <w:t>所享有的权利中</w:t>
        </w:r>
      </w:ins>
      <w:ins w:id="128" w:author="Clarie" w:date="2026-01-17T23:26:00Z">
        <w:r>
          <w:rPr>
            <w:rFonts w:hint="eastAsia"/>
            <w:szCs w:val="24"/>
            <w:lang w:eastAsia="zh"/>
          </w:rPr>
          <w:t>便</w:t>
        </w:r>
      </w:ins>
      <w:del w:id="129" w:author="Clarie" w:date="2026-01-17T01:15:00Z">
        <w:r>
          <w:rPr>
            <w:rFonts w:hint="eastAsia"/>
            <w:szCs w:val="24"/>
          </w:rPr>
          <w:delText>的不同</w:delText>
        </w:r>
      </w:del>
      <w:del w:id="130" w:author="Clarie" w:date="2026-01-15T01:37:00Z">
        <w:r>
          <w:rPr>
            <w:rFonts w:hint="eastAsia"/>
            <w:szCs w:val="24"/>
          </w:rPr>
          <w:delText>，将财产权解构为六种不同类</w:delText>
        </w:r>
        <w:commentRangeStart w:id="131"/>
        <w:commentRangeStart w:id="132"/>
        <w:r>
          <w:rPr>
            <w:rFonts w:hint="eastAsia"/>
            <w:szCs w:val="24"/>
          </w:rPr>
          <w:delText>型的一束权利</w:delText>
        </w:r>
      </w:del>
      <w:ins w:id="133" w:author="Clarie" w:date="2026-01-17T23:30:00Z">
        <w:r>
          <w:rPr>
            <w:rFonts w:hint="eastAsia"/>
            <w:szCs w:val="24"/>
            <w:lang w:eastAsia="zh"/>
          </w:rPr>
          <w:t>包含以下几项“法律要素”</w:t>
        </w:r>
      </w:ins>
      <w:ins w:id="134" w:author="Clarie" w:date="2026-01-17T23:20:00Z">
        <w:r>
          <w:rPr>
            <w:rFonts w:ascii="宋体" w:hAnsi="宋体" w:cs="宋体"/>
            <w:szCs w:val="24"/>
          </w:rPr>
          <w:t>：一是要求他人不得擅自进入、损害土地的</w:t>
        </w:r>
      </w:ins>
      <w:ins w:id="135" w:author="Clarie" w:date="2026-01-17T23:36:00Z">
        <w:r>
          <w:rPr>
            <w:rFonts w:ascii="宋体" w:hAnsi="宋体" w:cs="宋体" w:hint="eastAsia"/>
            <w:szCs w:val="24"/>
            <w:lang w:eastAsia="zh"/>
          </w:rPr>
          <w:t>请求</w:t>
        </w:r>
      </w:ins>
      <w:ins w:id="136" w:author="Clarie" w:date="2026-01-17T23:20:00Z">
        <w:r>
          <w:rPr>
            <w:rFonts w:ascii="宋体" w:hAnsi="宋体" w:cs="宋体"/>
            <w:szCs w:val="24"/>
          </w:rPr>
          <w:t>（</w:t>
        </w:r>
      </w:ins>
      <w:ins w:id="137" w:author="Clarie" w:date="2026-01-17T23:36:00Z">
        <w:r>
          <w:rPr>
            <w:rFonts w:ascii="宋体" w:hAnsi="宋体" w:cs="宋体" w:hint="eastAsia"/>
            <w:szCs w:val="24"/>
            <w:lang w:eastAsia="zh"/>
          </w:rPr>
          <w:t>对应他人</w:t>
        </w:r>
      </w:ins>
      <w:ins w:id="138" w:author="Clarie" w:date="2026-01-17T23:37:00Z">
        <w:r>
          <w:rPr>
            <w:rFonts w:ascii="宋体" w:hAnsi="宋体" w:cs="宋体" w:hint="eastAsia"/>
            <w:szCs w:val="24"/>
            <w:lang w:eastAsia="zh"/>
          </w:rPr>
          <w:t>负有不得</w:t>
        </w:r>
      </w:ins>
      <w:ins w:id="139" w:author="Clarie" w:date="2026-01-17T23:36:00Z">
        <w:r>
          <w:rPr>
            <w:rFonts w:ascii="宋体" w:hAnsi="宋体" w:cs="宋体"/>
            <w:szCs w:val="24"/>
          </w:rPr>
          <w:t>擅自进入、损害土地</w:t>
        </w:r>
      </w:ins>
      <w:ins w:id="140" w:author="Clarie" w:date="2026-01-17T23:37:00Z">
        <w:r>
          <w:rPr>
            <w:rFonts w:ascii="宋体" w:hAnsi="宋体" w:cs="宋体" w:hint="eastAsia"/>
            <w:szCs w:val="24"/>
            <w:lang w:eastAsia="zh"/>
          </w:rPr>
          <w:t>的义务</w:t>
        </w:r>
      </w:ins>
      <w:ins w:id="141" w:author="Clarie" w:date="2026-01-17T23:20:00Z">
        <w:r>
          <w:rPr>
            <w:rFonts w:ascii="宋体" w:hAnsi="宋体" w:cs="宋体"/>
            <w:szCs w:val="24"/>
          </w:rPr>
          <w:t>）；二是</w:t>
        </w:r>
      </w:ins>
      <w:ins w:id="142" w:author="Clarie" w:date="2026-01-17T23:37:00Z">
        <w:r>
          <w:rPr>
            <w:rFonts w:ascii="宋体" w:hAnsi="宋体" w:cs="宋体" w:hint="eastAsia"/>
            <w:szCs w:val="24"/>
            <w:lang w:eastAsia="zh"/>
          </w:rPr>
          <w:t>享有</w:t>
        </w:r>
      </w:ins>
      <w:ins w:id="143" w:author="Clarie" w:date="2026-01-17T23:20:00Z">
        <w:r>
          <w:rPr>
            <w:rFonts w:ascii="宋体" w:hAnsi="宋体" w:cs="宋体"/>
            <w:szCs w:val="24"/>
          </w:rPr>
          <w:t>在</w:t>
        </w:r>
      </w:ins>
      <w:ins w:id="144" w:author="Clarie" w:date="2026-01-20T10:29:00Z">
        <w:r>
          <w:rPr>
            <w:rFonts w:ascii="宋体" w:hAnsi="宋体" w:cs="宋体" w:hint="eastAsia"/>
            <w:szCs w:val="24"/>
            <w:lang w:eastAsia="zh"/>
          </w:rPr>
          <w:t>法定</w:t>
        </w:r>
      </w:ins>
      <w:ins w:id="145" w:author="Clarie" w:date="2026-01-17T23:20:00Z">
        <w:r>
          <w:rPr>
            <w:rFonts w:ascii="宋体" w:hAnsi="宋体" w:cs="宋体"/>
            <w:szCs w:val="24"/>
          </w:rPr>
          <w:t>范围内自由</w:t>
        </w:r>
      </w:ins>
      <w:ins w:id="146" w:author="Clarie" w:date="2026-01-17T23:37:00Z">
        <w:r>
          <w:rPr>
            <w:rFonts w:ascii="宋体" w:hAnsi="宋体" w:cs="宋体" w:hint="eastAsia"/>
            <w:szCs w:val="24"/>
            <w:lang w:eastAsia="zh"/>
          </w:rPr>
          <w:t>占有、使用</w:t>
        </w:r>
      </w:ins>
      <w:ins w:id="147" w:author="Clarie" w:date="2026-01-17T23:20:00Z">
        <w:r>
          <w:rPr>
            <w:rFonts w:ascii="宋体" w:hAnsi="宋体" w:cs="宋体"/>
            <w:szCs w:val="24"/>
          </w:rPr>
          <w:t>土地的</w:t>
        </w:r>
      </w:ins>
      <w:ins w:id="148" w:author="Clarie" w:date="2026-01-17T23:37:00Z">
        <w:r>
          <w:rPr>
            <w:rFonts w:ascii="宋体" w:hAnsi="宋体" w:cs="宋体" w:hint="eastAsia"/>
            <w:szCs w:val="24"/>
            <w:lang w:eastAsia="zh"/>
          </w:rPr>
          <w:t>自由</w:t>
        </w:r>
      </w:ins>
      <w:ins w:id="149" w:author="Clarie" w:date="2026-01-17T23:20:00Z">
        <w:r>
          <w:rPr>
            <w:rFonts w:ascii="宋体" w:hAnsi="宋体" w:cs="宋体"/>
            <w:szCs w:val="24"/>
          </w:rPr>
          <w:t>（对应他人无权利干涉</w:t>
        </w:r>
      </w:ins>
      <w:ins w:id="150" w:author="Clarie" w:date="2026-01-17T23:38:00Z">
        <w:r>
          <w:rPr>
            <w:rFonts w:ascii="宋体" w:hAnsi="宋体" w:cs="宋体" w:hint="eastAsia"/>
            <w:szCs w:val="24"/>
            <w:lang w:eastAsia="zh"/>
          </w:rPr>
          <w:t>甲的自由</w:t>
        </w:r>
      </w:ins>
      <w:ins w:id="151" w:author="Clarie" w:date="2026-01-17T23:20:00Z">
        <w:r>
          <w:rPr>
            <w:rFonts w:ascii="宋体" w:hAnsi="宋体" w:cs="宋体"/>
            <w:szCs w:val="24"/>
          </w:rPr>
          <w:t>）；三是</w:t>
        </w:r>
      </w:ins>
      <w:ins w:id="152" w:author="Clarie" w:date="2026-01-17T23:38:00Z">
        <w:r>
          <w:rPr>
            <w:rFonts w:ascii="宋体" w:hAnsi="宋体" w:cs="宋体" w:hint="eastAsia"/>
            <w:szCs w:val="24"/>
            <w:lang w:eastAsia="zh"/>
          </w:rPr>
          <w:t>享有</w:t>
        </w:r>
      </w:ins>
      <w:ins w:id="153" w:author="Clarie" w:date="2026-01-17T23:39:00Z">
        <w:r>
          <w:rPr>
            <w:rFonts w:ascii="宋体" w:hAnsi="宋体" w:cs="宋体" w:hint="eastAsia"/>
            <w:szCs w:val="24"/>
            <w:lang w:eastAsia="zh"/>
          </w:rPr>
          <w:t>处分</w:t>
        </w:r>
      </w:ins>
      <w:ins w:id="154" w:author="Clarie" w:date="2026-01-17T23:41:00Z">
        <w:r>
          <w:rPr>
            <w:rFonts w:ascii="宋体" w:hAnsi="宋体" w:cs="宋体" w:hint="eastAsia"/>
            <w:szCs w:val="24"/>
            <w:lang w:eastAsia="zh"/>
          </w:rPr>
          <w:t>甲的权利</w:t>
        </w:r>
      </w:ins>
      <w:ins w:id="155" w:author="Clarie" w:date="2026-01-17T23:40:00Z">
        <w:r>
          <w:rPr>
            <w:rFonts w:ascii="宋体" w:hAnsi="宋体" w:cs="宋体" w:hint="eastAsia"/>
            <w:szCs w:val="24"/>
            <w:lang w:eastAsia="zh"/>
          </w:rPr>
          <w:t>的权力</w:t>
        </w:r>
      </w:ins>
      <w:ins w:id="156" w:author="Clarie" w:date="2026-01-17T23:20:00Z">
        <w:r>
          <w:rPr>
            <w:rFonts w:ascii="宋体" w:hAnsi="宋体" w:cs="宋体"/>
            <w:szCs w:val="24"/>
          </w:rPr>
          <w:t>（对应他人需承受法律关系变动的责任）；四是</w:t>
        </w:r>
      </w:ins>
      <w:ins w:id="157" w:author="Clarie" w:date="2026-01-17T23:57:00Z">
        <w:r>
          <w:rPr>
            <w:rFonts w:ascii="宋体" w:hAnsi="宋体" w:cs="宋体" w:hint="eastAsia"/>
            <w:szCs w:val="24"/>
            <w:lang w:eastAsia="zh"/>
          </w:rPr>
          <w:t>他人</w:t>
        </w:r>
      </w:ins>
      <w:ins w:id="158" w:author="Clarie" w:date="2026-01-20T10:29:00Z">
        <w:r>
          <w:rPr>
            <w:rFonts w:ascii="宋体" w:hAnsi="宋体" w:cs="宋体" w:hint="eastAsia"/>
            <w:szCs w:val="24"/>
            <w:lang w:eastAsia="zh"/>
          </w:rPr>
          <w:t>无权</w:t>
        </w:r>
      </w:ins>
      <w:ins w:id="159" w:author="Clarie" w:date="2026-01-17T23:57:00Z">
        <w:r>
          <w:rPr>
            <w:rFonts w:ascii="宋体" w:hAnsi="宋体" w:cs="宋体" w:hint="eastAsia"/>
            <w:szCs w:val="24"/>
            <w:lang w:eastAsia="zh"/>
          </w:rPr>
          <w:t>处分</w:t>
        </w:r>
      </w:ins>
      <w:ins w:id="160" w:author="Clarie" w:date="2026-01-20T10:30:00Z">
        <w:r>
          <w:rPr>
            <w:rFonts w:ascii="宋体" w:hAnsi="宋体" w:cs="宋体" w:hint="eastAsia"/>
            <w:szCs w:val="24"/>
            <w:lang w:eastAsia="zh"/>
          </w:rPr>
          <w:t>行为对自身</w:t>
        </w:r>
      </w:ins>
      <w:ins w:id="161" w:author="Clarie" w:date="2026-01-17T23:57:00Z">
        <w:r>
          <w:rPr>
            <w:rFonts w:ascii="宋体" w:hAnsi="宋体" w:cs="宋体" w:hint="eastAsia"/>
            <w:szCs w:val="24"/>
            <w:lang w:eastAsia="zh"/>
          </w:rPr>
          <w:t>的豁免</w:t>
        </w:r>
      </w:ins>
      <w:ins w:id="162" w:author="Clarie" w:date="2026-01-17T23:20:00Z">
        <w:r>
          <w:rPr>
            <w:rFonts w:ascii="宋体" w:hAnsi="宋体" w:cs="宋体"/>
            <w:szCs w:val="24"/>
          </w:rPr>
          <w:t>（对应他人的无</w:t>
        </w:r>
      </w:ins>
      <w:ins w:id="163" w:author="Clarie" w:date="2026-01-17T23:57:00Z">
        <w:r>
          <w:rPr>
            <w:rFonts w:ascii="宋体" w:hAnsi="宋体" w:cs="宋体" w:hint="eastAsia"/>
            <w:szCs w:val="24"/>
            <w:lang w:eastAsia="zh"/>
          </w:rPr>
          <w:t>能力</w:t>
        </w:r>
      </w:ins>
      <w:ins w:id="164" w:author="Clarie" w:date="2026-01-17T23:20:00Z">
        <w:r>
          <w:rPr>
            <w:rFonts w:ascii="宋体" w:hAnsi="宋体" w:cs="宋体"/>
            <w:szCs w:val="24"/>
          </w:rPr>
          <w:t>状态</w:t>
        </w:r>
      </w:ins>
      <w:ins w:id="165" w:author="Clarie" w:date="2026-01-17T23:57:00Z">
        <w:r>
          <w:rPr>
            <w:rFonts w:ascii="宋体" w:hAnsi="宋体" w:cs="宋体" w:hint="eastAsia"/>
            <w:szCs w:val="24"/>
            <w:lang w:eastAsia="zh"/>
          </w:rPr>
          <w:t>）</w:t>
        </w:r>
      </w:ins>
      <w:ins w:id="166" w:author="Clarie" w:date="2026-01-18T00:57:00Z">
        <w:r>
          <w:rPr>
            <w:rFonts w:ascii="宋体" w:hAnsi="宋体" w:cs="宋体" w:hint="eastAsia"/>
            <w:szCs w:val="24"/>
            <w:lang w:eastAsia="zh"/>
          </w:rPr>
          <w:t>。</w:t>
        </w:r>
      </w:ins>
      <w:r>
        <w:rPr>
          <w:rStyle w:val="af"/>
          <w:szCs w:val="24"/>
        </w:rPr>
        <w:footnoteReference w:id="24"/>
      </w:r>
      <w:ins w:id="171" w:author="Clarie" w:date="2026-01-17T23:57:00Z">
        <w:r>
          <w:rPr>
            <w:rFonts w:hint="eastAsia"/>
            <w:szCs w:val="24"/>
            <w:lang w:eastAsia="zh"/>
          </w:rPr>
          <w:t>但</w:t>
        </w:r>
      </w:ins>
      <w:ins w:id="172" w:author="Clarie" w:date="2026-01-20T10:30:00Z">
        <w:r>
          <w:rPr>
            <w:rFonts w:hint="eastAsia"/>
            <w:szCs w:val="24"/>
            <w:lang w:eastAsia="zh"/>
          </w:rPr>
          <w:t>比较</w:t>
        </w:r>
      </w:ins>
      <w:ins w:id="173" w:author="Clarie" w:date="2026-01-17T23:57:00Z">
        <w:r>
          <w:rPr>
            <w:rFonts w:hint="eastAsia"/>
            <w:szCs w:val="24"/>
            <w:lang w:eastAsia="zh"/>
          </w:rPr>
          <w:t>不同</w:t>
        </w:r>
      </w:ins>
      <w:ins w:id="174" w:author="Clarie" w:date="2026-01-17T23:58:00Z">
        <w:r>
          <w:rPr>
            <w:rFonts w:hint="eastAsia"/>
            <w:szCs w:val="24"/>
            <w:lang w:eastAsia="zh"/>
          </w:rPr>
          <w:t>财产权可知，</w:t>
        </w:r>
      </w:ins>
      <w:ins w:id="175" w:author="Clarie" w:date="2026-01-20T10:31:00Z">
        <w:r>
          <w:rPr>
            <w:rFonts w:hint="eastAsia"/>
            <w:szCs w:val="24"/>
            <w:lang w:eastAsia="zh"/>
          </w:rPr>
          <w:t>其</w:t>
        </w:r>
      </w:ins>
      <w:ins w:id="176" w:author="Clarie" w:date="2026-01-17T23:58:00Z">
        <w:r>
          <w:rPr>
            <w:rFonts w:hint="eastAsia"/>
            <w:szCs w:val="24"/>
            <w:lang w:eastAsia="zh"/>
          </w:rPr>
          <w:t>所包含的“法律要素”</w:t>
        </w:r>
      </w:ins>
      <w:ins w:id="177" w:author="Clarie" w:date="2026-01-18T01:26:00Z">
        <w:r>
          <w:rPr>
            <w:rFonts w:hint="eastAsia"/>
            <w:szCs w:val="24"/>
            <w:lang w:eastAsia="zh"/>
          </w:rPr>
          <w:t>存在差异</w:t>
        </w:r>
      </w:ins>
      <w:ins w:id="178" w:author="Clarie" w:date="2026-01-17T23:58:00Z">
        <w:r>
          <w:rPr>
            <w:rFonts w:hint="eastAsia"/>
            <w:szCs w:val="24"/>
            <w:lang w:eastAsia="zh"/>
          </w:rPr>
          <w:t>，</w:t>
        </w:r>
      </w:ins>
      <w:ins w:id="179" w:author="Clarie" w:date="2026-01-17T01:16:00Z">
        <w:r>
          <w:rPr>
            <w:rFonts w:hint="eastAsia"/>
            <w:szCs w:val="24"/>
            <w:lang w:eastAsia="zh"/>
          </w:rPr>
          <w:t>因此有学者提出，</w:t>
        </w:r>
      </w:ins>
      <w:del w:id="180" w:author="Clarie" w:date="2026-01-18T01:26:00Z">
        <w:r>
          <w:rPr>
            <w:rFonts w:hint="eastAsia"/>
            <w:szCs w:val="24"/>
          </w:rPr>
          <w:delText>，</w:delText>
        </w:r>
      </w:del>
      <w:ins w:id="181" w:author="Clarie" w:date="2026-01-15T01:37:00Z">
        <w:r>
          <w:rPr>
            <w:rFonts w:hint="eastAsia"/>
            <w:szCs w:val="24"/>
            <w:lang w:eastAsia="zh"/>
          </w:rPr>
          <w:t>可</w:t>
        </w:r>
        <w:r>
          <w:rPr>
            <w:rFonts w:hint="eastAsia"/>
            <w:szCs w:val="24"/>
          </w:rPr>
          <w:t>将财产权解构为</w:t>
        </w:r>
      </w:ins>
      <w:ins w:id="182" w:author="Clarie" w:date="2026-01-18T01:10:00Z">
        <w:r>
          <w:rPr>
            <w:rFonts w:hint="eastAsia"/>
            <w:szCs w:val="24"/>
            <w:lang w:eastAsia="zh"/>
          </w:rPr>
          <w:t>六种</w:t>
        </w:r>
      </w:ins>
      <w:ins w:id="183" w:author="Clarie" w:date="2026-01-15T01:37:00Z">
        <w:r>
          <w:rPr>
            <w:rFonts w:hint="eastAsia"/>
            <w:szCs w:val="24"/>
          </w:rPr>
          <w:t>不同类型的一束权利</w:t>
        </w:r>
      </w:ins>
      <w:commentRangeEnd w:id="131"/>
      <w:r>
        <w:commentReference w:id="131"/>
      </w:r>
      <w:commentRangeEnd w:id="132"/>
      <w:r>
        <w:commentReference w:id="132"/>
      </w:r>
      <w:ins w:id="188" w:author="Clarie" w:date="2026-01-15T01:37:00Z">
        <w:r>
          <w:rPr>
            <w:rFonts w:hint="eastAsia"/>
            <w:lang w:eastAsia="zh"/>
          </w:rPr>
          <w:t>，即财产权谱系</w:t>
        </w:r>
      </w:ins>
      <w:ins w:id="189" w:author="Clarie" w:date="2026-01-17T01:14:00Z">
        <w:r>
          <w:rPr>
            <w:rFonts w:hint="eastAsia"/>
            <w:lang w:eastAsia="zh"/>
          </w:rPr>
          <w:t>。</w:t>
        </w:r>
      </w:ins>
      <w:ins w:id="190" w:author="Clarie" w:date="2026-01-18T01:08:00Z">
        <w:r>
          <w:rPr>
            <w:rStyle w:val="af"/>
            <w:rFonts w:hint="eastAsia"/>
            <w:lang w:eastAsia="zh"/>
          </w:rPr>
          <w:footnoteReference w:id="25"/>
        </w:r>
      </w:ins>
      <w:ins w:id="199" w:author="Clarie" w:date="2026-01-15T01:37:00Z">
        <w:r>
          <w:rPr>
            <w:rFonts w:hint="eastAsia"/>
            <w:lang w:eastAsia="zh"/>
          </w:rPr>
          <w:t>该谱系</w:t>
        </w:r>
      </w:ins>
      <w:r>
        <w:rPr>
          <w:rFonts w:hint="eastAsia"/>
          <w:szCs w:val="24"/>
        </w:rPr>
        <w:t>分</w:t>
      </w:r>
      <w:ins w:id="200" w:author="Clarie" w:date="2026-01-15T01:38:00Z">
        <w:r>
          <w:rPr>
            <w:rFonts w:hint="eastAsia"/>
            <w:szCs w:val="24"/>
            <w:lang w:eastAsia="zh"/>
          </w:rPr>
          <w:t>为</w:t>
        </w:r>
      </w:ins>
      <w:del w:id="201" w:author="Clarie" w:date="2026-01-15T01:38:00Z">
        <w:r>
          <w:rPr>
            <w:rFonts w:hint="eastAsia"/>
            <w:szCs w:val="24"/>
          </w:rPr>
          <w:delText>别是</w:delText>
        </w:r>
      </w:del>
      <w:r>
        <w:rPr>
          <w:rFonts w:hint="eastAsia"/>
          <w:szCs w:val="24"/>
        </w:rPr>
        <w:t>公物、具有物理垄断性，但不具有法律垄断性的“财产”（以下简称“物理垄断”）、具有物理垄断性，法律保护其物理垄断性，但不直接赋予其法律垄断性（以下简称“受法律保护的物理垄断”）、</w:t>
      </w:r>
      <w:bookmarkStart w:id="202" w:name="_Hlk191080889"/>
      <w:r>
        <w:rPr>
          <w:rFonts w:hint="eastAsia"/>
          <w:szCs w:val="24"/>
        </w:rPr>
        <w:t>具有法律上的垄断性，但不具有任何处分权</w:t>
      </w:r>
      <w:bookmarkEnd w:id="202"/>
      <w:r>
        <w:rPr>
          <w:rFonts w:hint="eastAsia"/>
          <w:szCs w:val="24"/>
        </w:rPr>
        <w:t>（以下简称“不具有处分权的法律垄断”）、</w:t>
      </w:r>
      <w:bookmarkStart w:id="203" w:name="_Hlk191080957"/>
      <w:r>
        <w:rPr>
          <w:rFonts w:hint="eastAsia"/>
          <w:szCs w:val="24"/>
        </w:rPr>
        <w:t>具有法律上的垄断性，也具有许可的权力，但不具有转让权（以下简称“</w:t>
      </w:r>
      <w:bookmarkEnd w:id="203"/>
      <w:r>
        <w:rPr>
          <w:rFonts w:hint="eastAsia"/>
          <w:szCs w:val="24"/>
        </w:rPr>
        <w:t>法律垄断，且具有许可权”）、</w:t>
      </w:r>
      <w:bookmarkStart w:id="204" w:name="_Hlk191081001"/>
      <w:r>
        <w:rPr>
          <w:rFonts w:hint="eastAsia"/>
          <w:szCs w:val="24"/>
        </w:rPr>
        <w:t>具有法律上的垄断性，不仅可以许可，也可以整体转让（以下简称“</w:t>
      </w:r>
      <w:bookmarkStart w:id="205" w:name="_Hlk191223952"/>
      <w:bookmarkEnd w:id="204"/>
      <w:r>
        <w:rPr>
          <w:rFonts w:hint="eastAsia"/>
          <w:szCs w:val="24"/>
        </w:rPr>
        <w:t>法律垄断，且具有许可和转让的权力</w:t>
      </w:r>
      <w:bookmarkEnd w:id="205"/>
      <w:r>
        <w:rPr>
          <w:rFonts w:hint="eastAsia"/>
          <w:szCs w:val="24"/>
        </w:rPr>
        <w:t>”）。</w:t>
      </w:r>
      <w:del w:id="206" w:author="Clarie" w:date="2026-01-18T02:22:00Z">
        <w:r>
          <w:rPr>
            <w:rFonts w:hint="eastAsia"/>
            <w:szCs w:val="24"/>
          </w:rPr>
          <w:delText>上述六种权利类型所组成的谱系即为“财产权谱系”，其可为解决该问题提供方法论基础。</w:delText>
        </w:r>
      </w:del>
    </w:p>
    <w:p w14:paraId="517FCF99" w14:textId="77777777" w:rsidR="006B7646" w:rsidRDefault="00000000">
      <w:pPr>
        <w:ind w:firstLine="480"/>
        <w:rPr>
          <w:szCs w:val="24"/>
        </w:rPr>
      </w:pPr>
      <w:r>
        <w:rPr>
          <w:rFonts w:hint="eastAsia"/>
          <w:szCs w:val="24"/>
        </w:rPr>
        <w:t>详言之，上述六种财产类型可以分为两大类，即法律垄断及非法律垄断。首先，法律垄断包括</w:t>
      </w:r>
      <w:bookmarkStart w:id="207" w:name="_Hlk205505084"/>
      <w:r>
        <w:rPr>
          <w:rFonts w:hint="eastAsia"/>
          <w:szCs w:val="24"/>
        </w:rPr>
        <w:t>“不具有处分权的法律垄断”</w:t>
      </w:r>
      <w:bookmarkEnd w:id="207"/>
      <w:r>
        <w:rPr>
          <w:rFonts w:hint="eastAsia"/>
          <w:szCs w:val="24"/>
        </w:rPr>
        <w:t>、“法律垄断，且具有许可权”、“法律垄断，且具有许可和转让的权力”这三种权利类型，三种权利类型的统一特点为唯有权利主体均对权利享有</w:t>
      </w:r>
      <w:r>
        <w:rPr>
          <w:rFonts w:hint="eastAsia"/>
          <w:szCs w:val="24"/>
          <w:lang w:eastAsia="zh"/>
        </w:rPr>
        <w:t>自由</w:t>
      </w:r>
      <w:r>
        <w:rPr>
          <w:rFonts w:hint="eastAsia"/>
          <w:szCs w:val="24"/>
        </w:rPr>
        <w:t>，除权利主体之外的任何第三人都没有要求权利主体不行使该权利</w:t>
      </w:r>
      <w:r>
        <w:rPr>
          <w:rFonts w:hint="eastAsia"/>
          <w:szCs w:val="24"/>
          <w:lang w:eastAsia="zh"/>
        </w:rPr>
        <w:t>的请求</w:t>
      </w:r>
      <w:r>
        <w:rPr>
          <w:rFonts w:hint="eastAsia"/>
          <w:szCs w:val="24"/>
        </w:rPr>
        <w:t>。然上述三项权利类型亦有不同之处，主要体现在权利主体对除自己之外的任意第三人是否具有相应的</w:t>
      </w:r>
      <w:r>
        <w:rPr>
          <w:rFonts w:hint="eastAsia"/>
          <w:szCs w:val="24"/>
          <w:lang w:eastAsia="zh"/>
        </w:rPr>
        <w:t>请求</w:t>
      </w:r>
      <w:r>
        <w:rPr>
          <w:rFonts w:hint="eastAsia"/>
          <w:szCs w:val="24"/>
        </w:rPr>
        <w:t>和</w:t>
      </w:r>
      <w:r>
        <w:rPr>
          <w:rFonts w:hint="eastAsia"/>
          <w:szCs w:val="24"/>
          <w:lang w:eastAsia="zh"/>
        </w:rPr>
        <w:t>权力</w:t>
      </w:r>
      <w:r>
        <w:rPr>
          <w:rFonts w:hint="eastAsia"/>
          <w:szCs w:val="24"/>
        </w:rPr>
        <w:t>，以及</w:t>
      </w:r>
      <w:r>
        <w:rPr>
          <w:rFonts w:hint="eastAsia"/>
          <w:szCs w:val="24"/>
          <w:lang w:eastAsia="zh"/>
        </w:rPr>
        <w:t>权力</w:t>
      </w:r>
      <w:r>
        <w:rPr>
          <w:rFonts w:hint="eastAsia"/>
          <w:szCs w:val="24"/>
        </w:rPr>
        <w:t>的内涵范围。对于“不具有处分权的法律垄断”而言，</w:t>
      </w:r>
      <w:ins w:id="208" w:author="Clarie" w:date="2026-01-19T22:45:00Z">
        <w:r>
          <w:rPr>
            <w:rFonts w:hint="eastAsia"/>
            <w:szCs w:val="24"/>
            <w:lang w:eastAsia="zh"/>
          </w:rPr>
          <w:t>惟有第三人具有</w:t>
        </w:r>
      </w:ins>
      <w:del w:id="209" w:author="Clarie" w:date="2026-01-19T22:45:00Z">
        <w:r>
          <w:rPr>
            <w:rFonts w:hint="eastAsia"/>
            <w:szCs w:val="24"/>
          </w:rPr>
          <w:delText>权利主体通常还不具有</w:delText>
        </w:r>
      </w:del>
      <w:r>
        <w:rPr>
          <w:rFonts w:hint="eastAsia"/>
          <w:szCs w:val="24"/>
        </w:rPr>
        <w:t>要求其他人不得行使</w:t>
      </w:r>
      <w:ins w:id="210" w:author="Clarie" w:date="2026-01-19T22:47:00Z">
        <w:r>
          <w:rPr>
            <w:rFonts w:hint="eastAsia"/>
            <w:szCs w:val="24"/>
            <w:lang w:eastAsia="zh"/>
          </w:rPr>
          <w:t>该项权利</w:t>
        </w:r>
      </w:ins>
      <w:r>
        <w:rPr>
          <w:rFonts w:hint="eastAsia"/>
          <w:szCs w:val="24"/>
          <w:lang w:eastAsia="zh"/>
        </w:rPr>
        <w:t>的请求</w:t>
      </w:r>
      <w:ins w:id="211" w:author="Clarie" w:date="2026-01-19T22:45:00Z">
        <w:r>
          <w:rPr>
            <w:rFonts w:hint="eastAsia"/>
            <w:szCs w:val="24"/>
            <w:lang w:eastAsia="zh"/>
          </w:rPr>
          <w:t>，</w:t>
        </w:r>
      </w:ins>
      <w:del w:id="212" w:author="Clarie" w:date="2026-01-19T22:45:00Z">
        <w:r>
          <w:rPr>
            <w:rFonts w:hint="eastAsia"/>
            <w:szCs w:val="24"/>
          </w:rPr>
          <w:delText>，惟有第三人具有此种</w:delText>
        </w:r>
        <w:r>
          <w:rPr>
            <w:rFonts w:hint="eastAsia"/>
            <w:szCs w:val="24"/>
            <w:lang w:eastAsia="zh"/>
          </w:rPr>
          <w:delText>请求</w:delText>
        </w:r>
        <w:r>
          <w:rPr>
            <w:rFonts w:hint="eastAsia"/>
            <w:szCs w:val="24"/>
          </w:rPr>
          <w:delText>，</w:delText>
        </w:r>
      </w:del>
      <w:r>
        <w:rPr>
          <w:rFonts w:hint="eastAsia"/>
          <w:szCs w:val="24"/>
        </w:rPr>
        <w:t>如行政特许权房等。</w:t>
      </w:r>
      <w:r>
        <w:rPr>
          <w:rStyle w:val="af"/>
          <w:szCs w:val="24"/>
        </w:rPr>
        <w:footnoteReference w:id="26"/>
      </w:r>
      <w:r>
        <w:rPr>
          <w:rFonts w:hint="eastAsia"/>
          <w:szCs w:val="24"/>
        </w:rPr>
        <w:t>对于“不具有处分权的法律垄断”而言，权利主体具有</w:t>
      </w:r>
      <w:del w:id="213" w:author="Clarie" w:date="2026-01-19T22:46:00Z">
        <w:r>
          <w:rPr>
            <w:rFonts w:hint="eastAsia"/>
            <w:szCs w:val="24"/>
            <w:lang w:eastAsia="zh"/>
          </w:rPr>
          <w:delText>请求</w:delText>
        </w:r>
      </w:del>
      <w:r>
        <w:rPr>
          <w:rFonts w:hint="eastAsia"/>
          <w:szCs w:val="24"/>
        </w:rPr>
        <w:t>要求</w:t>
      </w:r>
      <w:ins w:id="214" w:author="Clarie" w:date="2026-01-22T00:55:00Z">
        <w:r>
          <w:rPr>
            <w:rFonts w:hint="eastAsia"/>
            <w:szCs w:val="24"/>
            <w:lang w:eastAsia="zh"/>
          </w:rPr>
          <w:t>其他人</w:t>
        </w:r>
      </w:ins>
      <w:del w:id="215" w:author="Clarie" w:date="2026-01-22T00:55:00Z">
        <w:r>
          <w:rPr>
            <w:rFonts w:hint="eastAsia"/>
            <w:szCs w:val="24"/>
          </w:rPr>
          <w:delText>除其之外的任意第三人</w:delText>
        </w:r>
      </w:del>
      <w:r>
        <w:rPr>
          <w:rFonts w:hint="eastAsia"/>
          <w:szCs w:val="24"/>
        </w:rPr>
        <w:t>不得行使该项权利</w:t>
      </w:r>
      <w:ins w:id="216" w:author="Clarie" w:date="2026-01-19T22:46:00Z">
        <w:r>
          <w:rPr>
            <w:rFonts w:hint="eastAsia"/>
            <w:szCs w:val="24"/>
            <w:lang w:eastAsia="zh"/>
          </w:rPr>
          <w:t>的请求</w:t>
        </w:r>
      </w:ins>
      <w:r>
        <w:rPr>
          <w:rFonts w:hint="eastAsia"/>
          <w:szCs w:val="24"/>
        </w:rPr>
        <w:t>，且具有许可</w:t>
      </w:r>
      <w:ins w:id="217" w:author="Clarie" w:date="2026-01-19T22:43:00Z">
        <w:r>
          <w:rPr>
            <w:rFonts w:hint="eastAsia"/>
            <w:szCs w:val="24"/>
            <w:lang w:eastAsia="zh"/>
          </w:rPr>
          <w:t>权</w:t>
        </w:r>
      </w:ins>
      <w:del w:id="218" w:author="Clarie" w:date="2026-01-19T22:43:00Z">
        <w:r>
          <w:rPr>
            <w:rFonts w:hint="eastAsia"/>
            <w:szCs w:val="24"/>
          </w:rPr>
          <w:delText>任意第三人行使该项权利</w:delText>
        </w:r>
      </w:del>
      <w:r>
        <w:rPr>
          <w:rFonts w:hint="eastAsia"/>
          <w:szCs w:val="24"/>
        </w:rPr>
        <w:t>，但</w:t>
      </w:r>
      <w:ins w:id="219" w:author="Clarie" w:date="2026-01-19T22:45:00Z">
        <w:r>
          <w:rPr>
            <w:rFonts w:hint="eastAsia"/>
            <w:szCs w:val="24"/>
            <w:lang w:eastAsia="zh"/>
          </w:rPr>
          <w:t>因</w:t>
        </w:r>
      </w:ins>
      <w:del w:id="220" w:author="Clarie" w:date="2026-01-19T22:45:00Z">
        <w:r>
          <w:rPr>
            <w:rFonts w:hint="eastAsia"/>
            <w:szCs w:val="24"/>
          </w:rPr>
          <w:delText>由于</w:delText>
        </w:r>
      </w:del>
      <w:r>
        <w:rPr>
          <w:rFonts w:hint="eastAsia"/>
          <w:szCs w:val="24"/>
        </w:rPr>
        <w:t>该权利并未法定化，</w:t>
      </w:r>
      <w:ins w:id="221" w:author="Clarie" w:date="2026-01-19T22:46:00Z">
        <w:r>
          <w:rPr>
            <w:rFonts w:hint="eastAsia"/>
            <w:szCs w:val="24"/>
            <w:lang w:eastAsia="zh"/>
          </w:rPr>
          <w:t>故其</w:t>
        </w:r>
      </w:ins>
      <w:del w:id="222" w:author="Clarie" w:date="2026-01-19T22:46:00Z">
        <w:r>
          <w:rPr>
            <w:rFonts w:hint="eastAsia"/>
            <w:szCs w:val="24"/>
          </w:rPr>
          <w:delText>所以权利主体</w:delText>
        </w:r>
      </w:del>
      <w:r>
        <w:rPr>
          <w:rFonts w:hint="eastAsia"/>
          <w:szCs w:val="24"/>
        </w:rPr>
        <w:t>不具有转让权。</w:t>
      </w:r>
      <w:r>
        <w:rPr>
          <w:rStyle w:val="af"/>
          <w:szCs w:val="24"/>
        </w:rPr>
        <w:footnoteReference w:id="27"/>
      </w:r>
      <w:r>
        <w:rPr>
          <w:rFonts w:hint="eastAsia"/>
          <w:szCs w:val="24"/>
        </w:rPr>
        <w:t>对于“法律垄断，且具有许可和转让的权力”而言，权利主体不仅</w:t>
      </w:r>
      <w:del w:id="223" w:author="Clarie" w:date="2026-01-19T22:47:00Z">
        <w:r>
          <w:rPr>
            <w:rFonts w:hint="eastAsia"/>
            <w:szCs w:val="24"/>
          </w:rPr>
          <w:delText>对</w:delText>
        </w:r>
      </w:del>
      <w:ins w:id="224" w:author="Clarie" w:date="2026-01-19T22:47:00Z">
        <w:r>
          <w:rPr>
            <w:rFonts w:hint="eastAsia"/>
            <w:szCs w:val="24"/>
            <w:lang w:eastAsia="zh"/>
          </w:rPr>
          <w:t>具有</w:t>
        </w:r>
        <w:r>
          <w:rPr>
            <w:rFonts w:hint="eastAsia"/>
            <w:szCs w:val="24"/>
          </w:rPr>
          <w:t>要求其他人不得行使</w:t>
        </w:r>
        <w:r>
          <w:rPr>
            <w:rFonts w:hint="eastAsia"/>
            <w:szCs w:val="24"/>
            <w:lang w:eastAsia="zh"/>
          </w:rPr>
          <w:t>该项权利的请求</w:t>
        </w:r>
      </w:ins>
      <w:del w:id="225" w:author="Clarie" w:date="2026-01-19T22:47:00Z">
        <w:r>
          <w:rPr>
            <w:rFonts w:hint="eastAsia"/>
            <w:szCs w:val="24"/>
          </w:rPr>
          <w:delText>权利客体具有独有的</w:delText>
        </w:r>
        <w:r>
          <w:rPr>
            <w:rFonts w:hint="eastAsia"/>
            <w:szCs w:val="24"/>
            <w:lang w:eastAsia="zh"/>
          </w:rPr>
          <w:delText>自由</w:delText>
        </w:r>
        <w:r>
          <w:rPr>
            <w:rFonts w:hint="eastAsia"/>
            <w:szCs w:val="24"/>
          </w:rPr>
          <w:delText>及</w:delText>
        </w:r>
        <w:r>
          <w:rPr>
            <w:rFonts w:hint="eastAsia"/>
            <w:szCs w:val="24"/>
            <w:lang w:eastAsia="zh"/>
          </w:rPr>
          <w:delText>请求</w:delText>
        </w:r>
        <w:r>
          <w:rPr>
            <w:rFonts w:hint="eastAsia"/>
            <w:szCs w:val="24"/>
          </w:rPr>
          <w:delText>要求其他人不能使用</w:delText>
        </w:r>
      </w:del>
      <w:r>
        <w:rPr>
          <w:rFonts w:hint="eastAsia"/>
          <w:szCs w:val="24"/>
        </w:rPr>
        <w:t>，同时还具有许可权和转让权</w:t>
      </w:r>
      <w:del w:id="226" w:author="Clarie" w:date="2026-01-19T22:47:00Z">
        <w:r>
          <w:rPr>
            <w:rFonts w:hint="eastAsia"/>
            <w:szCs w:val="24"/>
          </w:rPr>
          <w:delText>（</w:delText>
        </w:r>
        <w:r>
          <w:rPr>
            <w:rFonts w:hint="eastAsia"/>
            <w:szCs w:val="24"/>
            <w:lang w:eastAsia="zh"/>
          </w:rPr>
          <w:delText>权力</w:delText>
        </w:r>
        <w:r>
          <w:rPr>
            <w:rFonts w:hint="eastAsia"/>
            <w:szCs w:val="24"/>
          </w:rPr>
          <w:delText>）豁免他人的</w:delText>
        </w:r>
        <w:r>
          <w:rPr>
            <w:rFonts w:hint="eastAsia"/>
            <w:szCs w:val="24"/>
            <w:lang w:eastAsia="zh"/>
          </w:rPr>
          <w:delText>义务</w:delText>
        </w:r>
      </w:del>
      <w:r>
        <w:rPr>
          <w:rFonts w:hint="eastAsia"/>
          <w:szCs w:val="24"/>
        </w:rPr>
        <w:t>，如所有权、用益物权等，该种权利类型是最完满的权利类型。</w:t>
      </w:r>
    </w:p>
    <w:p w14:paraId="5DE6F433" w14:textId="77777777" w:rsidR="006B7646" w:rsidRDefault="00000000">
      <w:pPr>
        <w:ind w:firstLine="480"/>
        <w:rPr>
          <w:szCs w:val="24"/>
        </w:rPr>
      </w:pPr>
      <w:r>
        <w:rPr>
          <w:rFonts w:hint="eastAsia"/>
          <w:szCs w:val="24"/>
        </w:rPr>
        <w:t>其次，非法律垄断包括“公物”、“物理垄断”、“受法律保护的物理垄断”三种权利类型，以上三种权利类型的统一特点为所有主体均对上述权利具有</w:t>
      </w:r>
      <w:r>
        <w:rPr>
          <w:rFonts w:hint="eastAsia"/>
          <w:szCs w:val="24"/>
          <w:lang w:eastAsia="zh"/>
        </w:rPr>
        <w:t>自由</w:t>
      </w:r>
      <w:r>
        <w:rPr>
          <w:rFonts w:hint="eastAsia"/>
          <w:szCs w:val="24"/>
        </w:rPr>
        <w:t>，</w:t>
      </w:r>
      <w:r>
        <w:rPr>
          <w:rFonts w:hint="eastAsia"/>
          <w:szCs w:val="24"/>
          <w:lang w:eastAsia="zh"/>
        </w:rPr>
        <w:t>不具有</w:t>
      </w:r>
      <w:r>
        <w:rPr>
          <w:rFonts w:hint="eastAsia"/>
          <w:szCs w:val="24"/>
        </w:rPr>
        <w:t>真正意义上要求其他人不行使该权利</w:t>
      </w:r>
      <w:r>
        <w:rPr>
          <w:rFonts w:hint="eastAsia"/>
          <w:szCs w:val="24"/>
          <w:lang w:eastAsia="zh"/>
        </w:rPr>
        <w:t>的请求</w:t>
      </w:r>
      <w:r>
        <w:rPr>
          <w:rFonts w:hint="eastAsia"/>
          <w:szCs w:val="24"/>
        </w:rPr>
        <w:t>。</w:t>
      </w:r>
      <w:r>
        <w:rPr>
          <w:rStyle w:val="af"/>
          <w:rFonts w:hint="eastAsia"/>
          <w:szCs w:val="24"/>
        </w:rPr>
        <w:footnoteReference w:id="28"/>
      </w:r>
      <w:r>
        <w:rPr>
          <w:rFonts w:hint="eastAsia"/>
          <w:szCs w:val="24"/>
        </w:rPr>
        <w:t>然上述三项权利类型亦有不同之处，主要体现在</w:t>
      </w:r>
      <w:r>
        <w:rPr>
          <w:rFonts w:hint="eastAsia"/>
          <w:szCs w:val="24"/>
          <w:lang w:eastAsia="zh"/>
        </w:rPr>
        <w:t>持有</w:t>
      </w:r>
      <w:r>
        <w:rPr>
          <w:rFonts w:hint="eastAsia"/>
          <w:szCs w:val="24"/>
        </w:rPr>
        <w:t>主体</w:t>
      </w:r>
      <w:r>
        <w:rPr>
          <w:rFonts w:hint="eastAsia"/>
          <w:szCs w:val="24"/>
          <w:lang w:eastAsia="zh"/>
        </w:rPr>
        <w:t>是否对其存在物理形式的垄断，及</w:t>
      </w:r>
      <w:r>
        <w:rPr>
          <w:rFonts w:hint="eastAsia"/>
          <w:szCs w:val="24"/>
        </w:rPr>
        <w:t>该物理垄断是否受到法律的保护。对于“公物”而言，</w:t>
      </w:r>
      <w:r>
        <w:rPr>
          <w:rFonts w:hint="eastAsia"/>
          <w:szCs w:val="24"/>
          <w:lang w:eastAsia="zh"/>
        </w:rPr>
        <w:t>任何人都</w:t>
      </w:r>
      <w:r>
        <w:rPr>
          <w:rFonts w:hint="eastAsia"/>
          <w:szCs w:val="24"/>
        </w:rPr>
        <w:t>有自由使用、占有公物，</w:t>
      </w:r>
      <w:r>
        <w:rPr>
          <w:rFonts w:hint="eastAsia"/>
          <w:szCs w:val="24"/>
          <w:lang w:eastAsia="zh"/>
        </w:rPr>
        <w:t>同时亦不因先占获得权利，因此持有主体不对之存在物理垄断</w:t>
      </w:r>
      <w:r>
        <w:rPr>
          <w:rFonts w:hint="eastAsia"/>
          <w:szCs w:val="24"/>
        </w:rPr>
        <w:t>，如阳光</w:t>
      </w:r>
      <w:r>
        <w:rPr>
          <w:rFonts w:hint="eastAsia"/>
          <w:szCs w:val="24"/>
          <w:lang w:eastAsia="zh"/>
        </w:rPr>
        <w:t>等</w:t>
      </w:r>
      <w:r>
        <w:rPr>
          <w:rFonts w:hint="eastAsia"/>
          <w:szCs w:val="24"/>
        </w:rPr>
        <w:t>；对于“物理垄断”而言，基于物理原因，唯有</w:t>
      </w:r>
      <w:r>
        <w:rPr>
          <w:rFonts w:hint="eastAsia"/>
          <w:szCs w:val="24"/>
          <w:lang w:eastAsia="zh"/>
        </w:rPr>
        <w:t>持有</w:t>
      </w:r>
      <w:r>
        <w:rPr>
          <w:rFonts w:hint="eastAsia"/>
          <w:szCs w:val="24"/>
        </w:rPr>
        <w:t>主体能够持有这些信息，其他人无法享有该利益</w:t>
      </w:r>
      <w:r>
        <w:rPr>
          <w:rFonts w:hint="eastAsia"/>
          <w:szCs w:val="24"/>
          <w:lang w:eastAsia="zh"/>
        </w:rPr>
        <w:t>，</w:t>
      </w:r>
      <w:r>
        <w:rPr>
          <w:rFonts w:hint="eastAsia"/>
          <w:szCs w:val="24"/>
        </w:rPr>
        <w:t>如八卦新闻</w:t>
      </w:r>
      <w:r>
        <w:rPr>
          <w:rFonts w:hint="eastAsia"/>
          <w:szCs w:val="24"/>
          <w:lang w:eastAsia="zh"/>
        </w:rPr>
        <w:t>等</w:t>
      </w:r>
      <w:r>
        <w:rPr>
          <w:rFonts w:hint="eastAsia"/>
          <w:szCs w:val="24"/>
        </w:rPr>
        <w:t>；对于“受法律保护的物理垄断”而言，最典型的例子即为商业秘密，在其中，法律保护其他任何人都不能通过盗窃、抢劫的手段来获得这一类权利，但如果其他人通过正常研制发现了商业秘密，则不属于违法行为，</w:t>
      </w:r>
      <w:r>
        <w:rPr>
          <w:rFonts w:hint="eastAsia"/>
          <w:szCs w:val="24"/>
          <w:lang w:eastAsia="zh"/>
        </w:rPr>
        <w:t>持有</w:t>
      </w:r>
      <w:r>
        <w:rPr>
          <w:rFonts w:hint="eastAsia"/>
          <w:szCs w:val="24"/>
        </w:rPr>
        <w:t>主体亦不</w:t>
      </w:r>
      <w:r>
        <w:rPr>
          <w:rFonts w:hint="eastAsia"/>
          <w:szCs w:val="24"/>
          <w:lang w:eastAsia="zh"/>
        </w:rPr>
        <w:t>能</w:t>
      </w:r>
      <w:r>
        <w:rPr>
          <w:rFonts w:hint="eastAsia"/>
          <w:szCs w:val="24"/>
        </w:rPr>
        <w:t>请求对方不使用其正常研发的商业秘密。</w:t>
      </w:r>
    </w:p>
    <w:p w14:paraId="5AA38257" w14:textId="77777777" w:rsidR="006B7646" w:rsidRDefault="00000000">
      <w:pPr>
        <w:ind w:firstLine="480"/>
        <w:rPr>
          <w:ins w:id="227" w:author="Clarie" w:date="2026-01-19T21:35:00Z"/>
          <w:szCs w:val="24"/>
          <w:highlight w:val="yellow"/>
          <w:lang w:eastAsia="zh"/>
        </w:rPr>
      </w:pPr>
      <w:del w:id="228" w:author="Clarie" w:date="2026-01-18T02:20:00Z">
        <w:r>
          <w:rPr>
            <w:rFonts w:hint="eastAsia"/>
            <w:szCs w:val="24"/>
            <w:lang w:eastAsia="zh"/>
          </w:rPr>
          <w:delText>对于</w:delText>
        </w:r>
      </w:del>
      <w:del w:id="229" w:author="Clarie" w:date="2026-01-19T01:07:00Z">
        <w:r>
          <w:rPr>
            <w:rFonts w:hint="eastAsia"/>
            <w:szCs w:val="24"/>
            <w:lang w:eastAsia="zh"/>
          </w:rPr>
          <w:delText>数据资产而言，其</w:delText>
        </w:r>
        <w:r>
          <w:rPr>
            <w:rFonts w:hint="eastAsia"/>
            <w:szCs w:val="24"/>
          </w:rPr>
          <w:delText>本身价值有限，但基于其非公开性及持有者的决策选择（如优化产品、开发新业务、规避风险等），由此产生的潜在价值即为数据的核心财产价值。</w:delText>
        </w:r>
        <w:r>
          <w:rPr>
            <w:rStyle w:val="af"/>
            <w:rFonts w:hint="eastAsia"/>
            <w:szCs w:val="24"/>
          </w:rPr>
          <w:footnoteReference w:id="29"/>
        </w:r>
        <w:r>
          <w:rPr>
            <w:rFonts w:hint="eastAsia"/>
            <w:szCs w:val="24"/>
            <w:lang w:eastAsia="zh"/>
          </w:rPr>
          <w:delText>上述财产价值</w:delText>
        </w:r>
        <w:r>
          <w:rPr>
            <w:rFonts w:hint="eastAsia"/>
            <w:szCs w:val="24"/>
          </w:rPr>
          <w:delText>从实现方式可分为使用价值</w:delText>
        </w:r>
        <w:r>
          <w:rPr>
            <w:rFonts w:hint="eastAsia"/>
            <w:szCs w:val="24"/>
            <w:lang w:eastAsia="zh"/>
          </w:rPr>
          <w:delText>（</w:delText>
        </w:r>
        <w:r>
          <w:rPr>
            <w:rFonts w:hint="eastAsia"/>
            <w:szCs w:val="24"/>
          </w:rPr>
          <w:delText>企业运营中降本增效、促进创新等）与交易价值（市场交易、融资并购中的价值变现等）。</w:delText>
        </w:r>
        <w:r>
          <w:rPr>
            <w:rStyle w:val="af"/>
            <w:szCs w:val="24"/>
          </w:rPr>
          <w:footnoteReference w:id="30"/>
        </w:r>
      </w:del>
      <w:ins w:id="230" w:author="Clarie" w:date="2026-01-18T02:21:00Z">
        <w:r>
          <w:rPr>
            <w:rFonts w:hint="eastAsia"/>
            <w:szCs w:val="24"/>
            <w:lang w:eastAsia="zh"/>
          </w:rPr>
          <w:t>由于数据资产的核心</w:t>
        </w:r>
      </w:ins>
      <w:ins w:id="231" w:author="Clarie" w:date="2026-01-22T00:56:00Z">
        <w:r>
          <w:rPr>
            <w:rFonts w:hint="eastAsia"/>
            <w:szCs w:val="24"/>
            <w:lang w:eastAsia="zh"/>
          </w:rPr>
          <w:t>经济</w:t>
        </w:r>
      </w:ins>
      <w:ins w:id="232" w:author="Clarie" w:date="2026-01-18T02:21:00Z">
        <w:r>
          <w:rPr>
            <w:rFonts w:hint="eastAsia"/>
            <w:szCs w:val="24"/>
            <w:lang w:eastAsia="zh"/>
          </w:rPr>
          <w:t>价值是</w:t>
        </w:r>
      </w:ins>
      <w:ins w:id="233" w:author="Clarie" w:date="2026-01-18T02:20:00Z">
        <w:r>
          <w:rPr>
            <w:rFonts w:hint="eastAsia"/>
            <w:szCs w:val="24"/>
          </w:rPr>
          <w:t>基于其非公开性及持有者的决策选择</w:t>
        </w:r>
        <w:r>
          <w:rPr>
            <w:rStyle w:val="af"/>
            <w:rFonts w:hint="eastAsia"/>
            <w:szCs w:val="24"/>
          </w:rPr>
          <w:footnoteReference w:id="31"/>
        </w:r>
      </w:ins>
      <w:ins w:id="236" w:author="Clarie" w:date="2026-01-19T21:34:00Z">
        <w:r>
          <w:rPr>
            <w:rFonts w:hint="eastAsia"/>
            <w:szCs w:val="24"/>
            <w:lang w:eastAsia="zh"/>
          </w:rPr>
          <w:t>，</w:t>
        </w:r>
      </w:ins>
      <w:ins w:id="237" w:author="Clarie" w:date="2026-01-19T01:05:00Z">
        <w:r>
          <w:rPr>
            <w:rFonts w:hint="eastAsia"/>
            <w:szCs w:val="24"/>
            <w:lang w:eastAsia="zh"/>
          </w:rPr>
          <w:t>产生的</w:t>
        </w:r>
        <w:r>
          <w:rPr>
            <w:rFonts w:hint="eastAsia"/>
            <w:szCs w:val="24"/>
          </w:rPr>
          <w:t>使用价值与交易价值</w:t>
        </w:r>
        <w:r>
          <w:rPr>
            <w:rStyle w:val="af"/>
            <w:szCs w:val="24"/>
          </w:rPr>
          <w:footnoteReference w:id="32"/>
        </w:r>
      </w:ins>
      <w:ins w:id="240" w:author="Clarie" w:date="2026-01-18T02:24:00Z">
        <w:r>
          <w:rPr>
            <w:rFonts w:hint="eastAsia"/>
            <w:szCs w:val="24"/>
            <w:lang w:eastAsia="zh"/>
          </w:rPr>
          <w:t>，且</w:t>
        </w:r>
      </w:ins>
      <w:ins w:id="241" w:author="Clarie" w:date="2026-01-19T01:06:00Z">
        <w:r>
          <w:rPr>
            <w:rFonts w:hint="eastAsia"/>
            <w:szCs w:val="24"/>
            <w:lang w:eastAsia="zh"/>
          </w:rPr>
          <w:t>法律规定</w:t>
        </w:r>
      </w:ins>
      <w:ins w:id="242" w:author="Clarie" w:date="2026-01-18T02:24:00Z">
        <w:r>
          <w:rPr>
            <w:rFonts w:hint="eastAsia"/>
            <w:szCs w:val="24"/>
            <w:lang w:eastAsia="zh"/>
          </w:rPr>
          <w:t>得以被出资的非货币资产需具有一定的</w:t>
        </w:r>
      </w:ins>
      <w:ins w:id="243" w:author="Clarie" w:date="2026-01-22T00:56:00Z">
        <w:r>
          <w:rPr>
            <w:rFonts w:hint="eastAsia"/>
            <w:szCs w:val="24"/>
            <w:lang w:eastAsia="zh"/>
          </w:rPr>
          <w:t>财产</w:t>
        </w:r>
      </w:ins>
      <w:ins w:id="244" w:author="Clarie" w:date="2026-01-18T02:24:00Z">
        <w:r>
          <w:rPr>
            <w:rFonts w:hint="eastAsia"/>
            <w:szCs w:val="24"/>
            <w:lang w:eastAsia="zh"/>
          </w:rPr>
          <w:t>价值，</w:t>
        </w:r>
      </w:ins>
      <w:ins w:id="245" w:author="Clarie" w:date="2026-01-18T02:25:00Z">
        <w:r>
          <w:rPr>
            <w:rFonts w:hint="eastAsia"/>
            <w:szCs w:val="24"/>
            <w:lang w:eastAsia="zh"/>
          </w:rPr>
          <w:t>故</w:t>
        </w:r>
      </w:ins>
      <w:ins w:id="246" w:author="Clarie" w:date="2026-01-18T02:24:00Z">
        <w:r>
          <w:rPr>
            <w:rFonts w:hint="eastAsia"/>
            <w:szCs w:val="24"/>
            <w:lang w:eastAsia="zh"/>
          </w:rPr>
          <w:t>笔者认为“公开性”系界定数据资产是否得以入股的</w:t>
        </w:r>
      </w:ins>
      <w:ins w:id="247" w:author="Clarie" w:date="2026-01-19T01:08:00Z">
        <w:r>
          <w:rPr>
            <w:rFonts w:hint="eastAsia"/>
            <w:szCs w:val="24"/>
            <w:lang w:eastAsia="zh"/>
          </w:rPr>
          <w:t>第一个</w:t>
        </w:r>
      </w:ins>
      <w:ins w:id="248" w:author="Clarie" w:date="2026-01-18T02:24:00Z">
        <w:r>
          <w:rPr>
            <w:rFonts w:hint="eastAsia"/>
            <w:szCs w:val="24"/>
            <w:lang w:eastAsia="zh"/>
          </w:rPr>
          <w:t>划分标准</w:t>
        </w:r>
      </w:ins>
      <w:ins w:id="249" w:author="Clarie" w:date="2026-01-18T02:25:00Z">
        <w:r>
          <w:rPr>
            <w:rFonts w:hint="eastAsia"/>
            <w:szCs w:val="24"/>
            <w:lang w:eastAsia="zh"/>
          </w:rPr>
          <w:t>。</w:t>
        </w:r>
      </w:ins>
      <w:del w:id="250" w:author="Clarie" w:date="2026-01-18T02:25:00Z">
        <w:r>
          <w:rPr>
            <w:rFonts w:hint="eastAsia"/>
            <w:szCs w:val="24"/>
            <w:lang w:eastAsia="zh"/>
          </w:rPr>
          <w:delText>故笔者认为，若以</w:delText>
        </w:r>
        <w:r>
          <w:rPr>
            <w:rFonts w:hint="eastAsia"/>
            <w:szCs w:val="24"/>
          </w:rPr>
          <w:delText>数据产权</w:delText>
        </w:r>
        <w:r>
          <w:rPr>
            <w:rFonts w:hint="eastAsia"/>
            <w:szCs w:val="24"/>
            <w:lang w:eastAsia="zh"/>
          </w:rPr>
          <w:delText>的公开性作为划分标准</w:delText>
        </w:r>
        <w:r>
          <w:rPr>
            <w:rFonts w:hint="eastAsia"/>
            <w:szCs w:val="24"/>
          </w:rPr>
          <w:delText>，</w:delText>
        </w:r>
      </w:del>
      <w:commentRangeStart w:id="251"/>
      <w:commentRangeStart w:id="252"/>
      <w:r>
        <w:rPr>
          <w:rFonts w:hint="eastAsia"/>
          <w:szCs w:val="24"/>
        </w:rPr>
        <w:t>对于经算法演变的公开数据产权而言，</w:t>
      </w:r>
      <w:ins w:id="253" w:author="Clarie" w:date="2026-01-16T00:46:00Z">
        <w:r>
          <w:rPr>
            <w:rFonts w:hint="eastAsia"/>
            <w:szCs w:val="24"/>
            <w:lang w:eastAsia="zh"/>
          </w:rPr>
          <w:t>如</w:t>
        </w:r>
      </w:ins>
      <w:ins w:id="254" w:author="Clarie" w:date="2026-01-19T21:27:00Z">
        <w:r>
          <w:rPr>
            <w:rFonts w:hint="eastAsia"/>
            <w:szCs w:val="24"/>
            <w:lang w:eastAsia="zh"/>
          </w:rPr>
          <w:t>持有主体</w:t>
        </w:r>
      </w:ins>
      <w:ins w:id="255" w:author="Clarie" w:date="2026-01-19T21:16:00Z">
        <w:r>
          <w:rPr>
            <w:rFonts w:hint="eastAsia"/>
            <w:szCs w:val="24"/>
            <w:lang w:eastAsia="zh"/>
          </w:rPr>
          <w:t>以</w:t>
        </w:r>
      </w:ins>
      <w:ins w:id="256" w:author="Clarie" w:date="2026-01-19T01:04:00Z">
        <w:r>
          <w:rPr>
            <w:rFonts w:ascii="宋体" w:hAnsi="宋体" w:cs="宋体"/>
            <w:szCs w:val="24"/>
          </w:rPr>
          <w:t>公开</w:t>
        </w:r>
      </w:ins>
      <w:ins w:id="257" w:author="Clarie" w:date="2026-01-19T21:16:00Z">
        <w:r>
          <w:rPr>
            <w:rFonts w:ascii="宋体" w:hAnsi="宋体" w:cs="宋体" w:hint="eastAsia"/>
            <w:szCs w:val="24"/>
            <w:lang w:eastAsia="zh"/>
          </w:rPr>
          <w:t>或</w:t>
        </w:r>
      </w:ins>
      <w:ins w:id="258" w:author="Clarie" w:date="2026-01-19T21:17:00Z">
        <w:r>
          <w:rPr>
            <w:rFonts w:ascii="宋体" w:hAnsi="宋体" w:cs="宋体" w:hint="eastAsia"/>
            <w:szCs w:val="24"/>
            <w:lang w:eastAsia="zh"/>
          </w:rPr>
          <w:t>非公开</w:t>
        </w:r>
      </w:ins>
      <w:ins w:id="259" w:author="Clarie" w:date="2026-01-19T01:04:00Z">
        <w:r>
          <w:rPr>
            <w:rFonts w:ascii="宋体" w:hAnsi="宋体" w:cs="宋体"/>
            <w:szCs w:val="24"/>
          </w:rPr>
          <w:t>原始数据为基础，通过算法技术加工形成，且已</w:t>
        </w:r>
      </w:ins>
      <w:ins w:id="260" w:author="Clarie" w:date="2026-01-19T21:27:00Z">
        <w:r>
          <w:rPr>
            <w:rFonts w:ascii="宋体" w:hAnsi="宋体" w:cs="宋体" w:hint="eastAsia"/>
            <w:szCs w:val="24"/>
            <w:lang w:eastAsia="zh"/>
          </w:rPr>
          <w:t>被</w:t>
        </w:r>
      </w:ins>
      <w:ins w:id="261" w:author="Clarie" w:date="2026-01-19T01:04:00Z">
        <w:r>
          <w:rPr>
            <w:rFonts w:ascii="宋体" w:hAnsi="宋体" w:cs="宋体"/>
            <w:szCs w:val="24"/>
          </w:rPr>
          <w:t>持有主体对外公开</w:t>
        </w:r>
      </w:ins>
      <w:ins w:id="262" w:author="Clarie" w:date="2026-01-20T00:08:00Z">
        <w:r>
          <w:rPr>
            <w:rFonts w:ascii="宋体" w:hAnsi="宋体" w:cs="宋体" w:hint="eastAsia"/>
            <w:szCs w:val="24"/>
            <w:lang w:eastAsia="zh"/>
          </w:rPr>
          <w:t>的数据资产的权利形态</w:t>
        </w:r>
      </w:ins>
      <w:ins w:id="263" w:author="Clarie" w:date="2026-01-19T21:28:00Z">
        <w:r>
          <w:rPr>
            <w:rFonts w:ascii="宋体" w:hAnsi="宋体" w:cs="宋体" w:hint="eastAsia"/>
            <w:szCs w:val="24"/>
            <w:lang w:eastAsia="zh"/>
          </w:rPr>
          <w:t>。</w:t>
        </w:r>
      </w:ins>
      <w:del w:id="264" w:author="Clarie" w:date="2026-01-16T00:47:00Z">
        <w:r>
          <w:rPr>
            <w:rFonts w:cs="Times New Roman" w:hint="eastAsia"/>
            <w:szCs w:val="24"/>
            <w:lang w:bidi="ar"/>
          </w:rPr>
          <w:delText>其的权利类型近似“公物”，</w:delText>
        </w:r>
      </w:del>
      <w:ins w:id="265" w:author="Clarie" w:date="2026-01-16T00:47:00Z">
        <w:r>
          <w:rPr>
            <w:rFonts w:cs="Times New Roman" w:hint="eastAsia"/>
            <w:szCs w:val="24"/>
            <w:lang w:eastAsia="zh" w:bidi="ar"/>
          </w:rPr>
          <w:t>因</w:t>
        </w:r>
      </w:ins>
      <w:del w:id="266" w:author="Clarie" w:date="2026-01-16T00:47:00Z">
        <w:r>
          <w:rPr>
            <w:rFonts w:hint="eastAsia"/>
            <w:szCs w:val="24"/>
            <w:lang w:eastAsia="zh"/>
          </w:rPr>
          <w:delText>故</w:delText>
        </w:r>
      </w:del>
      <w:ins w:id="267" w:author="Clarie" w:date="2026-01-19T01:05:00Z">
        <w:r>
          <w:rPr>
            <w:rFonts w:ascii="宋体" w:hAnsi="宋体" w:cs="宋体"/>
            <w:szCs w:val="24"/>
          </w:rPr>
          <w:t>对外公开后，持有主体丧失了对</w:t>
        </w:r>
      </w:ins>
      <w:ins w:id="268" w:author="Clarie" w:date="2026-01-19T21:31:00Z">
        <w:r>
          <w:rPr>
            <w:rFonts w:ascii="宋体" w:hAnsi="宋体" w:cs="宋体" w:hint="eastAsia"/>
            <w:szCs w:val="24"/>
            <w:lang w:eastAsia="zh"/>
          </w:rPr>
          <w:t>该数据资产</w:t>
        </w:r>
      </w:ins>
      <w:ins w:id="269" w:author="Clarie" w:date="2026-01-19T21:32:00Z">
        <w:r>
          <w:rPr>
            <w:rFonts w:ascii="宋体" w:hAnsi="宋体" w:cs="宋体" w:hint="eastAsia"/>
            <w:szCs w:val="24"/>
            <w:lang w:eastAsia="zh"/>
          </w:rPr>
          <w:t>垄断性</w:t>
        </w:r>
      </w:ins>
      <w:ins w:id="270" w:author="Clarie" w:date="2026-01-19T21:31:00Z">
        <w:r>
          <w:rPr>
            <w:rFonts w:ascii="宋体" w:hAnsi="宋体" w:cs="宋体" w:hint="eastAsia"/>
            <w:szCs w:val="24"/>
            <w:lang w:eastAsia="zh"/>
          </w:rPr>
          <w:t>的</w:t>
        </w:r>
      </w:ins>
      <w:ins w:id="271" w:author="Clarie" w:date="2026-01-19T01:05:00Z">
        <w:r>
          <w:rPr>
            <w:rFonts w:ascii="宋体" w:hAnsi="宋体" w:cs="宋体"/>
            <w:szCs w:val="24"/>
          </w:rPr>
          <w:t>控制能力，</w:t>
        </w:r>
      </w:ins>
      <w:ins w:id="272" w:author="Clarie" w:date="2026-01-19T21:31:00Z">
        <w:r>
          <w:rPr>
            <w:rFonts w:ascii="宋体" w:hAnsi="宋体" w:cs="宋体" w:hint="eastAsia"/>
            <w:szCs w:val="24"/>
            <w:lang w:eastAsia="zh"/>
          </w:rPr>
          <w:t>其</w:t>
        </w:r>
      </w:ins>
      <w:ins w:id="273" w:author="Clarie" w:date="2026-01-19T01:05:00Z">
        <w:r>
          <w:rPr>
            <w:rFonts w:ascii="宋体" w:hAnsi="宋体" w:cs="宋体"/>
            <w:szCs w:val="24"/>
          </w:rPr>
          <w:t>既无权限制</w:t>
        </w:r>
      </w:ins>
      <w:ins w:id="274" w:author="Clarie" w:date="2026-01-19T21:32:00Z">
        <w:r>
          <w:rPr>
            <w:rFonts w:ascii="宋体" w:hAnsi="宋体" w:cs="宋体" w:hint="eastAsia"/>
            <w:szCs w:val="24"/>
            <w:lang w:eastAsia="zh"/>
          </w:rPr>
          <w:t>他人对上述数据资产</w:t>
        </w:r>
      </w:ins>
      <w:ins w:id="275" w:author="Clarie" w:date="2026-01-19T01:05:00Z">
        <w:r>
          <w:rPr>
            <w:rFonts w:ascii="宋体" w:hAnsi="宋体" w:cs="宋体"/>
            <w:szCs w:val="24"/>
          </w:rPr>
          <w:t>的合法获取与使用，也难以</w:t>
        </w:r>
      </w:ins>
      <w:ins w:id="276" w:author="Clarie" w:date="2026-01-19T21:32:00Z">
        <w:r>
          <w:rPr>
            <w:rFonts w:ascii="宋体" w:hAnsi="宋体" w:cs="宋体" w:hint="eastAsia"/>
            <w:szCs w:val="24"/>
            <w:lang w:eastAsia="zh"/>
          </w:rPr>
          <w:t>通过市场化（</w:t>
        </w:r>
      </w:ins>
      <w:ins w:id="277" w:author="Clarie" w:date="2026-01-19T21:33:00Z">
        <w:r>
          <w:rPr>
            <w:rFonts w:ascii="宋体" w:hAnsi="宋体" w:cs="宋体" w:hint="eastAsia"/>
            <w:szCs w:val="24"/>
            <w:lang w:eastAsia="zh"/>
          </w:rPr>
          <w:t>如</w:t>
        </w:r>
      </w:ins>
      <w:ins w:id="278" w:author="Clarie" w:date="2026-01-19T22:44:00Z">
        <w:r>
          <w:rPr>
            <w:rFonts w:ascii="宋体" w:hAnsi="宋体" w:cs="宋体" w:hint="eastAsia"/>
            <w:szCs w:val="24"/>
            <w:lang w:eastAsia="zh"/>
          </w:rPr>
          <w:t>许可或转让等方式</w:t>
        </w:r>
      </w:ins>
      <w:ins w:id="279" w:author="Clarie" w:date="2026-01-19T21:32:00Z">
        <w:r>
          <w:rPr>
            <w:rFonts w:ascii="宋体" w:hAnsi="宋体" w:cs="宋体" w:hint="eastAsia"/>
            <w:szCs w:val="24"/>
            <w:lang w:eastAsia="zh"/>
          </w:rPr>
          <w:t>）</w:t>
        </w:r>
      </w:ins>
      <w:ins w:id="280" w:author="Clarie" w:date="2026-01-19T21:33:00Z">
        <w:r>
          <w:rPr>
            <w:rFonts w:ascii="宋体" w:hAnsi="宋体" w:cs="宋体" w:hint="eastAsia"/>
            <w:szCs w:val="24"/>
            <w:lang w:eastAsia="zh"/>
          </w:rPr>
          <w:t>处分该数据资产</w:t>
        </w:r>
      </w:ins>
      <w:ins w:id="281" w:author="Clarie" w:date="2026-01-19T01:05:00Z">
        <w:r>
          <w:rPr>
            <w:rFonts w:ascii="宋体" w:hAnsi="宋体" w:cs="宋体" w:hint="eastAsia"/>
            <w:szCs w:val="24"/>
            <w:lang w:eastAsia="zh"/>
          </w:rPr>
          <w:t>，故</w:t>
        </w:r>
      </w:ins>
      <w:r>
        <w:rPr>
          <w:rFonts w:hint="eastAsia"/>
          <w:szCs w:val="24"/>
          <w:lang w:eastAsia="zh"/>
        </w:rPr>
        <w:t>持有主体不具有任何请求或处分的权力，</w:t>
      </w:r>
      <w:del w:id="282" w:author="Clarie" w:date="2026-01-19T21:33:00Z">
        <w:r>
          <w:rPr>
            <w:rFonts w:hint="eastAsia"/>
            <w:szCs w:val="24"/>
            <w:lang w:eastAsia="zh"/>
          </w:rPr>
          <w:delText>且亦不具有垄断性，</w:delText>
        </w:r>
      </w:del>
      <w:ins w:id="283" w:author="Clarie" w:date="2026-01-20T10:50:00Z">
        <w:r>
          <w:rPr>
            <w:szCs w:val="24"/>
            <w:lang w:val="en" w:eastAsia="zh"/>
          </w:rPr>
          <w:t>该数据资产仅能产生一定的社会</w:t>
        </w:r>
      </w:ins>
      <w:ins w:id="284" w:author="Clarie" w:date="2026-01-20T10:52:00Z">
        <w:r>
          <w:rPr>
            <w:szCs w:val="24"/>
            <w:lang w:val="en" w:eastAsia="zh"/>
          </w:rPr>
          <w:t>效益</w:t>
        </w:r>
      </w:ins>
      <w:ins w:id="285" w:author="Clarie" w:date="2026-01-20T10:50:00Z">
        <w:r>
          <w:rPr>
            <w:szCs w:val="24"/>
            <w:lang w:val="en" w:eastAsia="zh"/>
          </w:rPr>
          <w:t>，而</w:t>
        </w:r>
      </w:ins>
      <w:del w:id="286" w:author="Clarie" w:date="2026-01-20T10:50:00Z">
        <w:r>
          <w:rPr>
            <w:rFonts w:hint="eastAsia"/>
            <w:szCs w:val="24"/>
            <w:lang w:eastAsia="zh"/>
          </w:rPr>
          <w:delText>因此其</w:delText>
        </w:r>
      </w:del>
      <w:r>
        <w:rPr>
          <w:rFonts w:hint="eastAsia"/>
          <w:szCs w:val="24"/>
          <w:lang w:eastAsia="zh"/>
        </w:rPr>
        <w:t>不再具备</w:t>
      </w:r>
      <w:r>
        <w:rPr>
          <w:rFonts w:hint="eastAsia"/>
          <w:szCs w:val="24"/>
        </w:rPr>
        <w:t>前述</w:t>
      </w:r>
      <w:ins w:id="287" w:author="Clarie" w:date="2026-01-20T10:50:00Z">
        <w:r>
          <w:rPr>
            <w:szCs w:val="24"/>
            <w:lang w:val="en"/>
          </w:rPr>
          <w:t>经济</w:t>
        </w:r>
      </w:ins>
      <w:ins w:id="288" w:author="Clarie" w:date="2026-01-22T00:56:00Z">
        <w:r>
          <w:rPr>
            <w:rFonts w:hint="eastAsia"/>
            <w:szCs w:val="24"/>
            <w:lang w:val="en" w:eastAsia="zh"/>
          </w:rPr>
          <w:t>及财产</w:t>
        </w:r>
      </w:ins>
      <w:del w:id="289" w:author="Clarie" w:date="2026-01-20T10:50:00Z">
        <w:r>
          <w:rPr>
            <w:rFonts w:hint="eastAsia"/>
            <w:szCs w:val="24"/>
          </w:rPr>
          <w:delText>财产</w:delText>
        </w:r>
      </w:del>
      <w:r>
        <w:rPr>
          <w:rFonts w:hint="eastAsia"/>
          <w:szCs w:val="24"/>
        </w:rPr>
        <w:t>价值，</w:t>
      </w:r>
      <w:ins w:id="290" w:author="Clarie" w:date="2026-01-16T00:47:00Z">
        <w:r>
          <w:rPr>
            <w:rFonts w:cs="Times New Roman" w:hint="eastAsia"/>
            <w:szCs w:val="24"/>
            <w:lang w:bidi="ar"/>
          </w:rPr>
          <w:t>权利类型近似“公物”，</w:t>
        </w:r>
      </w:ins>
      <w:ins w:id="291" w:author="Clarie" w:date="2026-01-20T10:50:00Z">
        <w:r>
          <w:rPr>
            <w:rFonts w:cs="Times New Roman"/>
            <w:szCs w:val="24"/>
            <w:lang w:val="en" w:bidi="ar"/>
          </w:rPr>
          <w:t>故</w:t>
        </w:r>
      </w:ins>
      <w:r>
        <w:rPr>
          <w:rFonts w:hint="eastAsia"/>
          <w:szCs w:val="24"/>
          <w:lang w:eastAsia="zh"/>
        </w:rPr>
        <w:t>无法被用以出资</w:t>
      </w:r>
      <w:commentRangeEnd w:id="251"/>
      <w:r>
        <w:commentReference w:id="251"/>
      </w:r>
      <w:commentRangeEnd w:id="252"/>
      <w:r>
        <w:commentReference w:id="252"/>
      </w:r>
      <w:r>
        <w:rPr>
          <w:rFonts w:hint="eastAsia"/>
          <w:szCs w:val="24"/>
          <w:lang w:eastAsia="zh"/>
        </w:rPr>
        <w:t>。</w:t>
      </w:r>
      <w:ins w:id="295" w:author="Clarie" w:date="2026-01-20T10:51:00Z">
        <w:r>
          <w:rPr>
            <w:szCs w:val="24"/>
            <w:lang w:val="en" w:eastAsia="zh"/>
          </w:rPr>
          <w:t>综上，</w:t>
        </w:r>
      </w:ins>
      <w:r>
        <w:rPr>
          <w:rFonts w:hint="eastAsia"/>
          <w:szCs w:val="24"/>
          <w:highlight w:val="yellow"/>
          <w:lang w:eastAsia="zh"/>
          <w:rPrChange w:id="296" w:author="c" w:date="2025-12-23T16:36:00Z">
            <w:rPr>
              <w:rFonts w:hint="eastAsia"/>
              <w:szCs w:val="24"/>
              <w:lang w:eastAsia="zh"/>
            </w:rPr>
          </w:rPrChange>
        </w:rPr>
        <w:t>下文仅需对</w:t>
      </w:r>
      <w:r>
        <w:rPr>
          <w:rFonts w:hint="eastAsia"/>
          <w:szCs w:val="24"/>
          <w:highlight w:val="yellow"/>
          <w:rPrChange w:id="297" w:author="c" w:date="2025-12-23T16:36:00Z">
            <w:rPr>
              <w:rFonts w:hint="eastAsia"/>
              <w:szCs w:val="24"/>
            </w:rPr>
          </w:rPrChange>
        </w:rPr>
        <w:t>经算法演变的</w:t>
      </w:r>
      <w:r>
        <w:rPr>
          <w:rFonts w:hint="eastAsia"/>
          <w:szCs w:val="24"/>
          <w:highlight w:val="yellow"/>
          <w:lang w:eastAsia="zh"/>
          <w:rPrChange w:id="298" w:author="c" w:date="2025-12-23T16:36:00Z">
            <w:rPr>
              <w:rFonts w:hint="eastAsia"/>
              <w:szCs w:val="24"/>
              <w:lang w:eastAsia="zh"/>
            </w:rPr>
          </w:rPrChange>
        </w:rPr>
        <w:t>非</w:t>
      </w:r>
      <w:r>
        <w:rPr>
          <w:rFonts w:hint="eastAsia"/>
          <w:szCs w:val="24"/>
          <w:highlight w:val="yellow"/>
          <w:rPrChange w:id="299" w:author="c" w:date="2025-12-23T16:36:00Z">
            <w:rPr>
              <w:rFonts w:hint="eastAsia"/>
              <w:szCs w:val="24"/>
            </w:rPr>
          </w:rPrChange>
        </w:rPr>
        <w:t>公开数据产权</w:t>
      </w:r>
      <w:r>
        <w:rPr>
          <w:rFonts w:hint="eastAsia"/>
          <w:szCs w:val="24"/>
          <w:highlight w:val="yellow"/>
          <w:lang w:eastAsia="zh"/>
          <w:rPrChange w:id="300" w:author="c" w:date="2025-12-23T16:36:00Z">
            <w:rPr>
              <w:rFonts w:hint="eastAsia"/>
              <w:szCs w:val="24"/>
              <w:lang w:eastAsia="zh"/>
            </w:rPr>
          </w:rPrChange>
        </w:rPr>
        <w:t>展开讨论即可。</w:t>
      </w:r>
    </w:p>
    <w:p w14:paraId="24C48F8E" w14:textId="77777777" w:rsidR="006B7646" w:rsidRDefault="00000000">
      <w:pPr>
        <w:ind w:firstLine="480"/>
        <w:rPr>
          <w:szCs w:val="24"/>
        </w:rPr>
      </w:pPr>
      <w:r>
        <w:rPr>
          <w:rFonts w:hint="eastAsia"/>
          <w:szCs w:val="24"/>
          <w:lang w:eastAsia="zh"/>
        </w:rPr>
        <w:t>对于</w:t>
      </w:r>
      <w:r>
        <w:rPr>
          <w:rFonts w:hint="eastAsia"/>
          <w:szCs w:val="24"/>
        </w:rPr>
        <w:t>经算法演变的</w:t>
      </w:r>
      <w:r>
        <w:rPr>
          <w:rFonts w:hint="eastAsia"/>
          <w:szCs w:val="24"/>
          <w:lang w:eastAsia="zh"/>
        </w:rPr>
        <w:t>非</w:t>
      </w:r>
      <w:r>
        <w:rPr>
          <w:rFonts w:hint="eastAsia"/>
          <w:szCs w:val="24"/>
        </w:rPr>
        <w:t>公开数据产权</w:t>
      </w:r>
      <w:r>
        <w:rPr>
          <w:rFonts w:hint="eastAsia"/>
          <w:szCs w:val="24"/>
          <w:lang w:eastAsia="zh"/>
        </w:rPr>
        <w:t>而言，</w:t>
      </w:r>
      <w:ins w:id="301" w:author="Clarie" w:date="2026-01-19T22:33:00Z">
        <w:r>
          <w:rPr>
            <w:rFonts w:hint="eastAsia"/>
            <w:szCs w:val="24"/>
            <w:lang w:eastAsia="zh"/>
          </w:rPr>
          <w:t>即</w:t>
        </w:r>
      </w:ins>
      <w:ins w:id="302" w:author="Clarie" w:date="2026-01-19T22:32:00Z">
        <w:r>
          <w:rPr>
            <w:rFonts w:hint="eastAsia"/>
            <w:szCs w:val="24"/>
            <w:lang w:eastAsia="zh"/>
          </w:rPr>
          <w:t>持有主体以</w:t>
        </w:r>
        <w:r>
          <w:rPr>
            <w:rFonts w:ascii="宋体" w:hAnsi="宋体" w:cs="宋体"/>
            <w:szCs w:val="24"/>
          </w:rPr>
          <w:t>公开</w:t>
        </w:r>
        <w:r>
          <w:rPr>
            <w:rFonts w:ascii="宋体" w:hAnsi="宋体" w:cs="宋体" w:hint="eastAsia"/>
            <w:szCs w:val="24"/>
            <w:lang w:eastAsia="zh"/>
          </w:rPr>
          <w:t>或非公开</w:t>
        </w:r>
        <w:r>
          <w:rPr>
            <w:rFonts w:ascii="宋体" w:hAnsi="宋体" w:cs="宋体"/>
            <w:szCs w:val="24"/>
          </w:rPr>
          <w:t>原始数据为基础，通过算法技术加工</w:t>
        </w:r>
      </w:ins>
      <w:ins w:id="303" w:author="Clarie" w:date="2026-01-20T00:01:00Z">
        <w:r>
          <w:rPr>
            <w:rFonts w:ascii="宋体" w:hAnsi="宋体" w:cs="宋体" w:hint="eastAsia"/>
            <w:szCs w:val="24"/>
            <w:lang w:eastAsia="zh"/>
          </w:rPr>
          <w:t>形成</w:t>
        </w:r>
      </w:ins>
      <w:ins w:id="304" w:author="Clarie" w:date="2026-01-20T00:00:00Z">
        <w:r>
          <w:rPr>
            <w:rFonts w:ascii="宋体" w:hAnsi="宋体" w:cs="宋体" w:hint="eastAsia"/>
            <w:szCs w:val="24"/>
            <w:lang w:eastAsia="zh"/>
          </w:rPr>
          <w:t>，且</w:t>
        </w:r>
      </w:ins>
      <w:ins w:id="305" w:author="Clarie" w:date="2026-01-20T00:01:00Z">
        <w:r>
          <w:rPr>
            <w:rFonts w:ascii="宋体" w:hAnsi="宋体" w:cs="宋体" w:hint="eastAsia"/>
            <w:szCs w:val="24"/>
            <w:lang w:eastAsia="zh"/>
          </w:rPr>
          <w:t>未被持有主体对外公开</w:t>
        </w:r>
      </w:ins>
      <w:ins w:id="306" w:author="Clarie" w:date="2026-01-19T22:32:00Z">
        <w:r>
          <w:rPr>
            <w:rFonts w:ascii="宋体" w:hAnsi="宋体" w:cs="宋体" w:hint="eastAsia"/>
            <w:szCs w:val="24"/>
            <w:lang w:eastAsia="zh"/>
          </w:rPr>
          <w:t>的数据资产</w:t>
        </w:r>
      </w:ins>
      <w:ins w:id="307" w:author="Clarie" w:date="2026-01-20T00:07:00Z">
        <w:r>
          <w:rPr>
            <w:rFonts w:ascii="宋体" w:hAnsi="宋体" w:cs="宋体" w:hint="eastAsia"/>
            <w:szCs w:val="24"/>
            <w:lang w:eastAsia="zh"/>
          </w:rPr>
          <w:t>上的权利</w:t>
        </w:r>
      </w:ins>
      <w:ins w:id="308" w:author="Clarie" w:date="2026-01-20T00:08:00Z">
        <w:r>
          <w:rPr>
            <w:rFonts w:ascii="宋体" w:hAnsi="宋体" w:cs="宋体" w:hint="eastAsia"/>
            <w:szCs w:val="24"/>
            <w:lang w:eastAsia="zh"/>
          </w:rPr>
          <w:t>形态</w:t>
        </w:r>
      </w:ins>
      <w:ins w:id="309" w:author="Clarie" w:date="2026-01-22T00:56:00Z">
        <w:r>
          <w:rPr>
            <w:rFonts w:ascii="宋体" w:hAnsi="宋体" w:cs="宋体" w:hint="eastAsia"/>
            <w:szCs w:val="24"/>
            <w:lang w:eastAsia="zh"/>
          </w:rPr>
          <w:t>。</w:t>
        </w:r>
      </w:ins>
      <w:ins w:id="310" w:author="Clarie" w:date="2026-01-20T21:09:00Z">
        <w:r>
          <w:rPr>
            <w:rFonts w:ascii="宋体" w:hAnsi="宋体" w:cs="宋体" w:hint="eastAsia"/>
            <w:szCs w:val="24"/>
            <w:lang w:eastAsia="zh"/>
          </w:rPr>
          <w:t>如前所述，</w:t>
        </w:r>
      </w:ins>
      <w:ins w:id="311" w:author="Clarie" w:date="2026-01-20T01:29:00Z">
        <w:r>
          <w:rPr>
            <w:rFonts w:ascii="宋体" w:hAnsi="宋体" w:cs="宋体" w:hint="eastAsia"/>
            <w:szCs w:val="24"/>
            <w:lang w:eastAsia="zh"/>
          </w:rPr>
          <w:t>该类数据产权因</w:t>
        </w:r>
      </w:ins>
      <w:ins w:id="312" w:author="Clarie" w:date="2026-01-20T01:30:00Z">
        <w:r>
          <w:rPr>
            <w:rFonts w:ascii="宋体" w:hAnsi="宋体" w:cs="宋体" w:hint="eastAsia"/>
            <w:szCs w:val="24"/>
            <w:lang w:eastAsia="zh"/>
          </w:rPr>
          <w:t>其非公开性</w:t>
        </w:r>
      </w:ins>
      <w:ins w:id="313" w:author="Clarie" w:date="2026-01-20T10:58:00Z">
        <w:r>
          <w:rPr>
            <w:rFonts w:ascii="宋体" w:hAnsi="宋体" w:cs="宋体"/>
            <w:szCs w:val="24"/>
            <w:lang w:val="en" w:eastAsia="zh"/>
          </w:rPr>
          <w:t>和可被持有者选择</w:t>
        </w:r>
      </w:ins>
      <w:ins w:id="314" w:author="Clarie" w:date="2026-01-20T21:09:00Z">
        <w:r>
          <w:rPr>
            <w:rFonts w:ascii="宋体" w:hAnsi="宋体" w:cs="宋体" w:hint="eastAsia"/>
            <w:szCs w:val="24"/>
            <w:lang w:val="en" w:eastAsia="zh"/>
          </w:rPr>
          <w:t>性</w:t>
        </w:r>
      </w:ins>
      <w:ins w:id="315" w:author="Clarie" w:date="2026-01-20T01:30:00Z">
        <w:r>
          <w:rPr>
            <w:rFonts w:ascii="宋体" w:hAnsi="宋体" w:cs="宋体" w:hint="eastAsia"/>
            <w:szCs w:val="24"/>
            <w:lang w:eastAsia="zh"/>
          </w:rPr>
          <w:t>而具有一定的</w:t>
        </w:r>
      </w:ins>
      <w:ins w:id="316" w:author="Clarie" w:date="2026-01-20T10:58:00Z">
        <w:r>
          <w:rPr>
            <w:rFonts w:ascii="宋体" w:hAnsi="宋体" w:cs="宋体"/>
            <w:szCs w:val="24"/>
            <w:lang w:val="en" w:eastAsia="zh"/>
          </w:rPr>
          <w:t>经济</w:t>
        </w:r>
      </w:ins>
      <w:ins w:id="317" w:author="Clarie" w:date="2026-01-22T00:59:00Z">
        <w:r>
          <w:rPr>
            <w:rFonts w:ascii="宋体" w:hAnsi="宋体" w:cs="宋体" w:hint="eastAsia"/>
            <w:szCs w:val="24"/>
            <w:lang w:val="en" w:eastAsia="zh"/>
          </w:rPr>
          <w:t>及财产</w:t>
        </w:r>
      </w:ins>
      <w:ins w:id="318" w:author="Clarie" w:date="2026-01-20T01:30:00Z">
        <w:r>
          <w:rPr>
            <w:rFonts w:ascii="宋体" w:hAnsi="宋体" w:cs="宋体" w:hint="eastAsia"/>
            <w:szCs w:val="24"/>
            <w:lang w:eastAsia="zh"/>
          </w:rPr>
          <w:t>价值</w:t>
        </w:r>
      </w:ins>
      <w:ins w:id="319" w:author="Clarie" w:date="2026-01-19T22:32:00Z">
        <w:r>
          <w:rPr>
            <w:rFonts w:ascii="宋体" w:hAnsi="宋体" w:cs="宋体" w:hint="eastAsia"/>
            <w:szCs w:val="24"/>
            <w:lang w:eastAsia="zh"/>
          </w:rPr>
          <w:t>。</w:t>
        </w:r>
      </w:ins>
      <w:ins w:id="320" w:author="Clarie" w:date="2026-01-20T01:30:00Z">
        <w:r>
          <w:rPr>
            <w:rFonts w:ascii="宋体" w:hAnsi="宋体" w:cs="宋体" w:hint="eastAsia"/>
            <w:szCs w:val="24"/>
            <w:lang w:eastAsia="zh"/>
          </w:rPr>
          <w:t>又</w:t>
        </w:r>
      </w:ins>
      <w:r>
        <w:rPr>
          <w:rFonts w:hint="eastAsia"/>
          <w:szCs w:val="24"/>
        </w:rPr>
        <w:t>因数据资产自原始数据演变而来，</w:t>
      </w:r>
      <w:ins w:id="321" w:author="Clarie" w:date="2026-01-19T01:07:00Z">
        <w:r>
          <w:rPr>
            <w:rFonts w:hint="eastAsia"/>
            <w:szCs w:val="24"/>
            <w:lang w:eastAsia="zh"/>
          </w:rPr>
          <w:t>且原始数据</w:t>
        </w:r>
      </w:ins>
      <w:ins w:id="322" w:author="Clarie" w:date="2026-01-19T22:33:00Z">
        <w:r>
          <w:rPr>
            <w:rFonts w:hint="eastAsia"/>
            <w:szCs w:val="24"/>
            <w:lang w:eastAsia="zh"/>
          </w:rPr>
          <w:t>是否公开会影响霍菲尔德</w:t>
        </w:r>
      </w:ins>
      <w:ins w:id="323" w:author="Clarie" w:date="2026-01-19T22:34:00Z">
        <w:r>
          <w:rPr>
            <w:rFonts w:hint="eastAsia"/>
            <w:szCs w:val="24"/>
            <w:lang w:eastAsia="zh"/>
          </w:rPr>
          <w:t>法律关系理论项下的财产权类型界定</w:t>
        </w:r>
      </w:ins>
      <w:ins w:id="324" w:author="Clarie" w:date="2026-01-19T01:07:00Z">
        <w:r>
          <w:rPr>
            <w:rFonts w:hint="eastAsia"/>
            <w:szCs w:val="24"/>
            <w:lang w:eastAsia="zh"/>
          </w:rPr>
          <w:t>，</w:t>
        </w:r>
      </w:ins>
      <w:r>
        <w:rPr>
          <w:rFonts w:hint="eastAsia"/>
          <w:szCs w:val="24"/>
        </w:rPr>
        <w:t>故</w:t>
      </w:r>
      <w:ins w:id="325" w:author="Clarie" w:date="2026-01-19T22:34:00Z">
        <w:r>
          <w:rPr>
            <w:rFonts w:hint="eastAsia"/>
            <w:szCs w:val="24"/>
            <w:lang w:eastAsia="zh"/>
          </w:rPr>
          <w:t>笔者</w:t>
        </w:r>
      </w:ins>
      <w:del w:id="326" w:author="Clarie" w:date="2026-01-19T22:34:00Z">
        <w:r>
          <w:rPr>
            <w:rFonts w:hint="eastAsia"/>
            <w:szCs w:val="24"/>
          </w:rPr>
          <w:delText>下文</w:delText>
        </w:r>
      </w:del>
      <w:r>
        <w:rPr>
          <w:rFonts w:hint="eastAsia"/>
          <w:szCs w:val="24"/>
        </w:rPr>
        <w:t>将</w:t>
      </w:r>
      <w:del w:id="327" w:author="Clarie" w:date="2026-01-19T22:35:00Z">
        <w:r>
          <w:rPr>
            <w:rFonts w:hint="eastAsia"/>
            <w:szCs w:val="24"/>
          </w:rPr>
          <w:delText>以</w:delText>
        </w:r>
      </w:del>
      <w:r>
        <w:rPr>
          <w:rFonts w:hint="eastAsia"/>
          <w:szCs w:val="24"/>
        </w:rPr>
        <w:t>原始数据的公开性与非公开性</w:t>
      </w:r>
      <w:ins w:id="328" w:author="Clarie" w:date="2026-01-19T22:35:00Z">
        <w:r>
          <w:rPr>
            <w:rFonts w:hint="eastAsia"/>
            <w:szCs w:val="24"/>
            <w:lang w:eastAsia="zh"/>
          </w:rPr>
          <w:t>作</w:t>
        </w:r>
      </w:ins>
      <w:r>
        <w:rPr>
          <w:rFonts w:hint="eastAsia"/>
          <w:szCs w:val="24"/>
        </w:rPr>
        <w:t>为</w:t>
      </w:r>
      <w:del w:id="329" w:author="Clarie" w:date="2026-01-19T01:08:00Z">
        <w:r>
          <w:rPr>
            <w:rFonts w:hint="eastAsia"/>
            <w:szCs w:val="24"/>
          </w:rPr>
          <w:delText>划分依据</w:delText>
        </w:r>
      </w:del>
      <w:ins w:id="330" w:author="Clarie" w:date="2026-01-19T01:08:00Z">
        <w:r>
          <w:rPr>
            <w:rFonts w:hint="eastAsia"/>
            <w:szCs w:val="24"/>
            <w:lang w:eastAsia="zh"/>
          </w:rPr>
          <w:t>第二个划分标准</w:t>
        </w:r>
      </w:ins>
      <w:ins w:id="331" w:author="Clarie" w:date="2026-01-20T21:10:00Z">
        <w:r>
          <w:rPr>
            <w:rFonts w:hint="eastAsia"/>
            <w:szCs w:val="24"/>
            <w:lang w:eastAsia="zh"/>
          </w:rPr>
          <w:t>，</w:t>
        </w:r>
      </w:ins>
      <w:del w:id="332" w:author="Clarie" w:date="2026-01-19T01:08:00Z">
        <w:r>
          <w:rPr>
            <w:rFonts w:hint="eastAsia"/>
            <w:szCs w:val="24"/>
          </w:rPr>
          <w:delText>，</w:delText>
        </w:r>
      </w:del>
      <w:r>
        <w:rPr>
          <w:rFonts w:hint="eastAsia"/>
          <w:szCs w:val="24"/>
        </w:rPr>
        <w:t>分</w:t>
      </w:r>
      <w:r>
        <w:rPr>
          <w:rFonts w:hint="eastAsia"/>
          <w:szCs w:val="24"/>
          <w:highlight w:val="yellow"/>
          <w:rPrChange w:id="333" w:author="c" w:date="2025-12-23T16:37:00Z">
            <w:rPr>
              <w:rFonts w:hint="eastAsia"/>
              <w:szCs w:val="24"/>
            </w:rPr>
          </w:rPrChange>
        </w:rPr>
        <w:t>为公开原始数据经算法演变的非公开数据产权（以下简称为“公开数据演变的数据产权”）</w:t>
      </w:r>
      <w:ins w:id="334" w:author="Clarie" w:date="2026-01-20T01:30:00Z">
        <w:r>
          <w:rPr>
            <w:rFonts w:hint="eastAsia"/>
            <w:szCs w:val="24"/>
            <w:highlight w:val="yellow"/>
            <w:lang w:eastAsia="zh"/>
          </w:rPr>
          <w:t>和</w:t>
        </w:r>
      </w:ins>
      <w:del w:id="335" w:author="Clarie" w:date="2026-01-19T22:38:00Z">
        <w:r>
          <w:rPr>
            <w:rFonts w:hint="eastAsia"/>
            <w:szCs w:val="24"/>
            <w:highlight w:val="yellow"/>
            <w:rPrChange w:id="336" w:author="c" w:date="2025-12-23T16:37:00Z">
              <w:rPr>
                <w:rFonts w:hint="eastAsia"/>
                <w:szCs w:val="24"/>
              </w:rPr>
            </w:rPrChange>
          </w:rPr>
          <w:delText>和</w:delText>
        </w:r>
      </w:del>
      <w:r>
        <w:rPr>
          <w:rFonts w:hint="eastAsia"/>
          <w:szCs w:val="24"/>
          <w:highlight w:val="yellow"/>
          <w:rPrChange w:id="337" w:author="c" w:date="2025-12-23T16:37:00Z">
            <w:rPr>
              <w:rFonts w:hint="eastAsia"/>
              <w:szCs w:val="24"/>
            </w:rPr>
          </w:rPrChange>
        </w:rPr>
        <w:t>非公开原始数据经算法演变的非公开数据产权（以下简称为“非公开数据演变的数据产权”）</w:t>
      </w:r>
      <w:r>
        <w:rPr>
          <w:rFonts w:hint="eastAsia"/>
          <w:szCs w:val="24"/>
        </w:rPr>
        <w:t>，并从霍菲尔德的角度对上述两类数据产权的性质加以界定。</w:t>
      </w:r>
    </w:p>
    <w:p w14:paraId="3713E09F" w14:textId="77777777" w:rsidR="006B7646" w:rsidRDefault="00000000">
      <w:pPr>
        <w:ind w:firstLine="480"/>
        <w:rPr>
          <w:szCs w:val="24"/>
        </w:rPr>
      </w:pPr>
      <w:r>
        <w:rPr>
          <w:rFonts w:hint="eastAsia"/>
          <w:szCs w:val="24"/>
        </w:rPr>
        <w:t>第一，对于公开数据演变的数据产权</w:t>
      </w:r>
      <w:del w:id="338" w:author="Clarie" w:date="2026-01-20T00:10:00Z">
        <w:r>
          <w:rPr>
            <w:rFonts w:hint="eastAsia"/>
            <w:szCs w:val="24"/>
          </w:rPr>
          <w:delText>而言</w:delText>
        </w:r>
      </w:del>
      <w:r>
        <w:rPr>
          <w:rFonts w:hint="eastAsia"/>
          <w:szCs w:val="24"/>
        </w:rPr>
        <w:t>，</w:t>
      </w:r>
      <w:ins w:id="339" w:author="Clarie" w:date="2026-01-20T00:01:00Z">
        <w:r>
          <w:rPr>
            <w:rFonts w:hint="eastAsia"/>
            <w:szCs w:val="24"/>
            <w:lang w:eastAsia="zh"/>
          </w:rPr>
          <w:t>即</w:t>
        </w:r>
      </w:ins>
      <w:ins w:id="340" w:author="Clarie" w:date="2026-01-19T22:38:00Z">
        <w:r>
          <w:rPr>
            <w:rFonts w:ascii="宋体" w:hAnsi="宋体" w:cs="宋体"/>
            <w:szCs w:val="24"/>
          </w:rPr>
          <w:t>以公开原始数据为基础，通过算法技术</w:t>
        </w:r>
      </w:ins>
      <w:ins w:id="341" w:author="Clarie" w:date="2026-01-20T00:00:00Z">
        <w:r>
          <w:rPr>
            <w:rFonts w:ascii="宋体" w:hAnsi="宋体" w:cs="宋体" w:hint="eastAsia"/>
            <w:szCs w:val="24"/>
            <w:lang w:eastAsia="zh"/>
          </w:rPr>
          <w:t>进行加工</w:t>
        </w:r>
      </w:ins>
      <w:ins w:id="342" w:author="Clarie" w:date="2026-01-20T00:01:00Z">
        <w:r>
          <w:rPr>
            <w:rFonts w:ascii="宋体" w:hAnsi="宋体" w:cs="宋体" w:hint="eastAsia"/>
            <w:szCs w:val="24"/>
            <w:lang w:eastAsia="zh"/>
          </w:rPr>
          <w:t>形成</w:t>
        </w:r>
      </w:ins>
      <w:ins w:id="343" w:author="Clarie" w:date="2026-01-19T22:38:00Z">
        <w:r>
          <w:rPr>
            <w:rFonts w:ascii="宋体" w:hAnsi="宋体" w:cs="宋体"/>
            <w:szCs w:val="24"/>
          </w:rPr>
          <w:t>，并由持有主体采取技术措施保持非公开状态的</w:t>
        </w:r>
      </w:ins>
      <w:ins w:id="344" w:author="Clarie" w:date="2026-01-20T00:07:00Z">
        <w:r>
          <w:rPr>
            <w:rFonts w:ascii="宋体" w:hAnsi="宋体" w:cs="宋体" w:hint="eastAsia"/>
            <w:szCs w:val="24"/>
            <w:lang w:eastAsia="zh"/>
          </w:rPr>
          <w:t>数据资产上的</w:t>
        </w:r>
      </w:ins>
      <w:ins w:id="345" w:author="Clarie" w:date="2026-01-19T22:38:00Z">
        <w:r>
          <w:rPr>
            <w:rFonts w:ascii="宋体" w:hAnsi="宋体" w:cs="宋体"/>
            <w:szCs w:val="24"/>
          </w:rPr>
          <w:t>权利形态</w:t>
        </w:r>
        <w:r>
          <w:rPr>
            <w:rFonts w:ascii="宋体" w:hAnsi="宋体" w:cs="宋体" w:hint="eastAsia"/>
            <w:szCs w:val="24"/>
            <w:lang w:eastAsia="zh"/>
          </w:rPr>
          <w:t>。</w:t>
        </w:r>
      </w:ins>
      <w:ins w:id="346" w:author="Clarie" w:date="2026-01-20T00:13:00Z">
        <w:r>
          <w:rPr>
            <w:rFonts w:ascii="宋体" w:hAnsi="宋体" w:cs="宋体" w:hint="eastAsia"/>
            <w:szCs w:val="24"/>
            <w:lang w:eastAsia="zh"/>
          </w:rPr>
          <w:t>在该类数据产权中，</w:t>
        </w:r>
      </w:ins>
      <w:r>
        <w:rPr>
          <w:rFonts w:hint="eastAsia"/>
          <w:szCs w:val="24"/>
        </w:rPr>
        <w:t>由于世界上所有人均有</w:t>
      </w:r>
      <w:r>
        <w:rPr>
          <w:rFonts w:hint="eastAsia"/>
          <w:szCs w:val="24"/>
          <w:lang w:eastAsia="zh"/>
        </w:rPr>
        <w:t>自由</w:t>
      </w:r>
      <w:r>
        <w:rPr>
          <w:rFonts w:hint="eastAsia"/>
          <w:szCs w:val="24"/>
        </w:rPr>
        <w:t>通过正当手段获得这些数据，而在“不具有处分权的法律垄断”、“法律垄断，且具有许可权”、“法律垄断，且具有许可和转让的权力”这几类权利类型中，唯有权利主体</w:t>
      </w:r>
      <w:r>
        <w:rPr>
          <w:rFonts w:hint="eastAsia"/>
          <w:szCs w:val="24"/>
          <w:lang w:eastAsia="zh"/>
        </w:rPr>
        <w:t>享有该</w:t>
      </w:r>
      <w:r>
        <w:rPr>
          <w:rFonts w:hint="eastAsia"/>
          <w:szCs w:val="24"/>
        </w:rPr>
        <w:t>权利，因此该类数据产权非属法律垄断的任何一类。除此之外，该类数据产权可以被权利主体通过物理状态加以垄断，但</w:t>
      </w:r>
      <w:r>
        <w:rPr>
          <w:rFonts w:hint="eastAsia"/>
          <w:szCs w:val="24"/>
          <w:lang w:eastAsia="zh"/>
        </w:rPr>
        <w:t>持有</w:t>
      </w:r>
      <w:r>
        <w:rPr>
          <w:rFonts w:hint="eastAsia"/>
          <w:szCs w:val="24"/>
        </w:rPr>
        <w:t>主体仅在其他人使用非法手段获得该权利时</w:t>
      </w:r>
      <w:r>
        <w:rPr>
          <w:rFonts w:hint="eastAsia"/>
          <w:szCs w:val="24"/>
          <w:lang w:eastAsia="zh"/>
        </w:rPr>
        <w:t>可以请求</w:t>
      </w:r>
      <w:r>
        <w:rPr>
          <w:rFonts w:hint="eastAsia"/>
          <w:szCs w:val="24"/>
        </w:rPr>
        <w:t>他人停止使用这些数据资产。故而该数据产权属于“受法律保护的物理垄断”这一类型的财产权，</w:t>
      </w:r>
      <w:r>
        <w:rPr>
          <w:rFonts w:hint="eastAsia"/>
          <w:szCs w:val="24"/>
          <w:lang w:eastAsia="zh"/>
        </w:rPr>
        <w:t>持有</w:t>
      </w:r>
      <w:r>
        <w:rPr>
          <w:rFonts w:hint="eastAsia"/>
          <w:szCs w:val="24"/>
        </w:rPr>
        <w:t>主体不享有任何实质意义上的许可权或转让权</w:t>
      </w:r>
      <w:r>
        <w:rPr>
          <w:rFonts w:hint="eastAsia"/>
          <w:szCs w:val="24"/>
          <w:lang w:eastAsia="zh"/>
        </w:rPr>
        <w:t>，但持有主体可通过物理垄断的状态使用该类数据资产，并获得相应的财产价值</w:t>
      </w:r>
      <w:r>
        <w:rPr>
          <w:rFonts w:hint="eastAsia"/>
          <w:szCs w:val="24"/>
        </w:rPr>
        <w:t>。</w:t>
      </w:r>
    </w:p>
    <w:p w14:paraId="69D037E1" w14:textId="77777777" w:rsidR="006B7646" w:rsidRDefault="00000000">
      <w:pPr>
        <w:ind w:firstLine="480"/>
        <w:rPr>
          <w:szCs w:val="24"/>
        </w:rPr>
      </w:pPr>
      <w:r>
        <w:rPr>
          <w:rFonts w:hint="eastAsia"/>
          <w:szCs w:val="24"/>
        </w:rPr>
        <w:t>第二，对于非公开数据演变的数据产权</w:t>
      </w:r>
      <w:del w:id="347" w:author="Clarie" w:date="2026-01-20T00:10:00Z">
        <w:r>
          <w:rPr>
            <w:rFonts w:hint="eastAsia"/>
            <w:szCs w:val="24"/>
          </w:rPr>
          <w:delText>而言，</w:delText>
        </w:r>
      </w:del>
      <w:ins w:id="348" w:author="Clarie" w:date="2026-01-19T22:38:00Z">
        <w:r>
          <w:rPr>
            <w:rFonts w:hint="eastAsia"/>
            <w:szCs w:val="24"/>
            <w:lang w:eastAsia="zh"/>
            <w:rPrChange w:id="349" w:author="Clarie" w:date="2026-01-20T00:10:00Z">
              <w:rPr>
                <w:rFonts w:hint="eastAsia"/>
                <w:szCs w:val="24"/>
                <w:highlight w:val="yellow"/>
                <w:lang w:eastAsia="zh"/>
              </w:rPr>
            </w:rPrChange>
          </w:rPr>
          <w:t>，即</w:t>
        </w:r>
      </w:ins>
      <w:del w:id="350" w:author="Clarie" w:date="2026-01-20T00:13:00Z">
        <w:r>
          <w:rPr>
            <w:rFonts w:hint="eastAsia"/>
            <w:szCs w:val="24"/>
          </w:rPr>
          <w:delText>则</w:delText>
        </w:r>
      </w:del>
      <w:ins w:id="351" w:author="Clarie" w:date="2026-01-20T00:13:00Z">
        <w:r>
          <w:rPr>
            <w:rFonts w:ascii="宋体" w:hAnsi="宋体" w:cs="宋体"/>
            <w:szCs w:val="24"/>
          </w:rPr>
          <w:t>以</w:t>
        </w:r>
        <w:r>
          <w:rPr>
            <w:rFonts w:ascii="宋体" w:hAnsi="宋体" w:cs="宋体" w:hint="eastAsia"/>
            <w:szCs w:val="24"/>
            <w:lang w:eastAsia="zh"/>
          </w:rPr>
          <w:t>非</w:t>
        </w:r>
        <w:r>
          <w:rPr>
            <w:rFonts w:ascii="宋体" w:hAnsi="宋体" w:cs="宋体"/>
            <w:szCs w:val="24"/>
          </w:rPr>
          <w:t>公开原始数据为基础，通过算法技术</w:t>
        </w:r>
        <w:r>
          <w:rPr>
            <w:rFonts w:ascii="宋体" w:hAnsi="宋体" w:cs="宋体" w:hint="eastAsia"/>
            <w:szCs w:val="24"/>
            <w:lang w:eastAsia="zh"/>
          </w:rPr>
          <w:t>进行加工形成</w:t>
        </w:r>
        <w:r>
          <w:rPr>
            <w:rFonts w:ascii="宋体" w:hAnsi="宋体" w:cs="宋体"/>
            <w:szCs w:val="24"/>
          </w:rPr>
          <w:t>，并由持有主体采取技术措施保持非公开状态的</w:t>
        </w:r>
        <w:r>
          <w:rPr>
            <w:rFonts w:ascii="宋体" w:hAnsi="宋体" w:cs="宋体" w:hint="eastAsia"/>
            <w:szCs w:val="24"/>
            <w:lang w:eastAsia="zh"/>
          </w:rPr>
          <w:t>数据资产上的</w:t>
        </w:r>
        <w:r>
          <w:rPr>
            <w:rFonts w:ascii="宋体" w:hAnsi="宋体" w:cs="宋体"/>
            <w:szCs w:val="24"/>
          </w:rPr>
          <w:t>权利形态</w:t>
        </w:r>
        <w:r>
          <w:rPr>
            <w:rFonts w:ascii="宋体" w:hAnsi="宋体" w:cs="宋体" w:hint="eastAsia"/>
            <w:szCs w:val="24"/>
            <w:lang w:eastAsia="zh"/>
          </w:rPr>
          <w:t>。</w:t>
        </w:r>
      </w:ins>
      <w:ins w:id="352" w:author="Clarie" w:date="2026-01-20T00:22:00Z">
        <w:r>
          <w:rPr>
            <w:rFonts w:ascii="宋体" w:hAnsi="宋体" w:cs="宋体" w:hint="eastAsia"/>
            <w:szCs w:val="24"/>
            <w:lang w:eastAsia="zh"/>
          </w:rPr>
          <w:t>在该类数据产权中，</w:t>
        </w:r>
      </w:ins>
      <w:r>
        <w:rPr>
          <w:rFonts w:hint="eastAsia"/>
          <w:szCs w:val="24"/>
        </w:rPr>
        <w:t>权利主体具有</w:t>
      </w:r>
      <w:r>
        <w:rPr>
          <w:rFonts w:hint="eastAsia"/>
          <w:szCs w:val="24"/>
          <w:lang w:eastAsia="zh"/>
        </w:rPr>
        <w:t>自由</w:t>
      </w:r>
      <w:r>
        <w:rPr>
          <w:rFonts w:hint="eastAsia"/>
          <w:szCs w:val="24"/>
        </w:rPr>
        <w:t>占有、使用这类数据资产，</w:t>
      </w:r>
      <w:r>
        <w:rPr>
          <w:rFonts w:hint="eastAsia"/>
          <w:szCs w:val="24"/>
          <w:lang w:eastAsia="zh"/>
        </w:rPr>
        <w:t>并由此获得相应的财产价值；</w:t>
      </w:r>
      <w:r>
        <w:rPr>
          <w:rFonts w:hint="eastAsia"/>
          <w:szCs w:val="24"/>
        </w:rPr>
        <w:t>同时具有要求他人不使用这些数据资产</w:t>
      </w:r>
      <w:r>
        <w:rPr>
          <w:rFonts w:hint="eastAsia"/>
          <w:szCs w:val="24"/>
          <w:lang w:eastAsia="zh"/>
        </w:rPr>
        <w:t>的请求</w:t>
      </w:r>
      <w:r>
        <w:rPr>
          <w:rFonts w:hint="eastAsia"/>
          <w:szCs w:val="24"/>
        </w:rPr>
        <w:t>，相对人具有不使用这些数据资产</w:t>
      </w:r>
      <w:r>
        <w:rPr>
          <w:rFonts w:hint="eastAsia"/>
          <w:szCs w:val="24"/>
          <w:lang w:eastAsia="zh"/>
        </w:rPr>
        <w:t>的义务</w:t>
      </w:r>
      <w:r>
        <w:rPr>
          <w:rFonts w:hint="eastAsia"/>
          <w:szCs w:val="24"/>
        </w:rPr>
        <w:t>。基于上述法律要素的界定可知，其不符合非法律垄断的特点，但仍需判断权利主体所</w:t>
      </w:r>
      <w:r>
        <w:rPr>
          <w:rFonts w:hint="eastAsia"/>
          <w:szCs w:val="24"/>
          <w:lang w:eastAsia="zh"/>
        </w:rPr>
        <w:t>享有权力</w:t>
      </w:r>
      <w:r>
        <w:rPr>
          <w:rFonts w:hint="eastAsia"/>
          <w:szCs w:val="24"/>
        </w:rPr>
        <w:t>的范围。根据我国法律的规定，除法律规定不可用作交易的数据，其他数据资产均可以被许可。然而，对于该类数据资产是否在法律的范畴内被权利类型特定化并被赋予可转让性或存在争议。在狭义法律规定中，如《中华人民共和国数据安全法》第</w:t>
      </w:r>
      <w:r>
        <w:rPr>
          <w:rFonts w:hint="eastAsia"/>
          <w:szCs w:val="24"/>
        </w:rPr>
        <w:t>19</w:t>
      </w:r>
      <w:r>
        <w:rPr>
          <w:rFonts w:hint="eastAsia"/>
          <w:szCs w:val="24"/>
        </w:rPr>
        <w:t>条、《民法典》第</w:t>
      </w:r>
      <w:r>
        <w:rPr>
          <w:rFonts w:hint="eastAsia"/>
          <w:szCs w:val="24"/>
        </w:rPr>
        <w:t>127</w:t>
      </w:r>
      <w:r>
        <w:rPr>
          <w:rFonts w:hint="eastAsia"/>
          <w:szCs w:val="24"/>
        </w:rPr>
        <w:t>条中，对于数据交易仅存在宣示性条文；然在广义法律中，如《数据二十条》中，其明确提出了“三权分置”的数据产权制度框架，因此似明确规定了数据资产权利类型；再如《上海市数据条例》第</w:t>
      </w:r>
      <w:r>
        <w:rPr>
          <w:rFonts w:hint="eastAsia"/>
          <w:szCs w:val="24"/>
        </w:rPr>
        <w:t>4</w:t>
      </w:r>
      <w:r>
        <w:rPr>
          <w:rFonts w:hint="eastAsia"/>
          <w:szCs w:val="24"/>
        </w:rPr>
        <w:t>章第</w:t>
      </w:r>
      <w:r>
        <w:rPr>
          <w:rFonts w:hint="eastAsia"/>
          <w:szCs w:val="24"/>
        </w:rPr>
        <w:t>2</w:t>
      </w:r>
      <w:r>
        <w:rPr>
          <w:rFonts w:hint="eastAsia"/>
          <w:szCs w:val="24"/>
        </w:rPr>
        <w:t>节、《深圳经济特区数据条例》第</w:t>
      </w:r>
      <w:r>
        <w:rPr>
          <w:rFonts w:hint="eastAsia"/>
          <w:szCs w:val="24"/>
        </w:rPr>
        <w:t>65</w:t>
      </w:r>
      <w:r>
        <w:rPr>
          <w:rFonts w:hint="eastAsia"/>
          <w:szCs w:val="24"/>
        </w:rPr>
        <w:t>及</w:t>
      </w:r>
      <w:r>
        <w:rPr>
          <w:rFonts w:hint="eastAsia"/>
          <w:szCs w:val="24"/>
        </w:rPr>
        <w:t>67</w:t>
      </w:r>
      <w:r>
        <w:rPr>
          <w:rFonts w:hint="eastAsia"/>
          <w:szCs w:val="24"/>
        </w:rPr>
        <w:t>条、《广东省数字经济促进条例》第</w:t>
      </w:r>
      <w:r>
        <w:rPr>
          <w:rFonts w:hint="eastAsia"/>
          <w:szCs w:val="24"/>
        </w:rPr>
        <w:t>40</w:t>
      </w:r>
      <w:r>
        <w:rPr>
          <w:rFonts w:hint="eastAsia"/>
          <w:szCs w:val="24"/>
        </w:rPr>
        <w:t>条第</w:t>
      </w:r>
      <w:r>
        <w:rPr>
          <w:rFonts w:hint="eastAsia"/>
          <w:szCs w:val="24"/>
        </w:rPr>
        <w:t>2</w:t>
      </w:r>
      <w:r>
        <w:rPr>
          <w:rFonts w:hint="eastAsia"/>
          <w:szCs w:val="24"/>
        </w:rPr>
        <w:t>款等规定，其明确提到数据交易、数据交付等具体内容。但无论如何，该类数据产权至少可被纳入“法律垄断，且具有许可权”的权利类型中，权利主体至少享有实质意义上的许可权</w:t>
      </w:r>
      <w:r>
        <w:rPr>
          <w:rFonts w:hint="eastAsia"/>
          <w:szCs w:val="24"/>
          <w:lang w:eastAsia="zh"/>
        </w:rPr>
        <w:t>，可将使用权许可给他人以获得交易价值</w:t>
      </w:r>
      <w:r>
        <w:rPr>
          <w:rFonts w:hint="eastAsia"/>
          <w:szCs w:val="24"/>
        </w:rPr>
        <w:t>。</w:t>
      </w:r>
    </w:p>
    <w:p w14:paraId="6AA863E0" w14:textId="77777777" w:rsidR="006B7646" w:rsidRDefault="00000000">
      <w:pPr>
        <w:ind w:firstLine="480"/>
        <w:rPr>
          <w:szCs w:val="24"/>
        </w:rPr>
      </w:pPr>
      <w:r>
        <w:rPr>
          <w:rFonts w:hint="eastAsia"/>
          <w:szCs w:val="24"/>
        </w:rPr>
        <w:t>综上所述，公开数据演变的数据产权属于“受法律保护的物理垄断”这一类型的财产权，非公开数据演变的数据产权由于是否在法律中被权利类型化并被赋予可转让性尚存争议，因此笔者认为其目前仍属于“法律垄断，且具有许可权”这一类型的财产权。</w:t>
      </w:r>
    </w:p>
    <w:p w14:paraId="0760F1D6" w14:textId="77777777" w:rsidR="006B7646" w:rsidRDefault="00000000">
      <w:pPr>
        <w:pStyle w:val="3"/>
        <w:numPr>
          <w:ilvl w:val="255"/>
          <w:numId w:val="0"/>
        </w:numPr>
        <w:rPr>
          <w:szCs w:val="22"/>
          <w:lang w:eastAsia="zh"/>
        </w:rPr>
      </w:pPr>
      <w:r>
        <w:rPr>
          <w:rFonts w:hint="eastAsia"/>
          <w:szCs w:val="22"/>
          <w:lang w:eastAsia="zh"/>
        </w:rPr>
        <w:t>（三）霍菲尔德下权利属性对实践规则的解释力</w:t>
      </w:r>
    </w:p>
    <w:p w14:paraId="542EFFCF" w14:textId="77777777" w:rsidR="006B7646" w:rsidRDefault="00000000">
      <w:pPr>
        <w:numPr>
          <w:ilvl w:val="255"/>
          <w:numId w:val="0"/>
        </w:numPr>
        <w:ind w:firstLine="480"/>
        <w:rPr>
          <w:lang w:eastAsia="zh"/>
        </w:rPr>
      </w:pPr>
      <w:r>
        <w:rPr>
          <w:rFonts w:hint="eastAsia"/>
        </w:rPr>
        <w:t>前文已得出两种类型的数据产权在霍菲尔德理论下分属的财产权类型的结论，即</w:t>
      </w:r>
      <w:r>
        <w:rPr>
          <w:rFonts w:hint="eastAsia"/>
          <w:szCs w:val="24"/>
        </w:rPr>
        <w:t>公开数据演变的数据产权</w:t>
      </w:r>
      <w:r>
        <w:rPr>
          <w:rFonts w:hint="eastAsia"/>
        </w:rPr>
        <w:t>属于“受法律保护的物理垄断”这一类型的财产权，</w:t>
      </w:r>
      <w:r>
        <w:rPr>
          <w:rFonts w:hint="eastAsia"/>
          <w:szCs w:val="24"/>
        </w:rPr>
        <w:t>非公开数据演变的数据产权属于“法律垄断，且具有许可权”这一类型的财产权</w:t>
      </w:r>
      <w:r>
        <w:rPr>
          <w:rFonts w:hint="eastAsia"/>
        </w:rPr>
        <w:t>。</w:t>
      </w:r>
      <w:r>
        <w:rPr>
          <w:rFonts w:hint="eastAsia"/>
          <w:lang w:eastAsia="zh"/>
        </w:rPr>
        <w:t>通过霍菲尔德法律关系理论确定数据资产的权利类型，可以在以下方面增强对实践规则的解释和构建：</w:t>
      </w:r>
    </w:p>
    <w:p w14:paraId="3E18A452" w14:textId="77777777" w:rsidR="006B7646" w:rsidRDefault="00000000">
      <w:pPr>
        <w:numPr>
          <w:ilvl w:val="255"/>
          <w:numId w:val="0"/>
        </w:numPr>
        <w:ind w:firstLineChars="200" w:firstLine="480"/>
        <w:rPr>
          <w:lang w:eastAsia="zh"/>
        </w:rPr>
      </w:pPr>
      <w:r>
        <w:rPr>
          <w:rFonts w:hint="eastAsia"/>
          <w:lang w:eastAsia="zh"/>
        </w:rPr>
        <w:t>首先，明确权利属性有助于解释和检视数据资产</w:t>
      </w:r>
      <w:ins w:id="353" w:author="Clarie" w:date="2026-01-22T01:06:00Z">
        <w:r>
          <w:rPr>
            <w:rFonts w:hint="eastAsia"/>
            <w:lang w:eastAsia="zh"/>
          </w:rPr>
          <w:t>入股</w:t>
        </w:r>
      </w:ins>
      <w:del w:id="354" w:author="Clarie" w:date="2026-01-22T01:06:00Z">
        <w:r>
          <w:rPr>
            <w:rFonts w:hint="eastAsia"/>
            <w:lang w:eastAsia="zh"/>
          </w:rPr>
          <w:delText>出资</w:delText>
        </w:r>
      </w:del>
      <w:r>
        <w:rPr>
          <w:rFonts w:hint="eastAsia"/>
          <w:lang w:eastAsia="zh"/>
        </w:rPr>
        <w:t>的适格性。如后文所述，在我国公司法体系中，立法者禁止股东将部分非货币资产用以出资，此可称谓“法定排除”。法律之所以规定“法定排除”的原因在于被排除的非货币资产难以具有较高的财产价值，且价值较为不确定，难以用以清偿债务，进而侵害债权人的利益。</w:t>
      </w:r>
      <w:r>
        <w:rPr>
          <w:rStyle w:val="af"/>
          <w:rFonts w:hint="eastAsia"/>
          <w:lang w:eastAsia="zh"/>
        </w:rPr>
        <w:footnoteReference w:id="33"/>
      </w:r>
      <w:r>
        <w:rPr>
          <w:rFonts w:hint="eastAsia"/>
          <w:lang w:eastAsia="zh"/>
        </w:rPr>
        <w:t>通过霍菲尔德理论来界定不同种类数据资产的权利属性，有助于借助六种财产权类型的特征，及不同数据产权所享有的“法律要素”的不同（如是否享有请求和权力等）来判断相关数据资产是否具有财产价值，以证明相关被用以出资的数据资产即使未被法律明示列明排除，然亦未落入“法定排除”的立法目的之中。</w:t>
      </w:r>
    </w:p>
    <w:p w14:paraId="0765430A" w14:textId="77777777" w:rsidR="006B7646" w:rsidRDefault="00000000">
      <w:pPr>
        <w:numPr>
          <w:ilvl w:val="255"/>
          <w:numId w:val="0"/>
        </w:numPr>
        <w:ind w:firstLineChars="200" w:firstLine="480"/>
        <w:rPr>
          <w:lang w:eastAsia="zh"/>
        </w:rPr>
      </w:pPr>
      <w:r>
        <w:rPr>
          <w:rFonts w:hint="eastAsia"/>
          <w:lang w:eastAsia="zh"/>
        </w:rPr>
        <w:t>其次，明确权利属性有助于检视和构建“可转让性”规则。如前所述，由于我国目前法律体系中尚未对数据资产的权利属性加以法定化，且学界针对数据资产的权利属性仍存有多种学说</w:t>
      </w:r>
      <w:del w:id="355" w:author="Clarie" w:date="2026-01-22T01:00:00Z">
        <w:r>
          <w:rPr>
            <w:rFonts w:hint="eastAsia"/>
            <w:lang w:eastAsia="zh"/>
          </w:rPr>
          <w:delText>（尤其是数据产权是否属于一种新型财产权仍然存在争议）</w:delText>
        </w:r>
      </w:del>
      <w:r>
        <w:rPr>
          <w:rFonts w:hint="eastAsia"/>
          <w:lang w:eastAsia="zh"/>
        </w:rPr>
        <w:t>，因此数据资产</w:t>
      </w:r>
      <w:ins w:id="356" w:author="Clarie" w:date="2026-01-22T01:07:00Z">
        <w:r>
          <w:rPr>
            <w:rFonts w:hint="eastAsia"/>
            <w:lang w:eastAsia="zh"/>
          </w:rPr>
          <w:t>入股</w:t>
        </w:r>
      </w:ins>
      <w:del w:id="357" w:author="Clarie" w:date="2026-01-22T01:07:00Z">
        <w:r>
          <w:rPr>
            <w:rFonts w:hint="eastAsia"/>
            <w:lang w:eastAsia="zh"/>
          </w:rPr>
          <w:delText>出资</w:delText>
        </w:r>
      </w:del>
      <w:r>
        <w:rPr>
          <w:rFonts w:hint="eastAsia"/>
          <w:lang w:eastAsia="zh"/>
        </w:rPr>
        <w:t>中的转让过程中因权利属性的不明确而产生一定的流通和利用障碍。通过引入霍菲尔德理论，一方面可以通过法学方法论直接明确不同数据产权的权利属性，以避免再次进入“新型财产权”之争，进而消除因数据产权无法确权导致无法明确出资转让程序的障碍；另一方面，“</w:t>
      </w:r>
      <w:r>
        <w:rPr>
          <w:rFonts w:ascii="Arial" w:eastAsia="Arial" w:hAnsi="Arial" w:cs="Arial"/>
          <w:szCs w:val="24"/>
          <w:shd w:val="clear" w:color="auto" w:fill="FFFFFF"/>
        </w:rPr>
        <w:t>在资本主义信用经济背景下，</w:t>
      </w:r>
      <w:r>
        <w:rPr>
          <w:rFonts w:ascii="Arial" w:eastAsia="Arial" w:hAnsi="Arial" w:cs="Arial" w:hint="eastAsia"/>
          <w:szCs w:val="24"/>
          <w:shd w:val="clear" w:color="auto" w:fill="FFFFFF"/>
          <w:lang w:eastAsia="zh"/>
        </w:rPr>
        <w:t>“权力”（power）</w:t>
      </w:r>
      <w:r>
        <w:rPr>
          <w:rFonts w:ascii="Arial" w:eastAsia="Arial" w:hAnsi="Arial" w:cs="Arial"/>
          <w:szCs w:val="24"/>
          <w:shd w:val="clear" w:color="auto" w:fill="FFFFFF"/>
        </w:rPr>
        <w:t>概念愈发重要。它是代理制度、信托制度、公司制度等现代法律制度的核心支撑，没有权力，纸币流通、商业交易等都无法实现。</w:t>
      </w:r>
      <w:r>
        <w:rPr>
          <w:rFonts w:hint="eastAsia"/>
          <w:lang w:eastAsia="zh"/>
        </w:rPr>
        <w:t>”</w:t>
      </w:r>
      <w:r>
        <w:rPr>
          <w:rStyle w:val="af"/>
          <w:rFonts w:hint="eastAsia"/>
          <w:lang w:eastAsia="zh"/>
        </w:rPr>
        <w:footnoteReference w:id="34"/>
      </w:r>
      <w:r>
        <w:rPr>
          <w:rFonts w:hint="eastAsia"/>
          <w:lang w:eastAsia="zh"/>
        </w:rPr>
        <w:t>在《公司法》第</w:t>
      </w:r>
      <w:r>
        <w:rPr>
          <w:rFonts w:hint="eastAsia"/>
          <w:lang w:eastAsia="zh"/>
        </w:rPr>
        <w:t>48</w:t>
      </w:r>
      <w:r>
        <w:rPr>
          <w:rFonts w:hint="eastAsia"/>
          <w:lang w:eastAsia="zh"/>
        </w:rPr>
        <w:t>条中</w:t>
      </w:r>
      <w:ins w:id="358" w:author="Clarie" w:date="2026-01-22T01:01:00Z">
        <w:r>
          <w:rPr>
            <w:rFonts w:hint="eastAsia"/>
            <w:lang w:eastAsia="zh"/>
          </w:rPr>
          <w:t>，</w:t>
        </w:r>
      </w:ins>
      <w:r>
        <w:rPr>
          <w:rFonts w:hint="eastAsia"/>
          <w:lang w:eastAsia="zh"/>
        </w:rPr>
        <w:t>其明确可被出资的财产之上的权利需具有“可转让性”（即具有转让的“权力”），而在霍菲尔德理论中，不同的财产权享有的“权力”并不相同，部分财产权类型享有完整的转让和许可的权力，部分财产权类型仅享有转让的权力，部分财产权类型不享有任何权力。因此，通过霍菲尔德理论来确定不同数据产权的权利属性可以进一步明确上述权利内含哪些权力，并与《公司法》第</w:t>
      </w:r>
      <w:r>
        <w:rPr>
          <w:rFonts w:hint="eastAsia"/>
          <w:lang w:eastAsia="zh"/>
        </w:rPr>
        <w:t>48</w:t>
      </w:r>
      <w:r>
        <w:rPr>
          <w:rFonts w:hint="eastAsia"/>
          <w:lang w:eastAsia="zh"/>
        </w:rPr>
        <w:t>条立法目的相调和，进而辅助检视数据资产可被转让的适格性，及根据不同出资方式构建相应的转让规则。</w:t>
      </w:r>
    </w:p>
    <w:p w14:paraId="35C0A31C" w14:textId="77777777" w:rsidR="006B7646" w:rsidRDefault="00000000">
      <w:pPr>
        <w:numPr>
          <w:ilvl w:val="255"/>
          <w:numId w:val="0"/>
        </w:numPr>
        <w:ind w:firstLine="480"/>
        <w:rPr>
          <w:lang w:eastAsia="zh"/>
        </w:rPr>
      </w:pPr>
      <w:r>
        <w:rPr>
          <w:rFonts w:hint="eastAsia"/>
          <w:lang w:eastAsia="zh"/>
        </w:rPr>
        <w:t>最后，明确权利属性有助于解释和构建评估判断规则。与传统的资产不同，数据资产具有去中心化、可复制性、虚拟性等特点，且不遵循传统的供需规律，因此难以通过传统方法统一量化和标准化。</w:t>
      </w:r>
      <w:r>
        <w:rPr>
          <w:rStyle w:val="af"/>
          <w:rFonts w:hint="eastAsia"/>
          <w:lang w:eastAsia="zh"/>
        </w:rPr>
        <w:footnoteReference w:id="35"/>
      </w:r>
      <w:r>
        <w:rPr>
          <w:rFonts w:hint="eastAsia"/>
          <w:lang w:eastAsia="zh"/>
        </w:rPr>
        <w:t>通过霍菲尔德理论以明确不同数据资产的权利属性，以及权利属性中蕴含的权力类别，可进一步辅助确定出资过程中及嗣后数据资产的价值来源。例如通过许可的方式出资，因其仅涉及使用权的</w:t>
      </w:r>
      <w:ins w:id="359" w:author="Clarie" w:date="2026-01-22T01:02:00Z">
        <w:r>
          <w:rPr>
            <w:rFonts w:hint="eastAsia"/>
            <w:lang w:eastAsia="zh"/>
          </w:rPr>
          <w:t>交付</w:t>
        </w:r>
      </w:ins>
      <w:del w:id="360" w:author="Clarie" w:date="2026-01-22T01:02:00Z">
        <w:r>
          <w:rPr>
            <w:rFonts w:hint="eastAsia"/>
            <w:lang w:eastAsia="zh"/>
          </w:rPr>
          <w:delText>转授</w:delText>
        </w:r>
      </w:del>
      <w:r>
        <w:rPr>
          <w:rFonts w:hint="eastAsia"/>
          <w:lang w:eastAsia="zh"/>
        </w:rPr>
        <w:t>，因此对于公司而言其所获得的价值主要聚焦于数据资产的使用价值和利益，故在选择评估方法应主要考量能够完整体现使用利益的方法，在判断是否为合理评估方法时亦是同理。</w:t>
      </w:r>
    </w:p>
    <w:p w14:paraId="27D9561D" w14:textId="77777777" w:rsidR="006B7646" w:rsidRDefault="00000000">
      <w:pPr>
        <w:pStyle w:val="2"/>
      </w:pPr>
      <w:bookmarkStart w:id="361" w:name="_Toc209226035"/>
      <w:r>
        <w:rPr>
          <w:rFonts w:hint="eastAsia"/>
        </w:rPr>
        <w:t>三、实践视角：</w:t>
      </w:r>
      <w:bookmarkEnd w:id="361"/>
      <w:r>
        <w:rPr>
          <w:rFonts w:hint="eastAsia"/>
          <w:lang w:eastAsia="zh"/>
        </w:rPr>
        <w:t>出资适格性检视与规则构建</w:t>
      </w:r>
    </w:p>
    <w:p w14:paraId="7A6F2F27" w14:textId="77777777" w:rsidR="006B7646" w:rsidRDefault="00000000">
      <w:pPr>
        <w:ind w:firstLine="480"/>
      </w:pPr>
      <w:r>
        <w:rPr>
          <w:rFonts w:hint="eastAsia"/>
          <w:lang w:eastAsia="zh"/>
        </w:rPr>
        <w:t>前文已明确两类数据产权的权利属性及对实践规则的解释力，</w:t>
      </w:r>
      <w:r>
        <w:rPr>
          <w:rFonts w:hint="eastAsia"/>
        </w:rPr>
        <w:t>后笔者认为可以基于</w:t>
      </w:r>
      <w:r>
        <w:rPr>
          <w:rFonts w:hint="eastAsia"/>
          <w:lang w:eastAsia="zh"/>
        </w:rPr>
        <w:t>上述结论</w:t>
      </w:r>
      <w:r>
        <w:rPr>
          <w:rFonts w:hint="eastAsia"/>
        </w:rPr>
        <w:t>，从非货币出资的可转让性、可评估性及不属于禁止出资的财产三项要求出发，对前述实践中的出资障碍加以解决，并建构相关出资规则。</w:t>
      </w:r>
    </w:p>
    <w:p w14:paraId="3F783DD8" w14:textId="77777777" w:rsidR="006B7646" w:rsidRDefault="00000000">
      <w:pPr>
        <w:pStyle w:val="3"/>
      </w:pPr>
      <w:bookmarkStart w:id="362" w:name="_Toc209226036"/>
      <w:r>
        <w:rPr>
          <w:rFonts w:hint="eastAsia"/>
        </w:rPr>
        <w:t>（一）</w:t>
      </w:r>
      <w:r>
        <w:rPr>
          <w:rFonts w:hint="eastAsia"/>
          <w:lang w:eastAsia="zh"/>
        </w:rPr>
        <w:t>出资适格性检视</w:t>
      </w:r>
      <w:bookmarkEnd w:id="362"/>
    </w:p>
    <w:p w14:paraId="6BCE4952" w14:textId="77777777" w:rsidR="006B7646" w:rsidRDefault="00000000">
      <w:pPr>
        <w:ind w:firstLine="480"/>
        <w:rPr>
          <w:szCs w:val="24"/>
          <w:lang w:eastAsia="zh"/>
        </w:rPr>
      </w:pPr>
      <w:r>
        <w:rPr>
          <w:rFonts w:hint="eastAsia"/>
          <w:szCs w:val="24"/>
          <w:lang w:eastAsia="zh"/>
        </w:rPr>
        <w:t>首先，</w:t>
      </w:r>
      <w:r>
        <w:rPr>
          <w:rFonts w:hint="eastAsia"/>
          <w:szCs w:val="24"/>
        </w:rPr>
        <w:t>若法律、行政法规禁止某项无形资产出资，则该无形资产不得作价入股。关于禁止出资的无形资产类型，在我国法律体系中，《公司法》第</w:t>
      </w:r>
      <w:r>
        <w:rPr>
          <w:rFonts w:hint="eastAsia"/>
          <w:szCs w:val="24"/>
        </w:rPr>
        <w:t>48</w:t>
      </w:r>
      <w:r>
        <w:rPr>
          <w:rFonts w:hint="eastAsia"/>
          <w:szCs w:val="24"/>
        </w:rPr>
        <w:t>条中虽未加以明示，但《市场主体登记管理条例》中的第</w:t>
      </w:r>
      <w:r>
        <w:rPr>
          <w:rFonts w:hint="eastAsia"/>
          <w:szCs w:val="24"/>
        </w:rPr>
        <w:t>13</w:t>
      </w:r>
      <w:r>
        <w:rPr>
          <w:rFonts w:hint="eastAsia"/>
          <w:szCs w:val="24"/>
        </w:rPr>
        <w:t>条第</w:t>
      </w:r>
      <w:r>
        <w:rPr>
          <w:rFonts w:hint="eastAsia"/>
          <w:szCs w:val="24"/>
        </w:rPr>
        <w:t>2</w:t>
      </w:r>
      <w:r>
        <w:rPr>
          <w:rFonts w:hint="eastAsia"/>
          <w:szCs w:val="24"/>
        </w:rPr>
        <w:t>款对此作出了明确规定，即公司股东不得以劳务、信用、自然人姓名、商誉、特许经营权或者设定担保的财产出资。</w:t>
      </w:r>
      <w:r>
        <w:rPr>
          <w:rFonts w:hint="eastAsia"/>
          <w:szCs w:val="24"/>
          <w:lang w:eastAsia="zh"/>
        </w:rPr>
        <w:t>如前所述，</w:t>
      </w:r>
      <w:r>
        <w:rPr>
          <w:rFonts w:hint="eastAsia"/>
          <w:szCs w:val="24"/>
        </w:rPr>
        <w:t>从文义上看，上述禁止性规定中的出资形式不包括数据资产，</w:t>
      </w:r>
      <w:r>
        <w:rPr>
          <w:rFonts w:hint="eastAsia"/>
          <w:szCs w:val="24"/>
          <w:lang w:eastAsia="zh"/>
        </w:rPr>
        <w:t>且从权利属性来看，两类数据产权均为落入本条的立法目的范畴中，故数据资产并非“法定排除”出资的非货币资产。</w:t>
      </w:r>
    </w:p>
    <w:p w14:paraId="506ECC8A" w14:textId="77777777" w:rsidR="006B7646" w:rsidRDefault="00000000">
      <w:pPr>
        <w:ind w:firstLine="480"/>
        <w:rPr>
          <w:szCs w:val="24"/>
        </w:rPr>
      </w:pPr>
      <w:r>
        <w:rPr>
          <w:rFonts w:hint="eastAsia"/>
          <w:szCs w:val="24"/>
          <w:lang w:eastAsia="zh"/>
        </w:rPr>
        <w:t>其次，</w:t>
      </w:r>
      <w:r>
        <w:rPr>
          <w:rFonts w:hint="eastAsia"/>
          <w:szCs w:val="24"/>
        </w:rPr>
        <w:t>法定或意定禁止交易的数据资产</w:t>
      </w:r>
      <w:r>
        <w:rPr>
          <w:rFonts w:hint="eastAsia"/>
          <w:szCs w:val="24"/>
          <w:lang w:eastAsia="zh"/>
        </w:rPr>
        <w:t>亦</w:t>
      </w:r>
      <w:r>
        <w:rPr>
          <w:rFonts w:hint="eastAsia"/>
          <w:szCs w:val="24"/>
        </w:rPr>
        <w:t>不可用作出资入股。第一，</w:t>
      </w:r>
      <w:r>
        <w:rPr>
          <w:rFonts w:hint="eastAsia"/>
          <w:szCs w:val="24"/>
          <w:lang w:eastAsia="zh"/>
        </w:rPr>
        <w:t>为保障国家及社会利益、并防范权利瑕疵等事由，</w:t>
      </w:r>
      <w:r>
        <w:rPr>
          <w:rFonts w:hint="eastAsia"/>
          <w:szCs w:val="24"/>
        </w:rPr>
        <w:t>法律</w:t>
      </w:r>
      <w:r>
        <w:rPr>
          <w:rFonts w:hint="eastAsia"/>
          <w:szCs w:val="24"/>
          <w:lang w:eastAsia="zh"/>
        </w:rPr>
        <w:t>规定了部分</w:t>
      </w:r>
      <w:r>
        <w:rPr>
          <w:rFonts w:hint="eastAsia"/>
          <w:szCs w:val="24"/>
        </w:rPr>
        <w:t>禁止</w:t>
      </w:r>
      <w:r>
        <w:rPr>
          <w:rFonts w:hint="eastAsia"/>
          <w:szCs w:val="24"/>
          <w:lang w:eastAsia="zh"/>
        </w:rPr>
        <w:t>交易</w:t>
      </w:r>
      <w:r>
        <w:rPr>
          <w:rFonts w:hint="eastAsia"/>
          <w:szCs w:val="24"/>
        </w:rPr>
        <w:t>的数据</w:t>
      </w:r>
      <w:r>
        <w:rPr>
          <w:rFonts w:hint="eastAsia"/>
          <w:szCs w:val="24"/>
          <w:lang w:eastAsia="zh"/>
        </w:rPr>
        <w:t>资产</w:t>
      </w:r>
      <w:r>
        <w:rPr>
          <w:rFonts w:hint="eastAsia"/>
          <w:szCs w:val="24"/>
        </w:rPr>
        <w:t>。根据国家市场监管总局发布的《信息安全技术数据交易服务安全要求》第</w:t>
      </w:r>
      <w:r>
        <w:rPr>
          <w:rFonts w:hint="eastAsia"/>
          <w:szCs w:val="24"/>
        </w:rPr>
        <w:t>8.1</w:t>
      </w:r>
      <w:r>
        <w:rPr>
          <w:rFonts w:hint="eastAsia"/>
          <w:szCs w:val="24"/>
        </w:rPr>
        <w:t>规定及其附录，并结合其他地方性规定，如《上海市数据条例》第</w:t>
      </w:r>
      <w:r>
        <w:rPr>
          <w:rFonts w:hint="eastAsia"/>
          <w:szCs w:val="24"/>
        </w:rPr>
        <w:t>55</w:t>
      </w:r>
      <w:r>
        <w:rPr>
          <w:rFonts w:hint="eastAsia"/>
          <w:szCs w:val="24"/>
        </w:rPr>
        <w:t>条、《深圳经济特区数据条例》第</w:t>
      </w:r>
      <w:r>
        <w:rPr>
          <w:rFonts w:hint="eastAsia"/>
          <w:szCs w:val="24"/>
        </w:rPr>
        <w:t>67</w:t>
      </w:r>
      <w:r>
        <w:rPr>
          <w:rFonts w:hint="eastAsia"/>
          <w:szCs w:val="24"/>
        </w:rPr>
        <w:t>条、《贵州省数据流通交易管理办法（试行）》第</w:t>
      </w:r>
      <w:r>
        <w:rPr>
          <w:rFonts w:hint="eastAsia"/>
          <w:szCs w:val="24"/>
        </w:rPr>
        <w:t>16</w:t>
      </w:r>
      <w:r>
        <w:rPr>
          <w:rFonts w:hint="eastAsia"/>
          <w:szCs w:val="24"/>
        </w:rPr>
        <w:t>条等</w:t>
      </w:r>
      <w:del w:id="363" w:author="Clarie" w:date="2026-01-22T01:03:00Z">
        <w:r>
          <w:rPr>
            <w:rFonts w:hint="eastAsia"/>
            <w:szCs w:val="24"/>
          </w:rPr>
          <w:delText>，均对禁止进行交易的数据</w:delText>
        </w:r>
        <w:r>
          <w:rPr>
            <w:rFonts w:hint="eastAsia"/>
            <w:szCs w:val="24"/>
            <w:lang w:eastAsia="zh"/>
          </w:rPr>
          <w:delText>资产</w:delText>
        </w:r>
        <w:r>
          <w:rPr>
            <w:rFonts w:hint="eastAsia"/>
            <w:szCs w:val="24"/>
          </w:rPr>
          <w:delText>作了详细规定。结合以上规定</w:delText>
        </w:r>
      </w:del>
      <w:r>
        <w:rPr>
          <w:rFonts w:hint="eastAsia"/>
          <w:szCs w:val="24"/>
        </w:rPr>
        <w:t>可知，以下几类数据资产系禁止交易，故而不得用以出资：（</w:t>
      </w:r>
      <w:r>
        <w:rPr>
          <w:rFonts w:hint="eastAsia"/>
          <w:szCs w:val="24"/>
        </w:rPr>
        <w:t>1</w:t>
      </w:r>
      <w:r>
        <w:rPr>
          <w:rFonts w:hint="eastAsia"/>
          <w:szCs w:val="24"/>
        </w:rPr>
        <w:t>）危害国家安全、公共利益，侵害个人隐私的数据资产，（</w:t>
      </w:r>
      <w:r>
        <w:rPr>
          <w:rFonts w:hint="eastAsia"/>
          <w:szCs w:val="24"/>
        </w:rPr>
        <w:t>2</w:t>
      </w:r>
      <w:r>
        <w:rPr>
          <w:rFonts w:hint="eastAsia"/>
          <w:szCs w:val="24"/>
        </w:rPr>
        <w:t>）以未获得权利人依法授权的个人数据或企业数据为基础演变形成的数据资产，（</w:t>
      </w:r>
      <w:r>
        <w:rPr>
          <w:rFonts w:hint="eastAsia"/>
          <w:szCs w:val="24"/>
        </w:rPr>
        <w:t>3</w:t>
      </w:r>
      <w:r>
        <w:rPr>
          <w:rFonts w:hint="eastAsia"/>
          <w:szCs w:val="24"/>
        </w:rPr>
        <w:t>）包含未经依法开放的公共数据的数据资产，（</w:t>
      </w:r>
      <w:r>
        <w:rPr>
          <w:rFonts w:hint="eastAsia"/>
          <w:szCs w:val="24"/>
        </w:rPr>
        <w:t>4</w:t>
      </w:r>
      <w:r>
        <w:rPr>
          <w:rFonts w:hint="eastAsia"/>
          <w:szCs w:val="24"/>
        </w:rPr>
        <w:t>）从非法、违规渠道获取的数据资产，（</w:t>
      </w:r>
      <w:r>
        <w:rPr>
          <w:rFonts w:hint="eastAsia"/>
          <w:szCs w:val="24"/>
        </w:rPr>
        <w:t>5</w:t>
      </w:r>
      <w:r>
        <w:rPr>
          <w:rFonts w:hint="eastAsia"/>
          <w:szCs w:val="24"/>
        </w:rPr>
        <w:t>）其他违反法律、法规明确规定禁止交易的数据资产。第二，当事人</w:t>
      </w:r>
      <w:r>
        <w:rPr>
          <w:rFonts w:hint="eastAsia"/>
          <w:szCs w:val="24"/>
          <w:lang w:eastAsia="zh"/>
        </w:rPr>
        <w:t>亦可</w:t>
      </w:r>
      <w:r>
        <w:rPr>
          <w:rFonts w:hint="eastAsia"/>
          <w:szCs w:val="24"/>
        </w:rPr>
        <w:t>约定禁止出资的数据</w:t>
      </w:r>
      <w:r>
        <w:rPr>
          <w:rFonts w:hint="eastAsia"/>
          <w:szCs w:val="24"/>
          <w:lang w:eastAsia="zh"/>
        </w:rPr>
        <w:t>资产</w:t>
      </w:r>
      <w:r>
        <w:rPr>
          <w:rFonts w:hint="eastAsia"/>
          <w:szCs w:val="24"/>
        </w:rPr>
        <w:t>。笔者认为，若数据资产出资股东（数据资产持有者）与相对人（如</w:t>
      </w:r>
      <w:r>
        <w:rPr>
          <w:rFonts w:hint="eastAsia"/>
          <w:szCs w:val="24"/>
          <w:lang w:eastAsia="zh"/>
        </w:rPr>
        <w:t>原始数据提供者、</w:t>
      </w:r>
      <w:r>
        <w:rPr>
          <w:rFonts w:hint="eastAsia"/>
          <w:szCs w:val="24"/>
        </w:rPr>
        <w:t>数据资产开发者</w:t>
      </w:r>
      <w:r>
        <w:rPr>
          <w:rFonts w:hint="eastAsia"/>
          <w:szCs w:val="24"/>
          <w:lang w:eastAsia="zh"/>
        </w:rPr>
        <w:t>等</w:t>
      </w:r>
      <w:r>
        <w:rPr>
          <w:rFonts w:hint="eastAsia"/>
          <w:szCs w:val="24"/>
        </w:rPr>
        <w:t>）在合同中约定禁止该项数据资产</w:t>
      </w:r>
      <w:ins w:id="364" w:author="Clarie" w:date="2026-01-22T01:08:00Z">
        <w:r>
          <w:rPr>
            <w:rFonts w:hint="eastAsia"/>
            <w:szCs w:val="24"/>
            <w:lang w:eastAsia="zh"/>
          </w:rPr>
          <w:t>入股</w:t>
        </w:r>
      </w:ins>
      <w:del w:id="365" w:author="Clarie" w:date="2026-01-22T01:08:00Z">
        <w:r>
          <w:rPr>
            <w:rFonts w:hint="eastAsia"/>
            <w:szCs w:val="24"/>
          </w:rPr>
          <w:delText>作价出资</w:delText>
        </w:r>
      </w:del>
      <w:r>
        <w:rPr>
          <w:rFonts w:hint="eastAsia"/>
          <w:szCs w:val="24"/>
        </w:rPr>
        <w:t>，除非该合同约定经过登记制度的对外公示，或是被</w:t>
      </w:r>
      <w:del w:id="366" w:author="Clarie" w:date="2026-01-22T01:32:00Z">
        <w:r>
          <w:rPr>
            <w:rFonts w:hint="eastAsia"/>
            <w:szCs w:val="24"/>
          </w:rPr>
          <w:delText>出资</w:delText>
        </w:r>
      </w:del>
      <w:r>
        <w:rPr>
          <w:rFonts w:hint="eastAsia"/>
          <w:szCs w:val="24"/>
        </w:rPr>
        <w:t>公司知晓该合同约定，否则为保护公司这一善意第三人的信赖利益，应当支持上述数据资产能够被用以</w:t>
      </w:r>
      <w:ins w:id="367" w:author="Clarie" w:date="2026-01-22T01:08:00Z">
        <w:r>
          <w:rPr>
            <w:rFonts w:hint="eastAsia"/>
            <w:szCs w:val="24"/>
            <w:lang w:eastAsia="zh"/>
          </w:rPr>
          <w:t>入股</w:t>
        </w:r>
      </w:ins>
      <w:del w:id="368" w:author="Clarie" w:date="2026-01-22T01:08:00Z">
        <w:r>
          <w:rPr>
            <w:rFonts w:hint="eastAsia"/>
            <w:szCs w:val="24"/>
          </w:rPr>
          <w:delText>出资</w:delText>
        </w:r>
      </w:del>
      <w:r>
        <w:rPr>
          <w:rStyle w:val="af"/>
          <w:rFonts w:hint="eastAsia"/>
          <w:szCs w:val="24"/>
        </w:rPr>
        <w:footnoteReference w:id="36"/>
      </w:r>
      <w:r>
        <w:rPr>
          <w:rFonts w:hint="eastAsia"/>
          <w:szCs w:val="24"/>
        </w:rPr>
        <w:t>。但基于合同约定，相对人可以请求出资股东承担违约责任。</w:t>
      </w:r>
    </w:p>
    <w:p w14:paraId="7D22EA02" w14:textId="77777777" w:rsidR="006B7646" w:rsidRDefault="00000000">
      <w:pPr>
        <w:ind w:firstLine="480"/>
        <w:rPr>
          <w:szCs w:val="24"/>
        </w:rPr>
      </w:pPr>
      <w:r>
        <w:rPr>
          <w:rFonts w:hint="eastAsia"/>
          <w:szCs w:val="24"/>
        </w:rPr>
        <w:t>综上，笔者认为，除法定禁止交易及部分经过登记的意定禁止出资的情形以外，其他</w:t>
      </w:r>
      <w:r>
        <w:rPr>
          <w:rFonts w:hint="eastAsia"/>
          <w:szCs w:val="24"/>
          <w:lang w:eastAsia="zh"/>
        </w:rPr>
        <w:t>经原始数据演变的非公开</w:t>
      </w:r>
      <w:r>
        <w:rPr>
          <w:rFonts w:hint="eastAsia"/>
          <w:szCs w:val="24"/>
        </w:rPr>
        <w:t>数据资产均不违反相关禁止性规定，可被作价出资。</w:t>
      </w:r>
    </w:p>
    <w:p w14:paraId="57C95BC5" w14:textId="77777777" w:rsidR="006B7646" w:rsidRDefault="00000000">
      <w:pPr>
        <w:pStyle w:val="3"/>
        <w:rPr>
          <w:lang w:eastAsia="zh"/>
        </w:rPr>
      </w:pPr>
      <w:bookmarkStart w:id="369" w:name="_Toc209226037"/>
      <w:commentRangeStart w:id="370"/>
      <w:commentRangeStart w:id="371"/>
      <w:r>
        <w:rPr>
          <w:rFonts w:hint="eastAsia"/>
        </w:rPr>
        <w:t>（二）可转让性</w:t>
      </w:r>
      <w:bookmarkEnd w:id="369"/>
      <w:r>
        <w:rPr>
          <w:rFonts w:hint="eastAsia"/>
          <w:lang w:eastAsia="zh"/>
        </w:rPr>
        <w:t>规则构建</w:t>
      </w:r>
      <w:commentRangeEnd w:id="370"/>
      <w:r>
        <w:commentReference w:id="370"/>
      </w:r>
      <w:commentRangeEnd w:id="371"/>
      <w:r>
        <w:commentReference w:id="371"/>
      </w:r>
    </w:p>
    <w:p w14:paraId="3B91092C" w14:textId="77777777" w:rsidR="006B7646" w:rsidRDefault="00000000">
      <w:pPr>
        <w:ind w:firstLine="480"/>
      </w:pPr>
      <w:r>
        <w:rPr>
          <w:rFonts w:hint="eastAsia"/>
        </w:rPr>
        <w:t>笔者认为，从理论层面来看，《公司法》中虽规定数据资产需具有“可转让性”，然法律条文中的“转让”之范畴实则大于霍菲尔德中的转让概念，故</w:t>
      </w:r>
      <w:ins w:id="376" w:author="Clarie" w:date="2026-01-22T01:34:00Z">
        <w:r>
          <w:rPr>
            <w:rFonts w:hint="eastAsia"/>
            <w:lang w:eastAsia="zh"/>
          </w:rPr>
          <w:t>在</w:t>
        </w:r>
      </w:ins>
      <w:r>
        <w:rPr>
          <w:rFonts w:hint="eastAsia"/>
        </w:rPr>
        <w:t>未被广义法律禁止交易的</w:t>
      </w:r>
      <w:r>
        <w:rPr>
          <w:rFonts w:hint="eastAsia"/>
          <w:highlight w:val="yellow"/>
          <w:rPrChange w:id="377" w:author="c" w:date="2025-12-23T16:22:00Z">
            <w:rPr>
              <w:rFonts w:hint="eastAsia"/>
            </w:rPr>
          </w:rPrChange>
        </w:rPr>
        <w:t>两类数据产权</w:t>
      </w:r>
      <w:ins w:id="378" w:author="Clarie" w:date="2026-01-22T01:33:00Z">
        <w:r>
          <w:rPr>
            <w:rFonts w:hint="eastAsia"/>
            <w:highlight w:val="yellow"/>
            <w:lang w:eastAsia="zh"/>
          </w:rPr>
          <w:t>中，</w:t>
        </w:r>
        <w:r>
          <w:rPr>
            <w:rFonts w:hint="eastAsia"/>
          </w:rPr>
          <w:t>公开数据演变的数据产权可通过形式转让的方式加以出资，非公开数据演变的数据产权可通过形式转让或许可的方式加以出资</w:t>
        </w:r>
      </w:ins>
      <w:del w:id="379" w:author="Clarie" w:date="2026-01-22T01:33:00Z">
        <w:r>
          <w:rPr>
            <w:rFonts w:hint="eastAsia"/>
            <w:highlight w:val="yellow"/>
            <w:rPrChange w:id="380" w:author="c" w:date="2025-12-23T16:22:00Z">
              <w:rPr>
                <w:rFonts w:hint="eastAsia"/>
              </w:rPr>
            </w:rPrChange>
          </w:rPr>
          <w:delText>可通过</w:delText>
        </w:r>
        <w:r>
          <w:rPr>
            <w:rFonts w:hint="eastAsia"/>
            <w:highlight w:val="yellow"/>
            <w:lang w:eastAsia="zh"/>
            <w:rPrChange w:id="381" w:author="c" w:date="2025-12-23T16:22:00Z">
              <w:rPr>
                <w:rFonts w:hint="eastAsia"/>
                <w:lang w:eastAsia="zh"/>
              </w:rPr>
            </w:rPrChange>
          </w:rPr>
          <w:delText>形式</w:delText>
        </w:r>
        <w:r>
          <w:rPr>
            <w:rFonts w:hint="eastAsia"/>
            <w:highlight w:val="yellow"/>
            <w:rPrChange w:id="382" w:author="c" w:date="2025-12-23T16:22:00Z">
              <w:rPr>
                <w:rFonts w:hint="eastAsia"/>
              </w:rPr>
            </w:rPrChange>
          </w:rPr>
          <w:delText>转让或许可的方式出资入股</w:delText>
        </w:r>
      </w:del>
      <w:r>
        <w:rPr>
          <w:rFonts w:hint="eastAsia"/>
          <w:highlight w:val="yellow"/>
          <w:rPrChange w:id="383" w:author="c" w:date="2025-12-23T16:22:00Z">
            <w:rPr>
              <w:rFonts w:hint="eastAsia"/>
            </w:rPr>
          </w:rPrChange>
        </w:rPr>
        <w:t>。</w:t>
      </w:r>
      <w:r>
        <w:rPr>
          <w:rFonts w:hint="eastAsia"/>
        </w:rPr>
        <w:t>同时，双方当事人需</w:t>
      </w:r>
      <w:ins w:id="384" w:author="Clarie" w:date="2026-01-22T01:34:00Z">
        <w:r>
          <w:rPr>
            <w:rFonts w:hint="eastAsia"/>
            <w:lang w:eastAsia="zh"/>
          </w:rPr>
          <w:t>遵守</w:t>
        </w:r>
      </w:ins>
      <w:r>
        <w:rPr>
          <w:rFonts w:hint="eastAsia"/>
        </w:rPr>
        <w:t>达成有效的《出资协议》及《授权</w:t>
      </w:r>
      <w:r>
        <w:rPr>
          <w:rFonts w:hint="eastAsia"/>
        </w:rPr>
        <w:t>/</w:t>
      </w:r>
      <w:r>
        <w:rPr>
          <w:rFonts w:hint="eastAsia"/>
        </w:rPr>
        <w:t>许可协议》、</w:t>
      </w:r>
      <w:r>
        <w:rPr>
          <w:rFonts w:hint="eastAsia"/>
          <w:szCs w:val="24"/>
        </w:rPr>
        <w:t>办理</w:t>
      </w:r>
      <w:ins w:id="385" w:author="Clarie" w:date="2026-01-22T01:34:00Z">
        <w:r>
          <w:rPr>
            <w:rFonts w:hint="eastAsia"/>
            <w:szCs w:val="24"/>
            <w:lang w:eastAsia="zh"/>
          </w:rPr>
          <w:t>交付</w:t>
        </w:r>
      </w:ins>
      <w:del w:id="386" w:author="Clarie" w:date="2026-01-22T01:34:00Z">
        <w:r>
          <w:rPr>
            <w:rFonts w:hint="eastAsia"/>
            <w:szCs w:val="24"/>
          </w:rPr>
          <w:delText>使用权转移</w:delText>
        </w:r>
      </w:del>
      <w:r>
        <w:rPr>
          <w:rFonts w:hint="eastAsia"/>
          <w:szCs w:val="24"/>
        </w:rPr>
        <w:t>手续</w:t>
      </w:r>
      <w:r>
        <w:rPr>
          <w:rFonts w:hint="eastAsia"/>
        </w:rPr>
        <w:t>、</w:t>
      </w:r>
      <w:r>
        <w:rPr>
          <w:rFonts w:hint="eastAsia"/>
          <w:szCs w:val="24"/>
        </w:rPr>
        <w:t>披露</w:t>
      </w:r>
      <w:ins w:id="387" w:author="Clarie" w:date="2026-01-22T01:34:00Z">
        <w:r>
          <w:rPr>
            <w:rFonts w:hint="eastAsia"/>
            <w:szCs w:val="24"/>
            <w:lang w:eastAsia="zh"/>
          </w:rPr>
          <w:t>数据资产入股</w:t>
        </w:r>
      </w:ins>
      <w:del w:id="388" w:author="Clarie" w:date="2026-01-22T01:34:00Z">
        <w:r>
          <w:rPr>
            <w:rFonts w:hint="eastAsia"/>
            <w:szCs w:val="24"/>
          </w:rPr>
          <w:delText>使用权出资</w:delText>
        </w:r>
      </w:del>
      <w:r>
        <w:rPr>
          <w:rFonts w:hint="eastAsia"/>
          <w:szCs w:val="24"/>
        </w:rPr>
        <w:t>信息</w:t>
      </w:r>
      <w:ins w:id="389" w:author="Clarie" w:date="2026-01-22T01:34:00Z">
        <w:r>
          <w:rPr>
            <w:rFonts w:hint="eastAsia"/>
            <w:szCs w:val="24"/>
            <w:lang w:eastAsia="zh"/>
          </w:rPr>
          <w:t>三项交付规则</w:t>
        </w:r>
      </w:ins>
      <w:del w:id="390" w:author="Clarie" w:date="2026-01-22T01:34:00Z">
        <w:r>
          <w:rPr>
            <w:rFonts w:hint="eastAsia"/>
          </w:rPr>
          <w:delText>，才系完全履行交付义务</w:delText>
        </w:r>
      </w:del>
      <w:r>
        <w:rPr>
          <w:rFonts w:hint="eastAsia"/>
        </w:rPr>
        <w:t>。</w:t>
      </w:r>
    </w:p>
    <w:p w14:paraId="254F843F" w14:textId="77777777" w:rsidR="006B7646" w:rsidRDefault="00000000">
      <w:pPr>
        <w:pStyle w:val="4"/>
        <w:numPr>
          <w:ilvl w:val="0"/>
          <w:numId w:val="1"/>
        </w:numPr>
      </w:pPr>
      <w:bookmarkStart w:id="391" w:name="_Toc209226038"/>
      <w:bookmarkStart w:id="392" w:name="_Toc193749538"/>
      <w:bookmarkStart w:id="393" w:name="_Toc194351419"/>
      <w:r>
        <w:rPr>
          <w:rFonts w:hint="eastAsia"/>
          <w:lang w:eastAsia="zh"/>
        </w:rPr>
        <w:t>实体</w:t>
      </w:r>
      <w:r>
        <w:rPr>
          <w:rFonts w:hint="eastAsia"/>
        </w:rPr>
        <w:t>：“转让”的内涵范畴</w:t>
      </w:r>
      <w:bookmarkEnd w:id="391"/>
    </w:p>
    <w:p w14:paraId="1390A66F" w14:textId="77777777" w:rsidR="006B7646" w:rsidRDefault="00000000">
      <w:pPr>
        <w:ind w:firstLine="480"/>
        <w:rPr>
          <w:color w:val="0070C0"/>
        </w:rPr>
      </w:pPr>
      <w:r>
        <w:rPr>
          <w:rFonts w:hint="eastAsia"/>
        </w:rPr>
        <w:t>第一，实质上的转让必然包含在内。笔者认为此处所称“实质上的转让”即指霍菲尔德体系中的转让。在霍菲尔德体系中，若该权利类型包含转让的</w:t>
      </w:r>
      <w:r>
        <w:rPr>
          <w:rFonts w:hint="eastAsia"/>
          <w:lang w:eastAsia="zh"/>
        </w:rPr>
        <w:t>权力</w:t>
      </w:r>
      <w:r>
        <w:rPr>
          <w:rFonts w:hint="eastAsia"/>
        </w:rPr>
        <w:t>，则权利人可以依据其单方的意思表示行使该项</w:t>
      </w:r>
      <w:r>
        <w:rPr>
          <w:rFonts w:hint="eastAsia"/>
          <w:lang w:eastAsia="zh"/>
        </w:rPr>
        <w:t>权力</w:t>
      </w:r>
      <w:r>
        <w:rPr>
          <w:rFonts w:hint="eastAsia"/>
        </w:rPr>
        <w:t>，并且产生受让人取代转让人主体地位、承继相关权利的法效果。</w:t>
      </w:r>
      <w:r>
        <w:rPr>
          <w:rStyle w:val="af"/>
        </w:rPr>
        <w:footnoteReference w:id="37"/>
      </w:r>
      <w:r>
        <w:rPr>
          <w:rFonts w:hint="eastAsia"/>
        </w:rPr>
        <w:t>而在股东出资中，</w:t>
      </w:r>
      <w:r>
        <w:rPr>
          <w:rFonts w:hint="eastAsia"/>
          <w:szCs w:val="24"/>
        </w:rPr>
        <w:t>我国法律要求无形资产必须具有可转让性的原因一方面在于为了承担对公司债务的担保功能</w:t>
      </w:r>
      <w:r>
        <w:rPr>
          <w:rStyle w:val="af"/>
          <w:szCs w:val="24"/>
        </w:rPr>
        <w:footnoteReference w:id="38"/>
      </w:r>
      <w:r>
        <w:rPr>
          <w:rFonts w:hint="eastAsia"/>
          <w:szCs w:val="24"/>
        </w:rPr>
        <w:t>，确保股东出资的财产能够有效转移至公司手中，使得公司对该笔财产具有所有权，进而使得债权人的债权得以最大限度的实现。因此，霍菲尔德体系中的转让实则能够完全的使得转让人所持有的权利被让渡给受让人，进而在股东出资这一情形中，使得公司可以享有受让的全部权利，进而起到债务担保的功能。由此，笔者认为，此种类型的转让必然包含在第</w:t>
      </w:r>
      <w:r>
        <w:rPr>
          <w:rFonts w:hint="eastAsia"/>
          <w:szCs w:val="24"/>
        </w:rPr>
        <w:t>48</w:t>
      </w:r>
      <w:r>
        <w:rPr>
          <w:rFonts w:hint="eastAsia"/>
          <w:szCs w:val="24"/>
        </w:rPr>
        <w:t>条的范畴之内，并且该类转让是最符合非货币出资“可转让性”设置目的的一类转让。</w:t>
      </w:r>
    </w:p>
    <w:p w14:paraId="725DFF2F" w14:textId="77777777" w:rsidR="006B7646" w:rsidRDefault="00000000">
      <w:pPr>
        <w:ind w:firstLine="480"/>
      </w:pPr>
      <w:r>
        <w:rPr>
          <w:rFonts w:hint="eastAsia"/>
          <w:highlight w:val="yellow"/>
          <w:rPrChange w:id="394" w:author="c" w:date="2025-12-23T16:22:00Z">
            <w:rPr>
              <w:rFonts w:hint="eastAsia"/>
            </w:rPr>
          </w:rPrChange>
        </w:rPr>
        <w:t>第二，形式上的转让亦包含在内。除了前述霍菲尔德中的实质转让概念，在实践中还存在形式上的转让，最典型的情形即为权利人将商业秘密转让给受让人的情形。如前所述，</w:t>
      </w:r>
      <w:r>
        <w:rPr>
          <w:rFonts w:hint="eastAsia"/>
          <w:highlight w:val="yellow"/>
          <w:lang w:eastAsia="zh"/>
          <w:rPrChange w:id="395" w:author="c" w:date="2025-12-23T16:22:00Z">
            <w:rPr>
              <w:rFonts w:hint="eastAsia"/>
              <w:lang w:eastAsia="zh"/>
            </w:rPr>
          </w:rPrChange>
        </w:rPr>
        <w:t>在霍菲尔德法律关系理论体系中，</w:t>
      </w:r>
      <w:r>
        <w:rPr>
          <w:rFonts w:hint="eastAsia"/>
          <w:color w:val="0E2841" w:themeColor="text2"/>
          <w:highlight w:val="yellow"/>
          <w:rPrChange w:id="396" w:author="c" w:date="2025-12-23T16:22:00Z">
            <w:rPr>
              <w:rFonts w:hint="eastAsia"/>
              <w:color w:val="0E2841" w:themeColor="text2"/>
            </w:rPr>
          </w:rPrChange>
        </w:rPr>
        <w:t>严格来说这类转让行为并不涉</w:t>
      </w:r>
      <w:r>
        <w:rPr>
          <w:rFonts w:hint="eastAsia"/>
          <w:color w:val="0E2841" w:themeColor="text2"/>
        </w:rPr>
        <w:t>及</w:t>
      </w:r>
      <w:r>
        <w:rPr>
          <w:rFonts w:hint="eastAsia"/>
          <w:color w:val="0E2841" w:themeColor="text2"/>
          <w:lang w:eastAsia="zh"/>
        </w:rPr>
        <w:t>任何</w:t>
      </w:r>
      <w:r>
        <w:rPr>
          <w:rFonts w:hint="eastAsia"/>
          <w:color w:val="0E2841" w:themeColor="text2"/>
        </w:rPr>
        <w:t>权利的</w:t>
      </w:r>
      <w:r>
        <w:rPr>
          <w:rFonts w:hint="eastAsia"/>
          <w:color w:val="0E2841" w:themeColor="text2"/>
          <w:lang w:eastAsia="zh"/>
        </w:rPr>
        <w:t>实质</w:t>
      </w:r>
      <w:r>
        <w:rPr>
          <w:rFonts w:hint="eastAsia"/>
          <w:color w:val="0E2841" w:themeColor="text2"/>
        </w:rPr>
        <w:t>移转，</w:t>
      </w:r>
      <w:r>
        <w:rPr>
          <w:rFonts w:hint="eastAsia"/>
          <w:color w:val="0E2841" w:themeColor="text2"/>
          <w:lang w:eastAsia="zh"/>
        </w:rPr>
        <w:t>而属于以</w:t>
      </w:r>
      <w:ins w:id="397" w:author="Clarie" w:date="2026-01-21T01:39:00Z">
        <w:r>
          <w:rPr>
            <w:rFonts w:hint="eastAsia"/>
            <w:color w:val="0E2841" w:themeColor="text2"/>
            <w:lang w:eastAsia="zh"/>
          </w:rPr>
          <w:t>物理</w:t>
        </w:r>
      </w:ins>
      <w:r>
        <w:rPr>
          <w:rFonts w:hint="eastAsia"/>
          <w:color w:val="0E2841" w:themeColor="text2"/>
          <w:lang w:eastAsia="zh"/>
        </w:rPr>
        <w:t>转授行为</w:t>
      </w:r>
      <w:del w:id="398" w:author="Clarie" w:date="2026-01-21T01:45:00Z">
        <w:r>
          <w:rPr>
            <w:rFonts w:hint="eastAsia"/>
            <w:color w:val="0E2841" w:themeColor="text2"/>
            <w:lang w:eastAsia="zh"/>
          </w:rPr>
          <w:delText>为债的给付内容的合同行为</w:delText>
        </w:r>
      </w:del>
      <w:r>
        <w:rPr>
          <w:rFonts w:hint="eastAsia"/>
          <w:lang w:eastAsia="zh"/>
        </w:rPr>
        <w:t>，使得受让人可以在物理条件上使用该权利。</w:t>
      </w:r>
      <w:r>
        <w:rPr>
          <w:rStyle w:val="af"/>
          <w:rFonts w:hint="eastAsia"/>
          <w:lang w:eastAsia="zh"/>
        </w:rPr>
        <w:footnoteReference w:id="39"/>
      </w:r>
      <w:r>
        <w:rPr>
          <w:rFonts w:hint="eastAsia"/>
        </w:rPr>
        <w:t>对于此种形式上的转让，笔者认为其亦涵盖在第</w:t>
      </w:r>
      <w:r>
        <w:rPr>
          <w:rFonts w:hint="eastAsia"/>
        </w:rPr>
        <w:t>48</w:t>
      </w:r>
      <w:r>
        <w:rPr>
          <w:rFonts w:hint="eastAsia"/>
        </w:rPr>
        <w:t>条的范畴之内，主要理由如下：</w:t>
      </w:r>
    </w:p>
    <w:p w14:paraId="66D2F575" w14:textId="77777777" w:rsidR="006B7646" w:rsidRDefault="00000000">
      <w:pPr>
        <w:ind w:firstLine="480"/>
      </w:pPr>
      <w:r>
        <w:rPr>
          <w:rFonts w:hint="eastAsia"/>
        </w:rPr>
        <w:t>首先，从理论层面来看，</w:t>
      </w:r>
      <w:r>
        <w:rPr>
          <w:rFonts w:hint="eastAsia"/>
          <w:szCs w:val="24"/>
        </w:rPr>
        <w:t>有学者认为，“现代公司法首先是通过公司财产独立塑造公司人格的。”</w:t>
      </w:r>
      <w:r>
        <w:rPr>
          <w:rStyle w:val="af"/>
          <w:szCs w:val="24"/>
        </w:rPr>
        <w:footnoteReference w:id="40"/>
      </w:r>
      <w:r>
        <w:rPr>
          <w:rFonts w:hint="eastAsia"/>
          <w:szCs w:val="24"/>
        </w:rPr>
        <w:t>股东的出资义务与公司独立财产存在如下关系：第一，公司即获得了汇集货币、物品等有形资产及知识、劳动、数据等无形资产的集合，并独立的控制该部分财产；第二，如若股东不履行或不完全履行出资义务，存在瑕疵出资、出资</w:t>
      </w:r>
      <w:r>
        <w:rPr>
          <w:rFonts w:hint="eastAsia"/>
        </w:rPr>
        <w:t>不实等</w:t>
      </w:r>
      <w:r>
        <w:rPr>
          <w:rFonts w:hint="eastAsia"/>
          <w:szCs w:val="24"/>
        </w:rPr>
        <w:t>情况，那么公司资本及独立财产会因为股东不实缴而减少，使得公司的偿债能力减弱，并导致公司未来的经营受损。</w:t>
      </w:r>
      <w:r>
        <w:rPr>
          <w:rStyle w:val="af"/>
          <w:szCs w:val="24"/>
        </w:rPr>
        <w:footnoteReference w:id="41"/>
      </w:r>
      <w:r>
        <w:rPr>
          <w:rFonts w:hint="eastAsia"/>
        </w:rPr>
        <w:t>在出资流程中，虽然股东</w:t>
      </w:r>
      <w:r>
        <w:rPr>
          <w:rFonts w:hint="eastAsia"/>
          <w:lang w:eastAsia="zh"/>
        </w:rPr>
        <w:t>形式</w:t>
      </w:r>
      <w:r>
        <w:rPr>
          <w:rFonts w:hint="eastAsia"/>
        </w:rPr>
        <w:t>转让给公司的行为从霍菲尔德的角度来看并不存在权利的移转，但在公司尚未通过合法手段获得上述</w:t>
      </w:r>
      <w:r>
        <w:rPr>
          <w:rFonts w:hint="eastAsia"/>
          <w:lang w:eastAsia="zh"/>
        </w:rPr>
        <w:t>权利</w:t>
      </w:r>
      <w:r>
        <w:rPr>
          <w:rFonts w:hint="eastAsia"/>
        </w:rPr>
        <w:t>时，股东</w:t>
      </w:r>
      <w:r>
        <w:rPr>
          <w:rFonts w:hint="eastAsia"/>
          <w:lang w:eastAsia="zh"/>
        </w:rPr>
        <w:t>形式转让行为</w:t>
      </w:r>
      <w:r>
        <w:rPr>
          <w:rFonts w:hint="eastAsia"/>
        </w:rPr>
        <w:t>亦能够使得公司以其股权作为对价并获得</w:t>
      </w:r>
      <w:r>
        <w:rPr>
          <w:rFonts w:hint="eastAsia"/>
          <w:lang w:eastAsia="zh"/>
        </w:rPr>
        <w:t>独立财产</w:t>
      </w:r>
      <w:r>
        <w:rPr>
          <w:rFonts w:hint="eastAsia"/>
        </w:rPr>
        <w:t>，进而得以对债权人的债权提供担保，以满足第</w:t>
      </w:r>
      <w:r>
        <w:rPr>
          <w:rFonts w:hint="eastAsia"/>
        </w:rPr>
        <w:t>48</w:t>
      </w:r>
      <w:r>
        <w:rPr>
          <w:rFonts w:hint="eastAsia"/>
        </w:rPr>
        <w:t>条设置“可转让性”的立法目的。因此，形式上的转让虽不是严格意义上的转让行为，但符合第</w:t>
      </w:r>
      <w:r>
        <w:rPr>
          <w:rFonts w:hint="eastAsia"/>
        </w:rPr>
        <w:t>48</w:t>
      </w:r>
      <w:r>
        <w:rPr>
          <w:rFonts w:hint="eastAsia"/>
        </w:rPr>
        <w:t>条的立法目的，故而应囊括在法条的范畴之内。</w:t>
      </w:r>
    </w:p>
    <w:p w14:paraId="41FAFAF0" w14:textId="77777777" w:rsidR="006B7646" w:rsidRDefault="00000000">
      <w:pPr>
        <w:ind w:firstLine="480"/>
      </w:pPr>
      <w:r>
        <w:rPr>
          <w:rFonts w:hint="eastAsia"/>
        </w:rPr>
        <w:t>其次，从实践层面来看，目前我国已经存在</w:t>
      </w:r>
      <w:r>
        <w:rPr>
          <w:rFonts w:hint="eastAsia"/>
          <w:lang w:eastAsia="zh"/>
        </w:rPr>
        <w:t>形式转让</w:t>
      </w:r>
      <w:ins w:id="400" w:author="Clarie" w:date="2026-01-20T02:06:00Z">
        <w:r>
          <w:rPr>
            <w:rFonts w:hint="eastAsia"/>
            <w:lang w:eastAsia="zh"/>
          </w:rPr>
          <w:t>入股</w:t>
        </w:r>
      </w:ins>
      <w:del w:id="401" w:author="Clarie" w:date="2026-01-20T02:06:00Z">
        <w:r>
          <w:rPr>
            <w:rFonts w:hint="eastAsia"/>
          </w:rPr>
          <w:delText>出资</w:delText>
        </w:r>
      </w:del>
      <w:r>
        <w:rPr>
          <w:rFonts w:hint="eastAsia"/>
        </w:rPr>
        <w:t>的案例。</w:t>
      </w:r>
      <w:del w:id="402" w:author="Clarie" w:date="2026-01-20T01:23:00Z">
        <w:r>
          <w:rPr>
            <w:rFonts w:hint="eastAsia"/>
          </w:rPr>
          <w:delText>如在“江苏金本控股集团有限公司与殷建等民间借贷纠纷再审案”中，法院认为“专有技术具有秘密性，根据现行规定，专有技术并无权属登记机构，专有技术所有权的移转不需要办理权属登记。专有技术所有权是否移转，可结合评估报告、验资报告、是否达成协议并移交相关文件、其他股东是否认可以及工商登记情况等因素综合判断</w:delText>
        </w:r>
        <w:r>
          <w:rPr>
            <w:rFonts w:ascii="宋体" w:hAnsi="宋体" w:hint="eastAsia"/>
          </w:rPr>
          <w:delText>”</w:delText>
        </w:r>
        <w:r>
          <w:rPr>
            <w:rStyle w:val="af"/>
            <w:rFonts w:cs="Times New Roman"/>
          </w:rPr>
          <w:footnoteReference w:id="42"/>
        </w:r>
        <w:r>
          <w:rPr>
            <w:rFonts w:hint="eastAsia"/>
          </w:rPr>
          <w:delText>。再</w:delText>
        </w:r>
      </w:del>
      <w:r>
        <w:rPr>
          <w:rFonts w:hint="eastAsia"/>
        </w:rPr>
        <w:t>如</w:t>
      </w:r>
      <w:ins w:id="403" w:author="Clarie" w:date="2026-01-20T01:23:00Z">
        <w:r>
          <w:rPr>
            <w:rFonts w:hint="eastAsia"/>
            <w:lang w:eastAsia="zh"/>
          </w:rPr>
          <w:t>在</w:t>
        </w:r>
      </w:ins>
      <w:r>
        <w:rPr>
          <w:rFonts w:hint="eastAsia"/>
        </w:rPr>
        <w:t>“</w:t>
      </w:r>
      <w:ins w:id="404" w:author="Clarie" w:date="2026-01-20T01:55:00Z">
        <w:r>
          <w:rPr>
            <w:rFonts w:hint="eastAsia"/>
            <w:lang w:eastAsia="zh"/>
          </w:rPr>
          <w:t>某甲新能源科技有限公司等与柳某等不正当竞争纠纷上诉案</w:t>
        </w:r>
      </w:ins>
      <w:del w:id="405" w:author="Clarie" w:date="2026-01-20T01:54:00Z">
        <w:r>
          <w:rPr>
            <w:rFonts w:hint="eastAsia"/>
          </w:rPr>
          <w:delText>某公司</w:delText>
        </w:r>
        <w:r>
          <w:rPr>
            <w:rFonts w:hint="eastAsia"/>
          </w:rPr>
          <w:delText>1</w:delText>
        </w:r>
        <w:r>
          <w:rPr>
            <w:rFonts w:hint="eastAsia"/>
          </w:rPr>
          <w:delText>股东出资纠纷案</w:delText>
        </w:r>
      </w:del>
      <w:r>
        <w:rPr>
          <w:rFonts w:hint="eastAsia"/>
        </w:rPr>
        <w:t>”</w:t>
      </w:r>
      <w:ins w:id="406" w:author="Clarie" w:date="2026-01-20T02:06:00Z">
        <w:r>
          <w:rPr>
            <w:rStyle w:val="af"/>
            <w:rFonts w:hint="eastAsia"/>
          </w:rPr>
          <w:footnoteReference w:id="43"/>
        </w:r>
      </w:ins>
      <w:ins w:id="409" w:author="Clarie" w:date="2026-01-20T01:57:00Z">
        <w:r>
          <w:rPr>
            <w:rFonts w:hint="eastAsia"/>
            <w:lang w:eastAsia="zh"/>
          </w:rPr>
          <w:t>、“天津某某公司与深圳某某公司等侵害技术秘密纠纷上诉案”</w:t>
        </w:r>
      </w:ins>
      <w:ins w:id="410" w:author="Clarie" w:date="2026-01-20T02:07:00Z">
        <w:r>
          <w:rPr>
            <w:rStyle w:val="af"/>
            <w:rFonts w:hint="eastAsia"/>
            <w:lang w:eastAsia="zh"/>
          </w:rPr>
          <w:footnoteReference w:id="44"/>
        </w:r>
      </w:ins>
      <w:ins w:id="413" w:author="Clarie" w:date="2026-01-20T01:57:00Z">
        <w:r>
          <w:rPr>
            <w:rFonts w:hint="eastAsia"/>
            <w:lang w:eastAsia="zh"/>
          </w:rPr>
          <w:t>等案例中</w:t>
        </w:r>
      </w:ins>
      <w:r>
        <w:rPr>
          <w:rFonts w:hint="eastAsia"/>
        </w:rPr>
        <w:t>，法院</w:t>
      </w:r>
      <w:ins w:id="414" w:author="Clarie" w:date="2026-01-20T01:57:00Z">
        <w:r>
          <w:rPr>
            <w:rFonts w:hint="eastAsia"/>
            <w:lang w:eastAsia="zh"/>
          </w:rPr>
          <w:t>均</w:t>
        </w:r>
      </w:ins>
      <w:r>
        <w:rPr>
          <w:rFonts w:hint="eastAsia"/>
        </w:rPr>
        <w:t>认为</w:t>
      </w:r>
      <w:ins w:id="415" w:author="Clarie" w:date="2026-01-20T01:58:00Z">
        <w:r>
          <w:rPr>
            <w:rFonts w:hint="eastAsia"/>
            <w:lang w:eastAsia="zh"/>
          </w:rPr>
          <w:t>，</w:t>
        </w:r>
      </w:ins>
      <w:ins w:id="416" w:author="Clarie" w:date="2026-01-20T01:59:00Z">
        <w:r>
          <w:rPr>
            <w:rFonts w:hint="eastAsia"/>
            <w:lang w:eastAsia="zh"/>
          </w:rPr>
          <w:t>除了</w:t>
        </w:r>
      </w:ins>
      <w:ins w:id="417" w:author="Clarie" w:date="2026-01-20T01:58:00Z">
        <w:r>
          <w:rPr>
            <w:rFonts w:hint="eastAsia"/>
            <w:lang w:eastAsia="zh"/>
          </w:rPr>
          <w:t>通过欺诈等不正当手段</w:t>
        </w:r>
      </w:ins>
      <w:ins w:id="418" w:author="Clarie" w:date="2026-01-20T01:59:00Z">
        <w:r>
          <w:rPr>
            <w:rFonts w:hint="eastAsia"/>
            <w:lang w:eastAsia="zh"/>
          </w:rPr>
          <w:t>获取</w:t>
        </w:r>
      </w:ins>
      <w:ins w:id="419" w:author="Clarie" w:date="2026-01-22T01:37:00Z">
        <w:r>
          <w:rPr>
            <w:rFonts w:hint="eastAsia"/>
            <w:lang w:eastAsia="zh"/>
          </w:rPr>
          <w:t>案涉</w:t>
        </w:r>
      </w:ins>
      <w:ins w:id="420" w:author="Clarie" w:date="2026-01-20T01:59:00Z">
        <w:r>
          <w:rPr>
            <w:rFonts w:hint="eastAsia"/>
            <w:lang w:eastAsia="zh"/>
          </w:rPr>
          <w:t>商业秘密入股的情形外，</w:t>
        </w:r>
      </w:ins>
      <w:ins w:id="421" w:author="Clarie" w:date="2026-01-20T02:01:00Z">
        <w:r>
          <w:rPr>
            <w:rFonts w:hint="eastAsia"/>
            <w:lang w:eastAsia="zh"/>
          </w:rPr>
          <w:t>商业秘密因其秘密性而具有一定的商业价值，</w:t>
        </w:r>
      </w:ins>
      <w:ins w:id="422" w:author="Clarie" w:date="2026-01-20T02:02:00Z">
        <w:r>
          <w:rPr>
            <w:rFonts w:hint="eastAsia"/>
            <w:lang w:eastAsia="zh"/>
          </w:rPr>
          <w:t>故可以通过</w:t>
        </w:r>
      </w:ins>
      <w:ins w:id="423" w:author="Clarie" w:date="2026-01-22T01:37:00Z">
        <w:r>
          <w:rPr>
            <w:rFonts w:hint="eastAsia"/>
            <w:lang w:eastAsia="zh"/>
          </w:rPr>
          <w:t>整体</w:t>
        </w:r>
      </w:ins>
      <w:ins w:id="424" w:author="Clarie" w:date="2026-01-20T02:02:00Z">
        <w:r>
          <w:rPr>
            <w:rFonts w:hint="eastAsia"/>
            <w:lang w:eastAsia="zh"/>
          </w:rPr>
          <w:t>转让的方式入股</w:t>
        </w:r>
      </w:ins>
      <w:del w:id="425" w:author="Clarie" w:date="2026-01-20T01:57:00Z">
        <w:r>
          <w:rPr>
            <w:rFonts w:hint="eastAsia"/>
          </w:rPr>
          <w:delText>“根据《中华人民共和国民法总则》，非专利技术属于知识产权；从协议目的、评估报告及双方沟通等来看，双方实际以非专利技术而非专利出资；且蒋某、王某的出资有评估报告、资产转移确认书及工商登记为证，具有公示性。结合某公司</w:delText>
        </w:r>
        <w:r>
          <w:rPr>
            <w:rFonts w:hint="eastAsia"/>
          </w:rPr>
          <w:delText>2</w:delText>
        </w:r>
        <w:r>
          <w:rPr>
            <w:rFonts w:hint="eastAsia"/>
          </w:rPr>
          <w:delText>股东会决议、《合作协议书》、评估报告等，可认定某公司</w:delText>
        </w:r>
        <w:r>
          <w:rPr>
            <w:rFonts w:hint="eastAsia"/>
          </w:rPr>
          <w:delText>1</w:delText>
        </w:r>
        <w:r>
          <w:rPr>
            <w:rFonts w:hint="eastAsia"/>
          </w:rPr>
          <w:delText>认可蒋某、王某以专利技术出资。”</w:delText>
        </w:r>
        <w:r>
          <w:rPr>
            <w:rStyle w:val="af"/>
          </w:rPr>
          <w:footnoteReference w:id="45"/>
        </w:r>
      </w:del>
      <w:r>
        <w:rPr>
          <w:rFonts w:hint="eastAsia"/>
        </w:rPr>
        <w:t>。</w:t>
      </w:r>
      <w:ins w:id="426" w:author="Clarie" w:date="2026-01-20T02:03:00Z">
        <w:r>
          <w:rPr>
            <w:rFonts w:hint="eastAsia"/>
            <w:lang w:eastAsia="zh"/>
          </w:rPr>
          <w:t>形式上仅需要出资双方</w:t>
        </w:r>
      </w:ins>
      <w:ins w:id="427" w:author="Clarie" w:date="2026-01-20T02:04:00Z">
        <w:r>
          <w:rPr>
            <w:rFonts w:hint="eastAsia"/>
            <w:lang w:eastAsia="zh"/>
          </w:rPr>
          <w:t>完成交付手续且已</w:t>
        </w:r>
        <w:r>
          <w:rPr>
            <w:rFonts w:ascii="Arial" w:eastAsia="Arial" w:hAnsi="Arial" w:cs="Arial"/>
            <w:color w:val="333333"/>
            <w:szCs w:val="24"/>
            <w:shd w:val="clear" w:color="auto" w:fill="FFFFFF"/>
          </w:rPr>
          <w:t>实现</w:t>
        </w:r>
        <w:r>
          <w:rPr>
            <w:rFonts w:ascii="Arial" w:eastAsia="Arial" w:hAnsi="Arial" w:cs="Arial" w:hint="eastAsia"/>
            <w:color w:val="333333"/>
            <w:szCs w:val="24"/>
            <w:shd w:val="clear" w:color="auto" w:fill="FFFFFF"/>
            <w:lang w:eastAsia="zh"/>
          </w:rPr>
          <w:t>受让方</w:t>
        </w:r>
        <w:r>
          <w:rPr>
            <w:rFonts w:ascii="Arial" w:eastAsia="Arial" w:hAnsi="Arial" w:cs="Arial"/>
            <w:color w:val="333333"/>
            <w:szCs w:val="24"/>
            <w:shd w:val="clear" w:color="auto" w:fill="FFFFFF"/>
          </w:rPr>
          <w:t>既定经营目标</w:t>
        </w:r>
      </w:ins>
      <w:ins w:id="428" w:author="Clarie" w:date="2026-01-20T02:05:00Z">
        <w:r>
          <w:rPr>
            <w:rFonts w:ascii="Arial" w:eastAsia="Arial" w:hAnsi="Arial" w:cs="Arial" w:hint="eastAsia"/>
            <w:color w:val="333333"/>
            <w:szCs w:val="24"/>
            <w:shd w:val="clear" w:color="auto" w:fill="FFFFFF"/>
            <w:lang w:eastAsia="zh"/>
          </w:rPr>
          <w:t>即可认定为完全出资。</w:t>
        </w:r>
      </w:ins>
      <w:r>
        <w:rPr>
          <w:rFonts w:hint="eastAsia"/>
        </w:rPr>
        <w:t>综上所述，只要股东与公司同意并协商一致，</w:t>
      </w:r>
      <w:del w:id="429" w:author="Clarie" w:date="2026-01-20T02:05:00Z">
        <w:r>
          <w:rPr>
            <w:rFonts w:hint="eastAsia"/>
          </w:rPr>
          <w:delText>则</w:delText>
        </w:r>
      </w:del>
      <w:r>
        <w:rPr>
          <w:rFonts w:hint="eastAsia"/>
        </w:rPr>
        <w:t>在司法实践中，承认如商业秘密</w:t>
      </w:r>
      <w:ins w:id="430" w:author="Clarie" w:date="2026-01-22T01:38:00Z">
        <w:r>
          <w:rPr>
            <w:rFonts w:hint="eastAsia"/>
            <w:lang w:eastAsia="zh"/>
          </w:rPr>
          <w:t>般</w:t>
        </w:r>
      </w:ins>
      <w:del w:id="431" w:author="Clarie" w:date="2026-01-22T01:38:00Z">
        <w:r>
          <w:rPr>
            <w:rFonts w:hint="eastAsia"/>
          </w:rPr>
          <w:delText>等</w:delText>
        </w:r>
      </w:del>
      <w:del w:id="432" w:author="Clarie" w:date="2026-01-20T02:05:00Z">
        <w:r>
          <w:rPr>
            <w:rFonts w:hint="eastAsia"/>
          </w:rPr>
          <w:delText>专有技术</w:delText>
        </w:r>
      </w:del>
      <w:r>
        <w:rPr>
          <w:rFonts w:hint="eastAsia"/>
        </w:rPr>
        <w:t>的</w:t>
      </w:r>
      <w:ins w:id="433" w:author="Clarie" w:date="2026-01-20T21:13:00Z">
        <w:r>
          <w:rPr>
            <w:rFonts w:hint="eastAsia"/>
            <w:lang w:eastAsia="zh"/>
          </w:rPr>
          <w:t>非货币资产</w:t>
        </w:r>
      </w:ins>
      <w:ins w:id="434" w:author="Clarie" w:date="2026-01-22T01:38:00Z">
        <w:r>
          <w:rPr>
            <w:rFonts w:hint="eastAsia"/>
            <w:lang w:eastAsia="zh"/>
          </w:rPr>
          <w:t>形式转让</w:t>
        </w:r>
      </w:ins>
      <w:del w:id="435" w:author="Clarie" w:date="2026-01-20T21:13:00Z">
        <w:r>
          <w:rPr>
            <w:rFonts w:hint="eastAsia"/>
            <w:lang w:eastAsia="zh"/>
          </w:rPr>
          <w:delText>形式转让</w:delText>
        </w:r>
      </w:del>
      <w:ins w:id="436" w:author="Clarie" w:date="2026-01-20T02:06:00Z">
        <w:r>
          <w:rPr>
            <w:rFonts w:hint="eastAsia"/>
            <w:lang w:eastAsia="zh"/>
          </w:rPr>
          <w:t>入股</w:t>
        </w:r>
      </w:ins>
      <w:del w:id="437" w:author="Clarie" w:date="2026-01-20T02:06:00Z">
        <w:r>
          <w:rPr>
            <w:rFonts w:hint="eastAsia"/>
            <w:lang w:eastAsia="zh"/>
          </w:rPr>
          <w:delText>出资</w:delText>
        </w:r>
      </w:del>
      <w:r>
        <w:rPr>
          <w:rFonts w:hint="eastAsia"/>
        </w:rPr>
        <w:t>。</w:t>
      </w:r>
    </w:p>
    <w:bookmarkEnd w:id="392"/>
    <w:bookmarkEnd w:id="393"/>
    <w:p w14:paraId="2536DCAA" w14:textId="77777777" w:rsidR="006B7646" w:rsidRDefault="00000000">
      <w:pPr>
        <w:ind w:firstLine="480"/>
        <w:rPr>
          <w:szCs w:val="24"/>
        </w:rPr>
      </w:pPr>
      <w:r>
        <w:rPr>
          <w:rFonts w:hint="eastAsia"/>
          <w:szCs w:val="24"/>
        </w:rPr>
        <w:t>第三，许可出资具有其合理性，故亦包含在上述范畴内。</w:t>
      </w:r>
      <w:ins w:id="438" w:author="Clarie" w:date="2026-01-20T23:27:00Z">
        <w:r>
          <w:rPr>
            <w:rFonts w:hint="eastAsia"/>
            <w:szCs w:val="24"/>
            <w:lang w:eastAsia="zh"/>
          </w:rPr>
          <w:t>在</w:t>
        </w:r>
      </w:ins>
      <w:ins w:id="439" w:author="Clarie" w:date="2026-01-21T01:07:00Z">
        <w:r>
          <w:rPr>
            <w:rFonts w:hint="eastAsia"/>
            <w:szCs w:val="24"/>
            <w:lang w:eastAsia="zh"/>
          </w:rPr>
          <w:t>美国判例法上</w:t>
        </w:r>
      </w:ins>
      <w:ins w:id="440" w:author="Clarie" w:date="2026-01-20T23:27:00Z">
        <w:r>
          <w:rPr>
            <w:rFonts w:hint="eastAsia"/>
            <w:szCs w:val="24"/>
            <w:lang w:eastAsia="zh"/>
          </w:rPr>
          <w:t>，许可</w:t>
        </w:r>
      </w:ins>
      <w:ins w:id="441" w:author="Clarie" w:date="2026-01-20T23:28:00Z">
        <w:r>
          <w:rPr>
            <w:rFonts w:hint="eastAsia"/>
            <w:szCs w:val="24"/>
            <w:lang w:eastAsia="zh"/>
          </w:rPr>
          <w:t>被定义为不起诉被许可方侵权的协议</w:t>
        </w:r>
      </w:ins>
      <w:ins w:id="442" w:author="Clarie" w:date="2026-01-21T01:03:00Z">
        <w:r>
          <w:rPr>
            <w:rStyle w:val="af"/>
            <w:rFonts w:hint="eastAsia"/>
            <w:szCs w:val="24"/>
            <w:lang w:eastAsia="zh"/>
          </w:rPr>
          <w:footnoteReference w:id="46"/>
        </w:r>
      </w:ins>
      <w:ins w:id="445" w:author="Clarie" w:date="2026-01-20T23:28:00Z">
        <w:r>
          <w:rPr>
            <w:rFonts w:hint="eastAsia"/>
            <w:szCs w:val="24"/>
            <w:lang w:eastAsia="zh"/>
          </w:rPr>
          <w:t>，</w:t>
        </w:r>
      </w:ins>
      <w:del w:id="446" w:author="Clarie" w:date="2026-01-20T23:28:00Z">
        <w:r>
          <w:rPr>
            <w:rFonts w:hint="eastAsia"/>
            <w:szCs w:val="24"/>
            <w:lang w:eastAsia="zh"/>
          </w:rPr>
          <w:delText>许可出资</w:delText>
        </w:r>
      </w:del>
      <w:r>
        <w:rPr>
          <w:rFonts w:hint="eastAsia"/>
          <w:szCs w:val="24"/>
          <w:lang w:eastAsia="zh"/>
        </w:rPr>
        <w:t>在霍菲尔德</w:t>
      </w:r>
      <w:ins w:id="447" w:author="Clarie" w:date="2026-01-20T23:28:00Z">
        <w:r>
          <w:rPr>
            <w:rFonts w:hint="eastAsia"/>
            <w:szCs w:val="24"/>
            <w:lang w:eastAsia="zh"/>
          </w:rPr>
          <w:t>法律关系理论</w:t>
        </w:r>
      </w:ins>
      <w:del w:id="448" w:author="Clarie" w:date="2026-01-20T23:28:00Z">
        <w:r>
          <w:rPr>
            <w:rFonts w:hint="eastAsia"/>
            <w:szCs w:val="24"/>
            <w:lang w:eastAsia="zh"/>
          </w:rPr>
          <w:delText>理论体系</w:delText>
        </w:r>
      </w:del>
      <w:r>
        <w:rPr>
          <w:rFonts w:hint="eastAsia"/>
          <w:szCs w:val="24"/>
          <w:lang w:eastAsia="zh"/>
        </w:rPr>
        <w:t>中表现为权利主体享有许可权这一权力，其豁免受让人不使用权利的义务，使受让人能够</w:t>
      </w:r>
      <w:ins w:id="449" w:author="Clarie" w:date="2026-01-21T01:02:00Z">
        <w:r>
          <w:rPr>
            <w:rFonts w:hint="eastAsia"/>
            <w:szCs w:val="24"/>
            <w:lang w:eastAsia="zh"/>
          </w:rPr>
          <w:t>使用相关数据资产</w:t>
        </w:r>
      </w:ins>
      <w:del w:id="450" w:author="Clarie" w:date="2026-01-21T01:02:00Z">
        <w:r>
          <w:rPr>
            <w:rFonts w:hint="eastAsia"/>
            <w:szCs w:val="24"/>
            <w:lang w:eastAsia="zh"/>
          </w:rPr>
          <w:delText>享有使用权</w:delText>
        </w:r>
      </w:del>
      <w:r>
        <w:rPr>
          <w:rFonts w:hint="eastAsia"/>
          <w:szCs w:val="24"/>
          <w:lang w:eastAsia="zh"/>
        </w:rPr>
        <w:t>，同时保留自身权利。</w:t>
      </w:r>
      <w:ins w:id="451" w:author="Clarie" w:date="2026-01-21T01:02:00Z">
        <w:r>
          <w:rPr>
            <w:rFonts w:hint="eastAsia"/>
            <w:szCs w:val="24"/>
            <w:lang w:eastAsia="zh"/>
          </w:rPr>
          <w:t>许可行为仅使双方之间产生债的效力，</w:t>
        </w:r>
      </w:ins>
      <w:ins w:id="452" w:author="Clarie" w:date="2026-01-22T01:39:00Z">
        <w:r>
          <w:rPr>
            <w:rFonts w:hint="eastAsia"/>
            <w:szCs w:val="24"/>
            <w:lang w:eastAsia="zh"/>
          </w:rPr>
          <w:t>亦</w:t>
        </w:r>
      </w:ins>
      <w:ins w:id="453" w:author="Clarie" w:date="2026-01-21T01:03:00Z">
        <w:r>
          <w:rPr>
            <w:rFonts w:hint="eastAsia"/>
            <w:szCs w:val="24"/>
            <w:lang w:eastAsia="zh"/>
          </w:rPr>
          <w:t>不涉及真正的权利移转。</w:t>
        </w:r>
      </w:ins>
      <w:ins w:id="454" w:author="Clarie" w:date="2026-01-21T01:08:00Z">
        <w:r>
          <w:rPr>
            <w:rStyle w:val="af"/>
            <w:rFonts w:hint="eastAsia"/>
            <w:szCs w:val="24"/>
            <w:lang w:eastAsia="zh"/>
          </w:rPr>
          <w:footnoteReference w:id="47"/>
        </w:r>
      </w:ins>
      <w:r>
        <w:rPr>
          <w:rFonts w:hint="eastAsia"/>
          <w:szCs w:val="24"/>
        </w:rPr>
        <w:t>根据《公司法》之规定，数据资产必须具有可转让性才能够用于</w:t>
      </w:r>
      <w:ins w:id="456" w:author="Clarie" w:date="2026-01-22T01:10:00Z">
        <w:r>
          <w:rPr>
            <w:rFonts w:hint="eastAsia"/>
            <w:szCs w:val="24"/>
            <w:lang w:eastAsia="zh"/>
          </w:rPr>
          <w:t>入股</w:t>
        </w:r>
      </w:ins>
      <w:del w:id="457" w:author="Clarie" w:date="2026-01-22T01:10:00Z">
        <w:r>
          <w:rPr>
            <w:rFonts w:hint="eastAsia"/>
            <w:szCs w:val="24"/>
          </w:rPr>
          <w:delText>出资</w:delText>
        </w:r>
      </w:del>
      <w:r>
        <w:rPr>
          <w:rFonts w:hint="eastAsia"/>
          <w:szCs w:val="24"/>
        </w:rPr>
        <w:t>。然笔者认为，数据资产亦可以通过许可的方式加以</w:t>
      </w:r>
      <w:ins w:id="458" w:author="Clarie" w:date="2026-01-22T01:10:00Z">
        <w:r>
          <w:rPr>
            <w:rFonts w:hint="eastAsia"/>
            <w:szCs w:val="24"/>
            <w:lang w:eastAsia="zh"/>
          </w:rPr>
          <w:t>入股</w:t>
        </w:r>
      </w:ins>
      <w:del w:id="459" w:author="Clarie" w:date="2026-01-22T01:10:00Z">
        <w:r>
          <w:rPr>
            <w:rFonts w:hint="eastAsia"/>
            <w:szCs w:val="24"/>
          </w:rPr>
          <w:delText>出资</w:delText>
        </w:r>
      </w:del>
      <w:r>
        <w:rPr>
          <w:rFonts w:hint="eastAsia"/>
          <w:szCs w:val="24"/>
        </w:rPr>
        <w:t>，而不应该仅囿于转让这一种方式进行出资，具体理由如下：</w:t>
      </w:r>
    </w:p>
    <w:p w14:paraId="2842DC00" w14:textId="77777777" w:rsidR="006B7646" w:rsidRDefault="00000000">
      <w:pPr>
        <w:ind w:firstLine="480"/>
        <w:rPr>
          <w:szCs w:val="24"/>
        </w:rPr>
      </w:pPr>
      <w:r>
        <w:rPr>
          <w:rFonts w:hint="eastAsia"/>
          <w:szCs w:val="24"/>
        </w:rPr>
        <w:t>首先，从理论层面上来看，不具有否认许可出资的必要性。由于许可出资不能使出资财产转移至公司名下，且易于第三方产生有关财产使用权行使的冲突，故而无法起到担保公司债务的功能，因此有观点认为不得通过许可使用权的方式出资。</w:t>
      </w:r>
      <w:r>
        <w:rPr>
          <w:rStyle w:val="af"/>
          <w:szCs w:val="24"/>
        </w:rPr>
        <w:footnoteReference w:id="48"/>
      </w:r>
      <w:r>
        <w:rPr>
          <w:rFonts w:hint="eastAsia"/>
          <w:szCs w:val="24"/>
        </w:rPr>
        <w:t>然笔者认为，在目前学界普遍持有公司信用不应指资本信用，而应指资产信用的观点下</w:t>
      </w:r>
      <w:r>
        <w:rPr>
          <w:rStyle w:val="af"/>
          <w:szCs w:val="24"/>
        </w:rPr>
        <w:footnoteReference w:id="49"/>
      </w:r>
      <w:r>
        <w:rPr>
          <w:rFonts w:hint="eastAsia"/>
          <w:szCs w:val="24"/>
        </w:rPr>
        <w:t>，过多的通过“可转让性”要件限制股东出资的形式并不妥当，反之，公司应当通过扩展股东的出资方式以激发股东的投资积极性，通过充实资本来对外进行交易和融资，从而创造更多的公司资产。从另一方面来看，将资产转让给公司是为了排除除公司以外的任何人使用该笔财产，而在出资股东与公司约定授予其独占许可时，出资股东及第三人均不得使用该项出资财产，故而实则能够达到与转让相同的效能。除此之外，排他许可和普通许可虽不能完全排除出资人及第三人对出资资产的使用权利，然出资人及公司可在《出资协议》中具体约定出资资产的使用权限及相关当事人的权利义务，并经由有关机关备案或登记进而产生对外公示效力，使得公司依然可以排他使用该笔资产。通过当事人约定许可的方式进行出资，相较于转让更显灵活性。</w:t>
      </w:r>
    </w:p>
    <w:p w14:paraId="5601C1BE" w14:textId="77777777" w:rsidR="006B7646" w:rsidRDefault="00000000">
      <w:pPr>
        <w:ind w:firstLine="480"/>
        <w:rPr>
          <w:szCs w:val="24"/>
        </w:rPr>
      </w:pPr>
      <w:r>
        <w:rPr>
          <w:rFonts w:hint="eastAsia"/>
          <w:szCs w:val="24"/>
        </w:rPr>
        <w:t>其次，从实践层面来看，目前我国</w:t>
      </w:r>
      <w:del w:id="462" w:author="Clarie" w:date="2026-01-20T02:09:00Z">
        <w:r>
          <w:rPr>
            <w:rFonts w:hint="eastAsia"/>
            <w:szCs w:val="24"/>
          </w:rPr>
          <w:delText>已经存在使用权许可出资的情形。比如根据《中华人民共和国专利法》第</w:delText>
        </w:r>
        <w:r>
          <w:rPr>
            <w:rFonts w:hint="eastAsia"/>
            <w:szCs w:val="24"/>
          </w:rPr>
          <w:delText>12</w:delText>
        </w:r>
        <w:r>
          <w:rPr>
            <w:rFonts w:hint="eastAsia"/>
            <w:szCs w:val="24"/>
          </w:rPr>
          <w:delText>条、《中华人民共和国商标法》第</w:delText>
        </w:r>
        <w:r>
          <w:rPr>
            <w:rFonts w:hint="eastAsia"/>
            <w:szCs w:val="24"/>
          </w:rPr>
          <w:delText>43</w:delText>
        </w:r>
        <w:r>
          <w:rPr>
            <w:rFonts w:hint="eastAsia"/>
            <w:szCs w:val="24"/>
          </w:rPr>
          <w:delText>条之规定，在</w:delText>
        </w:r>
      </w:del>
      <w:r>
        <w:rPr>
          <w:rFonts w:hint="eastAsia"/>
          <w:szCs w:val="24"/>
        </w:rPr>
        <w:t>实务中已经存在法院支持股东通过以知识产权中的专利使用权许可或商标使用权许可进行出资的案例。如在“美国环球科技开发股份有限公司诉北京橡果经贸有限公司等确认协议无效纠纷案”</w:t>
      </w:r>
      <w:ins w:id="463" w:author="Clarie" w:date="2026-01-20T02:12:00Z">
        <w:r>
          <w:rPr>
            <w:rStyle w:val="af"/>
            <w:rFonts w:hint="eastAsia"/>
            <w:szCs w:val="24"/>
          </w:rPr>
          <w:footnoteReference w:id="50"/>
        </w:r>
      </w:ins>
      <w:ins w:id="465" w:author="Clarie" w:date="2026-01-20T02:10:00Z">
        <w:r>
          <w:rPr>
            <w:rFonts w:hint="eastAsia"/>
            <w:szCs w:val="24"/>
            <w:lang w:eastAsia="zh"/>
          </w:rPr>
          <w:t>、</w:t>
        </w:r>
      </w:ins>
      <w:ins w:id="466" w:author="Clarie" w:date="2026-01-20T02:11:00Z">
        <w:r>
          <w:rPr>
            <w:rFonts w:hint="eastAsia"/>
            <w:szCs w:val="24"/>
          </w:rPr>
          <w:t>“上海伟仁投资（集团）有限公司与上海汉光陶瓷股份有限公司股东出资纠纷案”</w:t>
        </w:r>
      </w:ins>
      <w:ins w:id="467" w:author="Clarie" w:date="2026-01-20T02:12:00Z">
        <w:r>
          <w:rPr>
            <w:rStyle w:val="af"/>
            <w:rFonts w:hint="eastAsia"/>
            <w:szCs w:val="24"/>
          </w:rPr>
          <w:footnoteReference w:id="51"/>
        </w:r>
      </w:ins>
      <w:ins w:id="469" w:author="Clarie" w:date="2026-01-20T02:11:00Z">
        <w:r>
          <w:rPr>
            <w:rFonts w:hint="eastAsia"/>
            <w:szCs w:val="24"/>
          </w:rPr>
          <w:t>（以下简称“伟仁诉汉光案”）</w:t>
        </w:r>
      </w:ins>
      <w:r>
        <w:rPr>
          <w:rFonts w:hint="eastAsia"/>
          <w:szCs w:val="24"/>
        </w:rPr>
        <w:t>中，</w:t>
      </w:r>
      <w:del w:id="470" w:author="Clarie" w:date="2026-01-20T02:11:00Z">
        <w:r>
          <w:rPr>
            <w:rFonts w:hint="eastAsia"/>
            <w:szCs w:val="24"/>
          </w:rPr>
          <w:delText>万钧开发部以专利使用权和商标使用权总计折合</w:delText>
        </w:r>
        <w:r>
          <w:rPr>
            <w:rFonts w:hint="eastAsia"/>
            <w:szCs w:val="24"/>
          </w:rPr>
          <w:delText>10</w:delText>
        </w:r>
        <w:r>
          <w:rPr>
            <w:rFonts w:hint="eastAsia"/>
            <w:szCs w:val="24"/>
          </w:rPr>
          <w:delText>万美元作价出资，</w:delText>
        </w:r>
      </w:del>
      <w:r>
        <w:rPr>
          <w:rFonts w:hint="eastAsia"/>
          <w:szCs w:val="24"/>
        </w:rPr>
        <w:t>法院</w:t>
      </w:r>
      <w:ins w:id="471" w:author="Clarie" w:date="2026-01-20T02:11:00Z">
        <w:r>
          <w:rPr>
            <w:rFonts w:hint="eastAsia"/>
            <w:szCs w:val="24"/>
            <w:lang w:eastAsia="zh"/>
          </w:rPr>
          <w:t>均</w:t>
        </w:r>
      </w:ins>
      <w:r>
        <w:rPr>
          <w:rFonts w:hint="eastAsia"/>
          <w:szCs w:val="24"/>
        </w:rPr>
        <w:t>认</w:t>
      </w:r>
      <w:ins w:id="472" w:author="Clarie" w:date="2026-01-20T02:11:00Z">
        <w:r>
          <w:rPr>
            <w:rFonts w:hint="eastAsia"/>
            <w:szCs w:val="24"/>
            <w:lang w:eastAsia="zh"/>
          </w:rPr>
          <w:t>可使用权许可出资方式，</w:t>
        </w:r>
      </w:ins>
      <w:del w:id="473" w:author="Clarie" w:date="2026-01-20T02:11:00Z">
        <w:r>
          <w:rPr>
            <w:rFonts w:hint="eastAsia"/>
            <w:szCs w:val="24"/>
          </w:rPr>
          <w:delText>为</w:delText>
        </w:r>
      </w:del>
      <w:ins w:id="474" w:author="Clarie" w:date="2026-01-20T02:12:00Z">
        <w:r>
          <w:rPr>
            <w:rFonts w:hint="eastAsia"/>
            <w:szCs w:val="24"/>
            <w:lang w:eastAsia="zh"/>
          </w:rPr>
          <w:t>惟</w:t>
        </w:r>
      </w:ins>
      <w:del w:id="475" w:author="Clarie" w:date="2026-01-20T02:12:00Z">
        <w:r>
          <w:rPr>
            <w:rFonts w:hint="eastAsia"/>
            <w:szCs w:val="24"/>
          </w:rPr>
          <w:delText>该行为中</w:delText>
        </w:r>
      </w:del>
      <w:r>
        <w:rPr>
          <w:rFonts w:hint="eastAsia"/>
          <w:szCs w:val="24"/>
        </w:rPr>
        <w:t>双方主体适格、意思表示真实、内容合法，</w:t>
      </w:r>
      <w:ins w:id="476" w:author="Clarie" w:date="2026-01-20T02:12:00Z">
        <w:r>
          <w:rPr>
            <w:rFonts w:hint="eastAsia"/>
            <w:szCs w:val="24"/>
            <w:lang w:eastAsia="zh"/>
          </w:rPr>
          <w:t>且</w:t>
        </w:r>
      </w:ins>
      <w:del w:id="477" w:author="Clarie" w:date="2026-01-20T02:12:00Z">
        <w:r>
          <w:rPr>
            <w:rFonts w:hint="eastAsia"/>
            <w:szCs w:val="24"/>
          </w:rPr>
          <w:delText>因此</w:delText>
        </w:r>
      </w:del>
      <w:r>
        <w:rPr>
          <w:rFonts w:hint="eastAsia"/>
          <w:szCs w:val="24"/>
        </w:rPr>
        <w:t>符合法律行为的生效要件，</w:t>
      </w:r>
      <w:ins w:id="478" w:author="Clarie" w:date="2026-01-20T02:12:00Z">
        <w:r>
          <w:rPr>
            <w:rFonts w:hint="eastAsia"/>
            <w:szCs w:val="24"/>
            <w:lang w:eastAsia="zh"/>
          </w:rPr>
          <w:t>则</w:t>
        </w:r>
      </w:ins>
      <w:del w:id="479" w:author="Clarie" w:date="2026-01-20T02:12:00Z">
        <w:r>
          <w:rPr>
            <w:rFonts w:hint="eastAsia"/>
            <w:szCs w:val="24"/>
          </w:rPr>
          <w:delText>故</w:delText>
        </w:r>
      </w:del>
      <w:r>
        <w:rPr>
          <w:rFonts w:hint="eastAsia"/>
          <w:szCs w:val="24"/>
        </w:rPr>
        <w:t>该出资行为有效。</w:t>
      </w:r>
      <w:del w:id="480" w:author="Clarie" w:date="2026-01-20T02:12:00Z">
        <w:r>
          <w:rPr>
            <w:rStyle w:val="af"/>
            <w:szCs w:val="24"/>
          </w:rPr>
          <w:footnoteReference w:id="52"/>
        </w:r>
        <w:r>
          <w:rPr>
            <w:rFonts w:hint="eastAsia"/>
            <w:szCs w:val="24"/>
          </w:rPr>
          <w:delText>在“上海伟仁投资（集团）有限公司与上海汉光陶瓷股份有限公司股东出资纠纷案”（以下简称“伟仁诉汉光案”）中，法院认</w:delText>
        </w:r>
        <w:r>
          <w:rPr>
            <w:rFonts w:hint="eastAsia"/>
            <w:szCs w:val="24"/>
            <w:lang w:eastAsia="zh"/>
          </w:rPr>
          <w:delText>为</w:delText>
        </w:r>
        <w:r>
          <w:rPr>
            <w:rFonts w:hint="eastAsia"/>
            <w:szCs w:val="24"/>
          </w:rPr>
          <w:delText>上海汉光公司出资的范围包括汉光瓷坯釉专有技术使用权、注册商标使用权、高温釉下彩发明专利使用权等无形资产出资义务。</w:delText>
        </w:r>
      </w:del>
      <w:r>
        <w:rPr>
          <w:rFonts w:hint="eastAsia"/>
          <w:szCs w:val="24"/>
        </w:rPr>
        <w:t> </w:t>
      </w:r>
      <w:del w:id="482" w:author="Clarie" w:date="2026-01-20T02:12:00Z">
        <w:r>
          <w:rPr>
            <w:rStyle w:val="af"/>
            <w:szCs w:val="24"/>
          </w:rPr>
          <w:footnoteReference w:id="53"/>
        </w:r>
      </w:del>
    </w:p>
    <w:p w14:paraId="659C8DBD" w14:textId="77777777" w:rsidR="006B7646" w:rsidRDefault="00000000">
      <w:pPr>
        <w:ind w:firstLine="480"/>
        <w:rPr>
          <w:szCs w:val="24"/>
        </w:rPr>
      </w:pPr>
      <w:r>
        <w:rPr>
          <w:rFonts w:hint="eastAsia"/>
          <w:szCs w:val="24"/>
        </w:rPr>
        <w:t>最后，从比较法层面上来看，域外公司法中仅要求出资的资产具有一定的财产属性，其价值可以被评估认定，但并未要求其必须转让至公司名下，故而股权对价的可转让性实则并非股权出资的必备要素。根据美国公司法的规定可知，无论是有形资产还是无形资产，股东都可以用以作价出资。对于无形资产而言，董事会负有对无形资产进行评估的义务，以确保无形资产提供的对价是充分的。</w:t>
      </w:r>
      <w:r>
        <w:rPr>
          <w:rStyle w:val="af"/>
          <w:szCs w:val="24"/>
        </w:rPr>
        <w:footnoteReference w:id="54"/>
      </w:r>
      <w:del w:id="486" w:author="Clarie" w:date="2026-01-22T01:40:00Z">
        <w:r>
          <w:rPr>
            <w:rFonts w:hint="eastAsia"/>
            <w:szCs w:val="24"/>
          </w:rPr>
          <w:delText>而</w:delText>
        </w:r>
      </w:del>
      <w:r>
        <w:rPr>
          <w:rFonts w:hint="eastAsia"/>
          <w:szCs w:val="24"/>
        </w:rPr>
        <w:t>德国法上对于无形资产的出资采取更为严格的规定，</w:t>
      </w:r>
      <w:del w:id="487" w:author="Clarie" w:date="2026-01-21T01:09:00Z">
        <w:r>
          <w:rPr>
            <w:rFonts w:hint="eastAsia"/>
            <w:szCs w:val="24"/>
          </w:rPr>
          <w:delText>比</w:delText>
        </w:r>
      </w:del>
      <w:r>
        <w:rPr>
          <w:rFonts w:hint="eastAsia"/>
          <w:szCs w:val="24"/>
        </w:rPr>
        <w:t>如在企业制公司中不允许适用非货币以外的出资方式，</w:t>
      </w:r>
      <w:del w:id="488" w:author="Clarie" w:date="2026-01-21T01:09:00Z">
        <w:r>
          <w:rPr>
            <w:rFonts w:hint="eastAsia"/>
            <w:szCs w:val="24"/>
          </w:rPr>
          <w:delText>在股份制公司中禁止以劳务出资，</w:delText>
        </w:r>
      </w:del>
      <w:r>
        <w:rPr>
          <w:rFonts w:hint="eastAsia"/>
          <w:szCs w:val="24"/>
        </w:rPr>
        <w:t>同时其还规定有限责任公司及股份有限公司中，无形资产必须要具有一定的价值并被评估才可以出资。</w:t>
      </w:r>
      <w:r>
        <w:rPr>
          <w:rStyle w:val="af"/>
          <w:szCs w:val="24"/>
        </w:rPr>
        <w:footnoteReference w:id="55"/>
      </w:r>
      <w:del w:id="490" w:author="Clarie" w:date="2026-01-22T01:40:00Z">
        <w:r>
          <w:rPr>
            <w:rFonts w:hint="eastAsia"/>
            <w:szCs w:val="24"/>
          </w:rPr>
          <w:delText>相较于前两者，</w:delText>
        </w:r>
      </w:del>
      <w:r>
        <w:rPr>
          <w:rFonts w:hint="eastAsia"/>
          <w:szCs w:val="24"/>
        </w:rPr>
        <w:t>英国公司法采取的较为折中的方式，其规定股东可以以无形资产出资，但在公众公司中禁止劳务出资，且唯有如流通性债务般可被评估的债务才可以被用以出资；并且其还规定了在公众公司中无形资产出资一般需经过强制性评估。</w:t>
      </w:r>
      <w:r>
        <w:rPr>
          <w:rStyle w:val="af"/>
          <w:szCs w:val="24"/>
        </w:rPr>
        <w:footnoteReference w:id="56"/>
      </w:r>
      <w:r>
        <w:rPr>
          <w:szCs w:val="24"/>
        </w:rPr>
        <w:t xml:space="preserve"> </w:t>
      </w:r>
      <w:r>
        <w:rPr>
          <w:rFonts w:hint="eastAsia"/>
          <w:szCs w:val="24"/>
        </w:rPr>
        <w:t>因此，在域外法中，强制性评估是非货币出资的必备要素，但非货币资产无需真正移转至公司名下</w:t>
      </w:r>
      <w:del w:id="492" w:author="Clarie" w:date="2026-01-22T01:41:00Z">
        <w:r>
          <w:rPr>
            <w:rFonts w:hint="eastAsia"/>
            <w:szCs w:val="24"/>
          </w:rPr>
          <w:delText>，因此从比较法视野中亦可得出许可出资的可操作性</w:delText>
        </w:r>
      </w:del>
      <w:r>
        <w:rPr>
          <w:rFonts w:hint="eastAsia"/>
          <w:szCs w:val="24"/>
        </w:rPr>
        <w:t>。</w:t>
      </w:r>
    </w:p>
    <w:p w14:paraId="2B2A6EE4" w14:textId="77777777" w:rsidR="006B7646" w:rsidRDefault="00000000">
      <w:pPr>
        <w:ind w:firstLine="480"/>
        <w:rPr>
          <w:del w:id="493" w:author="Clarie" w:date="2026-01-22T01:44:00Z"/>
          <w:szCs w:val="24"/>
        </w:rPr>
      </w:pPr>
      <w:del w:id="494" w:author="Clarie" w:date="2026-01-22T01:44:00Z">
        <w:r>
          <w:rPr>
            <w:rFonts w:hint="eastAsia"/>
            <w:szCs w:val="24"/>
          </w:rPr>
          <w:delText>然囿于目前《公司法》之规定，需要对此作出合理解释并囊括在现有出资体系中。有关使用权（独占）许可的法律属性存在多重学说</w:delText>
        </w:r>
        <w:r>
          <w:rPr>
            <w:rStyle w:val="af"/>
            <w:szCs w:val="24"/>
          </w:rPr>
          <w:footnoteReference w:id="57"/>
        </w:r>
        <w:r>
          <w:rPr>
            <w:rFonts w:hint="eastAsia"/>
            <w:szCs w:val="24"/>
          </w:rPr>
          <w:delText>，笔者认为，因使用权所产生的价值实际表现为一定期限的使用费形式，因此可以将该使用权的让与认定为有权请求他人支付使用费这一债权请求权的转让，并将其归入“债权出资”的类型进行规制。</w:delText>
        </w:r>
      </w:del>
    </w:p>
    <w:p w14:paraId="54258F18" w14:textId="77777777" w:rsidR="006B7646" w:rsidRDefault="00000000">
      <w:pPr>
        <w:ind w:firstLine="480"/>
        <w:rPr>
          <w:szCs w:val="24"/>
        </w:rPr>
      </w:pPr>
      <w:r>
        <w:rPr>
          <w:rFonts w:hint="eastAsia"/>
          <w:szCs w:val="24"/>
        </w:rPr>
        <w:t>综上所述，《公司法》第</w:t>
      </w:r>
      <w:r>
        <w:rPr>
          <w:rFonts w:hint="eastAsia"/>
          <w:szCs w:val="24"/>
        </w:rPr>
        <w:t>48</w:t>
      </w:r>
      <w:r>
        <w:rPr>
          <w:rFonts w:hint="eastAsia"/>
          <w:szCs w:val="24"/>
        </w:rPr>
        <w:t>条的“可转让性”范畴大于霍菲尔德理论中的转让之概念，</w:t>
      </w:r>
      <w:r>
        <w:rPr>
          <w:rFonts w:hint="eastAsia"/>
          <w:szCs w:val="24"/>
          <w:lang w:eastAsia="zh"/>
        </w:rPr>
        <w:t>非货币资产可以通过实质转让、形式转让、许可三种方式进行出资。同时</w:t>
      </w:r>
      <w:r>
        <w:rPr>
          <w:rFonts w:hint="eastAsia"/>
          <w:szCs w:val="24"/>
        </w:rPr>
        <w:t>结合前述两类数据产权的财产权属性，</w:t>
      </w:r>
      <w:r>
        <w:rPr>
          <w:rFonts w:hint="eastAsia"/>
        </w:rPr>
        <w:t>公开数据演变的数据产权可通过形式转让的方式加以出资，非公开数据演变的数据产权可通过形式转让或许可的方式加以出资。</w:t>
      </w:r>
    </w:p>
    <w:p w14:paraId="22ABB4EE" w14:textId="77777777" w:rsidR="006B7646" w:rsidRDefault="00000000">
      <w:pPr>
        <w:pStyle w:val="4"/>
      </w:pPr>
      <w:bookmarkStart w:id="496" w:name="_Toc209226039"/>
      <w:bookmarkStart w:id="497" w:name="_Toc194351421"/>
      <w:bookmarkStart w:id="498" w:name="_Toc193749540"/>
      <w:r>
        <w:rPr>
          <w:rFonts w:hint="eastAsia"/>
        </w:rPr>
        <w:t xml:space="preserve">2. </w:t>
      </w:r>
      <w:r>
        <w:rPr>
          <w:rFonts w:hint="eastAsia"/>
        </w:rPr>
        <w:t>程序：数据资产的交付规则</w:t>
      </w:r>
      <w:bookmarkEnd w:id="496"/>
      <w:bookmarkEnd w:id="497"/>
      <w:bookmarkEnd w:id="498"/>
    </w:p>
    <w:p w14:paraId="76F0B00F" w14:textId="77777777" w:rsidR="006B7646" w:rsidRDefault="00000000">
      <w:pPr>
        <w:ind w:firstLine="480"/>
        <w:rPr>
          <w:szCs w:val="24"/>
        </w:rPr>
      </w:pPr>
      <w:r>
        <w:rPr>
          <w:rFonts w:hint="eastAsia"/>
          <w:szCs w:val="24"/>
        </w:rPr>
        <w:t>基于上文，权利人可将公开数据演变的数据产权通过形式转让的方式加以出资，非公开数据演变的数据产权可通过</w:t>
      </w:r>
      <w:r>
        <w:rPr>
          <w:rFonts w:hint="eastAsia"/>
          <w:szCs w:val="24"/>
          <w:lang w:eastAsia="zh"/>
        </w:rPr>
        <w:t>形式转让或</w:t>
      </w:r>
      <w:r>
        <w:rPr>
          <w:rFonts w:hint="eastAsia"/>
          <w:szCs w:val="24"/>
        </w:rPr>
        <w:t>许可的方式加以出资。但从实践角度上来看，无论是形式转让还是数据资产使用权的实际交付均会影响股东完全出资的认定、公司破产清算时的剩余资产范围认定，同时还会涉及到不特定第三人的合理信赖。故有必要对数据资产的交付规则予以说明：</w:t>
      </w:r>
    </w:p>
    <w:p w14:paraId="478E95B9" w14:textId="77777777" w:rsidR="006B7646" w:rsidRDefault="00000000">
      <w:pPr>
        <w:ind w:firstLine="480"/>
        <w:rPr>
          <w:szCs w:val="24"/>
        </w:rPr>
      </w:pPr>
      <w:r>
        <w:rPr>
          <w:rFonts w:hint="eastAsia"/>
          <w:szCs w:val="24"/>
        </w:rPr>
        <w:t>第一，公司与出资股东之间需要存在有效的《出资协议》及《授权</w:t>
      </w:r>
      <w:r>
        <w:rPr>
          <w:rFonts w:hint="eastAsia"/>
          <w:szCs w:val="24"/>
        </w:rPr>
        <w:t>/</w:t>
      </w:r>
      <w:r>
        <w:rPr>
          <w:rFonts w:hint="eastAsia"/>
          <w:szCs w:val="24"/>
        </w:rPr>
        <w:t>许可协议》。在出资股东与公司的出资过程中，双方之间必然会存在设立双方当事人之间的出资关系的《出资协议》与确认数据资产</w:t>
      </w:r>
      <w:del w:id="499" w:author="Clarie" w:date="2026-01-22T01:10:00Z">
        <w:r>
          <w:rPr>
            <w:rFonts w:hint="eastAsia"/>
            <w:szCs w:val="24"/>
          </w:rPr>
          <w:delText>出资</w:delText>
        </w:r>
      </w:del>
      <w:ins w:id="500" w:author="Clarie" w:date="2026-01-22T01:12:00Z">
        <w:r>
          <w:rPr>
            <w:rFonts w:hint="eastAsia"/>
            <w:szCs w:val="24"/>
            <w:lang w:eastAsia="zh"/>
          </w:rPr>
          <w:t>入股</w:t>
        </w:r>
      </w:ins>
      <w:r>
        <w:rPr>
          <w:rFonts w:hint="eastAsia"/>
          <w:szCs w:val="24"/>
        </w:rPr>
        <w:t>的具体方式的《授权</w:t>
      </w:r>
      <w:r>
        <w:rPr>
          <w:rFonts w:hint="eastAsia"/>
          <w:szCs w:val="24"/>
        </w:rPr>
        <w:t>/</w:t>
      </w:r>
      <w:r>
        <w:rPr>
          <w:rFonts w:hint="eastAsia"/>
          <w:szCs w:val="24"/>
        </w:rPr>
        <w:t>许可协议》。由于上述两项协议均在合同的范畴内，故亦应当遵守《民法典》中的有关规定。</w:t>
      </w:r>
    </w:p>
    <w:p w14:paraId="71FF33E6" w14:textId="77777777" w:rsidR="006B7646" w:rsidRDefault="00000000">
      <w:pPr>
        <w:ind w:firstLine="480"/>
        <w:rPr>
          <w:szCs w:val="24"/>
        </w:rPr>
      </w:pPr>
      <w:r>
        <w:rPr>
          <w:rFonts w:hint="eastAsia"/>
          <w:szCs w:val="24"/>
        </w:rPr>
        <w:t>一方面，根据《民法典》第</w:t>
      </w:r>
      <w:r>
        <w:rPr>
          <w:rFonts w:hint="eastAsia"/>
          <w:szCs w:val="24"/>
        </w:rPr>
        <w:t>143</w:t>
      </w:r>
      <w:r>
        <w:rPr>
          <w:rFonts w:hint="eastAsia"/>
          <w:szCs w:val="24"/>
        </w:rPr>
        <w:t>条之规定，双方当事人在签订上述协议时需满足合同的生效要件，出资股东与公司均为完全民事责任能力人，因此双方有基于自己的意志独立决策的能力，也能够对出资中的获益及权利、风险与责任加以正确和理性的分析，且协议签订过程中双方意思表示需真实，出资的内容亦需不违法悖俗，以此保证上述协议能够真实有效，并可以作为出资履行的基础。根据《最高人民法院关于适用《中华人民共和国民法典》合同编通则若干问题的解释》第</w:t>
      </w:r>
      <w:r>
        <w:rPr>
          <w:rFonts w:hint="eastAsia"/>
          <w:szCs w:val="24"/>
        </w:rPr>
        <w:t>3</w:t>
      </w:r>
      <w:r>
        <w:rPr>
          <w:rFonts w:hint="eastAsia"/>
          <w:szCs w:val="24"/>
        </w:rPr>
        <w:t>条之规定，上述协议中只要包含事人姓名或者名称、标的和数量，合同即可成立。</w:t>
      </w:r>
    </w:p>
    <w:p w14:paraId="32B422D6" w14:textId="77777777" w:rsidR="006B7646" w:rsidRDefault="00000000">
      <w:pPr>
        <w:ind w:firstLine="480"/>
        <w:rPr>
          <w:szCs w:val="24"/>
        </w:rPr>
      </w:pPr>
      <w:r>
        <w:rPr>
          <w:rFonts w:hint="eastAsia"/>
          <w:szCs w:val="24"/>
        </w:rPr>
        <w:t>另一方面，为了更加明确出资的具体内容和方式以免产生嗣后争端</w:t>
      </w:r>
      <w:r>
        <w:rPr>
          <w:rStyle w:val="af"/>
          <w:szCs w:val="24"/>
        </w:rPr>
        <w:footnoteReference w:id="58"/>
      </w:r>
      <w:r>
        <w:rPr>
          <w:rFonts w:hint="eastAsia"/>
          <w:szCs w:val="24"/>
        </w:rPr>
        <w:t>，笔者认为双方当事人在上述协议中还应当就以下事项达成对向一致的意思表示：（</w:t>
      </w:r>
      <w:r>
        <w:rPr>
          <w:rFonts w:hint="eastAsia"/>
          <w:szCs w:val="24"/>
        </w:rPr>
        <w:t>1</w:t>
      </w:r>
      <w:r>
        <w:rPr>
          <w:rFonts w:hint="eastAsia"/>
          <w:szCs w:val="24"/>
        </w:rPr>
        <w:t>）针对不同类型的数据产权，需要明确形式转让授权或出资许可的形式。如前所述，公开数据演变的数据产权虽然不涉及权利的真实移转，但亦需要确认授权的范围，而对于非公开数据演变的数据产权，双方需要确认通过独占许可、排他许可或是普通许可的方式进行出资的形式；（</w:t>
      </w:r>
      <w:r>
        <w:rPr>
          <w:rFonts w:hint="eastAsia"/>
          <w:szCs w:val="24"/>
        </w:rPr>
        <w:t>2</w:t>
      </w:r>
      <w:r>
        <w:rPr>
          <w:rFonts w:hint="eastAsia"/>
          <w:szCs w:val="24"/>
        </w:rPr>
        <w:t>）明确被出资的数据资产的归属</w:t>
      </w:r>
      <w:r>
        <w:rPr>
          <w:rFonts w:hint="eastAsia"/>
          <w:szCs w:val="24"/>
          <w:lang w:eastAsia="zh"/>
        </w:rPr>
        <w:t>主体</w:t>
      </w:r>
      <w:r>
        <w:rPr>
          <w:rFonts w:hint="eastAsia"/>
          <w:szCs w:val="24"/>
        </w:rPr>
        <w:t>，现今针对数据资产已存在多种登记方法以达确</w:t>
      </w:r>
      <w:r>
        <w:rPr>
          <w:rFonts w:hint="eastAsia"/>
          <w:szCs w:val="24"/>
          <w:lang w:eastAsia="zh"/>
        </w:rPr>
        <w:t>认</w:t>
      </w:r>
      <w:r>
        <w:rPr>
          <w:rFonts w:hint="eastAsia"/>
          <w:szCs w:val="24"/>
        </w:rPr>
        <w:t>和公示之效</w:t>
      </w:r>
      <w:r>
        <w:rPr>
          <w:rStyle w:val="af"/>
          <w:szCs w:val="24"/>
        </w:rPr>
        <w:footnoteReference w:id="59"/>
      </w:r>
      <w:r>
        <w:rPr>
          <w:rFonts w:hint="eastAsia"/>
          <w:szCs w:val="24"/>
        </w:rPr>
        <w:t>，故在协议中应写明股东为数据资产的权利人</w:t>
      </w:r>
      <w:r>
        <w:rPr>
          <w:rFonts w:hint="eastAsia"/>
          <w:szCs w:val="24"/>
          <w:lang w:eastAsia="zh"/>
        </w:rPr>
        <w:t>或持有人</w:t>
      </w:r>
      <w:r>
        <w:rPr>
          <w:rFonts w:hint="eastAsia"/>
          <w:szCs w:val="24"/>
        </w:rPr>
        <w:t>，公司也应尽到合理的审查义务（如查看权利登记证书），同时双方当事人可就权属保证、权利瑕疵归责等事项作出约定；（</w:t>
      </w:r>
      <w:r>
        <w:rPr>
          <w:rFonts w:hint="eastAsia"/>
          <w:szCs w:val="24"/>
        </w:rPr>
        <w:t>3</w:t>
      </w:r>
      <w:r>
        <w:rPr>
          <w:rFonts w:hint="eastAsia"/>
          <w:szCs w:val="24"/>
        </w:rPr>
        <w:t>）价格评估条款，对于非货币出资而言，正确的评估价格尤为重要，亦是双方未来诉争的主要争议焦点。故双方当事人应当在合同中对数据资产</w:t>
      </w:r>
      <w:del w:id="501" w:author="Clarie" w:date="2026-01-21T01:19:00Z">
        <w:r>
          <w:rPr>
            <w:rFonts w:hint="eastAsia"/>
            <w:szCs w:val="24"/>
          </w:rPr>
          <w:delText>使用权</w:delText>
        </w:r>
      </w:del>
      <w:r>
        <w:rPr>
          <w:rFonts w:hint="eastAsia"/>
          <w:szCs w:val="24"/>
        </w:rPr>
        <w:t>具体的评估方法、评估标准、评估流程和评估结果进行明确约定；（</w:t>
      </w:r>
      <w:r>
        <w:rPr>
          <w:rFonts w:hint="eastAsia"/>
          <w:szCs w:val="24"/>
        </w:rPr>
        <w:t>4</w:t>
      </w:r>
      <w:r>
        <w:rPr>
          <w:rFonts w:hint="eastAsia"/>
          <w:szCs w:val="24"/>
        </w:rPr>
        <w:t>）明确双方的权利义务，虽《公司法》中已对出资关系中各方当事人的权利义务作出规定，然当事人可在此基础上进行补充约定，如瑕疵出资的违约责任及资本充实责任等内容；（</w:t>
      </w:r>
      <w:r>
        <w:rPr>
          <w:rFonts w:hint="eastAsia"/>
          <w:szCs w:val="24"/>
        </w:rPr>
        <w:t>5</w:t>
      </w:r>
      <w:r>
        <w:rPr>
          <w:rFonts w:hint="eastAsia"/>
          <w:szCs w:val="24"/>
        </w:rPr>
        <w:t>）明确数据资产的移转手续</w:t>
      </w:r>
      <w:ins w:id="502" w:author="Clarie" w:date="2026-01-21T01:19:00Z">
        <w:r>
          <w:rPr>
            <w:rFonts w:hint="eastAsia"/>
            <w:szCs w:val="24"/>
            <w:lang w:eastAsia="zh"/>
          </w:rPr>
          <w:t>、</w:t>
        </w:r>
      </w:ins>
      <w:del w:id="503" w:author="Clarie" w:date="2026-01-21T01:19:00Z">
        <w:r>
          <w:rPr>
            <w:rFonts w:hint="eastAsia"/>
            <w:szCs w:val="24"/>
          </w:rPr>
          <w:delText>和</w:delText>
        </w:r>
      </w:del>
      <w:r>
        <w:rPr>
          <w:rFonts w:hint="eastAsia"/>
          <w:szCs w:val="24"/>
        </w:rPr>
        <w:t>方式</w:t>
      </w:r>
      <w:ins w:id="504" w:author="Clarie" w:date="2026-01-21T01:19:00Z">
        <w:r>
          <w:rPr>
            <w:rFonts w:hint="eastAsia"/>
            <w:szCs w:val="24"/>
            <w:lang w:eastAsia="zh"/>
          </w:rPr>
          <w:t>和期限</w:t>
        </w:r>
      </w:ins>
      <w:r>
        <w:rPr>
          <w:rFonts w:hint="eastAsia"/>
          <w:szCs w:val="24"/>
        </w:rPr>
        <w:t>。</w:t>
      </w:r>
    </w:p>
    <w:p w14:paraId="79B7968A" w14:textId="77777777" w:rsidR="006B7646" w:rsidRDefault="00000000">
      <w:pPr>
        <w:ind w:firstLine="480"/>
        <w:rPr>
          <w:del w:id="505" w:author="Clarie" w:date="2026-01-21T22:08:00Z"/>
          <w:szCs w:val="24"/>
        </w:rPr>
      </w:pPr>
      <w:r>
        <w:rPr>
          <w:rFonts w:hint="eastAsia"/>
          <w:szCs w:val="24"/>
        </w:rPr>
        <w:t>第二，办理</w:t>
      </w:r>
      <w:r>
        <w:rPr>
          <w:rFonts w:hint="eastAsia"/>
          <w:szCs w:val="24"/>
          <w:lang w:eastAsia="zh"/>
        </w:rPr>
        <w:t>交付</w:t>
      </w:r>
      <w:r>
        <w:rPr>
          <w:rFonts w:hint="eastAsia"/>
          <w:szCs w:val="24"/>
        </w:rPr>
        <w:t>手续。在数据资产</w:t>
      </w:r>
      <w:ins w:id="506" w:author="Clarie" w:date="2026-01-22T01:13:00Z">
        <w:r>
          <w:rPr>
            <w:rFonts w:hint="eastAsia"/>
            <w:szCs w:val="24"/>
            <w:lang w:eastAsia="zh"/>
          </w:rPr>
          <w:t>入股</w:t>
        </w:r>
      </w:ins>
      <w:del w:id="507" w:author="Clarie" w:date="2026-01-22T01:13:00Z">
        <w:r>
          <w:rPr>
            <w:rFonts w:hint="eastAsia"/>
            <w:szCs w:val="24"/>
          </w:rPr>
          <w:delText>出资</w:delText>
        </w:r>
      </w:del>
      <w:r>
        <w:rPr>
          <w:rFonts w:hint="eastAsia"/>
          <w:szCs w:val="24"/>
        </w:rPr>
        <w:t>过程中，为了使该笔数据资产能够在日常经营中被公司使用，并根据《最高人民法院关于适用《中华人民共和国公司法》若干问题的规定（三）》（以下简称《公司法解释三》）第</w:t>
      </w:r>
      <w:r>
        <w:rPr>
          <w:rFonts w:hint="eastAsia"/>
          <w:szCs w:val="24"/>
        </w:rPr>
        <w:t>10</w:t>
      </w:r>
      <w:r>
        <w:rPr>
          <w:rFonts w:hint="eastAsia"/>
          <w:szCs w:val="24"/>
        </w:rPr>
        <w:t>条之规定，故而需要履行交付的手续。</w:t>
      </w:r>
    </w:p>
    <w:p w14:paraId="5488DBC1" w14:textId="77777777" w:rsidR="006B7646" w:rsidRDefault="006B7646">
      <w:pPr>
        <w:ind w:firstLine="480"/>
        <w:rPr>
          <w:ins w:id="508" w:author="Clarie" w:date="2026-01-21T21:02:00Z"/>
          <w:szCs w:val="24"/>
          <w:lang w:eastAsia="zh"/>
        </w:rPr>
      </w:pPr>
    </w:p>
    <w:p w14:paraId="3B83B07A" w14:textId="77777777" w:rsidR="006B7646" w:rsidRDefault="00000000">
      <w:pPr>
        <w:ind w:firstLine="480"/>
        <w:rPr>
          <w:ins w:id="509" w:author="Clarie" w:date="2026-01-21T22:08:00Z"/>
        </w:rPr>
      </w:pPr>
      <w:ins w:id="510" w:author="Clarie" w:date="2026-01-21T20:50:00Z">
        <w:r>
          <w:rPr>
            <w:rFonts w:hint="eastAsia"/>
            <w:szCs w:val="24"/>
            <w:lang w:eastAsia="zh"/>
          </w:rPr>
          <w:t>首先</w:t>
        </w:r>
      </w:ins>
      <w:commentRangeStart w:id="511"/>
      <w:commentRangeStart w:id="512"/>
      <w:del w:id="513" w:author="Clarie" w:date="2026-01-21T20:50:00Z">
        <w:r>
          <w:rPr>
            <w:rFonts w:hint="eastAsia"/>
            <w:szCs w:val="24"/>
          </w:rPr>
          <w:delText>一方面</w:delText>
        </w:r>
      </w:del>
      <w:r>
        <w:rPr>
          <w:rFonts w:hint="eastAsia"/>
          <w:szCs w:val="24"/>
        </w:rPr>
        <w:t>，数据资产的交付</w:t>
      </w:r>
      <w:r>
        <w:rPr>
          <w:rFonts w:hint="eastAsia"/>
          <w:szCs w:val="24"/>
          <w:lang w:eastAsia="zh"/>
        </w:rPr>
        <w:t>均</w:t>
      </w:r>
      <w:r>
        <w:rPr>
          <w:rFonts w:hint="eastAsia"/>
          <w:szCs w:val="24"/>
        </w:rPr>
        <w:t>不涉及真正的产权移转。</w:t>
      </w:r>
      <w:ins w:id="514" w:author="Clarie" w:date="2026-01-21T01:10:00Z">
        <w:r>
          <w:rPr>
            <w:rFonts w:hint="eastAsia"/>
            <w:szCs w:val="24"/>
            <w:lang w:eastAsia="zh"/>
          </w:rPr>
          <w:t>如前所述，</w:t>
        </w:r>
      </w:ins>
      <w:ins w:id="515" w:author="Clarie" w:date="2026-01-21T23:29:00Z">
        <w:r>
          <w:rPr>
            <w:rFonts w:hint="eastAsia"/>
            <w:szCs w:val="24"/>
            <w:lang w:eastAsia="zh"/>
          </w:rPr>
          <w:t>一方面</w:t>
        </w:r>
      </w:ins>
      <w:del w:id="516" w:author="Clarie" w:date="2026-01-21T23:29:00Z">
        <w:r>
          <w:rPr>
            <w:rFonts w:hint="eastAsia"/>
            <w:szCs w:val="24"/>
          </w:rPr>
          <w:delText>首先</w:delText>
        </w:r>
      </w:del>
      <w:r>
        <w:rPr>
          <w:rFonts w:hint="eastAsia"/>
          <w:szCs w:val="24"/>
        </w:rPr>
        <w:t>，</w:t>
      </w:r>
      <w:del w:id="517" w:author="Clarie" w:date="2026-01-21T01:10:00Z">
        <w:r>
          <w:rPr>
            <w:rFonts w:hint="eastAsia"/>
            <w:szCs w:val="24"/>
          </w:rPr>
          <w:delText>如前所述，</w:delText>
        </w:r>
      </w:del>
      <w:r>
        <w:rPr>
          <w:rFonts w:hint="eastAsia"/>
          <w:szCs w:val="24"/>
        </w:rPr>
        <w:t>形式转让不涉及</w:t>
      </w:r>
      <w:ins w:id="518" w:author="Clarie" w:date="2026-01-21T01:40:00Z">
        <w:r>
          <w:rPr>
            <w:rFonts w:hint="eastAsia"/>
            <w:szCs w:val="24"/>
            <w:lang w:eastAsia="zh"/>
          </w:rPr>
          <w:t>实质</w:t>
        </w:r>
      </w:ins>
      <w:del w:id="519" w:author="Clarie" w:date="2026-01-21T01:26:00Z">
        <w:r>
          <w:rPr>
            <w:rFonts w:hint="eastAsia"/>
            <w:szCs w:val="24"/>
          </w:rPr>
          <w:delText>真正</w:delText>
        </w:r>
      </w:del>
      <w:r>
        <w:rPr>
          <w:rFonts w:hint="eastAsia"/>
          <w:szCs w:val="24"/>
        </w:rPr>
        <w:t>权利的移转</w:t>
      </w:r>
      <w:r>
        <w:rPr>
          <w:rFonts w:hint="eastAsia"/>
          <w:szCs w:val="24"/>
          <w:lang w:eastAsia="zh"/>
        </w:rPr>
        <w:t>，而属于</w:t>
      </w:r>
      <w:ins w:id="520" w:author="Clarie" w:date="2026-01-21T01:40:00Z">
        <w:r>
          <w:rPr>
            <w:rFonts w:hint="eastAsia"/>
            <w:szCs w:val="24"/>
            <w:lang w:eastAsia="zh"/>
          </w:rPr>
          <w:t>物理</w:t>
        </w:r>
      </w:ins>
      <w:r>
        <w:rPr>
          <w:rFonts w:hint="eastAsia"/>
          <w:szCs w:val="24"/>
          <w:lang w:eastAsia="zh"/>
        </w:rPr>
        <w:t>转授</w:t>
      </w:r>
      <w:del w:id="521" w:author="Clarie" w:date="2026-01-21T01:45:00Z">
        <w:r>
          <w:rPr>
            <w:rFonts w:hint="eastAsia"/>
            <w:szCs w:val="24"/>
            <w:lang w:eastAsia="zh"/>
          </w:rPr>
          <w:delText>的合同</w:delText>
        </w:r>
      </w:del>
      <w:r>
        <w:rPr>
          <w:rFonts w:hint="eastAsia"/>
          <w:szCs w:val="24"/>
          <w:lang w:eastAsia="zh"/>
        </w:rPr>
        <w:t>行为</w:t>
      </w:r>
      <w:ins w:id="522" w:author="Clarie" w:date="2026-01-21T01:11:00Z">
        <w:r>
          <w:rPr>
            <w:rFonts w:hint="eastAsia"/>
            <w:szCs w:val="24"/>
            <w:lang w:eastAsia="zh"/>
          </w:rPr>
          <w:t>；</w:t>
        </w:r>
      </w:ins>
      <w:del w:id="523" w:author="Clarie" w:date="2026-01-21T01:11:00Z">
        <w:r>
          <w:rPr>
            <w:rFonts w:hint="eastAsia"/>
            <w:szCs w:val="24"/>
          </w:rPr>
          <w:delText>。</w:delText>
        </w:r>
      </w:del>
      <w:ins w:id="524" w:author="Clarie" w:date="2026-01-21T23:29:00Z">
        <w:r>
          <w:rPr>
            <w:rFonts w:hint="eastAsia"/>
            <w:szCs w:val="24"/>
            <w:lang w:eastAsia="zh"/>
          </w:rPr>
          <w:t>另一方面</w:t>
        </w:r>
      </w:ins>
      <w:del w:id="525" w:author="Clarie" w:date="2026-01-21T23:29:00Z">
        <w:r>
          <w:rPr>
            <w:rFonts w:hint="eastAsia"/>
            <w:szCs w:val="24"/>
          </w:rPr>
          <w:delText>其次</w:delText>
        </w:r>
      </w:del>
      <w:r>
        <w:rPr>
          <w:rFonts w:hint="eastAsia"/>
          <w:szCs w:val="24"/>
        </w:rPr>
        <w:t>，</w:t>
      </w:r>
      <w:ins w:id="526" w:author="Clarie" w:date="2026-01-21T01:25:00Z">
        <w:r>
          <w:rPr>
            <w:rFonts w:hint="eastAsia"/>
            <w:szCs w:val="24"/>
            <w:lang w:eastAsia="zh"/>
          </w:rPr>
          <w:t>许可表现为许可方</w:t>
        </w:r>
      </w:ins>
      <w:ins w:id="527" w:author="Clarie" w:date="2026-01-21T01:26:00Z">
        <w:r>
          <w:rPr>
            <w:rFonts w:hint="eastAsia"/>
            <w:szCs w:val="24"/>
            <w:lang w:eastAsia="zh"/>
          </w:rPr>
          <w:t>仅</w:t>
        </w:r>
      </w:ins>
      <w:ins w:id="528" w:author="Clarie" w:date="2026-01-21T01:24:00Z">
        <w:r>
          <w:rPr>
            <w:rFonts w:hint="eastAsia"/>
            <w:szCs w:val="24"/>
            <w:lang w:eastAsia="zh"/>
          </w:rPr>
          <w:t>豁免被许可方不使用</w:t>
        </w:r>
      </w:ins>
      <w:ins w:id="529" w:author="Clarie" w:date="2026-01-21T01:25:00Z">
        <w:r>
          <w:rPr>
            <w:rFonts w:hint="eastAsia"/>
            <w:szCs w:val="24"/>
            <w:lang w:eastAsia="zh"/>
          </w:rPr>
          <w:t>其</w:t>
        </w:r>
      </w:ins>
      <w:ins w:id="530" w:author="Clarie" w:date="2026-01-21T01:24:00Z">
        <w:r>
          <w:rPr>
            <w:rFonts w:hint="eastAsia"/>
            <w:szCs w:val="24"/>
            <w:lang w:eastAsia="zh"/>
          </w:rPr>
          <w:t>数据资产的义务</w:t>
        </w:r>
      </w:ins>
      <w:ins w:id="531" w:author="Clarie" w:date="2026-01-21T01:26:00Z">
        <w:r>
          <w:rPr>
            <w:rFonts w:hint="eastAsia"/>
            <w:szCs w:val="24"/>
            <w:lang w:eastAsia="zh"/>
          </w:rPr>
          <w:t>并</w:t>
        </w:r>
      </w:ins>
      <w:ins w:id="532" w:author="Clarie" w:date="2026-01-21T01:24:00Z">
        <w:r>
          <w:rPr>
            <w:rFonts w:hint="eastAsia"/>
            <w:szCs w:val="24"/>
            <w:lang w:eastAsia="zh"/>
          </w:rPr>
          <w:t>保留自身权利</w:t>
        </w:r>
      </w:ins>
      <w:ins w:id="533" w:author="Clarie" w:date="2026-01-21T01:33:00Z">
        <w:r>
          <w:rPr>
            <w:rFonts w:hint="eastAsia"/>
            <w:szCs w:val="24"/>
            <w:lang w:eastAsia="zh"/>
          </w:rPr>
          <w:t>的形式</w:t>
        </w:r>
      </w:ins>
      <w:ins w:id="534" w:author="Clarie" w:date="2026-01-21T01:26:00Z">
        <w:r>
          <w:rPr>
            <w:rFonts w:hint="eastAsia"/>
            <w:szCs w:val="24"/>
            <w:lang w:eastAsia="zh"/>
          </w:rPr>
          <w:t>，</w:t>
        </w:r>
      </w:ins>
      <w:ins w:id="535" w:author="Clarie" w:date="2026-01-21T01:34:00Z">
        <w:r>
          <w:rPr>
            <w:rFonts w:hint="eastAsia"/>
            <w:szCs w:val="24"/>
            <w:lang w:eastAsia="zh"/>
          </w:rPr>
          <w:t>在三权分置的</w:t>
        </w:r>
      </w:ins>
      <w:ins w:id="536" w:author="Clarie" w:date="2026-01-21T01:49:00Z">
        <w:r>
          <w:rPr>
            <w:rFonts w:hint="eastAsia"/>
            <w:szCs w:val="24"/>
            <w:lang w:eastAsia="zh"/>
          </w:rPr>
          <w:t>构想下，</w:t>
        </w:r>
      </w:ins>
      <w:ins w:id="537" w:author="Clarie" w:date="2026-01-22T01:14:00Z">
        <w:r>
          <w:rPr>
            <w:rFonts w:hint="eastAsia"/>
            <w:szCs w:val="24"/>
            <w:lang w:eastAsia="zh"/>
          </w:rPr>
          <w:t>股东向公司赋予</w:t>
        </w:r>
      </w:ins>
      <w:ins w:id="538" w:author="Clarie" w:date="2026-01-22T01:15:00Z">
        <w:r>
          <w:rPr>
            <w:rFonts w:hint="eastAsia"/>
            <w:szCs w:val="24"/>
            <w:lang w:eastAsia="zh"/>
          </w:rPr>
          <w:t>了</w:t>
        </w:r>
      </w:ins>
      <w:ins w:id="539" w:author="Clarie" w:date="2026-01-21T01:34:00Z">
        <w:r>
          <w:rPr>
            <w:rFonts w:hint="eastAsia"/>
            <w:szCs w:val="24"/>
            <w:lang w:eastAsia="zh"/>
          </w:rPr>
          <w:t>数据</w:t>
        </w:r>
      </w:ins>
      <w:ins w:id="540" w:author="Clarie" w:date="2026-01-21T01:47:00Z">
        <w:r>
          <w:rPr>
            <w:rFonts w:hint="eastAsia"/>
            <w:szCs w:val="24"/>
            <w:lang w:eastAsia="zh"/>
          </w:rPr>
          <w:t>使用权</w:t>
        </w:r>
      </w:ins>
      <w:ins w:id="541" w:author="Clarie" w:date="2026-01-21T01:36:00Z">
        <w:r>
          <w:rPr>
            <w:rFonts w:hint="eastAsia"/>
            <w:szCs w:val="24"/>
            <w:lang w:eastAsia="zh"/>
          </w:rPr>
          <w:t>，</w:t>
        </w:r>
      </w:ins>
      <w:ins w:id="542" w:author="Clarie" w:date="2026-01-21T01:29:00Z">
        <w:r>
          <w:rPr>
            <w:rFonts w:hint="eastAsia"/>
            <w:szCs w:val="24"/>
          </w:rPr>
          <w:t>“该使用权的权利属性并非一种绝对权，因此不具有对抗任意第三人的法律效果，而是一项弱民事权利”</w:t>
        </w:r>
        <w:r>
          <w:rPr>
            <w:rStyle w:val="af"/>
            <w:szCs w:val="24"/>
          </w:rPr>
          <w:footnoteReference w:id="60"/>
        </w:r>
      </w:ins>
      <w:ins w:id="545" w:author="Clarie" w:date="2026-01-21T01:30:00Z">
        <w:r>
          <w:rPr>
            <w:rFonts w:hint="eastAsia"/>
            <w:szCs w:val="24"/>
            <w:lang w:eastAsia="zh"/>
          </w:rPr>
          <w:t>，</w:t>
        </w:r>
      </w:ins>
      <w:ins w:id="546" w:author="Clarie" w:date="2026-01-21T01:26:00Z">
        <w:r>
          <w:rPr>
            <w:rFonts w:hint="eastAsia"/>
            <w:szCs w:val="24"/>
            <w:lang w:eastAsia="zh"/>
          </w:rPr>
          <w:t>故双方之间产生债之效力，亦</w:t>
        </w:r>
      </w:ins>
      <w:ins w:id="547" w:author="Clarie" w:date="2026-01-21T01:24:00Z">
        <w:r>
          <w:rPr>
            <w:rFonts w:hint="eastAsia"/>
            <w:szCs w:val="24"/>
            <w:lang w:eastAsia="zh"/>
          </w:rPr>
          <w:t>不发生</w:t>
        </w:r>
      </w:ins>
      <w:ins w:id="548" w:author="Clarie" w:date="2026-01-21T01:26:00Z">
        <w:r>
          <w:rPr>
            <w:rFonts w:hint="eastAsia"/>
            <w:szCs w:val="24"/>
            <w:lang w:eastAsia="zh"/>
          </w:rPr>
          <w:t>实质的权利移转。</w:t>
        </w:r>
      </w:ins>
      <w:del w:id="549" w:author="Clarie" w:date="2026-01-21T01:30:00Z">
        <w:r>
          <w:rPr>
            <w:rFonts w:hint="eastAsia"/>
            <w:szCs w:val="24"/>
          </w:rPr>
          <w:delText>根据《数据二十条》的“三权分置”构想，数据资产使用权仅为数据产权人的其中一项权利，</w:delText>
        </w:r>
      </w:del>
      <w:del w:id="550" w:author="Clarie" w:date="2026-01-21T01:29:00Z">
        <w:r>
          <w:rPr>
            <w:rFonts w:hint="eastAsia"/>
            <w:szCs w:val="24"/>
          </w:rPr>
          <w:delText>“该使用权的权利属性并非一种绝对权，因此不具有对抗任意第三人的法律效果，而是一项弱民事权利”</w:delText>
        </w:r>
        <w:r>
          <w:rPr>
            <w:rFonts w:hint="eastAsia"/>
            <w:szCs w:val="24"/>
            <w:lang w:eastAsia="zh"/>
          </w:rPr>
          <w:delText>。</w:delText>
        </w:r>
        <w:r>
          <w:rPr>
            <w:rStyle w:val="af"/>
            <w:szCs w:val="24"/>
          </w:rPr>
          <w:footnoteReference w:id="61"/>
        </w:r>
      </w:del>
      <w:r>
        <w:rPr>
          <w:rFonts w:hint="eastAsia"/>
          <w:szCs w:val="24"/>
        </w:rPr>
        <w:t>因此，</w:t>
      </w:r>
      <w:ins w:id="553" w:author="Clarie" w:date="2026-01-21T01:20:00Z">
        <w:r>
          <w:rPr>
            <w:rFonts w:hint="eastAsia"/>
            <w:szCs w:val="24"/>
            <w:lang w:eastAsia="zh"/>
          </w:rPr>
          <w:t>无论何种出资方式</w:t>
        </w:r>
      </w:ins>
      <w:del w:id="554" w:author="Clarie" w:date="2026-01-21T01:20:00Z">
        <w:r>
          <w:rPr>
            <w:rFonts w:hint="eastAsia"/>
            <w:szCs w:val="24"/>
          </w:rPr>
          <w:delText>数据使用权的交付</w:delText>
        </w:r>
      </w:del>
      <w:ins w:id="555" w:author="Clarie" w:date="2026-01-21T01:20:00Z">
        <w:r>
          <w:rPr>
            <w:rFonts w:hint="eastAsia"/>
            <w:szCs w:val="24"/>
            <w:lang w:eastAsia="zh"/>
          </w:rPr>
          <w:t>均</w:t>
        </w:r>
      </w:ins>
      <w:r>
        <w:rPr>
          <w:rFonts w:hint="eastAsia"/>
          <w:szCs w:val="24"/>
        </w:rPr>
        <w:t>并不会造成数据产权</w:t>
      </w:r>
      <w:ins w:id="556" w:author="Clarie" w:date="2026-01-21T01:20:00Z">
        <w:r>
          <w:rPr>
            <w:rFonts w:hint="eastAsia"/>
            <w:szCs w:val="24"/>
            <w:lang w:eastAsia="zh"/>
          </w:rPr>
          <w:t>这一实质</w:t>
        </w:r>
      </w:ins>
      <w:del w:id="557" w:author="Clarie" w:date="2026-01-21T01:20:00Z">
        <w:r>
          <w:rPr>
            <w:rFonts w:hint="eastAsia"/>
            <w:szCs w:val="24"/>
          </w:rPr>
          <w:delText>中的其他</w:delText>
        </w:r>
      </w:del>
      <w:r>
        <w:rPr>
          <w:rFonts w:hint="eastAsia"/>
          <w:szCs w:val="24"/>
        </w:rPr>
        <w:t>权利发生移转或是产权变更登记</w:t>
      </w:r>
      <w:del w:id="558" w:author="Clarie" w:date="2026-01-21T01:20:00Z">
        <w:r>
          <w:rPr>
            <w:rFonts w:hint="eastAsia"/>
            <w:szCs w:val="24"/>
          </w:rPr>
          <w:delText>，出资股东可以将数据资产复制或共享给公司使用，而公司仅具有使用上述数据资产的权利</w:delText>
        </w:r>
      </w:del>
      <w:r>
        <w:rPr>
          <w:rFonts w:hint="eastAsia"/>
          <w:szCs w:val="24"/>
        </w:rPr>
        <w:t>。</w:t>
      </w:r>
      <w:commentRangeEnd w:id="511"/>
      <w:r>
        <w:commentReference w:id="511"/>
      </w:r>
      <w:commentRangeEnd w:id="512"/>
      <w:r>
        <w:commentReference w:id="512"/>
      </w:r>
    </w:p>
    <w:p w14:paraId="165815B3" w14:textId="77777777" w:rsidR="006B7646" w:rsidRDefault="00000000">
      <w:pPr>
        <w:ind w:firstLine="480"/>
      </w:pPr>
      <w:ins w:id="562" w:author="Clarie" w:date="2026-01-21T22:09:00Z">
        <w:r>
          <w:rPr>
            <w:rFonts w:hint="eastAsia"/>
            <w:szCs w:val="24"/>
            <w:lang w:eastAsia="zh"/>
          </w:rPr>
          <w:t>其次</w:t>
        </w:r>
      </w:ins>
      <w:ins w:id="563" w:author="Clarie" w:date="2026-01-21T22:08:00Z">
        <w:r>
          <w:rPr>
            <w:rFonts w:hint="eastAsia"/>
            <w:szCs w:val="24"/>
            <w:lang w:eastAsia="zh"/>
          </w:rPr>
          <w:t>，原则上仅完成数据资产的交付手续即可认定为</w:t>
        </w:r>
      </w:ins>
      <w:ins w:id="564" w:author="Clarie" w:date="2026-01-21T22:09:00Z">
        <w:r>
          <w:rPr>
            <w:rFonts w:hint="eastAsia"/>
            <w:szCs w:val="24"/>
            <w:lang w:eastAsia="zh"/>
          </w:rPr>
          <w:t>完全</w:t>
        </w:r>
      </w:ins>
      <w:ins w:id="565" w:author="Clarie" w:date="2026-01-21T22:08:00Z">
        <w:r>
          <w:rPr>
            <w:rFonts w:hint="eastAsia"/>
            <w:szCs w:val="24"/>
            <w:lang w:eastAsia="zh"/>
          </w:rPr>
          <w:t>出资。</w:t>
        </w:r>
      </w:ins>
      <w:ins w:id="566" w:author="Clarie" w:date="2026-01-21T23:29:00Z">
        <w:r>
          <w:rPr>
            <w:rFonts w:hint="eastAsia"/>
            <w:szCs w:val="24"/>
            <w:lang w:eastAsia="zh"/>
          </w:rPr>
          <w:t>一方面</w:t>
        </w:r>
      </w:ins>
      <w:ins w:id="567" w:author="Clarie" w:date="2026-01-21T22:08:00Z">
        <w:r>
          <w:rPr>
            <w:rFonts w:hint="eastAsia"/>
            <w:szCs w:val="24"/>
            <w:lang w:eastAsia="zh"/>
          </w:rPr>
          <w:t>，虽</w:t>
        </w:r>
        <w:r>
          <w:rPr>
            <w:rFonts w:hint="eastAsia"/>
            <w:szCs w:val="24"/>
          </w:rPr>
          <w:t>然数据资产与知识产权分属两类财产，但是两者均可通过使用权许可的方式出资，故笔者认为</w:t>
        </w:r>
        <w:r>
          <w:rPr>
            <w:rFonts w:hint="eastAsia"/>
            <w:szCs w:val="24"/>
            <w:lang w:eastAsia="zh"/>
          </w:rPr>
          <w:t>许可备案登记的效力</w:t>
        </w:r>
        <w:r>
          <w:rPr>
            <w:rFonts w:hint="eastAsia"/>
            <w:szCs w:val="24"/>
          </w:rPr>
          <w:t>可以借鉴知识产权许可出资中的规定</w:t>
        </w:r>
        <w:r>
          <w:rPr>
            <w:rFonts w:hint="eastAsia"/>
            <w:szCs w:val="24"/>
            <w:lang w:eastAsia="zh"/>
          </w:rPr>
          <w:t>，该类</w:t>
        </w:r>
      </w:ins>
      <w:ins w:id="568" w:author="Clarie" w:date="2026-01-21T22:11:00Z">
        <w:r>
          <w:rPr>
            <w:rFonts w:hint="eastAsia"/>
            <w:szCs w:val="24"/>
            <w:lang w:eastAsia="zh"/>
          </w:rPr>
          <w:t>备案登记</w:t>
        </w:r>
      </w:ins>
      <w:ins w:id="569" w:author="Clarie" w:date="2026-01-21T22:12:00Z">
        <w:r>
          <w:rPr>
            <w:rFonts w:hint="eastAsia"/>
            <w:szCs w:val="24"/>
            <w:lang w:eastAsia="zh"/>
          </w:rPr>
          <w:t>仅具有较弱的公示力</w:t>
        </w:r>
      </w:ins>
      <w:ins w:id="570" w:author="Clarie" w:date="2026-01-21T22:08:00Z">
        <w:r>
          <w:rPr>
            <w:rFonts w:hint="eastAsia"/>
            <w:szCs w:val="24"/>
            <w:lang w:eastAsia="zh"/>
          </w:rPr>
          <w:t>，</w:t>
        </w:r>
      </w:ins>
      <w:ins w:id="571" w:author="Clarie" w:date="2026-01-21T22:12:00Z">
        <w:r>
          <w:rPr>
            <w:rFonts w:hint="eastAsia"/>
            <w:szCs w:val="24"/>
            <w:lang w:eastAsia="zh"/>
          </w:rPr>
          <w:t>因此</w:t>
        </w:r>
      </w:ins>
      <w:ins w:id="572" w:author="Clarie" w:date="2026-01-21T22:08:00Z">
        <w:r>
          <w:rPr>
            <w:rFonts w:hint="eastAsia"/>
            <w:szCs w:val="24"/>
            <w:lang w:eastAsia="zh"/>
          </w:rPr>
          <w:t>并非数据资产入股的生效要件。另一方面，数据使用权的许可出资方式的实现以公司实际能够使用数据资产为标准，因此，在</w:t>
        </w:r>
        <w:r>
          <w:rPr>
            <w:rFonts w:hint="eastAsia"/>
            <w:szCs w:val="24"/>
          </w:rPr>
          <w:t>股东实际交付数据</w:t>
        </w:r>
        <w:r>
          <w:rPr>
            <w:rFonts w:hint="eastAsia"/>
            <w:szCs w:val="24"/>
            <w:lang w:eastAsia="zh"/>
          </w:rPr>
          <w:t>资产后</w:t>
        </w:r>
        <w:r>
          <w:rPr>
            <w:rFonts w:hint="eastAsia"/>
            <w:szCs w:val="24"/>
          </w:rPr>
          <w:t>，不能仅因未办理权益登记认定其未履行出资义务</w:t>
        </w:r>
        <w:r>
          <w:rPr>
            <w:rFonts w:hint="eastAsia"/>
            <w:szCs w:val="24"/>
            <w:lang w:eastAsia="zh"/>
          </w:rPr>
          <w:t>。</w:t>
        </w:r>
        <w:r>
          <w:rPr>
            <w:rFonts w:hint="eastAsia"/>
            <w:szCs w:val="24"/>
          </w:rPr>
          <w:t>仅当股东违反约定再次</w:t>
        </w:r>
        <w:r>
          <w:rPr>
            <w:rFonts w:hint="eastAsia"/>
            <w:szCs w:val="24"/>
            <w:lang w:eastAsia="zh"/>
          </w:rPr>
          <w:t>许可</w:t>
        </w:r>
        <w:r>
          <w:rPr>
            <w:rFonts w:hint="eastAsia"/>
            <w:szCs w:val="24"/>
          </w:rPr>
          <w:t>他人使用</w:t>
        </w:r>
        <w:r>
          <w:rPr>
            <w:rFonts w:hint="eastAsia"/>
            <w:szCs w:val="24"/>
            <w:lang w:eastAsia="zh"/>
          </w:rPr>
          <w:t>或向他人形式转让</w:t>
        </w:r>
        <w:r>
          <w:rPr>
            <w:rFonts w:hint="eastAsia"/>
            <w:szCs w:val="24"/>
          </w:rPr>
          <w:t>同宗数据</w:t>
        </w:r>
        <w:r>
          <w:rPr>
            <w:rFonts w:hint="eastAsia"/>
            <w:szCs w:val="24"/>
            <w:lang w:eastAsia="zh"/>
          </w:rPr>
          <w:t>资产</w:t>
        </w:r>
        <w:r>
          <w:rPr>
            <w:rFonts w:hint="eastAsia"/>
            <w:szCs w:val="24"/>
          </w:rPr>
          <w:t>时，才构成瑕疵出资或未足额出资</w:t>
        </w:r>
        <w:r>
          <w:rPr>
            <w:rFonts w:hint="eastAsia"/>
            <w:szCs w:val="24"/>
            <w:lang w:eastAsia="zh"/>
          </w:rPr>
          <w:t>。</w:t>
        </w:r>
      </w:ins>
      <w:ins w:id="573" w:author="Clarie" w:date="2026-01-21T22:12:00Z">
        <w:r>
          <w:rPr>
            <w:rStyle w:val="af"/>
            <w:rFonts w:hint="eastAsia"/>
            <w:szCs w:val="24"/>
            <w:lang w:eastAsia="zh"/>
          </w:rPr>
          <w:footnoteReference w:id="62"/>
        </w:r>
      </w:ins>
    </w:p>
    <w:p w14:paraId="6D57B133" w14:textId="77777777" w:rsidR="006B7646" w:rsidRDefault="00000000">
      <w:pPr>
        <w:ind w:firstLine="480"/>
        <w:rPr>
          <w:szCs w:val="24"/>
        </w:rPr>
      </w:pPr>
      <w:ins w:id="576" w:author="Clarie" w:date="2026-01-21T22:14:00Z">
        <w:r>
          <w:rPr>
            <w:rFonts w:hint="eastAsia"/>
            <w:szCs w:val="24"/>
            <w:lang w:eastAsia="zh"/>
          </w:rPr>
          <w:t>最后</w:t>
        </w:r>
      </w:ins>
      <w:del w:id="577" w:author="Clarie" w:date="2026-01-21T22:14:00Z">
        <w:r>
          <w:rPr>
            <w:rFonts w:hint="eastAsia"/>
            <w:szCs w:val="24"/>
          </w:rPr>
          <w:delText>另一方面</w:delText>
        </w:r>
      </w:del>
      <w:r>
        <w:rPr>
          <w:rFonts w:hint="eastAsia"/>
          <w:szCs w:val="24"/>
        </w:rPr>
        <w:t>，</w:t>
      </w:r>
      <w:del w:id="578" w:author="Clarie" w:date="2026-01-21T22:13:00Z">
        <w:r>
          <w:rPr>
            <w:rFonts w:hint="eastAsia"/>
            <w:szCs w:val="24"/>
          </w:rPr>
          <w:delText>有学者认为，根据《公司法》第</w:delText>
        </w:r>
        <w:r>
          <w:rPr>
            <w:rFonts w:hint="eastAsia"/>
            <w:szCs w:val="24"/>
          </w:rPr>
          <w:delText>48</w:delText>
        </w:r>
        <w:r>
          <w:rPr>
            <w:rFonts w:hint="eastAsia"/>
            <w:szCs w:val="24"/>
          </w:rPr>
          <w:delText>条，数据出资的“财产权转移手续”包括实际交付与权益登记，股东实际交付数据后，不能仅因未办理权益登记认定其未履行出资义务，仅当股东违反约定再次许可他人使用同宗数据时，才构成瑕疵出资或未足额出资；</w:delText>
        </w:r>
      </w:del>
      <w:ins w:id="579" w:author="Clarie" w:date="2026-01-21T22:15:00Z">
        <w:r>
          <w:rPr>
            <w:rFonts w:hint="eastAsia"/>
            <w:szCs w:val="24"/>
            <w:lang w:eastAsia="zh"/>
          </w:rPr>
          <w:t>有关数据资产交付的具体内容。</w:t>
        </w:r>
      </w:ins>
      <w:ins w:id="580" w:author="Clarie" w:date="2026-01-21T23:29:00Z">
        <w:r>
          <w:rPr>
            <w:rFonts w:hint="eastAsia"/>
            <w:szCs w:val="24"/>
            <w:lang w:eastAsia="zh"/>
          </w:rPr>
          <w:t>一方面</w:t>
        </w:r>
      </w:ins>
      <w:ins w:id="581" w:author="Clarie" w:date="2026-01-21T22:15:00Z">
        <w:r>
          <w:rPr>
            <w:rFonts w:hint="eastAsia"/>
            <w:szCs w:val="24"/>
            <w:lang w:eastAsia="zh"/>
          </w:rPr>
          <w:t>，根据意思自治原则，需要按照</w:t>
        </w:r>
        <w:r>
          <w:rPr>
            <w:rFonts w:hint="eastAsia"/>
            <w:szCs w:val="24"/>
          </w:rPr>
          <w:t>股东与公司在《出资协议》及《授权</w:t>
        </w:r>
        <w:r>
          <w:rPr>
            <w:rFonts w:hint="eastAsia"/>
            <w:szCs w:val="24"/>
          </w:rPr>
          <w:t>/</w:t>
        </w:r>
        <w:r>
          <w:rPr>
            <w:rFonts w:hint="eastAsia"/>
            <w:szCs w:val="24"/>
          </w:rPr>
          <w:t>许可协议》中的约定</w:t>
        </w:r>
        <w:r>
          <w:rPr>
            <w:rFonts w:hint="eastAsia"/>
            <w:szCs w:val="24"/>
            <w:lang w:eastAsia="zh"/>
          </w:rPr>
          <w:t>进行交付</w:t>
        </w:r>
        <w:r>
          <w:rPr>
            <w:rFonts w:hint="eastAsia"/>
            <w:szCs w:val="24"/>
          </w:rPr>
          <w:t>。</w:t>
        </w:r>
      </w:ins>
      <w:r>
        <w:rPr>
          <w:rFonts w:hint="eastAsia"/>
          <w:szCs w:val="24"/>
        </w:rPr>
        <w:t>在数据实际交付的</w:t>
      </w:r>
      <w:ins w:id="582" w:author="Clarie" w:date="2026-01-21T22:16:00Z">
        <w:r>
          <w:rPr>
            <w:rFonts w:hint="eastAsia"/>
            <w:szCs w:val="24"/>
            <w:lang w:eastAsia="zh"/>
          </w:rPr>
          <w:t>约定模式上</w:t>
        </w:r>
      </w:ins>
      <w:del w:id="583" w:author="Clarie" w:date="2026-01-21T22:16:00Z">
        <w:r>
          <w:rPr>
            <w:rFonts w:hint="eastAsia"/>
            <w:szCs w:val="24"/>
          </w:rPr>
          <w:delText>判断上</w:delText>
        </w:r>
      </w:del>
      <w:r>
        <w:rPr>
          <w:rFonts w:hint="eastAsia"/>
          <w:szCs w:val="24"/>
        </w:rPr>
        <w:t>，</w:t>
      </w:r>
      <w:r>
        <w:rPr>
          <w:rFonts w:hint="eastAsia"/>
          <w:szCs w:val="24"/>
          <w:lang w:eastAsia="zh"/>
        </w:rPr>
        <w:t>存在</w:t>
      </w:r>
      <w:r>
        <w:rPr>
          <w:rFonts w:hint="eastAsia"/>
          <w:szCs w:val="24"/>
        </w:rPr>
        <w:t>出资方一次性交付、交付并持续更新数据、开放系统接口许可使用三类典型</w:t>
      </w:r>
      <w:r>
        <w:rPr>
          <w:rFonts w:hint="eastAsia"/>
          <w:szCs w:val="24"/>
          <w:lang w:eastAsia="zh"/>
        </w:rPr>
        <w:t>的约定模式</w:t>
      </w:r>
      <w:r>
        <w:rPr>
          <w:rFonts w:hint="eastAsia"/>
          <w:szCs w:val="24"/>
        </w:rPr>
        <w:t>，未按约定交付或维护数据会构成相应出资问题，同时股东出资责任认定多依赖双方约定。</w:t>
      </w:r>
      <w:ins w:id="584" w:author="Clarie" w:date="2026-01-21T23:43:00Z">
        <w:r>
          <w:rPr>
            <w:rStyle w:val="af"/>
            <w:szCs w:val="24"/>
          </w:rPr>
          <w:footnoteReference w:id="63"/>
        </w:r>
      </w:ins>
      <w:ins w:id="587" w:author="Clarie" w:date="2026-01-21T23:30:00Z">
        <w:r>
          <w:rPr>
            <w:rFonts w:hint="eastAsia"/>
            <w:szCs w:val="24"/>
            <w:lang w:eastAsia="zh"/>
          </w:rPr>
          <w:t>另一方面</w:t>
        </w:r>
      </w:ins>
      <w:ins w:id="588" w:author="Clarie" w:date="2026-01-21T23:29:00Z">
        <w:r>
          <w:rPr>
            <w:rFonts w:hint="eastAsia"/>
            <w:szCs w:val="24"/>
            <w:lang w:eastAsia="zh"/>
          </w:rPr>
          <w:t>，</w:t>
        </w:r>
      </w:ins>
      <w:ins w:id="589" w:author="Clarie" w:date="2026-01-21T23:30:00Z">
        <w:r>
          <w:rPr>
            <w:rFonts w:hint="eastAsia"/>
            <w:szCs w:val="24"/>
            <w:lang w:eastAsia="zh"/>
          </w:rPr>
          <w:t>笔者认为，</w:t>
        </w:r>
        <w:r>
          <w:rPr>
            <w:rFonts w:hint="eastAsia"/>
            <w:szCs w:val="24"/>
          </w:rPr>
          <w:t>若双方未进行明确的约定，则</w:t>
        </w:r>
        <w:r>
          <w:rPr>
            <w:rFonts w:hint="eastAsia"/>
            <w:szCs w:val="24"/>
            <w:lang w:eastAsia="zh"/>
          </w:rPr>
          <w:t>为衡平双方利益，</w:t>
        </w:r>
      </w:ins>
      <w:ins w:id="590" w:author="Clarie" w:date="2026-01-21T23:31:00Z">
        <w:r>
          <w:rPr>
            <w:rFonts w:hint="eastAsia"/>
            <w:szCs w:val="24"/>
            <w:lang w:eastAsia="zh"/>
          </w:rPr>
          <w:t>出资股东</w:t>
        </w:r>
      </w:ins>
      <w:ins w:id="591" w:author="Clarie" w:date="2026-01-21T23:30:00Z">
        <w:r>
          <w:rPr>
            <w:rFonts w:hint="eastAsia"/>
            <w:szCs w:val="24"/>
          </w:rPr>
          <w:t>仅需交付现存的数据资产，</w:t>
        </w:r>
      </w:ins>
      <w:ins w:id="592" w:author="Clarie" w:date="2026-01-21T23:31:00Z">
        <w:r>
          <w:rPr>
            <w:rFonts w:hint="eastAsia"/>
            <w:szCs w:val="24"/>
            <w:lang w:eastAsia="zh"/>
          </w:rPr>
          <w:t>以免苛以出资股东较重的出资义务，</w:t>
        </w:r>
      </w:ins>
      <w:ins w:id="593" w:author="Clarie" w:date="2026-01-21T23:30:00Z">
        <w:r>
          <w:rPr>
            <w:rFonts w:hint="eastAsia"/>
            <w:szCs w:val="24"/>
          </w:rPr>
          <w:t>具体可参照以下交付规则予以执行：</w:t>
        </w:r>
      </w:ins>
      <w:ins w:id="594" w:author="Clarie" w:date="2026-01-21T23:35:00Z">
        <w:r>
          <w:rPr>
            <w:rFonts w:hint="eastAsia"/>
            <w:szCs w:val="24"/>
            <w:lang w:eastAsia="zh"/>
          </w:rPr>
          <w:t>无论通过</w:t>
        </w:r>
      </w:ins>
      <w:ins w:id="595" w:author="Clarie" w:date="2026-01-21T23:36:00Z">
        <w:r>
          <w:rPr>
            <w:rFonts w:hint="eastAsia"/>
            <w:szCs w:val="24"/>
            <w:lang w:eastAsia="zh"/>
          </w:rPr>
          <w:t>形式转让或许可方式出资，出资股东均可在</w:t>
        </w:r>
      </w:ins>
      <w:ins w:id="596" w:author="Clarie" w:date="2026-01-21T23:37:00Z">
        <w:r>
          <w:rPr>
            <w:rFonts w:hint="eastAsia"/>
            <w:szCs w:val="24"/>
            <w:lang w:eastAsia="zh"/>
          </w:rPr>
          <w:t>保有数据资产的基础上，</w:t>
        </w:r>
      </w:ins>
      <w:ins w:id="597" w:author="Clarie" w:date="2026-01-21T23:41:00Z">
        <w:r>
          <w:rPr>
            <w:rFonts w:hint="eastAsia"/>
            <w:szCs w:val="24"/>
            <w:lang w:eastAsia="zh"/>
          </w:rPr>
          <w:t>通过向公司提供数据包或其他技术</w:t>
        </w:r>
      </w:ins>
      <w:ins w:id="598" w:author="Clarie" w:date="2026-01-21T23:42:00Z">
        <w:r>
          <w:rPr>
            <w:rFonts w:hint="eastAsia"/>
            <w:szCs w:val="24"/>
            <w:lang w:eastAsia="zh"/>
          </w:rPr>
          <w:t>手段使公司在物理层面获得该数据资产，或使公司对该数据资产享有使用权。</w:t>
        </w:r>
      </w:ins>
      <w:ins w:id="599" w:author="Clarie" w:date="2026-01-21T23:49:00Z">
        <w:r>
          <w:rPr>
            <w:rFonts w:hint="eastAsia"/>
            <w:szCs w:val="24"/>
            <w:lang w:eastAsia="zh"/>
          </w:rPr>
          <w:t>除此之外，因数据资产与</w:t>
        </w:r>
      </w:ins>
      <w:ins w:id="600" w:author="Clarie" w:date="2026-01-21T23:50:00Z">
        <w:r>
          <w:rPr>
            <w:rFonts w:hint="eastAsia"/>
            <w:szCs w:val="24"/>
            <w:lang w:eastAsia="zh"/>
          </w:rPr>
          <w:t>专有技术类似均具有一定的技术性，故</w:t>
        </w:r>
      </w:ins>
      <w:ins w:id="601" w:author="Clarie" w:date="2026-01-21T23:51:00Z">
        <w:r>
          <w:rPr>
            <w:rFonts w:hint="eastAsia"/>
            <w:szCs w:val="24"/>
            <w:lang w:eastAsia="zh"/>
          </w:rPr>
          <w:t>参照相关案例，</w:t>
        </w:r>
      </w:ins>
      <w:ins w:id="602" w:author="Clarie" w:date="2026-01-21T23:30:00Z">
        <w:r>
          <w:rPr>
            <w:rFonts w:hint="eastAsia"/>
            <w:szCs w:val="24"/>
          </w:rPr>
          <w:t>若正常理性人在使用数据资产</w:t>
        </w:r>
      </w:ins>
      <w:ins w:id="603" w:author="Clarie" w:date="2026-01-21T23:51:00Z">
        <w:r>
          <w:rPr>
            <w:rFonts w:hint="eastAsia"/>
            <w:szCs w:val="24"/>
            <w:lang w:eastAsia="zh"/>
          </w:rPr>
          <w:t>时遇到</w:t>
        </w:r>
      </w:ins>
      <w:ins w:id="604" w:author="Clarie" w:date="2026-01-21T23:30:00Z">
        <w:r>
          <w:rPr>
            <w:rFonts w:hint="eastAsia"/>
            <w:szCs w:val="24"/>
          </w:rPr>
          <w:t>技术性难题，则股东还需要给公司的员工培训以确保该数据资产可用于公司经营。</w:t>
        </w:r>
      </w:ins>
      <w:del w:id="605" w:author="Clarie" w:date="2026-01-21T23:51:00Z">
        <w:r>
          <w:rPr>
            <w:rStyle w:val="af"/>
            <w:szCs w:val="24"/>
          </w:rPr>
          <w:footnoteReference w:id="64"/>
        </w:r>
        <w:r>
          <w:rPr>
            <w:rFonts w:hint="eastAsia"/>
            <w:szCs w:val="24"/>
          </w:rPr>
          <w:delText>除此以外，虽然数据资产与知识产权分属两类财产，但是两者均具有“无体性”的特征并可通过使用权许可的方式出资，故笔者认为交付行为、交付节点等内容的</w:delText>
        </w:r>
        <w:r>
          <w:rPr>
            <w:rFonts w:hint="eastAsia"/>
            <w:szCs w:val="24"/>
            <w:highlight w:val="yellow"/>
            <w:rPrChange w:id="608" w:author="c" w:date="2025-12-23T16:44:00Z">
              <w:rPr>
                <w:rFonts w:hint="eastAsia"/>
                <w:szCs w:val="24"/>
              </w:rPr>
            </w:rPrChange>
          </w:rPr>
          <w:delText>认定可以借鉴知识产权许可出资中的规定</w:delText>
        </w:r>
        <w:r>
          <w:rPr>
            <w:rFonts w:hint="eastAsia"/>
            <w:szCs w:val="24"/>
          </w:rPr>
          <w:delText>。在“伟仁诉汉光案”中，法院认为一般专利、商标权等可通过排他性的书面授权方式加以完成交付；而专有技术使用权的出资具有特殊性，因此在交付的时候，除了需要书面授权并交付专有技术以外，股东还需要给公司的员工进行技能培训，实现由技术到产品的转化，并生产出符合要求的产品，才算完全履行交付义务。</w:delText>
        </w:r>
      </w:del>
      <w:r>
        <w:rPr>
          <w:rStyle w:val="af"/>
          <w:szCs w:val="24"/>
        </w:rPr>
        <w:footnoteReference w:id="65"/>
      </w:r>
    </w:p>
    <w:p w14:paraId="3B09F5E3" w14:textId="77777777" w:rsidR="006B7646" w:rsidRDefault="00000000">
      <w:pPr>
        <w:ind w:firstLine="480"/>
        <w:rPr>
          <w:del w:id="609" w:author="Clarie" w:date="2026-01-21T23:51:00Z"/>
          <w:szCs w:val="24"/>
        </w:rPr>
      </w:pPr>
      <w:del w:id="610" w:author="Clarie" w:date="2026-01-21T23:51:00Z">
        <w:r>
          <w:rPr>
            <w:rFonts w:hint="eastAsia"/>
            <w:szCs w:val="24"/>
          </w:rPr>
          <w:delText>综上，笔者认为，数据产权的交付首先需要仰赖于股东与公司在《出资协议》及《授权</w:delText>
        </w:r>
        <w:r>
          <w:rPr>
            <w:rFonts w:hint="eastAsia"/>
            <w:szCs w:val="24"/>
          </w:rPr>
          <w:delText>/</w:delText>
        </w:r>
        <w:r>
          <w:rPr>
            <w:rFonts w:hint="eastAsia"/>
            <w:szCs w:val="24"/>
          </w:rPr>
          <w:delText>许可协议》中的约定，尤其是对于更新后的数据资产是否需要交付给公司的约定。若双方未进行明确的约定，则仅需交付现存的数据资产，该交付不涉及具体权利的移转，具体可参照以下交付规则予以执行：若正常理性人在使用数据资产过程中不会遇到技术性难题，则股东仅需要向公司提供书面排他性授权，并在其中写明数据端口等使用方式即可。若正常理性人在使用数据资产的过程中会遇到技术性难题，则除了书面排他性授权以外，股东还需要给公司的员工培训以确保该数据资产可用于公司经营。</w:delText>
        </w:r>
      </w:del>
    </w:p>
    <w:p w14:paraId="194ADE2C" w14:textId="77777777" w:rsidR="006B7646" w:rsidRDefault="00000000">
      <w:pPr>
        <w:ind w:firstLine="480"/>
        <w:rPr>
          <w:szCs w:val="24"/>
        </w:rPr>
      </w:pPr>
      <w:r>
        <w:rPr>
          <w:rFonts w:hint="eastAsia"/>
          <w:szCs w:val="24"/>
        </w:rPr>
        <w:t>第三，披露数据资产</w:t>
      </w:r>
      <w:ins w:id="611" w:author="Clarie" w:date="2026-01-22T01:16:00Z">
        <w:r>
          <w:rPr>
            <w:rFonts w:hint="eastAsia"/>
            <w:szCs w:val="24"/>
            <w:lang w:eastAsia="zh"/>
          </w:rPr>
          <w:t>入股</w:t>
        </w:r>
      </w:ins>
      <w:del w:id="612" w:author="Clarie" w:date="2026-01-22T01:16:00Z">
        <w:r>
          <w:rPr>
            <w:rFonts w:hint="eastAsia"/>
            <w:szCs w:val="24"/>
          </w:rPr>
          <w:delText>出资</w:delText>
        </w:r>
      </w:del>
      <w:r>
        <w:rPr>
          <w:rFonts w:hint="eastAsia"/>
          <w:szCs w:val="24"/>
        </w:rPr>
        <w:t>信息。如前所述，由于数据资产</w:t>
      </w:r>
      <w:ins w:id="613" w:author="Clarie" w:date="2026-01-22T01:16:00Z">
        <w:r>
          <w:rPr>
            <w:rFonts w:hint="eastAsia"/>
            <w:szCs w:val="24"/>
            <w:lang w:eastAsia="zh"/>
          </w:rPr>
          <w:t>入股</w:t>
        </w:r>
      </w:ins>
      <w:del w:id="614" w:author="Clarie" w:date="2026-01-22T01:16:00Z">
        <w:r>
          <w:rPr>
            <w:rFonts w:hint="eastAsia"/>
            <w:szCs w:val="24"/>
          </w:rPr>
          <w:delText>出资</w:delText>
        </w:r>
      </w:del>
      <w:r>
        <w:rPr>
          <w:rFonts w:hint="eastAsia"/>
          <w:szCs w:val="24"/>
        </w:rPr>
        <w:t>对于债权人而言确存在风险，故应当由债权人来判断是否愿意承担该种风险，同时也为了避免与不特定第三人产生纠纷，因此需要建立数据资产</w:t>
      </w:r>
      <w:del w:id="615" w:author="Clarie" w:date="2026-01-22T01:16:00Z">
        <w:r>
          <w:rPr>
            <w:rFonts w:hint="eastAsia"/>
            <w:szCs w:val="24"/>
          </w:rPr>
          <w:delText>出资</w:delText>
        </w:r>
      </w:del>
      <w:ins w:id="616" w:author="Clarie" w:date="2026-01-22T01:16:00Z">
        <w:r>
          <w:rPr>
            <w:rFonts w:hint="eastAsia"/>
            <w:szCs w:val="24"/>
            <w:lang w:eastAsia="zh"/>
          </w:rPr>
          <w:t>入股</w:t>
        </w:r>
      </w:ins>
      <w:r>
        <w:rPr>
          <w:rFonts w:hint="eastAsia"/>
          <w:szCs w:val="24"/>
        </w:rPr>
        <w:t>公示制度保障债权人对公司接受数据资产</w:t>
      </w:r>
      <w:ins w:id="617" w:author="Clarie" w:date="2026-01-22T01:16:00Z">
        <w:r>
          <w:rPr>
            <w:rFonts w:hint="eastAsia"/>
            <w:szCs w:val="24"/>
            <w:lang w:eastAsia="zh"/>
          </w:rPr>
          <w:t>入股</w:t>
        </w:r>
      </w:ins>
      <w:del w:id="618" w:author="Clarie" w:date="2026-01-22T01:16:00Z">
        <w:r>
          <w:rPr>
            <w:rFonts w:hint="eastAsia"/>
            <w:szCs w:val="24"/>
          </w:rPr>
          <w:delText>出资</w:delText>
        </w:r>
      </w:del>
      <w:r>
        <w:rPr>
          <w:rFonts w:hint="eastAsia"/>
          <w:szCs w:val="24"/>
        </w:rPr>
        <w:t>的知情权。</w:t>
      </w:r>
      <w:r>
        <w:rPr>
          <w:rStyle w:val="af"/>
          <w:szCs w:val="24"/>
        </w:rPr>
        <w:footnoteReference w:id="66"/>
      </w:r>
    </w:p>
    <w:p w14:paraId="1404D59E" w14:textId="77777777" w:rsidR="006B7646" w:rsidRDefault="00000000">
      <w:pPr>
        <w:ind w:firstLine="480"/>
        <w:rPr>
          <w:szCs w:val="24"/>
        </w:rPr>
      </w:pPr>
      <w:r>
        <w:rPr>
          <w:rFonts w:hint="eastAsia"/>
          <w:szCs w:val="24"/>
        </w:rPr>
        <w:t>首先，</w:t>
      </w:r>
      <w:ins w:id="620" w:author="Clarie" w:date="2026-01-21T23:52:00Z">
        <w:r>
          <w:rPr>
            <w:rFonts w:hint="eastAsia"/>
            <w:szCs w:val="24"/>
            <w:lang w:eastAsia="zh"/>
          </w:rPr>
          <w:t>因数据资产与知识产权均可通过使用权许可的方式出资，</w:t>
        </w:r>
      </w:ins>
      <w:ins w:id="621" w:author="Clarie" w:date="2026-01-21T23:53:00Z">
        <w:r>
          <w:rPr>
            <w:rFonts w:hint="eastAsia"/>
            <w:szCs w:val="24"/>
            <w:lang w:eastAsia="zh"/>
          </w:rPr>
          <w:t>故</w:t>
        </w:r>
      </w:ins>
      <w:del w:id="622" w:author="Clarie" w:date="2026-01-21T23:53:00Z">
        <w:r>
          <w:rPr>
            <w:rFonts w:hint="eastAsia"/>
            <w:szCs w:val="24"/>
            <w:lang w:eastAsia="zh"/>
          </w:rPr>
          <w:delText>仅</w:delText>
        </w:r>
      </w:del>
      <w:r>
        <w:rPr>
          <w:rFonts w:hint="eastAsia"/>
          <w:szCs w:val="24"/>
        </w:rPr>
        <w:t>在数据资产许可</w:t>
      </w:r>
      <w:ins w:id="623" w:author="Clarie" w:date="2026-01-22T01:17:00Z">
        <w:r>
          <w:rPr>
            <w:rFonts w:hint="eastAsia"/>
            <w:szCs w:val="24"/>
            <w:lang w:eastAsia="zh"/>
          </w:rPr>
          <w:t>入股</w:t>
        </w:r>
      </w:ins>
      <w:del w:id="624" w:author="Clarie" w:date="2026-01-22T01:17:00Z">
        <w:r>
          <w:rPr>
            <w:rFonts w:hint="eastAsia"/>
            <w:szCs w:val="24"/>
          </w:rPr>
          <w:delText>出资</w:delText>
        </w:r>
      </w:del>
      <w:del w:id="625" w:author="Clarie" w:date="2026-01-21T23:53:00Z">
        <w:r>
          <w:rPr>
            <w:rFonts w:hint="eastAsia"/>
            <w:szCs w:val="24"/>
          </w:rPr>
          <w:delText>信息披露</w:delText>
        </w:r>
      </w:del>
      <w:r>
        <w:rPr>
          <w:rFonts w:hint="eastAsia"/>
          <w:szCs w:val="24"/>
        </w:rPr>
        <w:t>时</w:t>
      </w:r>
      <w:ins w:id="626" w:author="Clarie" w:date="2026-01-21T23:53:00Z">
        <w:r>
          <w:rPr>
            <w:rFonts w:hint="eastAsia"/>
            <w:szCs w:val="24"/>
            <w:lang w:eastAsia="zh"/>
          </w:rPr>
          <w:t>可</w:t>
        </w:r>
      </w:ins>
      <w:r>
        <w:rPr>
          <w:rFonts w:hint="eastAsia"/>
          <w:szCs w:val="24"/>
        </w:rPr>
        <w:t>参照适用知识产权</w:t>
      </w:r>
      <w:del w:id="627" w:author="Clarie" w:date="2026-01-21T23:53:00Z">
        <w:r>
          <w:rPr>
            <w:rFonts w:hint="eastAsia"/>
            <w:szCs w:val="24"/>
          </w:rPr>
          <w:delText>许可出资</w:delText>
        </w:r>
      </w:del>
      <w:r>
        <w:rPr>
          <w:rFonts w:hint="eastAsia"/>
          <w:szCs w:val="24"/>
        </w:rPr>
        <w:t>的</w:t>
      </w:r>
      <w:ins w:id="628" w:author="Clarie" w:date="2026-01-21T23:53:00Z">
        <w:r>
          <w:rPr>
            <w:rFonts w:hint="eastAsia"/>
            <w:szCs w:val="24"/>
            <w:lang w:eastAsia="zh"/>
          </w:rPr>
          <w:t>相关</w:t>
        </w:r>
      </w:ins>
      <w:r>
        <w:rPr>
          <w:rFonts w:hint="eastAsia"/>
          <w:szCs w:val="24"/>
        </w:rPr>
        <w:t>规定，需作备案登记。根据《</w:t>
      </w:r>
      <w:bookmarkStart w:id="629" w:name="OLE_LINK12"/>
      <w:r>
        <w:rPr>
          <w:rFonts w:hint="eastAsia"/>
          <w:szCs w:val="24"/>
        </w:rPr>
        <w:t>专利实施许可合同备案办法</w:t>
      </w:r>
      <w:bookmarkEnd w:id="629"/>
      <w:r>
        <w:rPr>
          <w:rFonts w:hint="eastAsia"/>
          <w:szCs w:val="24"/>
        </w:rPr>
        <w:t>》第</w:t>
      </w:r>
      <w:r>
        <w:rPr>
          <w:rFonts w:hint="eastAsia"/>
          <w:szCs w:val="24"/>
        </w:rPr>
        <w:t>5</w:t>
      </w:r>
      <w:r>
        <w:rPr>
          <w:rFonts w:hint="eastAsia"/>
          <w:szCs w:val="24"/>
        </w:rPr>
        <w:t>条和第</w:t>
      </w:r>
      <w:r>
        <w:rPr>
          <w:rFonts w:hint="eastAsia"/>
          <w:szCs w:val="24"/>
        </w:rPr>
        <w:t>14</w:t>
      </w:r>
      <w:r>
        <w:rPr>
          <w:rFonts w:hint="eastAsia"/>
          <w:szCs w:val="24"/>
        </w:rPr>
        <w:t>条之规定，专利实施许可合同签订之后，还应自合同生效之日起</w:t>
      </w:r>
      <w:r>
        <w:rPr>
          <w:rFonts w:hint="eastAsia"/>
          <w:szCs w:val="24"/>
        </w:rPr>
        <w:t>3</w:t>
      </w:r>
      <w:r>
        <w:rPr>
          <w:rFonts w:hint="eastAsia"/>
          <w:szCs w:val="24"/>
        </w:rPr>
        <w:t>个月内向国务院专利行政部门备案，在专利登记簿上备案登记并在公报上公告。备案制度主要的功能在于向行政机关披露信息以便于其审查管理，不具有公信力、对抗力，公示力较弱，故不会对权利义务关系产生影响。</w:t>
      </w:r>
      <w:r>
        <w:rPr>
          <w:rStyle w:val="af"/>
          <w:szCs w:val="24"/>
        </w:rPr>
        <w:footnoteReference w:id="67"/>
      </w:r>
    </w:p>
    <w:p w14:paraId="125B186B" w14:textId="77777777" w:rsidR="006B7646" w:rsidRDefault="00000000">
      <w:pPr>
        <w:ind w:firstLine="480"/>
        <w:rPr>
          <w:szCs w:val="24"/>
        </w:rPr>
      </w:pPr>
      <w:r>
        <w:rPr>
          <w:rFonts w:hint="eastAsia"/>
          <w:szCs w:val="24"/>
        </w:rPr>
        <w:t>其次，在有限责任公司中需作为企业信息公示事项被披露。根据《</w:t>
      </w:r>
      <w:bookmarkStart w:id="631" w:name="OLE_LINK17"/>
      <w:r>
        <w:rPr>
          <w:rFonts w:hint="eastAsia"/>
          <w:szCs w:val="24"/>
        </w:rPr>
        <w:t>企业信息公示暂行条例</w:t>
      </w:r>
      <w:bookmarkEnd w:id="631"/>
      <w:r>
        <w:rPr>
          <w:rFonts w:hint="eastAsia"/>
          <w:szCs w:val="24"/>
        </w:rPr>
        <w:t>》第</w:t>
      </w:r>
      <w:r>
        <w:rPr>
          <w:rFonts w:hint="eastAsia"/>
          <w:szCs w:val="24"/>
        </w:rPr>
        <w:t>10</w:t>
      </w:r>
      <w:r>
        <w:rPr>
          <w:rFonts w:hint="eastAsia"/>
          <w:szCs w:val="24"/>
        </w:rPr>
        <w:t>条之规定，有限责任公司股东或者股份有限公司发起人认缴和实缴的出资额、出资时间、出资方式等信息需作为企业信息公示事项披露。故有限责任公司股东以数据资产</w:t>
      </w:r>
      <w:ins w:id="632" w:author="Clarie" w:date="2026-01-22T01:17:00Z">
        <w:r>
          <w:rPr>
            <w:rFonts w:hint="eastAsia"/>
            <w:szCs w:val="24"/>
            <w:lang w:eastAsia="zh"/>
          </w:rPr>
          <w:t>入股</w:t>
        </w:r>
      </w:ins>
      <w:del w:id="633" w:author="Clarie" w:date="2026-01-22T01:17:00Z">
        <w:r>
          <w:rPr>
            <w:rFonts w:hint="eastAsia"/>
            <w:szCs w:val="24"/>
          </w:rPr>
          <w:delText>出资</w:delText>
        </w:r>
      </w:del>
      <w:r>
        <w:rPr>
          <w:rFonts w:hint="eastAsia"/>
          <w:szCs w:val="24"/>
        </w:rPr>
        <w:t>时需要披露以上信息。</w:t>
      </w:r>
    </w:p>
    <w:p w14:paraId="27CE7599" w14:textId="77777777" w:rsidR="006B7646" w:rsidRDefault="00000000">
      <w:pPr>
        <w:ind w:firstLine="480"/>
        <w:rPr>
          <w:szCs w:val="24"/>
        </w:rPr>
      </w:pPr>
      <w:r>
        <w:rPr>
          <w:rFonts w:hint="eastAsia"/>
          <w:szCs w:val="24"/>
        </w:rPr>
        <w:t>最后，</w:t>
      </w:r>
      <w:r>
        <w:rPr>
          <w:rFonts w:hint="eastAsia"/>
          <w:szCs w:val="24"/>
          <w:lang w:eastAsia="zh"/>
        </w:rPr>
        <w:t>均</w:t>
      </w:r>
      <w:r>
        <w:rPr>
          <w:rFonts w:hint="eastAsia"/>
          <w:szCs w:val="24"/>
        </w:rPr>
        <w:t>需修订公司章程并变更登记。沿革自德日公司法，《公司法》第</w:t>
      </w:r>
      <w:r>
        <w:rPr>
          <w:rFonts w:hint="eastAsia"/>
          <w:szCs w:val="24"/>
        </w:rPr>
        <w:t>46</w:t>
      </w:r>
      <w:r>
        <w:rPr>
          <w:rFonts w:hint="eastAsia"/>
          <w:szCs w:val="24"/>
        </w:rPr>
        <w:t>条规定了公司章程应当载明公司注册资本，股东的出资方式、出资额和出资时间等具体出资信息。故而，在数据资产</w:t>
      </w:r>
      <w:del w:id="634" w:author="Clarie" w:date="2026-01-22T01:17:00Z">
        <w:r>
          <w:rPr>
            <w:rFonts w:hint="eastAsia"/>
            <w:szCs w:val="24"/>
          </w:rPr>
          <w:delText>出资</w:delText>
        </w:r>
      </w:del>
      <w:r>
        <w:rPr>
          <w:rFonts w:hint="eastAsia"/>
          <w:szCs w:val="24"/>
        </w:rPr>
        <w:t>入股之后，公司的股东会应当作出有效决议变更章程，将上述事项写入章程，修改后的章程自股东达成修改后的合意即发生法律效力</w:t>
      </w:r>
      <w:r>
        <w:rPr>
          <w:rStyle w:val="af"/>
          <w:szCs w:val="24"/>
        </w:rPr>
        <w:footnoteReference w:id="68"/>
      </w:r>
      <w:r>
        <w:rPr>
          <w:rFonts w:hint="eastAsia"/>
          <w:szCs w:val="24"/>
        </w:rPr>
        <w:t>，后需要自决议或决定作出之日起</w:t>
      </w:r>
      <w:r>
        <w:rPr>
          <w:rFonts w:hint="eastAsia"/>
          <w:szCs w:val="24"/>
        </w:rPr>
        <w:t>30</w:t>
      </w:r>
      <w:r>
        <w:rPr>
          <w:rFonts w:hint="eastAsia"/>
          <w:szCs w:val="24"/>
        </w:rPr>
        <w:t>日内变更登记</w:t>
      </w:r>
      <w:r>
        <w:rPr>
          <w:rStyle w:val="af"/>
          <w:szCs w:val="24"/>
        </w:rPr>
        <w:footnoteReference w:id="69"/>
      </w:r>
      <w:r>
        <w:rPr>
          <w:rFonts w:hint="eastAsia"/>
          <w:szCs w:val="24"/>
        </w:rPr>
        <w:t>。</w:t>
      </w:r>
    </w:p>
    <w:p w14:paraId="010D45B8" w14:textId="77777777" w:rsidR="006B7646" w:rsidRDefault="00000000">
      <w:pPr>
        <w:pStyle w:val="3"/>
        <w:rPr>
          <w:lang w:eastAsia="zh"/>
        </w:rPr>
      </w:pPr>
      <w:bookmarkStart w:id="635" w:name="_Toc209226040"/>
      <w:r>
        <w:rPr>
          <w:rFonts w:hint="eastAsia"/>
        </w:rPr>
        <w:t>（三）可评估性</w:t>
      </w:r>
      <w:bookmarkEnd w:id="635"/>
      <w:r>
        <w:rPr>
          <w:rFonts w:hint="eastAsia"/>
          <w:lang w:eastAsia="zh"/>
        </w:rPr>
        <w:t>规则构建</w:t>
      </w:r>
    </w:p>
    <w:p w14:paraId="550E8789" w14:textId="77777777" w:rsidR="006B7646" w:rsidRDefault="00000000">
      <w:pPr>
        <w:ind w:firstLine="480"/>
      </w:pPr>
      <w:r>
        <w:rPr>
          <w:rFonts w:hint="eastAsia"/>
        </w:rPr>
        <w:t>根据《公司法》规定，无形资产出资除了需具有可转让性以外，还需具有可评估性，评估机构不得高估或低估其价值。由于数据资产具有丰富的</w:t>
      </w:r>
      <w:r>
        <w:rPr>
          <w:rFonts w:hint="eastAsia"/>
          <w:lang w:eastAsia="zh"/>
        </w:rPr>
        <w:t>财产</w:t>
      </w:r>
      <w:r>
        <w:rPr>
          <w:rFonts w:hint="eastAsia"/>
        </w:rPr>
        <w:t>价值，因此其自然可以被评估。但在理论和实践中，合理评估的方法仍存在争议，故下文将先简述现有的三种评估方法，后试建构数据资产合理评估的判断规则。</w:t>
      </w:r>
    </w:p>
    <w:p w14:paraId="1487B689" w14:textId="77777777" w:rsidR="006B7646" w:rsidRDefault="00000000">
      <w:pPr>
        <w:pStyle w:val="4"/>
      </w:pPr>
      <w:bookmarkStart w:id="636" w:name="_Toc193749542"/>
      <w:bookmarkStart w:id="637" w:name="_Toc209226041"/>
      <w:bookmarkStart w:id="638" w:name="_Toc194351423"/>
      <w:r>
        <w:rPr>
          <w:rFonts w:hint="eastAsia"/>
        </w:rPr>
        <w:t xml:space="preserve">1. </w:t>
      </w:r>
      <w:r>
        <w:rPr>
          <w:rFonts w:hint="eastAsia"/>
        </w:rPr>
        <w:t>现状：三种评估方法</w:t>
      </w:r>
      <w:bookmarkEnd w:id="636"/>
      <w:bookmarkEnd w:id="637"/>
      <w:bookmarkEnd w:id="638"/>
    </w:p>
    <w:p w14:paraId="5DBC4472" w14:textId="77777777" w:rsidR="006B7646" w:rsidRDefault="00000000">
      <w:pPr>
        <w:ind w:firstLine="480"/>
        <w:rPr>
          <w:szCs w:val="24"/>
        </w:rPr>
      </w:pPr>
      <w:r>
        <w:rPr>
          <w:rFonts w:hint="eastAsia"/>
          <w:szCs w:val="24"/>
        </w:rPr>
        <w:t>在美国，无论数据资产是否被法律认定为无形资产，由于其价值具有不确定性，因此不能被评估。</w:t>
      </w:r>
      <w:r>
        <w:rPr>
          <w:rStyle w:val="af"/>
          <w:szCs w:val="24"/>
        </w:rPr>
        <w:footnoteReference w:id="70"/>
      </w:r>
      <w:r>
        <w:rPr>
          <w:rFonts w:hint="eastAsia"/>
          <w:szCs w:val="24"/>
        </w:rPr>
        <w:t>但在我国，立法者已将数据资产认定为无形资产或存货，可被评估并纳入资产负债表中。根据《</w:t>
      </w:r>
      <w:bookmarkStart w:id="639" w:name="OLE_LINK11"/>
      <w:r>
        <w:rPr>
          <w:rFonts w:hint="eastAsia"/>
          <w:szCs w:val="24"/>
        </w:rPr>
        <w:t>数据资产评估指导意见</w:t>
      </w:r>
      <w:bookmarkEnd w:id="639"/>
      <w:r>
        <w:rPr>
          <w:rFonts w:hint="eastAsia"/>
          <w:szCs w:val="24"/>
        </w:rPr>
        <w:t>》、《</w:t>
      </w:r>
      <w:bookmarkStart w:id="640" w:name="OLE_LINK20"/>
      <w:r>
        <w:rPr>
          <w:rFonts w:hint="eastAsia"/>
          <w:szCs w:val="24"/>
        </w:rPr>
        <w:t>资产评估专家指引第</w:t>
      </w:r>
      <w:r>
        <w:rPr>
          <w:rFonts w:hint="eastAsia"/>
          <w:szCs w:val="24"/>
        </w:rPr>
        <w:t>9</w:t>
      </w:r>
      <w:r>
        <w:rPr>
          <w:rFonts w:hint="eastAsia"/>
          <w:szCs w:val="24"/>
        </w:rPr>
        <w:t>号</w:t>
      </w:r>
      <w:r>
        <w:rPr>
          <w:rFonts w:hint="eastAsia"/>
          <w:szCs w:val="24"/>
        </w:rPr>
        <w:t>--</w:t>
      </w:r>
      <w:r>
        <w:rPr>
          <w:rFonts w:hint="eastAsia"/>
          <w:szCs w:val="24"/>
        </w:rPr>
        <w:t>数据资产评估</w:t>
      </w:r>
      <w:bookmarkEnd w:id="640"/>
      <w:r>
        <w:rPr>
          <w:rFonts w:hint="eastAsia"/>
          <w:szCs w:val="24"/>
        </w:rPr>
        <w:t>》及会计学界的学说讨论，目前会计学界对于数据资产有以下三种评估方法：</w:t>
      </w:r>
    </w:p>
    <w:p w14:paraId="1711BDF4" w14:textId="77777777" w:rsidR="006B7646" w:rsidRDefault="00000000">
      <w:pPr>
        <w:ind w:firstLine="480"/>
        <w:rPr>
          <w:szCs w:val="24"/>
        </w:rPr>
      </w:pPr>
      <w:r>
        <w:rPr>
          <w:rFonts w:hint="eastAsia"/>
          <w:szCs w:val="24"/>
        </w:rPr>
        <w:t>第一，收益法。收益法指的是对数据资产带来的将来直接及间接的收益进行估值的方法。通过对数据资产的历史应用情况、未来应用前景即企业的经营状况加以考量，先对数据资产的未来经济收益采用直接收益预测、分成收益预测、超额收益预测和增量收益预测等方式加以预测，后将预测的未来收益均折算成现值。收益法计算中最关键的是要区分数据资产本身及其收益，以及剔除与委托评估的数据资产无关的业务收益。但该计算方法的弊端在于，由于数据存在一定的时效性，因此认为未来预期收益期限较为有限。</w:t>
      </w:r>
      <w:r>
        <w:rPr>
          <w:rStyle w:val="af"/>
          <w:szCs w:val="24"/>
        </w:rPr>
        <w:footnoteReference w:id="71"/>
      </w:r>
    </w:p>
    <w:p w14:paraId="6E569109" w14:textId="77777777" w:rsidR="006B7646" w:rsidRDefault="00000000">
      <w:pPr>
        <w:ind w:firstLine="480"/>
        <w:rPr>
          <w:szCs w:val="24"/>
        </w:rPr>
      </w:pPr>
      <w:r>
        <w:rPr>
          <w:rFonts w:hint="eastAsia"/>
          <w:szCs w:val="24"/>
        </w:rPr>
        <w:t>第二，成本法。成本法指的是对形成数据资产的成本进行评估的方法。在适用成本法之前，需要分析数据资产价值与成本的相关程度，成本法一般适用于交易透明度、信息公开度还需要提升的数据资产。在确定成本法适用于该项数据资产评估后，则需要确定数据资产的重置成本。数据资产的重置成本包括合理的成本（直接成本、合理费用）、利润和相关税费。但该计算方法的弊端在于，由于数据资产的价值存在一定的规模效应，重置成本与真实价值之间的关系呈非线性，使得数据资产规模在过大或过小时，成本法所得出的结果与真实价值相差较大，因此部分潜在价值会被忽略。</w:t>
      </w:r>
      <w:r>
        <w:rPr>
          <w:rStyle w:val="af"/>
          <w:szCs w:val="24"/>
        </w:rPr>
        <w:footnoteReference w:id="72"/>
      </w:r>
    </w:p>
    <w:p w14:paraId="3F8B170A" w14:textId="77777777" w:rsidR="006B7646" w:rsidRDefault="00000000">
      <w:pPr>
        <w:ind w:firstLine="480"/>
        <w:rPr>
          <w:szCs w:val="24"/>
        </w:rPr>
      </w:pPr>
      <w:r>
        <w:rPr>
          <w:rFonts w:hint="eastAsia"/>
          <w:szCs w:val="24"/>
        </w:rPr>
        <w:t>第三，市场法。市场法指的是是根据需要评估的数据资产同类数据资产的近期或者往期市场成交价格，并进行对比分析，最终评估资产价值的方法。市场法的适用前提在于存在公开并活跃的数据交易市场，且一般被评估的数据资产交易性和收益性均较好。在满足前提适用条件后，应当根据该数据资产的特点和情况，并结合数据资产的类型、规模、交易方式、适用领域等选择合适且足量的可比案例，最后对比该数据资产与可比案例的差异，确定调整系数，并根据调整后的结果分析得出该数据资产的价值。但该计算方法的缺陷在于由于每一个数据资产的属性、特点及交易背景均不同，因此可比案例的找寻难度较大，且该方法极难通过直接比较方法得出估算价值，唯有在考量各项影响因素后间接分析比较得出具体数值。</w:t>
      </w:r>
      <w:r>
        <w:rPr>
          <w:rStyle w:val="af"/>
          <w:szCs w:val="24"/>
        </w:rPr>
        <w:footnoteReference w:id="73"/>
      </w:r>
    </w:p>
    <w:p w14:paraId="6AAF5480" w14:textId="77777777" w:rsidR="006B7646" w:rsidRDefault="00000000">
      <w:pPr>
        <w:pStyle w:val="4"/>
      </w:pPr>
      <w:bookmarkStart w:id="642" w:name="_Toc194351424"/>
      <w:bookmarkStart w:id="643" w:name="_Toc193749543"/>
      <w:bookmarkStart w:id="644" w:name="_Toc209226042"/>
      <w:r>
        <w:rPr>
          <w:rFonts w:hint="eastAsia"/>
        </w:rPr>
        <w:t xml:space="preserve">2. </w:t>
      </w:r>
      <w:r>
        <w:rPr>
          <w:rFonts w:hint="eastAsia"/>
        </w:rPr>
        <w:t>衡平：评估判断规则</w:t>
      </w:r>
      <w:bookmarkEnd w:id="642"/>
      <w:bookmarkEnd w:id="643"/>
      <w:bookmarkEnd w:id="644"/>
    </w:p>
    <w:p w14:paraId="320DC227" w14:textId="77777777" w:rsidR="006B7646" w:rsidRDefault="00000000">
      <w:pPr>
        <w:ind w:firstLine="480"/>
        <w:rPr>
          <w:szCs w:val="24"/>
        </w:rPr>
      </w:pPr>
      <w:r>
        <w:rPr>
          <w:rFonts w:hint="eastAsia"/>
          <w:szCs w:val="24"/>
        </w:rPr>
        <w:t>如前所述，目前对于数据资产的三种评估方法均存在一定的合理性和缺陷。结合前述利益衡量论的分析，笔者认为，在评估判断规则设计时应当对以数据资产出资股东及债权人为主的两方群体的利益加以衡平，而不能“一刀切”的明确数据资产的评估方法。</w:t>
      </w:r>
    </w:p>
    <w:p w14:paraId="4483FD57" w14:textId="77777777" w:rsidR="006B7646" w:rsidRDefault="00000000">
      <w:pPr>
        <w:ind w:firstLine="480"/>
        <w:rPr>
          <w:szCs w:val="24"/>
        </w:rPr>
      </w:pPr>
      <w:r>
        <w:rPr>
          <w:rFonts w:hint="eastAsia"/>
          <w:szCs w:val="24"/>
        </w:rPr>
        <w:t>第一，一般经</w:t>
      </w:r>
      <w:r>
        <w:rPr>
          <w:rFonts w:hint="eastAsia"/>
          <w:szCs w:val="24"/>
          <w:lang w:eastAsia="zh"/>
        </w:rPr>
        <w:t>当事人</w:t>
      </w:r>
      <w:r>
        <w:rPr>
          <w:rFonts w:hint="eastAsia"/>
          <w:szCs w:val="24"/>
        </w:rPr>
        <w:t>协商</w:t>
      </w:r>
      <w:r>
        <w:rPr>
          <w:rFonts w:hint="eastAsia"/>
          <w:szCs w:val="24"/>
          <w:lang w:eastAsia="zh"/>
        </w:rPr>
        <w:t>估值后</w:t>
      </w:r>
      <w:r>
        <w:rPr>
          <w:rFonts w:hint="eastAsia"/>
          <w:szCs w:val="24"/>
        </w:rPr>
        <w:t>得出的价格即为合理评估价格。</w:t>
      </w:r>
    </w:p>
    <w:p w14:paraId="3D521F4C" w14:textId="77777777" w:rsidR="006B7646" w:rsidRDefault="00000000">
      <w:pPr>
        <w:ind w:firstLine="480"/>
        <w:rPr>
          <w:lang w:eastAsia="zh"/>
        </w:rPr>
      </w:pPr>
      <w:r>
        <w:rPr>
          <w:rFonts w:hint="eastAsia"/>
          <w:szCs w:val="24"/>
        </w:rPr>
        <w:t>首先，需要尊重出资关系中各方当事人的意思自治。其一，出资关系中的两方当事人为股东与公司，债权人并非《出资协议》中的当事人，故而唯有出现《公司法》中所规定的侵犯债权人利益的情形之时，才得以通过法律的手段来维护债权人的利益。而在一般情形中，不应当违逆合同当事人的意思自治。其二，股东若以数据资产</w:t>
      </w:r>
      <w:ins w:id="645" w:author="Clarie" w:date="2026-01-22T01:18:00Z">
        <w:r>
          <w:rPr>
            <w:rFonts w:hint="eastAsia"/>
            <w:szCs w:val="24"/>
            <w:lang w:eastAsia="zh"/>
          </w:rPr>
          <w:t>入股</w:t>
        </w:r>
      </w:ins>
      <w:del w:id="646" w:author="Clarie" w:date="2026-01-22T01:18:00Z">
        <w:r>
          <w:rPr>
            <w:rFonts w:hint="eastAsia"/>
            <w:szCs w:val="24"/>
          </w:rPr>
          <w:delText>出资</w:delText>
        </w:r>
      </w:del>
      <w:r>
        <w:rPr>
          <w:rFonts w:hint="eastAsia"/>
          <w:szCs w:val="24"/>
        </w:rPr>
        <w:t>，对于出资股东而言可以不再囿于货币出资，从而获得更为便利的出资；而对于公司及其他原有股东而言，其可以找寻到更符合公司发展策略的合作伙伴。虽我国公司治理结构有转向“董事会中心主义”的趋势，然股东对公司仍在一定限度内具有间接管理和控制公司的能力。</w:t>
      </w:r>
      <w:r>
        <w:rPr>
          <w:rStyle w:val="af"/>
          <w:szCs w:val="24"/>
        </w:rPr>
        <w:footnoteReference w:id="74"/>
      </w:r>
      <w:r>
        <w:rPr>
          <w:rFonts w:hint="eastAsia"/>
          <w:szCs w:val="24"/>
        </w:rPr>
        <w:t>因此在确定数据资产的评估方法和价格时，各方当事人都会对此进行相互博弈，以</w:t>
      </w:r>
      <w:r>
        <w:rPr>
          <w:rFonts w:hint="eastAsia"/>
        </w:rPr>
        <w:t>使得自身的利益不会受损。若价格定的过高，则发起人股东及公司不会同意，若价格定的过低，则出资股东不会加以出资。故而，最终确定的数据资产的价格实则已经是各方博弈和退让后的结果，是真实的市场价格。</w:t>
      </w:r>
      <w:r>
        <w:rPr>
          <w:rFonts w:hint="eastAsia"/>
          <w:lang w:eastAsia="zh"/>
        </w:rPr>
        <w:t>其三，公允价值实则是利益博弈后的结果，试图通过统一的评估机制来控制公允价值过于理想化。</w:t>
      </w:r>
      <w:r>
        <w:rPr>
          <w:rStyle w:val="af"/>
          <w:lang w:eastAsia="zh"/>
        </w:rPr>
        <w:footnoteReference w:id="75"/>
      </w:r>
      <w:r>
        <w:rPr>
          <w:rFonts w:hint="eastAsia"/>
          <w:lang w:eastAsia="zh"/>
        </w:rPr>
        <w:t>且如前所述，数据资产难以通过统一的评估方法加以衡量，不同公司的出资要求亦不同，因此将定价机制的设置交由双方当事人（出资股东与公司）更具有正当性基础，同时亦可通过董事监督审查权来确保上述定价机制的合理性，以防止债权人的利益受到减损。</w:t>
      </w:r>
      <w:r>
        <w:rPr>
          <w:rStyle w:val="af"/>
          <w:lang w:eastAsia="zh"/>
        </w:rPr>
        <w:footnoteReference w:id="76"/>
      </w:r>
    </w:p>
    <w:p w14:paraId="64443DBF" w14:textId="77777777" w:rsidR="006B7646" w:rsidRDefault="00000000">
      <w:pPr>
        <w:ind w:firstLine="480"/>
      </w:pPr>
      <w:r>
        <w:rPr>
          <w:rFonts w:hint="eastAsia"/>
          <w:szCs w:val="24"/>
        </w:rPr>
        <w:t>其次，一般无需第三方评估机构评估。其一，除《公司法》第</w:t>
      </w:r>
      <w:r>
        <w:rPr>
          <w:rFonts w:hint="eastAsia"/>
          <w:szCs w:val="24"/>
        </w:rPr>
        <w:t>104</w:t>
      </w:r>
      <w:r>
        <w:rPr>
          <w:rFonts w:hint="eastAsia"/>
          <w:szCs w:val="24"/>
        </w:rPr>
        <w:t>条规定的募集设立公司的成立大会对发起人的非货币出资的作价进行审核以外，其他类型公司的非货币出资评估主体尚不确定。有学者认为，从公司法的制定精神来看，有限责任公司的评估主体为全体股东，发起设立的公司的评估主体为全体发起人。</w:t>
      </w:r>
      <w:r>
        <w:rPr>
          <w:rStyle w:val="af"/>
          <w:szCs w:val="24"/>
        </w:rPr>
        <w:footnoteReference w:id="77"/>
      </w:r>
      <w:r>
        <w:rPr>
          <w:rFonts w:hint="eastAsia"/>
          <w:szCs w:val="24"/>
        </w:rPr>
        <w:t>也有学者认为，公司设立前的评估主体为全体发起人或设立时股东，设立后的评估主体为董事、监事或高级管理人员。</w:t>
      </w:r>
      <w:r>
        <w:rPr>
          <w:rStyle w:val="af"/>
          <w:szCs w:val="24"/>
        </w:rPr>
        <w:footnoteReference w:id="78"/>
      </w:r>
      <w:r>
        <w:rPr>
          <w:rFonts w:hint="eastAsia"/>
          <w:szCs w:val="24"/>
        </w:rPr>
        <w:t>虽然学者所持观点不同，但两类观点均表明评估主体并非必须为第三方评估机构。其二，虽《公司法》中并未规定无形资产评估的价格何时呈现终局性形态，然</w:t>
      </w:r>
      <w:r>
        <w:rPr>
          <w:rFonts w:hint="eastAsia"/>
          <w:szCs w:val="24"/>
          <w:lang w:eastAsia="zh"/>
        </w:rPr>
        <w:t>参照</w:t>
      </w:r>
      <w:r>
        <w:rPr>
          <w:rFonts w:hint="eastAsia"/>
          <w:szCs w:val="24"/>
        </w:rPr>
        <w:t>《美国示范公司法》第</w:t>
      </w:r>
      <w:r>
        <w:rPr>
          <w:rFonts w:hint="eastAsia"/>
          <w:szCs w:val="24"/>
        </w:rPr>
        <w:t>6.21(c)</w:t>
      </w:r>
      <w:r>
        <w:rPr>
          <w:rFonts w:hint="eastAsia"/>
          <w:szCs w:val="24"/>
        </w:rPr>
        <w:t>条</w:t>
      </w:r>
      <w:r>
        <w:rPr>
          <w:rStyle w:val="af"/>
          <w:szCs w:val="24"/>
        </w:rPr>
        <w:footnoteReference w:id="79"/>
      </w:r>
      <w:r>
        <w:rPr>
          <w:rFonts w:hint="eastAsia"/>
          <w:szCs w:val="24"/>
        </w:rPr>
        <w:t>，其规定董事会对于出资的定价是终局性的，只要董事会主观上作出了真实善意的评估，则该评估价格即为合理。</w:t>
      </w:r>
      <w:r>
        <w:rPr>
          <w:rStyle w:val="af"/>
          <w:szCs w:val="24"/>
        </w:rPr>
        <w:footnoteReference w:id="80"/>
      </w:r>
      <w:r>
        <w:rPr>
          <w:rFonts w:hint="eastAsia"/>
          <w:szCs w:val="24"/>
        </w:rPr>
        <w:t>其三，在“浙江康多利药业有限公司、贵州黔龙药业股份有限公司股权转让纠纷案”中，法院认为，黔龙公司虽已经向第三方机构申请评估</w:t>
      </w:r>
      <w:r>
        <w:rPr>
          <w:rFonts w:hint="eastAsia"/>
          <w:szCs w:val="24"/>
        </w:rPr>
        <w:t>KDL</w:t>
      </w:r>
      <w:r>
        <w:rPr>
          <w:rFonts w:hint="eastAsia"/>
          <w:szCs w:val="24"/>
        </w:rPr>
        <w:t>公司的股权，但因康多利公司既未作出同意该评估结果的意思表示，又未对评估价格进行确认，故而该评估价格不能被认定为是股权转让的价格。</w:t>
      </w:r>
      <w:r>
        <w:rPr>
          <w:rStyle w:val="af"/>
          <w:szCs w:val="24"/>
        </w:rPr>
        <w:footnoteReference w:id="81"/>
      </w:r>
      <w:r>
        <w:rPr>
          <w:rFonts w:hint="eastAsia"/>
          <w:szCs w:val="24"/>
        </w:rPr>
        <w:t>本案虽为股权转让关系，然在股权出资和股权转让关系中，均需要合同双方当事人对股权价格予以评估并达成合意，因此本案具有一定的参考性。根据上述判决可知，最终评估价格仍需要各方经过磋商才可得出最终的评估价格，第三方的评估价格仅具有参考意义。</w:t>
      </w:r>
      <w:r>
        <w:rPr>
          <w:rFonts w:hint="eastAsia"/>
          <w:lang w:eastAsia="zh"/>
        </w:rPr>
        <w:t>其四，公司法设置评估作价之规定虽有保护债权人利益之考量，然股东出资时尚未存在损失，故无需通过强制第三方评估以厘清股东责任。</w:t>
      </w:r>
      <w:r>
        <w:rPr>
          <w:rStyle w:val="af"/>
          <w:rFonts w:hint="eastAsia"/>
          <w:lang w:eastAsia="zh"/>
        </w:rPr>
        <w:footnoteReference w:id="82"/>
      </w:r>
    </w:p>
    <w:p w14:paraId="5AB5B93F" w14:textId="77777777" w:rsidR="006B7646" w:rsidRDefault="00000000">
      <w:pPr>
        <w:ind w:firstLine="480"/>
        <w:rPr>
          <w:szCs w:val="24"/>
        </w:rPr>
      </w:pPr>
      <w:r>
        <w:rPr>
          <w:rFonts w:hint="eastAsia"/>
          <w:szCs w:val="24"/>
        </w:rPr>
        <w:t>第二，若协商价格存在利益失衡，则应以第三方评估价格作为参考。</w:t>
      </w:r>
    </w:p>
    <w:p w14:paraId="42BB4A67" w14:textId="77777777" w:rsidR="006B7646" w:rsidRDefault="00000000">
      <w:pPr>
        <w:ind w:firstLine="480"/>
        <w:rPr>
          <w:szCs w:val="24"/>
        </w:rPr>
      </w:pPr>
      <w:r>
        <w:rPr>
          <w:rFonts w:hint="eastAsia"/>
          <w:szCs w:val="24"/>
        </w:rPr>
        <w:t>首先，依据公司法原理，利益冲突源于三种代理问题：股东间（尤其控股股东与中小股东）、股东与公司间（主要是股东和管理层）及公司与债权人之间的代理问题。前两类属公司内部关系，涉及股东出资义务；后一类为外部关系，虽不直接涉股东责任，但股东履行出资义务是公司偿债的重要资金来源，公司无法清偿到期债务时，认缴未实缴或非货币出资贬值的股东负有资本充实责任</w:t>
      </w:r>
      <w:r>
        <w:rPr>
          <w:rFonts w:hint="eastAsia"/>
          <w:szCs w:val="24"/>
          <w:lang w:eastAsia="zh"/>
        </w:rPr>
        <w:t>及损害赔偿责任</w:t>
      </w:r>
      <w:r>
        <w:rPr>
          <w:rFonts w:hint="eastAsia"/>
          <w:szCs w:val="24"/>
        </w:rPr>
        <w:t>。</w:t>
      </w:r>
      <w:r>
        <w:rPr>
          <w:rStyle w:val="af"/>
          <w:szCs w:val="24"/>
        </w:rPr>
        <w:footnoteReference w:id="83"/>
      </w:r>
      <w:r>
        <w:rPr>
          <w:rFonts w:hint="eastAsia"/>
          <w:szCs w:val="24"/>
        </w:rPr>
        <w:t>典型的股东需承担资本充实责任的情形包括股东瑕疵出资（数据资产出资股东未完全依照出资协议履行出资义务）、股东出资不实（数据资产</w:t>
      </w:r>
      <w:ins w:id="650" w:author="Clarie" w:date="2026-01-22T01:18:00Z">
        <w:r>
          <w:rPr>
            <w:rFonts w:hint="eastAsia"/>
            <w:szCs w:val="24"/>
            <w:lang w:eastAsia="zh"/>
          </w:rPr>
          <w:t>入股</w:t>
        </w:r>
      </w:ins>
      <w:del w:id="651" w:author="Clarie" w:date="2026-01-22T01:18:00Z">
        <w:r>
          <w:rPr>
            <w:rFonts w:hint="eastAsia"/>
            <w:szCs w:val="24"/>
          </w:rPr>
          <w:delText>作价出资</w:delText>
        </w:r>
      </w:del>
      <w:r>
        <w:rPr>
          <w:rFonts w:hint="eastAsia"/>
          <w:szCs w:val="24"/>
        </w:rPr>
        <w:t>后的现实价值不符合预期收益，且超出了自然贬值的范畴）、股东抽逃出资（数据资产出资股东出资后又通过非法手段取回该部分出资）。在仅针对股东评估问题的情形中，笔者认为一般仅需考虑股东出资不实这一情形。</w:t>
      </w:r>
    </w:p>
    <w:p w14:paraId="64EC9C76" w14:textId="77777777" w:rsidR="006B7646" w:rsidRDefault="00000000">
      <w:pPr>
        <w:ind w:firstLine="480"/>
        <w:rPr>
          <w:szCs w:val="24"/>
        </w:rPr>
      </w:pPr>
      <w:r>
        <w:rPr>
          <w:rFonts w:hint="eastAsia"/>
          <w:szCs w:val="24"/>
        </w:rPr>
        <w:t>其次，</w:t>
      </w:r>
      <w:r>
        <w:rPr>
          <w:rFonts w:hint="eastAsia"/>
          <w:szCs w:val="24"/>
          <w:lang w:eastAsia="zh"/>
        </w:rPr>
        <w:t>原则上应推定</w:t>
      </w:r>
      <w:r>
        <w:rPr>
          <w:rFonts w:hint="eastAsia"/>
          <w:szCs w:val="24"/>
        </w:rPr>
        <w:t>出资关系中的当事人协商评估的价格</w:t>
      </w:r>
      <w:r>
        <w:rPr>
          <w:rFonts w:hint="eastAsia"/>
          <w:szCs w:val="24"/>
          <w:lang w:eastAsia="zh"/>
        </w:rPr>
        <w:t>为合理价格，但若</w:t>
      </w:r>
      <w:r>
        <w:rPr>
          <w:rFonts w:hint="eastAsia"/>
          <w:szCs w:val="24"/>
        </w:rPr>
        <w:t>存在</w:t>
      </w:r>
      <w:r>
        <w:rPr>
          <w:rFonts w:hint="eastAsia"/>
          <w:szCs w:val="24"/>
          <w:lang w:eastAsia="zh"/>
        </w:rPr>
        <w:t>下述情形</w:t>
      </w:r>
      <w:r>
        <w:rPr>
          <w:rFonts w:hint="eastAsia"/>
          <w:szCs w:val="24"/>
        </w:rPr>
        <w:t>，则该价格不属于合理价格，该股东数据资产</w:t>
      </w:r>
      <w:ins w:id="652" w:author="Clarie" w:date="2026-01-22T01:18:00Z">
        <w:r>
          <w:rPr>
            <w:rFonts w:hint="eastAsia"/>
            <w:szCs w:val="24"/>
            <w:lang w:eastAsia="zh"/>
          </w:rPr>
          <w:t>入股</w:t>
        </w:r>
      </w:ins>
      <w:del w:id="653" w:author="Clarie" w:date="2026-01-22T01:18:00Z">
        <w:r>
          <w:rPr>
            <w:rFonts w:hint="eastAsia"/>
            <w:szCs w:val="24"/>
          </w:rPr>
          <w:delText>出资</w:delText>
        </w:r>
      </w:del>
      <w:r>
        <w:rPr>
          <w:rFonts w:hint="eastAsia"/>
          <w:szCs w:val="24"/>
        </w:rPr>
        <w:t>的行为系出资不实。根据《公司法解释三》第</w:t>
      </w:r>
      <w:r>
        <w:rPr>
          <w:rFonts w:hint="eastAsia"/>
          <w:szCs w:val="24"/>
        </w:rPr>
        <w:t>9</w:t>
      </w:r>
      <w:r>
        <w:rPr>
          <w:rFonts w:hint="eastAsia"/>
          <w:szCs w:val="24"/>
        </w:rPr>
        <w:t>条之规定，非货币财产未依法评估作价，人民法院应当委托评估机构对该财产评估作价，若评估确定的价格显著低于公司章程所定的价格，应当认定出资股东未完全出资。此处“未依法评估作价”包含了未进行评估和评估不合法两种情形，本文集中讨论的是后者，其主要表现为评估机构不具有合法资格、评估作价程序违法、评估方法不当、评估结果不真实合理等具体情形。</w:t>
      </w:r>
      <w:r>
        <w:rPr>
          <w:rStyle w:val="af"/>
          <w:szCs w:val="24"/>
        </w:rPr>
        <w:footnoteReference w:id="84"/>
      </w:r>
      <w:r>
        <w:rPr>
          <w:rFonts w:hint="eastAsia"/>
          <w:szCs w:val="24"/>
        </w:rPr>
        <w:t>其一，有关评估机构不具有合法资格，虽然公司的股东亦具有评估主体资格，但若公司意图聘请注册会计师事务所或资产评估事务所进行评估，若其聘请的机构不具有合法资质，则会被认定为未依法评估作价。其二，有关评估程序，根据上海市《数据交易第</w:t>
      </w:r>
      <w:r>
        <w:rPr>
          <w:rFonts w:hint="eastAsia"/>
          <w:szCs w:val="24"/>
        </w:rPr>
        <w:t>4</w:t>
      </w:r>
      <w:r>
        <w:rPr>
          <w:rFonts w:hint="eastAsia"/>
          <w:szCs w:val="24"/>
        </w:rPr>
        <w:t>部分：数据资产评估规范（征求意见稿）》及《企业数据资产入表操作指引》，数据资产的评估程序主要分为以下几项步骤：（</w:t>
      </w:r>
      <w:r>
        <w:rPr>
          <w:rFonts w:hint="eastAsia"/>
          <w:szCs w:val="24"/>
        </w:rPr>
        <w:t>1</w:t>
      </w:r>
      <w:r>
        <w:rPr>
          <w:rFonts w:hint="eastAsia"/>
          <w:szCs w:val="24"/>
        </w:rPr>
        <w:t>）明确评估对象、基准日、范围和价值类型，以及权属、敏感信息等要求，评估对象为企业自有或授权的可持续使用数据产品。（</w:t>
      </w:r>
      <w:r>
        <w:rPr>
          <w:rFonts w:hint="eastAsia"/>
          <w:szCs w:val="24"/>
        </w:rPr>
        <w:t>2</w:t>
      </w:r>
      <w:r>
        <w:rPr>
          <w:rFonts w:hint="eastAsia"/>
          <w:szCs w:val="24"/>
        </w:rPr>
        <w:t>）使用层次分析法、模糊综合评价法等进行质量评价，合格方可进入后续流程。（</w:t>
      </w:r>
      <w:r>
        <w:rPr>
          <w:rFonts w:hint="eastAsia"/>
          <w:szCs w:val="24"/>
        </w:rPr>
        <w:t>3</w:t>
      </w:r>
      <w:r>
        <w:rPr>
          <w:rFonts w:hint="eastAsia"/>
          <w:szCs w:val="24"/>
        </w:rPr>
        <w:t>）接着基于影响企业增长、回报及风险等方面，首选市场法或收益法（针对有交易所资产凭证的数据），参考六个维度确定质量调整系数。（</w:t>
      </w:r>
      <w:r>
        <w:rPr>
          <w:rFonts w:hint="eastAsia"/>
          <w:szCs w:val="24"/>
        </w:rPr>
        <w:t>4</w:t>
      </w:r>
      <w:r>
        <w:rPr>
          <w:rFonts w:hint="eastAsia"/>
          <w:szCs w:val="24"/>
        </w:rPr>
        <w:t>）使用选定的评估方法估算，分析结果形成内部确认结果。（</w:t>
      </w:r>
      <w:r>
        <w:rPr>
          <w:rFonts w:hint="eastAsia"/>
          <w:szCs w:val="24"/>
        </w:rPr>
        <w:t>5</w:t>
      </w:r>
      <w:r>
        <w:rPr>
          <w:rFonts w:hint="eastAsia"/>
          <w:szCs w:val="24"/>
        </w:rPr>
        <w:t>）编制评估报告，披露数据基本信息、质量评价等内容。</w:t>
      </w:r>
      <w:r>
        <w:rPr>
          <w:rStyle w:val="af"/>
          <w:szCs w:val="24"/>
        </w:rPr>
        <w:footnoteReference w:id="85"/>
      </w:r>
      <w:r>
        <w:rPr>
          <w:rFonts w:hint="eastAsia"/>
          <w:szCs w:val="24"/>
          <w:lang w:eastAsia="zh"/>
        </w:rPr>
        <w:t>评估主体可参照上述程序进行估值，</w:t>
      </w:r>
      <w:r>
        <w:rPr>
          <w:rFonts w:hint="eastAsia"/>
          <w:szCs w:val="24"/>
        </w:rPr>
        <w:t>若评估主体未按照上述程序进行评估，且不具有正当理由的，则会被认定为未依法评估作价。</w:t>
      </w:r>
    </w:p>
    <w:p w14:paraId="0A7FF63F" w14:textId="77777777" w:rsidR="006B7646" w:rsidRDefault="00000000">
      <w:pPr>
        <w:ind w:firstLine="480"/>
        <w:rPr>
          <w:szCs w:val="24"/>
        </w:rPr>
      </w:pPr>
      <w:r>
        <w:rPr>
          <w:rFonts w:hint="eastAsia"/>
          <w:szCs w:val="24"/>
        </w:rPr>
        <w:t>其三，有关评估方法不当、评估价格不真实合理，笔者认为基于前述对现行三种数据资产评估方法的阐述，各方法均具有缺陷，因此难以简单判断评估方法不当，而需结合评估价格不真实合理一并加以判断。</w:t>
      </w:r>
      <w:r>
        <w:rPr>
          <w:rFonts w:hint="eastAsia"/>
          <w:szCs w:val="24"/>
          <w:lang w:eastAsia="zh"/>
        </w:rPr>
        <w:t>在美国法上，</w:t>
      </w:r>
      <w:r>
        <w:rPr>
          <w:rFonts w:hint="eastAsia"/>
          <w:szCs w:val="24"/>
        </w:rPr>
        <w:t>上述两类情形主要指的是评估主体并未作出真诚善意评估，</w:t>
      </w:r>
      <w:r>
        <w:rPr>
          <w:rFonts w:hint="eastAsia"/>
          <w:szCs w:val="24"/>
          <w:lang w:eastAsia="zh"/>
        </w:rPr>
        <w:t>存在欺诈情形，</w:t>
      </w:r>
      <w:r>
        <w:rPr>
          <w:rFonts w:hint="eastAsia"/>
          <w:szCs w:val="24"/>
        </w:rPr>
        <w:t>但具体“真诚善意”</w:t>
      </w:r>
      <w:r>
        <w:rPr>
          <w:rFonts w:hint="eastAsia"/>
          <w:szCs w:val="24"/>
          <w:lang w:eastAsia="zh"/>
        </w:rPr>
        <w:t>及“欺诈”</w:t>
      </w:r>
      <w:r>
        <w:rPr>
          <w:rFonts w:hint="eastAsia"/>
          <w:szCs w:val="24"/>
        </w:rPr>
        <w:t>的界定标准为何，</w:t>
      </w:r>
      <w:r>
        <w:rPr>
          <w:rFonts w:hint="eastAsia"/>
          <w:szCs w:val="24"/>
          <w:lang w:eastAsia="zh"/>
        </w:rPr>
        <w:t>其</w:t>
      </w:r>
      <w:r>
        <w:rPr>
          <w:rFonts w:hint="eastAsia"/>
          <w:szCs w:val="24"/>
        </w:rPr>
        <w:t>并未作出明确说明。</w:t>
      </w:r>
      <w:r>
        <w:rPr>
          <w:rStyle w:val="af"/>
          <w:rFonts w:hint="eastAsia"/>
          <w:szCs w:val="24"/>
        </w:rPr>
        <w:footnoteReference w:id="86"/>
      </w:r>
      <w:r>
        <w:rPr>
          <w:rFonts w:hint="eastAsia"/>
          <w:szCs w:val="24"/>
        </w:rPr>
        <w:t>笔者认为，非真诚善意的评估一般出现在涉债权人的情形中，如出资当事人存在恶意串通减损债权人利益、评估主体故意高估价值以欺诈债权人，以上行为会造成债权人利益受损，故该协商价格不应被认定为是合理的。具体而言，数据资产登记证书除具有</w:t>
      </w:r>
      <w:r>
        <w:rPr>
          <w:rFonts w:hint="eastAsia"/>
          <w:szCs w:val="24"/>
          <w:lang w:eastAsia="zh"/>
        </w:rPr>
        <w:t>公示</w:t>
      </w:r>
      <w:r>
        <w:rPr>
          <w:rFonts w:hint="eastAsia"/>
          <w:szCs w:val="24"/>
        </w:rPr>
        <w:t>功能以外，其上还会写明数据资产的预估价值</w:t>
      </w:r>
      <w:r>
        <w:rPr>
          <w:rStyle w:val="af"/>
          <w:szCs w:val="24"/>
        </w:rPr>
        <w:footnoteReference w:id="87"/>
      </w:r>
      <w:r>
        <w:rPr>
          <w:rFonts w:hint="eastAsia"/>
          <w:szCs w:val="24"/>
        </w:rPr>
        <w:t>；同时在数据资产入表的大环境下，有学者认为，企业需要根据数据资产的特性，披露权益法计算得到的包括未来预计现金流入部分折现的数据资产理论估值价格和现有已产生的实际收益现金流价值，以使公司的利益相关方提供更加准确的数据资产价值信息</w:t>
      </w:r>
      <w:r>
        <w:rPr>
          <w:rStyle w:val="af"/>
          <w:szCs w:val="24"/>
        </w:rPr>
        <w:footnoteReference w:id="88"/>
      </w:r>
      <w:r>
        <w:rPr>
          <w:rFonts w:hint="eastAsia"/>
          <w:szCs w:val="24"/>
        </w:rPr>
        <w:t>。因此，若出资各方所约定的价格远低于登记证书或报表披露的现有和未来的收益现金估值，则可认定为评估主体主观存在非真诚善意，协商价格不合理。同时，负有责任的评估主体或恶意传统当事人还需承担相应的民事责任</w:t>
      </w:r>
      <w:r>
        <w:rPr>
          <w:rFonts w:hint="eastAsia"/>
          <w:szCs w:val="24"/>
          <w:lang w:eastAsia="zh"/>
        </w:rPr>
        <w:t>，</w:t>
      </w:r>
      <w:r>
        <w:rPr>
          <w:rFonts w:hint="eastAsia"/>
          <w:szCs w:val="24"/>
        </w:rPr>
        <w:t>但正常市场经营环境导致的价格贬值情形不应包含在内。</w:t>
      </w:r>
    </w:p>
    <w:p w14:paraId="36C1FEE2" w14:textId="77777777" w:rsidR="006B7646" w:rsidRDefault="00000000">
      <w:pPr>
        <w:ind w:firstLine="480"/>
        <w:rPr>
          <w:szCs w:val="24"/>
        </w:rPr>
      </w:pPr>
      <w:r>
        <w:rPr>
          <w:rFonts w:hint="eastAsia"/>
          <w:szCs w:val="24"/>
        </w:rPr>
        <w:t>最后，应当以第三方评估的价格作为参考来确定合理价格。其一，第三方应对出资交付时数据资产的价格进行评估。对于认缴出资来说，只有在股东将非货币财产实际交付给公司之后，该资产的贬值、毁损等风险才应由公司承担。因此，对于认缴</w:t>
      </w:r>
      <w:ins w:id="655" w:author="Clarie" w:date="2026-01-22T01:21:00Z">
        <w:r>
          <w:rPr>
            <w:rFonts w:hint="eastAsia"/>
            <w:szCs w:val="24"/>
            <w:lang w:eastAsia="zh"/>
          </w:rPr>
          <w:t>入股</w:t>
        </w:r>
      </w:ins>
      <w:del w:id="656" w:author="Clarie" w:date="2026-01-22T01:21:00Z">
        <w:r>
          <w:rPr>
            <w:rFonts w:hint="eastAsia"/>
            <w:szCs w:val="24"/>
          </w:rPr>
          <w:delText>出资</w:delText>
        </w:r>
      </w:del>
      <w:r>
        <w:rPr>
          <w:rFonts w:hint="eastAsia"/>
          <w:szCs w:val="24"/>
        </w:rPr>
        <w:t>的数据资产而言，作价评估的时间点不是公司设立时，也不是出资期限届至时，而应当在实际交付时评估其价值。</w:t>
      </w:r>
      <w:r>
        <w:rPr>
          <w:rStyle w:val="af"/>
          <w:szCs w:val="24"/>
        </w:rPr>
        <w:footnoteReference w:id="89"/>
      </w:r>
      <w:r>
        <w:rPr>
          <w:rFonts w:hint="eastAsia"/>
          <w:szCs w:val="24"/>
        </w:rPr>
        <w:t>其二，由于前述传统评估方法存在缺陷，故目前不同的学者又对于数据资产的评估提出了多重改进后的方法，如重置成本法、多期超额收益法、层次分析法等</w:t>
      </w:r>
      <w:r>
        <w:rPr>
          <w:rStyle w:val="af"/>
          <w:szCs w:val="24"/>
        </w:rPr>
        <w:footnoteReference w:id="90"/>
      </w:r>
      <w:r>
        <w:rPr>
          <w:rFonts w:hint="eastAsia"/>
          <w:szCs w:val="24"/>
        </w:rPr>
        <w:t>。笔者认为，</w:t>
      </w:r>
      <w:r>
        <w:rPr>
          <w:rFonts w:hint="eastAsia"/>
          <w:szCs w:val="24"/>
          <w:lang w:eastAsia="zh"/>
        </w:rPr>
        <w:t>从霍菲尔德法律关系理论来看，</w:t>
      </w:r>
      <w:r>
        <w:rPr>
          <w:rFonts w:hint="eastAsia"/>
          <w:szCs w:val="24"/>
        </w:rPr>
        <w:t>对于数据资产许可</w:t>
      </w:r>
      <w:ins w:id="657" w:author="Clarie" w:date="2026-01-22T01:21:00Z">
        <w:r>
          <w:rPr>
            <w:rFonts w:hint="eastAsia"/>
            <w:szCs w:val="24"/>
            <w:lang w:eastAsia="zh"/>
          </w:rPr>
          <w:t>入股</w:t>
        </w:r>
      </w:ins>
      <w:del w:id="658" w:author="Clarie" w:date="2026-01-22T01:21:00Z">
        <w:r>
          <w:rPr>
            <w:rFonts w:hint="eastAsia"/>
            <w:szCs w:val="24"/>
          </w:rPr>
          <w:delText>出资</w:delText>
        </w:r>
      </w:del>
      <w:r>
        <w:rPr>
          <w:rFonts w:hint="eastAsia"/>
          <w:szCs w:val="24"/>
        </w:rPr>
        <w:t>而言，因股东是将数据资产使用权许可出资给公司，故第三方机构所需评估的是使用权的价值，而非数据资产本身的价值。由于使用权的实际价值表现为一定期限内的使用费，一般体现为数据资产使用后所带来的收益。对于数据资产形式转让</w:t>
      </w:r>
      <w:ins w:id="659" w:author="Clarie" w:date="2026-01-22T01:21:00Z">
        <w:r>
          <w:rPr>
            <w:rFonts w:hint="eastAsia"/>
            <w:szCs w:val="24"/>
            <w:lang w:eastAsia="zh"/>
          </w:rPr>
          <w:t>入股</w:t>
        </w:r>
      </w:ins>
      <w:del w:id="660" w:author="Clarie" w:date="2026-01-22T01:21:00Z">
        <w:r>
          <w:rPr>
            <w:rFonts w:hint="eastAsia"/>
            <w:szCs w:val="24"/>
          </w:rPr>
          <w:delText>出资</w:delText>
        </w:r>
      </w:del>
      <w:r>
        <w:rPr>
          <w:rFonts w:hint="eastAsia"/>
          <w:szCs w:val="24"/>
        </w:rPr>
        <w:t>而言，虽其形式转让的并非仅为数据资产的使用权，但</w:t>
      </w:r>
      <w:r>
        <w:rPr>
          <w:rFonts w:hint="eastAsia"/>
          <w:szCs w:val="24"/>
          <w:lang w:eastAsia="zh"/>
        </w:rPr>
        <w:t>其让公司能够在物理层面使用数据资产，因此其</w:t>
      </w:r>
      <w:r>
        <w:rPr>
          <w:rFonts w:hint="eastAsia"/>
          <w:szCs w:val="24"/>
        </w:rPr>
        <w:t>财产价值集中在使用方面。因此，无论是许可还是形式转让出资，均可以采取多期超额收益法，即通过间接评估的方式，“计算企业在数据资产开发期的超额收益折现值，利用数据资产的收益分成率剥离其他资产的价值贡献，最终进行折现累加以确定数据资产的价值”</w:t>
      </w:r>
      <w:r>
        <w:rPr>
          <w:rStyle w:val="af"/>
          <w:szCs w:val="24"/>
        </w:rPr>
        <w:footnoteReference w:id="91"/>
      </w:r>
      <w:r>
        <w:rPr>
          <w:rFonts w:hint="eastAsia"/>
          <w:szCs w:val="24"/>
        </w:rPr>
        <w:t>，以避免传统收益法时效性的弊端。除此之外，第三方评估机构亦可综合各种评估方法来评估，但需要恰当得确定每种方法的计算比例。其三，第三方评估价格仍仅具有参考价值，评估主体或法院仍应当综合考虑公司所处行业的发展前景、历年的分红情况和盈利前景、会计账面净值等其他与使用权价值有关的因素来确定合理评估价格</w:t>
      </w:r>
      <w:r>
        <w:rPr>
          <w:rStyle w:val="af"/>
          <w:szCs w:val="24"/>
        </w:rPr>
        <w:footnoteReference w:id="92"/>
      </w:r>
      <w:r>
        <w:rPr>
          <w:rFonts w:hint="eastAsia"/>
          <w:szCs w:val="24"/>
        </w:rPr>
        <w:t>。</w:t>
      </w:r>
    </w:p>
    <w:p w14:paraId="54274BB7" w14:textId="77777777" w:rsidR="006B7646" w:rsidRDefault="00000000">
      <w:pPr>
        <w:pStyle w:val="2"/>
      </w:pPr>
      <w:bookmarkStart w:id="661" w:name="_Toc209226043"/>
      <w:r>
        <w:rPr>
          <w:rFonts w:hint="eastAsia"/>
        </w:rPr>
        <w:t>四、结语</w:t>
      </w:r>
      <w:bookmarkEnd w:id="661"/>
    </w:p>
    <w:bookmarkEnd w:id="4"/>
    <w:p w14:paraId="0E4A6EF3" w14:textId="77777777" w:rsidR="006B7646" w:rsidRDefault="00000000">
      <w:pPr>
        <w:ind w:firstLine="480"/>
        <w:rPr>
          <w:szCs w:val="24"/>
        </w:rPr>
      </w:pPr>
      <w:r>
        <w:rPr>
          <w:rFonts w:hint="eastAsia"/>
          <w:szCs w:val="24"/>
        </w:rPr>
        <w:t>数据资产作为数字经济时代的核心生产要素，其出资入股不仅是企业融资方式的创新，更是公司法适应经济形态变革的重要体现。本文通过对新《公司法》框架下数据资产</w:t>
      </w:r>
      <w:ins w:id="662" w:author="Clarie" w:date="2026-01-22T01:22:00Z">
        <w:r>
          <w:rPr>
            <w:rFonts w:hint="eastAsia"/>
            <w:szCs w:val="24"/>
            <w:lang w:eastAsia="zh"/>
          </w:rPr>
          <w:t>入股</w:t>
        </w:r>
      </w:ins>
      <w:del w:id="663" w:author="Clarie" w:date="2026-01-22T01:22:00Z">
        <w:r>
          <w:rPr>
            <w:rFonts w:hint="eastAsia"/>
            <w:szCs w:val="24"/>
          </w:rPr>
          <w:delText>出资</w:delText>
        </w:r>
      </w:del>
      <w:r>
        <w:rPr>
          <w:rFonts w:hint="eastAsia"/>
          <w:szCs w:val="24"/>
        </w:rPr>
        <w:t>进行分析，得出以下结论：首先，</w:t>
      </w:r>
      <w:r>
        <w:rPr>
          <w:rFonts w:hint="eastAsia"/>
          <w:szCs w:val="24"/>
          <w:lang w:eastAsia="zh"/>
        </w:rPr>
        <w:t>未被禁止交易的</w:t>
      </w:r>
      <w:r>
        <w:rPr>
          <w:rFonts w:hint="eastAsia"/>
          <w:szCs w:val="24"/>
        </w:rPr>
        <w:t>经原始数据演变的非公开数据资产可被作价</w:t>
      </w:r>
      <w:ins w:id="664" w:author="Clarie" w:date="2026-01-22T01:22:00Z">
        <w:r>
          <w:rPr>
            <w:rFonts w:hint="eastAsia"/>
            <w:szCs w:val="24"/>
            <w:lang w:eastAsia="zh"/>
          </w:rPr>
          <w:t>入股</w:t>
        </w:r>
      </w:ins>
      <w:del w:id="665" w:author="Clarie" w:date="2026-01-22T01:22:00Z">
        <w:r>
          <w:rPr>
            <w:rFonts w:hint="eastAsia"/>
            <w:szCs w:val="24"/>
          </w:rPr>
          <w:delText>出资</w:delText>
        </w:r>
      </w:del>
      <w:r>
        <w:rPr>
          <w:rFonts w:hint="eastAsia"/>
          <w:szCs w:val="24"/>
        </w:rPr>
        <w:t>。其次，基于霍菲尔德</w:t>
      </w:r>
      <w:r>
        <w:rPr>
          <w:rFonts w:hint="eastAsia"/>
          <w:szCs w:val="24"/>
          <w:lang w:eastAsia="zh"/>
        </w:rPr>
        <w:t>法律关系</w:t>
      </w:r>
      <w:r>
        <w:rPr>
          <w:rFonts w:hint="eastAsia"/>
          <w:szCs w:val="24"/>
        </w:rPr>
        <w:t>理论，公开数据演变的</w:t>
      </w:r>
      <w:ins w:id="666" w:author="Clarie" w:date="2026-01-22T01:28:00Z">
        <w:r>
          <w:rPr>
            <w:rFonts w:hint="eastAsia"/>
            <w:szCs w:val="24"/>
            <w:lang w:eastAsia="zh"/>
          </w:rPr>
          <w:t>非公开</w:t>
        </w:r>
      </w:ins>
      <w:r>
        <w:rPr>
          <w:rFonts w:hint="eastAsia"/>
          <w:szCs w:val="24"/>
        </w:rPr>
        <w:t>数据产权属于“受法律保护的物理垄断”，可通过形式转让的方式出资；非公开数据演变的</w:t>
      </w:r>
      <w:ins w:id="667" w:author="Clarie" w:date="2026-01-22T01:28:00Z">
        <w:r>
          <w:rPr>
            <w:rFonts w:hint="eastAsia"/>
            <w:szCs w:val="24"/>
            <w:lang w:eastAsia="zh"/>
          </w:rPr>
          <w:t>非公开</w:t>
        </w:r>
      </w:ins>
      <w:r>
        <w:rPr>
          <w:rFonts w:hint="eastAsia"/>
          <w:szCs w:val="24"/>
        </w:rPr>
        <w:t>数据产权则属于“法律垄断，且具有许可权”，可通过形式转让或</w:t>
      </w:r>
      <w:ins w:id="668" w:author="Clarie" w:date="2026-01-22T01:25:00Z">
        <w:r>
          <w:rPr>
            <w:rFonts w:hint="eastAsia"/>
            <w:szCs w:val="24"/>
            <w:lang w:eastAsia="zh"/>
          </w:rPr>
          <w:t>使用权</w:t>
        </w:r>
      </w:ins>
      <w:r>
        <w:rPr>
          <w:rFonts w:hint="eastAsia"/>
          <w:szCs w:val="24"/>
        </w:rPr>
        <w:t>许可的方式出资。同时，</w:t>
      </w:r>
      <w:ins w:id="669" w:author="Clarie" w:date="2026-01-22T01:48:00Z">
        <w:r>
          <w:rPr>
            <w:rFonts w:hint="eastAsia"/>
            <w:szCs w:val="24"/>
            <w:lang w:eastAsia="zh"/>
          </w:rPr>
          <w:t>双方当事人</w:t>
        </w:r>
      </w:ins>
      <w:ins w:id="670" w:author="Clarie" w:date="2026-01-22T01:26:00Z">
        <w:r>
          <w:rPr>
            <w:rFonts w:hint="eastAsia"/>
            <w:szCs w:val="24"/>
            <w:lang w:eastAsia="zh"/>
          </w:rPr>
          <w:t>需遵守以下三项交付规则，即</w:t>
        </w:r>
      </w:ins>
      <w:r>
        <w:rPr>
          <w:rFonts w:hint="eastAsia"/>
          <w:szCs w:val="24"/>
        </w:rPr>
        <w:t>双方当事人需达成有效的《出资协议》及《授权</w:t>
      </w:r>
      <w:r>
        <w:rPr>
          <w:rFonts w:hint="eastAsia"/>
          <w:szCs w:val="24"/>
        </w:rPr>
        <w:t>/</w:t>
      </w:r>
      <w:r>
        <w:rPr>
          <w:rFonts w:hint="eastAsia"/>
          <w:szCs w:val="24"/>
        </w:rPr>
        <w:t>许可协议》、办理</w:t>
      </w:r>
      <w:ins w:id="671" w:author="Clarie" w:date="2026-01-21T02:09:00Z">
        <w:r>
          <w:rPr>
            <w:rFonts w:hint="eastAsia"/>
            <w:szCs w:val="24"/>
            <w:lang w:eastAsia="zh"/>
          </w:rPr>
          <w:t>交付</w:t>
        </w:r>
      </w:ins>
      <w:del w:id="672" w:author="Clarie" w:date="2026-01-21T02:09:00Z">
        <w:r>
          <w:rPr>
            <w:rFonts w:hint="eastAsia"/>
            <w:szCs w:val="24"/>
          </w:rPr>
          <w:delText>使用权转移</w:delText>
        </w:r>
      </w:del>
      <w:r>
        <w:rPr>
          <w:rFonts w:hint="eastAsia"/>
          <w:szCs w:val="24"/>
        </w:rPr>
        <w:t>手续、披露</w:t>
      </w:r>
      <w:ins w:id="673" w:author="Clarie" w:date="2026-01-21T02:09:00Z">
        <w:r>
          <w:rPr>
            <w:rFonts w:hint="eastAsia"/>
            <w:szCs w:val="24"/>
            <w:lang w:eastAsia="zh"/>
          </w:rPr>
          <w:t>数据资产</w:t>
        </w:r>
      </w:ins>
      <w:del w:id="674" w:author="Clarie" w:date="2026-01-21T02:09:00Z">
        <w:r>
          <w:rPr>
            <w:rFonts w:hint="eastAsia"/>
            <w:szCs w:val="24"/>
          </w:rPr>
          <w:delText>使用权</w:delText>
        </w:r>
      </w:del>
      <w:ins w:id="675" w:author="Clarie" w:date="2026-01-22T01:22:00Z">
        <w:r>
          <w:rPr>
            <w:rFonts w:hint="eastAsia"/>
            <w:szCs w:val="24"/>
            <w:lang w:eastAsia="zh"/>
          </w:rPr>
          <w:t>入股</w:t>
        </w:r>
      </w:ins>
      <w:del w:id="676" w:author="Clarie" w:date="2026-01-22T01:22:00Z">
        <w:r>
          <w:rPr>
            <w:rFonts w:hint="eastAsia"/>
            <w:szCs w:val="24"/>
          </w:rPr>
          <w:delText>出资</w:delText>
        </w:r>
      </w:del>
      <w:r>
        <w:rPr>
          <w:rFonts w:hint="eastAsia"/>
          <w:szCs w:val="24"/>
        </w:rPr>
        <w:t>信息</w:t>
      </w:r>
      <w:del w:id="677" w:author="Clarie" w:date="2026-01-22T01:26:00Z">
        <w:r>
          <w:rPr>
            <w:rFonts w:hint="eastAsia"/>
            <w:szCs w:val="24"/>
          </w:rPr>
          <w:delText>，才系完全履行交付义务</w:delText>
        </w:r>
      </w:del>
      <w:r>
        <w:rPr>
          <w:rFonts w:hint="eastAsia"/>
          <w:szCs w:val="24"/>
        </w:rPr>
        <w:t>。最后，针对数据资产</w:t>
      </w:r>
      <w:ins w:id="678" w:author="Clarie" w:date="2026-01-22T01:24:00Z">
        <w:r>
          <w:rPr>
            <w:rFonts w:hint="eastAsia"/>
            <w:szCs w:val="24"/>
            <w:lang w:eastAsia="zh"/>
          </w:rPr>
          <w:t>价格</w:t>
        </w:r>
      </w:ins>
      <w:del w:id="679" w:author="Clarie" w:date="2026-01-22T01:22:00Z">
        <w:r>
          <w:rPr>
            <w:rFonts w:hint="eastAsia"/>
            <w:szCs w:val="24"/>
          </w:rPr>
          <w:delText>出资</w:delText>
        </w:r>
      </w:del>
      <w:r>
        <w:rPr>
          <w:rFonts w:hint="eastAsia"/>
          <w:szCs w:val="24"/>
        </w:rPr>
        <w:t>评估，原则上经公司与股东协商</w:t>
      </w:r>
      <w:r>
        <w:rPr>
          <w:rFonts w:hint="eastAsia"/>
          <w:szCs w:val="24"/>
          <w:lang w:eastAsia="zh"/>
        </w:rPr>
        <w:t>估值</w:t>
      </w:r>
      <w:r>
        <w:rPr>
          <w:rFonts w:hint="eastAsia"/>
          <w:szCs w:val="24"/>
        </w:rPr>
        <w:t>后得出的价格即为合理评估价格；例外情况下，若协商价格存在利益失衡（如评估机构不具有合法资格、评估作价程序违法、评估方法不当、评估结果不真实合理等具体情形），则应以第三方评估价格作为参考，第三方评估建议可以采用多期超额收益法，但亦可综合其他方法加以评估。</w:t>
      </w:r>
    </w:p>
    <w:sectPr w:rsidR="006B7646">
      <w:footerReference w:type="default" r:id="rId16"/>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c" w:date="2025-12-23T16:12:00Z" w:initials="c">
    <w:p w14:paraId="673D873E" w14:textId="77777777" w:rsidR="006B7646" w:rsidRDefault="00000000">
      <w:pPr>
        <w:pStyle w:val="a3"/>
        <w:ind w:firstLine="480"/>
      </w:pPr>
      <w:r>
        <w:rPr>
          <w:rFonts w:hint="eastAsia"/>
        </w:rPr>
        <w:t>论文选题较新，有一定创新性，以下意见供参考：</w:t>
      </w:r>
    </w:p>
    <w:p w14:paraId="01BB0309" w14:textId="77777777" w:rsidR="006B7646" w:rsidRDefault="00000000">
      <w:pPr>
        <w:pStyle w:val="a3"/>
        <w:ind w:firstLine="480"/>
      </w:pPr>
      <w:r>
        <w:rPr>
          <w:rFonts w:hint="eastAsia"/>
        </w:rPr>
        <w:t>统一概念，标题是数据资产入股，但全文有较多的数据出资、数据出资入股、数据资产入股等表达。</w:t>
      </w:r>
    </w:p>
    <w:p w14:paraId="7F4C537C" w14:textId="77777777" w:rsidR="006B7646" w:rsidRDefault="00000000">
      <w:pPr>
        <w:pStyle w:val="a3"/>
        <w:ind w:firstLineChars="0" w:firstLine="0"/>
      </w:pPr>
      <w:r>
        <w:rPr>
          <w:rFonts w:hint="eastAsia"/>
        </w:rPr>
        <w:t>其他详细意见参见下文具体的批注。</w:t>
      </w:r>
    </w:p>
  </w:comment>
  <w:comment w:id="6" w:author="Clarie" w:date="2026-01-13T00:03:00Z" w:initials="">
    <w:p w14:paraId="52627C45" w14:textId="5E2CB027" w:rsidR="006B7646" w:rsidRDefault="00000000">
      <w:pPr>
        <w:pStyle w:val="a3"/>
        <w:ind w:firstLine="480"/>
      </w:pPr>
      <w:bookmarkStart w:id="7" w:name="_T628520858_525233879"/>
      <w:r>
        <w:t>感谢审稿人的</w:t>
      </w:r>
      <w:r w:rsidR="00F839A0">
        <w:rPr>
          <w:rFonts w:hint="eastAsia"/>
        </w:rPr>
        <w:t>建议</w:t>
      </w:r>
      <w:r>
        <w:t>，本次修改已经对名词术语进行统一。</w:t>
      </w:r>
    </w:p>
    <w:bookmarkStart w:id="8" w:name="OLE_LINK6"/>
    <w:bookmarkEnd w:id="7"/>
    <w:bookmarkEnd w:id="8"/>
  </w:comment>
  <w:comment w:id="64" w:author="c" w:date="2025-12-23T16:13:00Z" w:initials="c">
    <w:p w14:paraId="36DB7A88" w14:textId="77777777" w:rsidR="006B7646" w:rsidRDefault="00000000">
      <w:pPr>
        <w:pStyle w:val="a3"/>
        <w:ind w:firstLine="480"/>
      </w:pPr>
      <w:bookmarkStart w:id="68" w:name="OLE_LINK6"/>
      <w:r>
        <w:rPr>
          <w:rFonts w:hint="eastAsia"/>
        </w:rPr>
        <w:t>此为通识，无需赘言</w:t>
      </w:r>
    </w:p>
    <w:bookmarkStart w:id="69" w:name="OLE_LINK7"/>
    <w:bookmarkStart w:id="70" w:name="_T1589725312_525233879"/>
    <w:bookmarkEnd w:id="68"/>
    <w:bookmarkEnd w:id="69"/>
    <w:bookmarkEnd w:id="70"/>
  </w:comment>
  <w:comment w:id="65" w:author="Clarie" w:date="2026-01-13T01:20:00Z" w:initials="">
    <w:p w14:paraId="37E1C9D5" w14:textId="3F1FB348" w:rsidR="006B7646" w:rsidRDefault="00000000">
      <w:pPr>
        <w:pStyle w:val="a3"/>
        <w:ind w:firstLine="480"/>
        <w:rPr>
          <w:lang w:eastAsia="zh"/>
        </w:rPr>
      </w:pPr>
      <w:bookmarkStart w:id="71" w:name="OLE_LINK7"/>
      <w:bookmarkStart w:id="72" w:name="_T1589725312_525233879"/>
      <w:r>
        <w:rPr>
          <w:rFonts w:hint="eastAsia"/>
          <w:lang w:eastAsia="zh"/>
        </w:rPr>
        <w:t>感谢审稿人的</w:t>
      </w:r>
      <w:r w:rsidR="00F839A0">
        <w:rPr>
          <w:rFonts w:hint="eastAsia"/>
          <w:lang w:eastAsia="zh"/>
        </w:rPr>
        <w:t>建议</w:t>
      </w:r>
      <w:r>
        <w:rPr>
          <w:rFonts w:hint="eastAsia"/>
          <w:lang w:eastAsia="zh"/>
        </w:rPr>
        <w:t>，已对原文该段落精简论述。</w:t>
      </w:r>
      <w:bookmarkEnd w:id="71"/>
    </w:p>
    <w:bookmarkStart w:id="73" w:name="OLE_LINK13"/>
    <w:bookmarkEnd w:id="72"/>
    <w:bookmarkEnd w:id="73"/>
  </w:comment>
  <w:comment w:id="131" w:author="c" w:date="2025-12-23T16:15:00Z" w:initials="c">
    <w:p w14:paraId="2772ED17" w14:textId="77777777" w:rsidR="006B7646" w:rsidRDefault="00000000">
      <w:pPr>
        <w:pStyle w:val="a3"/>
        <w:ind w:firstLine="480"/>
      </w:pPr>
      <w:bookmarkStart w:id="184" w:name="OLE_LINK13"/>
      <w:r>
        <w:rPr>
          <w:rFonts w:hint="eastAsia"/>
        </w:rPr>
        <w:t>霍菲尔德既然是本文的基本理论基础，那就需要阅读其英文原文，而不是转引</w:t>
      </w:r>
    </w:p>
    <w:bookmarkStart w:id="185" w:name="_T251733037_525233879"/>
    <w:bookmarkEnd w:id="184"/>
    <w:bookmarkEnd w:id="185"/>
  </w:comment>
  <w:comment w:id="132" w:author="Clarie" w:date="2026-01-18T01:27:00Z" w:initials="">
    <w:p w14:paraId="1B97DB0F" w14:textId="137009C2" w:rsidR="006B7646" w:rsidRDefault="00000000">
      <w:pPr>
        <w:pStyle w:val="a3"/>
        <w:ind w:firstLine="480"/>
        <w:rPr>
          <w:lang w:eastAsia="zh"/>
        </w:rPr>
      </w:pPr>
      <w:bookmarkStart w:id="186" w:name="_T251733037_525233879"/>
      <w:r>
        <w:rPr>
          <w:rFonts w:hint="eastAsia"/>
          <w:lang w:eastAsia="zh"/>
        </w:rPr>
        <w:t>感谢审稿人的</w:t>
      </w:r>
      <w:r w:rsidR="00F839A0">
        <w:rPr>
          <w:rFonts w:hint="eastAsia"/>
          <w:lang w:eastAsia="zh"/>
        </w:rPr>
        <w:t>建议</w:t>
      </w:r>
      <w:r>
        <w:rPr>
          <w:rFonts w:hint="eastAsia"/>
          <w:lang w:eastAsia="zh"/>
        </w:rPr>
        <w:t>，已经阅读相应文献并进行补充和修改。</w:t>
      </w:r>
    </w:p>
    <w:bookmarkStart w:id="187" w:name="OLE_LINK14"/>
    <w:bookmarkEnd w:id="186"/>
    <w:bookmarkEnd w:id="187"/>
  </w:comment>
  <w:comment w:id="251" w:author="c" w:date="2025-12-23T16:19:00Z" w:initials="c">
    <w:p w14:paraId="73B25E1B" w14:textId="77777777" w:rsidR="006B7646" w:rsidRDefault="00000000">
      <w:pPr>
        <w:pStyle w:val="a3"/>
        <w:ind w:firstLine="480"/>
      </w:pPr>
      <w:bookmarkStart w:id="292" w:name="OLE_LINK14"/>
      <w:r>
        <w:rPr>
          <w:rFonts w:hint="eastAsia"/>
        </w:rPr>
        <w:t>什么叫做经算法演变的公开数据产权？若基于公开数据加工而成的数据产品、数据集，也有一定的劳动付出，此类数据也类似于公物吗？这部分的概念界定不够清晰，</w:t>
      </w:r>
      <w:r>
        <w:rPr>
          <w:rFonts w:hint="eastAsia"/>
          <w:szCs w:val="24"/>
        </w:rPr>
        <w:t>经算法演变的公开数据产权、经算法演变的</w:t>
      </w:r>
      <w:r>
        <w:rPr>
          <w:rFonts w:hint="eastAsia"/>
          <w:szCs w:val="24"/>
          <w:lang w:eastAsia="zh"/>
        </w:rPr>
        <w:t>非</w:t>
      </w:r>
      <w:r>
        <w:rPr>
          <w:rFonts w:hint="eastAsia"/>
          <w:szCs w:val="24"/>
        </w:rPr>
        <w:t>公开数据产权、</w:t>
      </w:r>
      <w:r>
        <w:rPr>
          <w:rFonts w:hint="eastAsia"/>
          <w:szCs w:val="24"/>
          <w:highlight w:val="yellow"/>
        </w:rPr>
        <w:t>公开原始数据经算法演变的非公开数据产权、非公开原始数据经算法演变的非公开数据产权这四个概念的界定要补充说明</w:t>
      </w:r>
      <w:bookmarkEnd w:id="292"/>
    </w:p>
    <w:p w14:paraId="73361603" w14:textId="77777777" w:rsidR="006B7646" w:rsidRDefault="006B7646">
      <w:pPr>
        <w:pStyle w:val="a3"/>
        <w:ind w:firstLine="480"/>
      </w:pPr>
    </w:p>
  </w:comment>
  <w:comment w:id="252" w:author="Clarie" w:date="2026-01-20T00:23:00Z" w:initials="">
    <w:p w14:paraId="2AD83CD4" w14:textId="5B99F3B7" w:rsidR="006B7646" w:rsidRDefault="00000000">
      <w:pPr>
        <w:pStyle w:val="a3"/>
        <w:ind w:firstLine="480"/>
        <w:rPr>
          <w:lang w:eastAsia="zh"/>
        </w:rPr>
      </w:pPr>
      <w:bookmarkStart w:id="293" w:name="_T2072025447_525233879"/>
      <w:r>
        <w:rPr>
          <w:rFonts w:hint="eastAsia"/>
          <w:lang w:eastAsia="zh"/>
        </w:rPr>
        <w:t>感谢审稿人的</w:t>
      </w:r>
      <w:r w:rsidR="00F839A0">
        <w:rPr>
          <w:rFonts w:hint="eastAsia"/>
          <w:lang w:eastAsia="zh"/>
        </w:rPr>
        <w:t>建议</w:t>
      </w:r>
      <w:r>
        <w:rPr>
          <w:rFonts w:hint="eastAsia"/>
          <w:lang w:eastAsia="zh"/>
        </w:rPr>
        <w:t>，已经对上述概念进行补充说明。</w:t>
      </w:r>
    </w:p>
    <w:bookmarkStart w:id="294" w:name="OLE_LINK15"/>
    <w:bookmarkEnd w:id="293"/>
    <w:bookmarkEnd w:id="294"/>
  </w:comment>
  <w:comment w:id="370" w:author="c" w:date="2025-12-23T16:22:00Z" w:initials="c">
    <w:p w14:paraId="7A4DCB3B" w14:textId="77777777" w:rsidR="006B7646" w:rsidRDefault="00000000">
      <w:pPr>
        <w:pStyle w:val="a3"/>
        <w:ind w:firstLine="480"/>
        <w:rPr>
          <w:rFonts w:eastAsia="楷体"/>
        </w:rPr>
      </w:pPr>
      <w:bookmarkStart w:id="372" w:name="OLE_LINK15"/>
      <w:r>
        <w:rPr>
          <w:rFonts w:hint="eastAsia"/>
        </w:rPr>
        <w:t>作者这一章所提及的诸多案例，本质上均是知识产权，与作者上文所证否的知识产权观点相矛盾。从行文结构来看，作者实际上先驳论，认为不是知识产权出资等，而是霍菲尔德体系中的</w:t>
      </w:r>
      <w:r>
        <w:rPr>
          <w:rFonts w:ascii="楷体" w:eastAsia="楷体" w:hAnsi="楷体" w:hint="eastAsia"/>
          <w:sz w:val="28"/>
          <w:szCs w:val="28"/>
        </w:rPr>
        <w:t>“受法律保护的物理垄断”，“法律垄断，且具有许可权”权利，但在第三章的制度构建中，有很多案例、说理都是参照知识产权出资。这就引出一个问题——霍菲尔德的这个权利框架，是否与作者所证否的知识产权等观点是相违背的？还是其实是并行的、不同分类体系下的另一种可能？</w:t>
      </w:r>
    </w:p>
    <w:bookmarkStart w:id="373" w:name="_T237924511_525233879"/>
    <w:bookmarkEnd w:id="372"/>
    <w:bookmarkEnd w:id="373"/>
  </w:comment>
  <w:comment w:id="371" w:author="Clarie" w:date="2026-01-21T23:54:00Z" w:initials="">
    <w:p w14:paraId="5BE9E0C3" w14:textId="79DE0044" w:rsidR="006B7646" w:rsidRDefault="00000000">
      <w:pPr>
        <w:pStyle w:val="a3"/>
        <w:ind w:firstLine="480"/>
        <w:rPr>
          <w:lang w:eastAsia="zh"/>
        </w:rPr>
      </w:pPr>
      <w:bookmarkStart w:id="374" w:name="_T237924511_525233879"/>
      <w:r>
        <w:rPr>
          <w:rFonts w:hint="eastAsia"/>
          <w:lang w:eastAsia="zh"/>
        </w:rPr>
        <w:t>感谢审稿人的</w:t>
      </w:r>
      <w:r w:rsidR="00F839A0">
        <w:rPr>
          <w:rFonts w:hint="eastAsia"/>
          <w:lang w:eastAsia="zh"/>
        </w:rPr>
        <w:t>建议</w:t>
      </w:r>
      <w:r>
        <w:rPr>
          <w:rFonts w:hint="eastAsia"/>
          <w:lang w:eastAsia="zh"/>
        </w:rPr>
        <w:t>，已就相关内容加以修改和调整，详细修改思路请见本文的修改说明。</w:t>
      </w:r>
    </w:p>
    <w:bookmarkStart w:id="375" w:name="OLE_LINK18"/>
    <w:bookmarkEnd w:id="374"/>
    <w:bookmarkEnd w:id="375"/>
  </w:comment>
  <w:comment w:id="511" w:author="c" w:date="2025-12-23T16:41:00Z" w:initials="c">
    <w:p w14:paraId="216E0377" w14:textId="77777777" w:rsidR="006B7646" w:rsidRDefault="00000000">
      <w:pPr>
        <w:pStyle w:val="a3"/>
        <w:ind w:firstLineChars="0" w:firstLine="0"/>
      </w:pPr>
      <w:bookmarkStart w:id="559" w:name="OLE_LINK18"/>
      <w:r>
        <w:rPr>
          <w:rFonts w:hint="eastAsia"/>
        </w:rPr>
        <w:t>出资转移的到底是什么权利？使用权，所有权？根据数据局发布的名词解释，出资是经营权，本文在这一方面的阐释不够清晰，如果是知识产权的方式，那就是一种许可，不是经营权。</w:t>
      </w:r>
    </w:p>
    <w:bookmarkStart w:id="560" w:name="_T874220550_525233879"/>
    <w:bookmarkEnd w:id="559"/>
    <w:bookmarkEnd w:id="560"/>
  </w:comment>
  <w:comment w:id="512" w:author="Clarie" w:date="2026-01-21T01:45:00Z" w:initials="">
    <w:p w14:paraId="42394AD2" w14:textId="4DE69B13" w:rsidR="006B7646" w:rsidRDefault="00000000">
      <w:pPr>
        <w:pStyle w:val="a3"/>
        <w:ind w:firstLine="480"/>
        <w:rPr>
          <w:lang w:eastAsia="zh"/>
        </w:rPr>
      </w:pPr>
      <w:bookmarkStart w:id="561" w:name="_T874220550_525233879"/>
      <w:r>
        <w:rPr>
          <w:rFonts w:hint="eastAsia"/>
          <w:lang w:eastAsia="zh"/>
        </w:rPr>
        <w:t>感谢审稿人的</w:t>
      </w:r>
      <w:r w:rsidR="00F839A0">
        <w:rPr>
          <w:rFonts w:hint="eastAsia"/>
          <w:lang w:eastAsia="zh"/>
        </w:rPr>
        <w:t>建议</w:t>
      </w:r>
      <w:r>
        <w:rPr>
          <w:rFonts w:hint="eastAsia"/>
          <w:lang w:eastAsia="zh"/>
        </w:rPr>
        <w:t>，已就该部分进行修改。另外，根据国家数据局的名称解释中的定义，“数据经营权，是指权利人通过转让、许可、出资或者设立担保等有偿或无偿的方式对外提供数据的权利。”笔者认为该定义只是表明持有数据的权利主体享有将数据许可、转让、出资等对待进行数据交易的权利，但在许可出资过程中双方交付的具体权利并非亦为数据经营权，而系数据使用权。</w:t>
      </w:r>
      <w:bookmarkEnd w:id="56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4C537C" w15:done="0"/>
  <w15:commentEx w15:paraId="52627C45" w15:done="0"/>
  <w15:commentEx w15:paraId="36DB7A88" w15:done="0"/>
  <w15:commentEx w15:paraId="37E1C9D5" w15:done="0"/>
  <w15:commentEx w15:paraId="2772ED17" w15:done="0"/>
  <w15:commentEx w15:paraId="1B97DB0F" w15:done="0"/>
  <w15:commentEx w15:paraId="73361603" w15:done="0"/>
  <w15:commentEx w15:paraId="2AD83CD4" w15:done="0"/>
  <w15:commentEx w15:paraId="7A4DCB3B" w15:done="0"/>
  <w15:commentEx w15:paraId="5BE9E0C3" w15:done="0"/>
  <w15:commentEx w15:paraId="216E0377" w15:done="0"/>
  <w15:commentEx w15:paraId="42394A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4C537C" w16cid:durableId="7F4C537C"/>
  <w16cid:commentId w16cid:paraId="52627C45" w16cid:durableId="52627C45"/>
  <w16cid:commentId w16cid:paraId="36DB7A88" w16cid:durableId="36DB7A88"/>
  <w16cid:commentId w16cid:paraId="37E1C9D5" w16cid:durableId="37E1C9D5"/>
  <w16cid:commentId w16cid:paraId="2772ED17" w16cid:durableId="2772ED17"/>
  <w16cid:commentId w16cid:paraId="1B97DB0F" w16cid:durableId="1B97DB0F"/>
  <w16cid:commentId w16cid:paraId="73361603" w16cid:durableId="73361603"/>
  <w16cid:commentId w16cid:paraId="2AD83CD4" w16cid:durableId="2AD83CD4"/>
  <w16cid:commentId w16cid:paraId="7A4DCB3B" w16cid:durableId="7A4DCB3B"/>
  <w16cid:commentId w16cid:paraId="5BE9E0C3" w16cid:durableId="5BE9E0C3"/>
  <w16cid:commentId w16cid:paraId="216E0377" w16cid:durableId="216E0377"/>
  <w16cid:commentId w16cid:paraId="42394AD2" w16cid:durableId="42394A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87377" w14:textId="77777777" w:rsidR="00C56D80" w:rsidRDefault="00C56D80">
      <w:pPr>
        <w:spacing w:line="240" w:lineRule="auto"/>
        <w:ind w:firstLine="480"/>
      </w:pPr>
      <w:r>
        <w:separator/>
      </w:r>
    </w:p>
  </w:endnote>
  <w:endnote w:type="continuationSeparator" w:id="0">
    <w:p w14:paraId="5940E6DE" w14:textId="77777777" w:rsidR="00C56D80" w:rsidRDefault="00C56D8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8830" w14:textId="77777777" w:rsidR="006B7646" w:rsidRDefault="006B7646">
    <w:pPr>
      <w:pStyle w:val="a6"/>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6E6E" w14:textId="77777777" w:rsidR="006B7646" w:rsidRDefault="006B7646">
    <w:pPr>
      <w:pStyle w:val="a6"/>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8499" w14:textId="77777777" w:rsidR="006B7646" w:rsidRDefault="006B7646">
    <w:pPr>
      <w:pStyle w:val="a6"/>
      <w:spacing w:before="120"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491347"/>
    </w:sdtPr>
    <w:sdtContent>
      <w:p w14:paraId="726FDCAD" w14:textId="77777777" w:rsidR="006B7646" w:rsidRDefault="00000000">
        <w:pPr>
          <w:pStyle w:val="a6"/>
          <w:ind w:firstLine="360"/>
          <w:jc w:val="center"/>
        </w:pPr>
        <w:r>
          <w:fldChar w:fldCharType="begin"/>
        </w:r>
        <w:r>
          <w:instrText>PAGE   \* MERGEFORMAT</w:instrText>
        </w:r>
        <w:r>
          <w:fldChar w:fldCharType="separate"/>
        </w:r>
        <w:r>
          <w:rPr>
            <w:lang w:val="zh-CN"/>
          </w:rPr>
          <w:t>2</w:t>
        </w:r>
        <w:r>
          <w:fldChar w:fldCharType="end"/>
        </w:r>
      </w:p>
    </w:sdtContent>
  </w:sdt>
  <w:p w14:paraId="4871D11B" w14:textId="77777777" w:rsidR="006B7646" w:rsidRDefault="006B7646">
    <w:pPr>
      <w:pStyle w:val="a6"/>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84A5" w14:textId="77777777" w:rsidR="00C56D80" w:rsidRDefault="00C56D80">
      <w:pPr>
        <w:spacing w:line="240" w:lineRule="auto"/>
        <w:ind w:firstLine="480"/>
      </w:pPr>
      <w:r>
        <w:separator/>
      </w:r>
    </w:p>
  </w:footnote>
  <w:footnote w:type="continuationSeparator" w:id="0">
    <w:p w14:paraId="40A7F355" w14:textId="77777777" w:rsidR="00C56D80" w:rsidRDefault="00C56D80">
      <w:pPr>
        <w:spacing w:line="240" w:lineRule="auto"/>
        <w:ind w:firstLine="480"/>
      </w:pPr>
      <w:r>
        <w:continuationSeparator/>
      </w:r>
    </w:p>
  </w:footnote>
  <w:footnote w:id="1">
    <w:p w14:paraId="37988136" w14:textId="77777777" w:rsidR="006B7646" w:rsidRDefault="00000000">
      <w:pPr>
        <w:pStyle w:val="aa"/>
        <w:ind w:firstLine="360"/>
      </w:pPr>
      <w:r>
        <w:rPr>
          <w:rStyle w:val="af"/>
          <w:vertAlign w:val="baseline"/>
        </w:rPr>
        <w:footnoteRef/>
      </w:r>
      <w:r>
        <w:t xml:space="preserve"> </w:t>
      </w:r>
      <w:r>
        <w:rPr>
          <w:rFonts w:hint="eastAsia"/>
        </w:rPr>
        <w:t>根据《美国政府数据开放法案》、《英国数据审计框架方法》等规定，实则使用“数据财产”这一表述更为妥当，然我国相关现行立法中大多采用“数据资产”之表述，故本文也采用这一概念。参见齐爱民：《数据法原理》，高等教育出版社</w:t>
      </w:r>
      <w:r>
        <w:rPr>
          <w:rFonts w:hint="eastAsia"/>
        </w:rPr>
        <w:t>2022</w:t>
      </w:r>
      <w:r>
        <w:t>年版，第</w:t>
      </w:r>
      <w:r>
        <w:rPr>
          <w:rFonts w:hint="eastAsia"/>
        </w:rPr>
        <w:t>148</w:t>
      </w:r>
      <w:r>
        <w:t>页</w:t>
      </w:r>
      <w:r>
        <w:rPr>
          <w:rFonts w:hint="eastAsia"/>
        </w:rPr>
        <w:t>。</w:t>
      </w:r>
    </w:p>
  </w:footnote>
  <w:footnote w:id="2">
    <w:p w14:paraId="38C45B84" w14:textId="77777777" w:rsidR="006B7646" w:rsidRDefault="00000000">
      <w:pPr>
        <w:pStyle w:val="aa"/>
        <w:ind w:firstLine="360"/>
      </w:pPr>
      <w:r>
        <w:rPr>
          <w:rStyle w:val="af"/>
          <w:vertAlign w:val="baseline"/>
        </w:rPr>
        <w:footnoteRef/>
      </w:r>
      <w:r>
        <w:t xml:space="preserve"> </w:t>
      </w:r>
      <w:r>
        <w:rPr>
          <w:rFonts w:hint="eastAsia"/>
        </w:rPr>
        <w:t>《关于构建数据基础制度更好发挥数据要素作用的意见》，</w:t>
      </w:r>
      <w:r>
        <w:rPr>
          <w:rFonts w:hint="eastAsia"/>
        </w:rPr>
        <w:t>2022</w:t>
      </w:r>
      <w:r>
        <w:rPr>
          <w:rFonts w:hint="eastAsia"/>
        </w:rPr>
        <w:t>年</w:t>
      </w:r>
      <w:r>
        <w:rPr>
          <w:rFonts w:hint="eastAsia"/>
        </w:rPr>
        <w:t>12</w:t>
      </w:r>
      <w:r>
        <w:rPr>
          <w:rFonts w:hint="eastAsia"/>
        </w:rPr>
        <w:t>月</w:t>
      </w:r>
      <w:r>
        <w:rPr>
          <w:rFonts w:hint="eastAsia"/>
        </w:rPr>
        <w:t>2</w:t>
      </w:r>
      <w:r>
        <w:rPr>
          <w:rFonts w:hint="eastAsia"/>
        </w:rPr>
        <w:t>日发布，第</w:t>
      </w:r>
      <w:r>
        <w:rPr>
          <w:rFonts w:hint="eastAsia"/>
        </w:rPr>
        <w:t>2</w:t>
      </w:r>
      <w:r>
        <w:rPr>
          <w:rFonts w:hint="eastAsia"/>
        </w:rPr>
        <w:t>条第</w:t>
      </w:r>
      <w:r>
        <w:rPr>
          <w:rFonts w:hint="eastAsia"/>
        </w:rPr>
        <w:t>3</w:t>
      </w:r>
      <w:r>
        <w:rPr>
          <w:rFonts w:hint="eastAsia"/>
        </w:rPr>
        <w:t>款：探索数据产权结构性分置制度。建立公共数据、企业数据、个人数据的分类分级确权授权制度。根据数据来源和数据生成特征，分别界定数据生产、流通、使用过程中各参与方享有的合法权利，建立数据资源持有权、数据加工使用权、数据产品经营权等分置的产权运行机制推进非公共数据按市场化方式“共同使用、共享收益”的新模式，为激活数据要素价值创造和价值实现提供基础性制度保障……。</w:t>
      </w:r>
    </w:p>
  </w:footnote>
  <w:footnote w:id="3">
    <w:p w14:paraId="28C80864" w14:textId="77777777" w:rsidR="006B7646" w:rsidRDefault="00000000">
      <w:pPr>
        <w:pStyle w:val="aa"/>
        <w:ind w:firstLine="360"/>
      </w:pPr>
      <w:r>
        <w:rPr>
          <w:rStyle w:val="af"/>
          <w:vertAlign w:val="baseline"/>
        </w:rPr>
        <w:footnoteRef/>
      </w:r>
      <w:r>
        <w:t xml:space="preserve"> </w:t>
      </w:r>
      <w:r>
        <w:rPr>
          <w:rFonts w:hint="eastAsia"/>
        </w:rPr>
        <w:t>《企业数据资源相关会计处理暂行规定》，财会〔</w:t>
      </w:r>
      <w:r>
        <w:rPr>
          <w:rFonts w:hint="eastAsia"/>
        </w:rPr>
        <w:t>2023</w:t>
      </w:r>
      <w:r>
        <w:rPr>
          <w:rFonts w:hint="eastAsia"/>
        </w:rPr>
        <w:t>〕</w:t>
      </w:r>
      <w:r>
        <w:rPr>
          <w:rFonts w:hint="eastAsia"/>
        </w:rPr>
        <w:t>11</w:t>
      </w:r>
      <w:r>
        <w:rPr>
          <w:rFonts w:hint="eastAsia"/>
        </w:rPr>
        <w:t>号，</w:t>
      </w:r>
      <w:r>
        <w:rPr>
          <w:rFonts w:hint="eastAsia"/>
        </w:rPr>
        <w:t>2023</w:t>
      </w:r>
      <w:r>
        <w:rPr>
          <w:rFonts w:hint="eastAsia"/>
        </w:rPr>
        <w:t>年</w:t>
      </w:r>
      <w:r>
        <w:rPr>
          <w:rFonts w:hint="eastAsia"/>
        </w:rPr>
        <w:t>8</w:t>
      </w:r>
      <w:r>
        <w:rPr>
          <w:rFonts w:hint="eastAsia"/>
        </w:rPr>
        <w:t>月</w:t>
      </w:r>
      <w:r>
        <w:rPr>
          <w:rFonts w:hint="eastAsia"/>
        </w:rPr>
        <w:t>1</w:t>
      </w:r>
      <w:r>
        <w:rPr>
          <w:rFonts w:hint="eastAsia"/>
        </w:rPr>
        <w:t>日发布，第</w:t>
      </w:r>
      <w:r>
        <w:rPr>
          <w:rFonts w:hint="eastAsia"/>
        </w:rPr>
        <w:t>1</w:t>
      </w:r>
      <w:r>
        <w:rPr>
          <w:rFonts w:hint="eastAsia"/>
        </w:rPr>
        <w:t>条：本规定适用于企业按照企业会计准则相关规定确认为无形资产或存货等资产类别的数据资源，以及企业合法拥有或控制的、预期会给企业带来经济利益的、但由于不满足企业会计准则相关资产确认条件而未确认为资产的数据资源的相关会计处理。</w:t>
      </w:r>
    </w:p>
  </w:footnote>
  <w:footnote w:id="4">
    <w:p w14:paraId="54B49F85" w14:textId="77777777" w:rsidR="006B7646" w:rsidRDefault="00000000">
      <w:pPr>
        <w:pStyle w:val="aa"/>
        <w:ind w:firstLine="360"/>
        <w:rPr>
          <w:ins w:id="50" w:author="Clarie" w:date="2026-01-13T01:17:00Z"/>
        </w:rPr>
      </w:pPr>
      <w:ins w:id="51" w:author="Clarie" w:date="2026-01-13T01:17:00Z">
        <w:r>
          <w:rPr>
            <w:rStyle w:val="af"/>
            <w:vertAlign w:val="baseline"/>
          </w:rPr>
          <w:footnoteRef/>
        </w:r>
        <w:r>
          <w:t xml:space="preserve"> </w:t>
        </w:r>
        <w:r>
          <w:t>参见施天涛：《</w:t>
        </w:r>
        <w:r>
          <w:rPr>
            <w:rFonts w:hint="eastAsia"/>
          </w:rPr>
          <w:t>公司法论</w:t>
        </w:r>
        <w:r>
          <w:t>》</w:t>
        </w:r>
        <w:r>
          <w:rPr>
            <w:rFonts w:hint="eastAsia"/>
          </w:rPr>
          <w:t>（第</w:t>
        </w:r>
        <w:r>
          <w:rPr>
            <w:rFonts w:hint="eastAsia"/>
          </w:rPr>
          <w:t>4</w:t>
        </w:r>
        <w:r>
          <w:t>版</w:t>
        </w:r>
        <w:r>
          <w:rPr>
            <w:rFonts w:hint="eastAsia"/>
          </w:rPr>
          <w:t>），法律出版社</w:t>
        </w:r>
        <w:r>
          <w:rPr>
            <w:rFonts w:hint="eastAsia"/>
          </w:rPr>
          <w:t>2018</w:t>
        </w:r>
        <w:r>
          <w:t>年版，第</w:t>
        </w:r>
        <w:r>
          <w:rPr>
            <w:rFonts w:hint="eastAsia"/>
          </w:rPr>
          <w:t>174-175</w:t>
        </w:r>
        <w:r>
          <w:t>页。</w:t>
        </w:r>
      </w:ins>
    </w:p>
  </w:footnote>
  <w:footnote w:id="5">
    <w:p w14:paraId="06E96E18" w14:textId="77777777" w:rsidR="006B7646" w:rsidRDefault="00000000">
      <w:pPr>
        <w:pStyle w:val="aa"/>
        <w:ind w:firstLine="360"/>
        <w:rPr>
          <w:ins w:id="60" w:author="Clarie" w:date="2026-01-13T01:18:00Z"/>
        </w:rPr>
      </w:pPr>
      <w:ins w:id="61" w:author="Clarie" w:date="2026-01-13T01:18:00Z">
        <w:r>
          <w:rPr>
            <w:rStyle w:val="af"/>
            <w:vertAlign w:val="baseline"/>
          </w:rPr>
          <w:footnoteRef/>
        </w:r>
        <w:r>
          <w:t xml:space="preserve"> </w:t>
        </w:r>
        <w:r>
          <w:rPr>
            <w:rFonts w:hint="eastAsia"/>
          </w:rPr>
          <w:t>参见李建伟：《公司法评注》，法律出版社</w:t>
        </w:r>
        <w:r>
          <w:rPr>
            <w:rFonts w:hint="eastAsia"/>
          </w:rPr>
          <w:t>2024</w:t>
        </w:r>
        <w:r>
          <w:rPr>
            <w:rFonts w:hint="eastAsia"/>
          </w:rPr>
          <w:t>年版，第</w:t>
        </w:r>
        <w:r>
          <w:rPr>
            <w:rFonts w:hint="eastAsia"/>
          </w:rPr>
          <w:t>192-195</w:t>
        </w:r>
        <w:r>
          <w:rPr>
            <w:rFonts w:hint="eastAsia"/>
          </w:rPr>
          <w:t>页。</w:t>
        </w:r>
      </w:ins>
    </w:p>
  </w:footnote>
  <w:footnote w:id="6">
    <w:p w14:paraId="096F0846" w14:textId="77777777" w:rsidR="006B7646" w:rsidRDefault="00000000">
      <w:pPr>
        <w:pStyle w:val="aa"/>
        <w:ind w:firstLine="360"/>
      </w:pPr>
      <w:r>
        <w:rPr>
          <w:rStyle w:val="af"/>
          <w:vertAlign w:val="baseline"/>
        </w:rPr>
        <w:footnoteRef/>
      </w:r>
      <w:r>
        <w:rPr>
          <w:rStyle w:val="af"/>
          <w:vertAlign w:val="baseline"/>
        </w:rPr>
        <w:t xml:space="preserve"> Model Business Corporation Act</w:t>
      </w:r>
      <w:r>
        <w:rPr>
          <w:rStyle w:val="af"/>
          <w:rFonts w:hint="eastAsia"/>
          <w:vertAlign w:val="baseline"/>
        </w:rPr>
        <w:t>§</w:t>
      </w:r>
      <w:r>
        <w:rPr>
          <w:rStyle w:val="af"/>
          <w:vertAlign w:val="baseline"/>
        </w:rPr>
        <w:t> 6.21</w:t>
      </w:r>
      <w:r>
        <w:rPr>
          <w:rStyle w:val="af"/>
          <w:rFonts w:hint="eastAsia"/>
          <w:vertAlign w:val="baseline"/>
        </w:rPr>
        <w:t xml:space="preserve">(b): </w:t>
      </w:r>
      <w:r>
        <w:rPr>
          <w:rStyle w:val="af"/>
          <w:vertAlign w:val="baseline"/>
        </w:rPr>
        <w:t>The board of directors may authorize shares to be issued for consideration consisting of any tangible or intangible property or benefit to the corporation, including cash, promissory notes, services performed, contracts for services to be performed, or other securities of the corporation.</w:t>
      </w:r>
    </w:p>
  </w:footnote>
  <w:footnote w:id="7">
    <w:p w14:paraId="3638EAE2" w14:textId="77777777" w:rsidR="006B7646" w:rsidRDefault="00000000">
      <w:pPr>
        <w:pStyle w:val="aa"/>
        <w:ind w:firstLine="360"/>
      </w:pPr>
      <w:r>
        <w:rPr>
          <w:rStyle w:val="af"/>
          <w:vertAlign w:val="baseline"/>
        </w:rPr>
        <w:footnoteRef/>
      </w:r>
      <w:r>
        <w:t xml:space="preserve"> </w:t>
      </w:r>
      <w:r>
        <w:t>参见施天涛：《</w:t>
      </w:r>
      <w:r>
        <w:rPr>
          <w:rFonts w:hint="eastAsia"/>
        </w:rPr>
        <w:t>公司法论</w:t>
      </w:r>
      <w:r>
        <w:t>》</w:t>
      </w:r>
      <w:r>
        <w:rPr>
          <w:rFonts w:hint="eastAsia"/>
        </w:rPr>
        <w:t>（第</w:t>
      </w:r>
      <w:r>
        <w:rPr>
          <w:rFonts w:hint="eastAsia"/>
        </w:rPr>
        <w:t>4</w:t>
      </w:r>
      <w:r>
        <w:t>版</w:t>
      </w:r>
      <w:r>
        <w:rPr>
          <w:rFonts w:hint="eastAsia"/>
        </w:rPr>
        <w:t>），法律出版社</w:t>
      </w:r>
      <w:r>
        <w:rPr>
          <w:rFonts w:hint="eastAsia"/>
        </w:rPr>
        <w:t>2018</w:t>
      </w:r>
      <w:r>
        <w:t>年版，第</w:t>
      </w:r>
      <w:r>
        <w:rPr>
          <w:rFonts w:hint="eastAsia"/>
        </w:rPr>
        <w:t>174-175</w:t>
      </w:r>
      <w:r>
        <w:t>页。</w:t>
      </w:r>
    </w:p>
  </w:footnote>
  <w:footnote w:id="8">
    <w:p w14:paraId="16E5CA39" w14:textId="77777777" w:rsidR="006B7646" w:rsidRDefault="00000000">
      <w:pPr>
        <w:pStyle w:val="aa"/>
        <w:ind w:firstLine="360"/>
      </w:pPr>
      <w:r>
        <w:rPr>
          <w:rStyle w:val="af"/>
          <w:vertAlign w:val="baseline"/>
        </w:rPr>
        <w:footnoteRef/>
      </w:r>
      <w:r>
        <w:t xml:space="preserve"> </w:t>
      </w:r>
      <w:r>
        <w:rPr>
          <w:rFonts w:hint="eastAsia"/>
        </w:rPr>
        <w:t>参见李建伟：《公司法评注》，法律出版社</w:t>
      </w:r>
      <w:r>
        <w:rPr>
          <w:rFonts w:hint="eastAsia"/>
        </w:rPr>
        <w:t>2024</w:t>
      </w:r>
      <w:r>
        <w:rPr>
          <w:rFonts w:hint="eastAsia"/>
        </w:rPr>
        <w:t>年版，第</w:t>
      </w:r>
      <w:r>
        <w:rPr>
          <w:rFonts w:hint="eastAsia"/>
        </w:rPr>
        <w:t>192-195</w:t>
      </w:r>
      <w:r>
        <w:rPr>
          <w:rFonts w:hint="eastAsia"/>
        </w:rPr>
        <w:t>页。</w:t>
      </w:r>
    </w:p>
  </w:footnote>
  <w:footnote w:id="9">
    <w:p w14:paraId="593371A6" w14:textId="77777777" w:rsidR="006B7646" w:rsidRDefault="00000000">
      <w:pPr>
        <w:pStyle w:val="aa"/>
        <w:ind w:firstLine="360"/>
      </w:pPr>
      <w:r>
        <w:rPr>
          <w:rStyle w:val="af"/>
          <w:vertAlign w:val="baseline"/>
        </w:rPr>
        <w:footnoteRef/>
      </w:r>
      <w:r>
        <w:t xml:space="preserve"> </w:t>
      </w:r>
      <w:r>
        <w:rPr>
          <w:rFonts w:hint="eastAsia"/>
        </w:rPr>
        <w:t>参见</w:t>
      </w:r>
      <w:bookmarkStart w:id="80" w:name="_Hlk194349163"/>
      <w:r>
        <w:t>《</w:t>
      </w:r>
      <w:r>
        <w:rPr>
          <w:rFonts w:hint="eastAsia"/>
        </w:rPr>
        <w:t>推动“智能要素”流通</w:t>
      </w:r>
      <w:r>
        <w:rPr>
          <w:rFonts w:hint="eastAsia"/>
        </w:rPr>
        <w:t xml:space="preserve"> </w:t>
      </w:r>
      <w:r>
        <w:rPr>
          <w:rFonts w:hint="eastAsia"/>
        </w:rPr>
        <w:t>赋能百业发展——</w:t>
      </w:r>
      <w:r>
        <w:rPr>
          <w:rFonts w:hint="eastAsia"/>
        </w:rPr>
        <w:t>2023</w:t>
      </w:r>
      <w:r>
        <w:rPr>
          <w:rFonts w:hint="eastAsia"/>
        </w:rPr>
        <w:t>智能要素流通论坛暨第三届</w:t>
      </w:r>
      <w:r>
        <w:rPr>
          <w:rFonts w:hint="eastAsia"/>
        </w:rPr>
        <w:t>DataX</w:t>
      </w:r>
      <w:r>
        <w:rPr>
          <w:rFonts w:hint="eastAsia"/>
        </w:rPr>
        <w:t>大会在青岛举办》，载青岛市大数据发展管理局</w:t>
      </w:r>
      <w:r>
        <w:rPr>
          <w:rFonts w:hint="eastAsia"/>
          <w:lang w:eastAsia="zh"/>
        </w:rPr>
        <w:t>2023</w:t>
      </w:r>
      <w:r>
        <w:rPr>
          <w:rFonts w:hint="eastAsia"/>
          <w:lang w:eastAsia="zh"/>
        </w:rPr>
        <w:t>年</w:t>
      </w:r>
      <w:r>
        <w:rPr>
          <w:rFonts w:hint="eastAsia"/>
          <w:lang w:eastAsia="zh"/>
        </w:rPr>
        <w:t>8</w:t>
      </w:r>
      <w:r>
        <w:rPr>
          <w:rFonts w:hint="eastAsia"/>
          <w:lang w:eastAsia="zh"/>
        </w:rPr>
        <w:t>月</w:t>
      </w:r>
      <w:r>
        <w:rPr>
          <w:rFonts w:hint="eastAsia"/>
          <w:lang w:eastAsia="zh"/>
        </w:rPr>
        <w:t>30</w:t>
      </w:r>
      <w:r>
        <w:rPr>
          <w:rFonts w:hint="eastAsia"/>
          <w:lang w:eastAsia="zh"/>
        </w:rPr>
        <w:t>日</w:t>
      </w:r>
      <w:r>
        <w:rPr>
          <w:rFonts w:hint="eastAsia"/>
        </w:rPr>
        <w:t>，</w:t>
      </w:r>
      <w:r>
        <w:t>https://mp.weixin.qq.com/s/y8iTVrnjxInmcEuhNkm19Q</w:t>
      </w:r>
      <w:r>
        <w:t>。</w:t>
      </w:r>
      <w:bookmarkEnd w:id="80"/>
    </w:p>
  </w:footnote>
  <w:footnote w:id="10">
    <w:p w14:paraId="017BDA74" w14:textId="77777777" w:rsidR="006B7646" w:rsidRDefault="00000000">
      <w:pPr>
        <w:pStyle w:val="aa"/>
        <w:ind w:firstLine="360"/>
      </w:pPr>
      <w:r>
        <w:rPr>
          <w:rStyle w:val="af"/>
          <w:vertAlign w:val="baseline"/>
        </w:rPr>
        <w:footnoteRef/>
      </w:r>
      <w:r>
        <w:t xml:space="preserve"> </w:t>
      </w:r>
      <w:bookmarkStart w:id="82" w:name="OLE_LINK5"/>
      <w:r>
        <w:rPr>
          <w:rFonts w:hint="eastAsia"/>
        </w:rPr>
        <w:t>参见</w:t>
      </w:r>
      <w:bookmarkStart w:id="83" w:name="_Hlk194349232"/>
      <w:r>
        <w:rPr>
          <w:rFonts w:hint="eastAsia"/>
        </w:rPr>
        <w:t>范克龙、阮孟玥：《全国首例，落地芜湖！》，载安徽日报</w:t>
      </w:r>
      <w:r>
        <w:rPr>
          <w:rFonts w:hint="eastAsia"/>
          <w:lang w:eastAsia="zh"/>
        </w:rPr>
        <w:t>2025</w:t>
      </w:r>
      <w:r>
        <w:rPr>
          <w:rFonts w:hint="eastAsia"/>
          <w:lang w:eastAsia="zh"/>
        </w:rPr>
        <w:t>年</w:t>
      </w:r>
      <w:r>
        <w:rPr>
          <w:rFonts w:hint="eastAsia"/>
          <w:lang w:eastAsia="zh"/>
        </w:rPr>
        <w:t>2</w:t>
      </w:r>
      <w:r>
        <w:rPr>
          <w:rFonts w:hint="eastAsia"/>
          <w:lang w:eastAsia="zh"/>
        </w:rPr>
        <w:t>月</w:t>
      </w:r>
      <w:r>
        <w:rPr>
          <w:rFonts w:hint="eastAsia"/>
          <w:lang w:eastAsia="zh"/>
        </w:rPr>
        <w:t>28</w:t>
      </w:r>
      <w:r>
        <w:rPr>
          <w:rFonts w:hint="eastAsia"/>
          <w:lang w:eastAsia="zh"/>
        </w:rPr>
        <w:t>日</w:t>
      </w:r>
      <w:r>
        <w:rPr>
          <w:rFonts w:hint="eastAsia"/>
        </w:rPr>
        <w:t>，</w:t>
      </w:r>
      <w:r>
        <w:t>https://mp.weixin.qq.com/s/Re0lUY_8n-o3xl8zbHeZDQ</w:t>
      </w:r>
      <w:r>
        <w:rPr>
          <w:rFonts w:hint="eastAsia"/>
        </w:rPr>
        <w:t>。</w:t>
      </w:r>
    </w:p>
    <w:bookmarkEnd w:id="82"/>
    <w:bookmarkEnd w:id="83"/>
  </w:footnote>
  <w:footnote w:id="11">
    <w:p w14:paraId="50B368D2" w14:textId="77777777" w:rsidR="006B7646" w:rsidRDefault="00000000">
      <w:pPr>
        <w:pStyle w:val="aa"/>
        <w:ind w:firstLine="360"/>
      </w:pPr>
      <w:r>
        <w:rPr>
          <w:rStyle w:val="af"/>
          <w:vertAlign w:val="baseline"/>
        </w:rPr>
        <w:footnoteRef/>
      </w:r>
      <w:r>
        <w:t xml:space="preserve"> </w:t>
      </w:r>
      <w:r>
        <w:rPr>
          <w:rFonts w:hint="eastAsia"/>
        </w:rPr>
        <w:t>参见</w:t>
      </w:r>
      <w:bookmarkStart w:id="85" w:name="_Hlk194349249"/>
      <w:r>
        <w:t>《</w:t>
      </w:r>
      <w:r>
        <w:rPr>
          <w:rFonts w:hint="eastAsia"/>
        </w:rPr>
        <w:t>数据资产作价入股，成市场新热点</w:t>
      </w:r>
      <w:r>
        <w:t>》</w:t>
      </w:r>
      <w:r>
        <w:rPr>
          <w:rFonts w:hint="eastAsia"/>
        </w:rPr>
        <w:t>，载数据交易网</w:t>
      </w:r>
      <w:r>
        <w:rPr>
          <w:rFonts w:hint="eastAsia"/>
          <w:lang w:eastAsia="zh"/>
        </w:rPr>
        <w:t>2025</w:t>
      </w:r>
      <w:r>
        <w:rPr>
          <w:rFonts w:hint="eastAsia"/>
          <w:lang w:eastAsia="zh"/>
        </w:rPr>
        <w:t>年</w:t>
      </w:r>
      <w:r>
        <w:rPr>
          <w:rFonts w:hint="eastAsia"/>
          <w:lang w:eastAsia="zh"/>
        </w:rPr>
        <w:t>1</w:t>
      </w:r>
      <w:r>
        <w:rPr>
          <w:rFonts w:hint="eastAsia"/>
          <w:lang w:eastAsia="zh"/>
        </w:rPr>
        <w:t>月</w:t>
      </w:r>
      <w:r>
        <w:rPr>
          <w:rFonts w:hint="eastAsia"/>
          <w:lang w:eastAsia="zh"/>
        </w:rPr>
        <w:t>7</w:t>
      </w:r>
      <w:r>
        <w:rPr>
          <w:rFonts w:hint="eastAsia"/>
          <w:lang w:eastAsia="zh"/>
        </w:rPr>
        <w:t>日</w:t>
      </w:r>
      <w:r>
        <w:rPr>
          <w:rFonts w:hint="eastAsia"/>
        </w:rPr>
        <w:t>，</w:t>
      </w:r>
      <w:r>
        <w:t>https://mp.weixin.qq.com/s/KJGIoyQQvXesIX3-HCmHew</w:t>
      </w:r>
      <w:r>
        <w:t>。</w:t>
      </w:r>
      <w:bookmarkEnd w:id="85"/>
    </w:p>
  </w:footnote>
  <w:footnote w:id="12">
    <w:p w14:paraId="5DEBD604" w14:textId="77777777" w:rsidR="006B7646" w:rsidRDefault="00000000">
      <w:pPr>
        <w:pStyle w:val="aa"/>
        <w:ind w:firstLine="360"/>
      </w:pPr>
      <w:r>
        <w:rPr>
          <w:rStyle w:val="af"/>
          <w:vertAlign w:val="baseline"/>
        </w:rPr>
        <w:footnoteRef/>
      </w:r>
      <w:r>
        <w:t xml:space="preserve"> </w:t>
      </w:r>
      <w:r>
        <w:rPr>
          <w:rFonts w:hint="eastAsia"/>
        </w:rPr>
        <w:t>《中华人民共和国公司法》（</w:t>
      </w:r>
      <w:r>
        <w:rPr>
          <w:rFonts w:hint="eastAsia"/>
        </w:rPr>
        <w:t>2023</w:t>
      </w:r>
      <w:r>
        <w:rPr>
          <w:rFonts w:hint="eastAsia"/>
        </w:rPr>
        <w:t>年修订）第</w:t>
      </w:r>
      <w:r>
        <w:rPr>
          <w:rFonts w:hint="eastAsia"/>
        </w:rPr>
        <w:t>48</w:t>
      </w:r>
      <w:r>
        <w:rPr>
          <w:rFonts w:hint="eastAsia"/>
        </w:rPr>
        <w:t>条第</w:t>
      </w:r>
      <w:r>
        <w:rPr>
          <w:rFonts w:hint="eastAsia"/>
        </w:rPr>
        <w:t>2</w:t>
      </w:r>
      <w:r>
        <w:rPr>
          <w:rFonts w:hint="eastAsia"/>
        </w:rPr>
        <w:t>款：股东可以用货币出资，也可以用实物、知识产权、土地使用权、股权、债权等可以用货币估价并可以依法转让的非货币财产作价出资；但是，法律、行政法规规定不得作为出资的财产除外。对作为出资的非货币财产应当评估作价，核实财产，不得高估或者低估作价。法律、行政法规对评估作价有规定的，从其规定。</w:t>
      </w:r>
    </w:p>
  </w:footnote>
  <w:footnote w:id="13">
    <w:p w14:paraId="3D866252" w14:textId="77777777" w:rsidR="006B7646" w:rsidRDefault="00000000">
      <w:pPr>
        <w:pStyle w:val="aa"/>
        <w:snapToGrid/>
        <w:ind w:firstLine="360"/>
        <w:rPr>
          <w:lang w:eastAsia="zh"/>
        </w:rPr>
      </w:pPr>
      <w:r>
        <w:rPr>
          <w:rStyle w:val="af"/>
          <w:vertAlign w:val="baseline"/>
        </w:rPr>
        <w:footnoteRef/>
      </w:r>
      <w:r>
        <w:rPr>
          <w:lang w:eastAsia="zh"/>
        </w:rPr>
        <w:t xml:space="preserve"> </w:t>
      </w:r>
      <w:r>
        <w:rPr>
          <w:rFonts w:hint="eastAsia"/>
          <w:lang w:eastAsia="zh"/>
        </w:rPr>
        <w:t>参见李欢：《数据资产出资适格性的检视与完善》，载《东方法学》</w:t>
      </w:r>
      <w:r>
        <w:rPr>
          <w:rFonts w:hint="eastAsia"/>
          <w:lang w:eastAsia="zh"/>
        </w:rPr>
        <w:t>2025</w:t>
      </w:r>
      <w:r>
        <w:rPr>
          <w:rFonts w:hint="eastAsia"/>
          <w:lang w:eastAsia="zh"/>
        </w:rPr>
        <w:t>年第</w:t>
      </w:r>
      <w:r>
        <w:rPr>
          <w:rFonts w:hint="eastAsia"/>
          <w:lang w:eastAsia="zh"/>
        </w:rPr>
        <w:t>4</w:t>
      </w:r>
      <w:r>
        <w:rPr>
          <w:rFonts w:hint="eastAsia"/>
          <w:lang w:eastAsia="zh"/>
        </w:rPr>
        <w:t>期，第</w:t>
      </w:r>
      <w:r>
        <w:rPr>
          <w:rFonts w:hint="eastAsia"/>
          <w:lang w:eastAsia="zh"/>
        </w:rPr>
        <w:t>111</w:t>
      </w:r>
      <w:r>
        <w:rPr>
          <w:rFonts w:hint="eastAsia"/>
          <w:lang w:eastAsia="zh"/>
        </w:rPr>
        <w:t>页。</w:t>
      </w:r>
    </w:p>
  </w:footnote>
  <w:footnote w:id="14">
    <w:p w14:paraId="33D55793" w14:textId="77777777" w:rsidR="006B7646" w:rsidRDefault="00000000">
      <w:pPr>
        <w:pStyle w:val="aa"/>
        <w:ind w:firstLine="360"/>
      </w:pPr>
      <w:r>
        <w:rPr>
          <w:rStyle w:val="af"/>
          <w:vertAlign w:val="baseline"/>
        </w:rPr>
        <w:footnoteRef/>
      </w:r>
      <w:r>
        <w:t xml:space="preserve"> </w:t>
      </w:r>
      <w:r>
        <w:rPr>
          <w:rFonts w:hint="eastAsia"/>
        </w:rPr>
        <w:t>参见包晓丽：《数据权属论》，法律出版社</w:t>
      </w:r>
      <w:r>
        <w:rPr>
          <w:rFonts w:hint="eastAsia"/>
        </w:rPr>
        <w:t>2024</w:t>
      </w:r>
      <w:r>
        <w:rPr>
          <w:rFonts w:hint="eastAsia"/>
        </w:rPr>
        <w:t>年版，第</w:t>
      </w:r>
      <w:r>
        <w:rPr>
          <w:rFonts w:hint="eastAsia"/>
        </w:rPr>
        <w:t>53</w:t>
      </w:r>
      <w:r>
        <w:rPr>
          <w:rFonts w:hint="eastAsia"/>
        </w:rPr>
        <w:t>页；</w:t>
      </w:r>
      <w:bookmarkStart w:id="98" w:name="_Hlk194350378"/>
      <w:r>
        <w:rPr>
          <w:rFonts w:hint="eastAsia"/>
        </w:rPr>
        <w:t>郑佳宁：《</w:t>
      </w:r>
      <w:bookmarkStart w:id="99" w:name="OLE_LINK9"/>
      <w:r>
        <w:rPr>
          <w:rFonts w:hint="eastAsia"/>
        </w:rPr>
        <w:t>数据信息财产法律属性探究</w:t>
      </w:r>
      <w:bookmarkEnd w:id="99"/>
      <w:r>
        <w:rPr>
          <w:rFonts w:hint="eastAsia"/>
        </w:rPr>
        <w:t>》，载《东方法学》</w:t>
      </w:r>
      <w:r>
        <w:rPr>
          <w:rFonts w:hint="eastAsia"/>
        </w:rPr>
        <w:t>2021</w:t>
      </w:r>
      <w:r>
        <w:rPr>
          <w:rFonts w:hint="eastAsia"/>
        </w:rPr>
        <w:t>年第</w:t>
      </w:r>
      <w:r>
        <w:rPr>
          <w:rFonts w:hint="eastAsia"/>
        </w:rPr>
        <w:t>5</w:t>
      </w:r>
      <w:r>
        <w:rPr>
          <w:rFonts w:hint="eastAsia"/>
        </w:rPr>
        <w:t>期</w:t>
      </w:r>
      <w:r>
        <w:rPr>
          <w:rFonts w:hint="eastAsia"/>
          <w:lang w:eastAsia="zh"/>
        </w:rPr>
        <w:t>，第</w:t>
      </w:r>
      <w:r>
        <w:rPr>
          <w:rFonts w:hint="eastAsia"/>
          <w:lang w:eastAsia="zh"/>
        </w:rPr>
        <w:t>49-50</w:t>
      </w:r>
      <w:r>
        <w:rPr>
          <w:rFonts w:hint="eastAsia"/>
          <w:lang w:eastAsia="zh"/>
        </w:rPr>
        <w:t>页</w:t>
      </w:r>
      <w:r>
        <w:rPr>
          <w:rFonts w:hint="eastAsia"/>
        </w:rPr>
        <w:t>。</w:t>
      </w:r>
    </w:p>
    <w:bookmarkEnd w:id="98"/>
  </w:footnote>
  <w:footnote w:id="15">
    <w:p w14:paraId="1A8D689D" w14:textId="77777777" w:rsidR="006B7646" w:rsidRDefault="00000000">
      <w:pPr>
        <w:pStyle w:val="aa"/>
        <w:ind w:firstLine="360"/>
      </w:pPr>
      <w:r>
        <w:rPr>
          <w:rStyle w:val="af"/>
          <w:vertAlign w:val="baseline"/>
        </w:rPr>
        <w:footnoteRef/>
      </w:r>
      <w:r>
        <w:t xml:space="preserve"> </w:t>
      </w:r>
      <w:r>
        <w:rPr>
          <w:rFonts w:hint="eastAsia"/>
        </w:rPr>
        <w:t>参见郑佳宁：《数据信息财产法律属性探究》，载《东方法学》</w:t>
      </w:r>
      <w:r>
        <w:rPr>
          <w:rFonts w:hint="eastAsia"/>
        </w:rPr>
        <w:t>2021</w:t>
      </w:r>
      <w:r>
        <w:rPr>
          <w:rFonts w:hint="eastAsia"/>
        </w:rPr>
        <w:t>年第</w:t>
      </w:r>
      <w:r>
        <w:rPr>
          <w:rFonts w:hint="eastAsia"/>
        </w:rPr>
        <w:t>5</w:t>
      </w:r>
      <w:r>
        <w:rPr>
          <w:rFonts w:hint="eastAsia"/>
        </w:rPr>
        <w:t>期</w:t>
      </w:r>
      <w:r>
        <w:rPr>
          <w:rFonts w:hint="eastAsia"/>
          <w:lang w:eastAsia="zh"/>
        </w:rPr>
        <w:t>，第</w:t>
      </w:r>
      <w:r>
        <w:rPr>
          <w:rFonts w:hint="eastAsia"/>
          <w:lang w:eastAsia="zh"/>
        </w:rPr>
        <w:t>49-50</w:t>
      </w:r>
      <w:r>
        <w:rPr>
          <w:rFonts w:hint="eastAsia"/>
          <w:lang w:eastAsia="zh"/>
        </w:rPr>
        <w:t>页</w:t>
      </w:r>
      <w:r>
        <w:rPr>
          <w:rFonts w:hint="eastAsia"/>
        </w:rPr>
        <w:t>。</w:t>
      </w:r>
    </w:p>
  </w:footnote>
  <w:footnote w:id="16">
    <w:p w14:paraId="3DF30A14" w14:textId="77777777" w:rsidR="006B7646" w:rsidRDefault="00000000">
      <w:pPr>
        <w:pStyle w:val="aa"/>
        <w:ind w:firstLine="360"/>
      </w:pPr>
      <w:r>
        <w:rPr>
          <w:rStyle w:val="af"/>
          <w:vertAlign w:val="baseline"/>
        </w:rPr>
        <w:footnoteRef/>
      </w:r>
      <w:r>
        <w:t xml:space="preserve"> </w:t>
      </w:r>
      <w:r>
        <w:rPr>
          <w:rFonts w:hint="eastAsia"/>
        </w:rPr>
        <w:t>参见</w:t>
      </w:r>
      <w:bookmarkStart w:id="102" w:name="_Hlk194350391"/>
      <w:r>
        <w:rPr>
          <w:rFonts w:hint="eastAsia"/>
        </w:rPr>
        <w:t>刘家安：《民法物权》，中国政法大学出版社</w:t>
      </w:r>
      <w:r>
        <w:rPr>
          <w:rFonts w:hint="eastAsia"/>
        </w:rPr>
        <w:t>2023</w:t>
      </w:r>
      <w:r>
        <w:rPr>
          <w:rFonts w:hint="eastAsia"/>
        </w:rPr>
        <w:t>年版，第</w:t>
      </w:r>
      <w:r>
        <w:rPr>
          <w:rFonts w:hint="eastAsia"/>
        </w:rPr>
        <w:t>17-18</w:t>
      </w:r>
      <w:r>
        <w:rPr>
          <w:rFonts w:hint="eastAsia"/>
        </w:rPr>
        <w:t>页。</w:t>
      </w:r>
    </w:p>
    <w:bookmarkEnd w:id="102"/>
  </w:footnote>
  <w:footnote w:id="17">
    <w:p w14:paraId="2FD68033" w14:textId="77777777" w:rsidR="006B7646" w:rsidRDefault="00000000">
      <w:pPr>
        <w:pStyle w:val="aa"/>
        <w:ind w:firstLine="360"/>
      </w:pPr>
      <w:r>
        <w:rPr>
          <w:rStyle w:val="af"/>
          <w:vertAlign w:val="baseline"/>
        </w:rPr>
        <w:footnoteRef/>
      </w:r>
      <w:r>
        <w:t xml:space="preserve"> </w:t>
      </w:r>
      <w:r>
        <w:rPr>
          <w:rFonts w:hint="eastAsia"/>
        </w:rPr>
        <w:t>参见</w:t>
      </w:r>
      <w:bookmarkStart w:id="103" w:name="_Hlk194350404"/>
      <w:r>
        <w:rPr>
          <w:rFonts w:hint="eastAsia"/>
        </w:rPr>
        <w:t>牟萍：《数据资产运营中的法律问题研究》，法律出版社</w:t>
      </w:r>
      <w:r>
        <w:rPr>
          <w:rFonts w:hint="eastAsia"/>
        </w:rPr>
        <w:t>2022</w:t>
      </w:r>
      <w:r>
        <w:rPr>
          <w:rFonts w:hint="eastAsia"/>
        </w:rPr>
        <w:t>年版，第</w:t>
      </w:r>
      <w:r>
        <w:rPr>
          <w:rFonts w:hint="eastAsia"/>
        </w:rPr>
        <w:t>31-32</w:t>
      </w:r>
      <w:r>
        <w:rPr>
          <w:rFonts w:hint="eastAsia"/>
        </w:rPr>
        <w:t>页。</w:t>
      </w:r>
    </w:p>
    <w:bookmarkEnd w:id="103"/>
  </w:footnote>
  <w:footnote w:id="18">
    <w:p w14:paraId="530103AF" w14:textId="77777777" w:rsidR="006B7646" w:rsidRDefault="00000000">
      <w:pPr>
        <w:pStyle w:val="aa"/>
        <w:ind w:firstLine="360"/>
      </w:pPr>
      <w:r>
        <w:rPr>
          <w:rStyle w:val="af"/>
          <w:vertAlign w:val="baseline"/>
        </w:rPr>
        <w:footnoteRef/>
      </w:r>
      <w:r>
        <w:t xml:space="preserve"> </w:t>
      </w:r>
      <w:r>
        <w:rPr>
          <w:rFonts w:hint="eastAsia"/>
        </w:rPr>
        <w:t>参见</w:t>
      </w:r>
      <w:bookmarkStart w:id="104" w:name="_Hlk194350424"/>
      <w:r>
        <w:rPr>
          <w:rFonts w:hint="eastAsia"/>
        </w:rPr>
        <w:t>程啸：《数据权益与数据交易》，中国人民大学出版社</w:t>
      </w:r>
      <w:r>
        <w:rPr>
          <w:rFonts w:hint="eastAsia"/>
        </w:rPr>
        <w:t>2024</w:t>
      </w:r>
      <w:r>
        <w:rPr>
          <w:rFonts w:hint="eastAsia"/>
        </w:rPr>
        <w:t>年版，第</w:t>
      </w:r>
      <w:r>
        <w:rPr>
          <w:rFonts w:hint="eastAsia"/>
        </w:rPr>
        <w:t>200-203</w:t>
      </w:r>
      <w:r>
        <w:rPr>
          <w:rFonts w:hint="eastAsia"/>
        </w:rPr>
        <w:t>页。</w:t>
      </w:r>
    </w:p>
    <w:bookmarkEnd w:id="104"/>
  </w:footnote>
  <w:footnote w:id="19">
    <w:p w14:paraId="68F744A3" w14:textId="77777777" w:rsidR="006B7646" w:rsidRDefault="00000000">
      <w:pPr>
        <w:pStyle w:val="aa"/>
        <w:ind w:firstLine="360"/>
      </w:pPr>
      <w:r>
        <w:rPr>
          <w:rStyle w:val="af"/>
          <w:vertAlign w:val="baseline"/>
        </w:rPr>
        <w:footnoteRef/>
      </w:r>
      <w:r>
        <w:t xml:space="preserve"> </w:t>
      </w:r>
      <w:r>
        <w:rPr>
          <w:rFonts w:hint="eastAsia"/>
        </w:rPr>
        <w:t>参见牟萍：《数据资产运营中的法律问题研究》，法律出版社</w:t>
      </w:r>
      <w:r>
        <w:rPr>
          <w:rFonts w:hint="eastAsia"/>
        </w:rPr>
        <w:t>2022</w:t>
      </w:r>
      <w:r>
        <w:rPr>
          <w:rFonts w:hint="eastAsia"/>
        </w:rPr>
        <w:t>年版，第</w:t>
      </w:r>
      <w:r>
        <w:rPr>
          <w:rFonts w:hint="eastAsia"/>
        </w:rPr>
        <w:t>33</w:t>
      </w:r>
      <w:r>
        <w:rPr>
          <w:rFonts w:hint="eastAsia"/>
        </w:rPr>
        <w:t>页。</w:t>
      </w:r>
    </w:p>
  </w:footnote>
  <w:footnote w:id="20">
    <w:p w14:paraId="711108EA" w14:textId="77777777" w:rsidR="006B7646" w:rsidRDefault="00000000">
      <w:pPr>
        <w:pStyle w:val="aa"/>
        <w:ind w:firstLine="360"/>
      </w:pPr>
      <w:r>
        <w:rPr>
          <w:rStyle w:val="af"/>
          <w:vertAlign w:val="baseline"/>
        </w:rPr>
        <w:footnoteRef/>
      </w:r>
      <w:r>
        <w:t xml:space="preserve"> </w:t>
      </w:r>
      <w:r>
        <w:rPr>
          <w:rFonts w:hint="eastAsia"/>
        </w:rPr>
        <w:t>参见程啸：《数据权益与数据交易》，中国人民大学出版社</w:t>
      </w:r>
      <w:r>
        <w:rPr>
          <w:rFonts w:hint="eastAsia"/>
        </w:rPr>
        <w:t>2024</w:t>
      </w:r>
      <w:r>
        <w:rPr>
          <w:rFonts w:hint="eastAsia"/>
        </w:rPr>
        <w:t>年版，第</w:t>
      </w:r>
      <w:r>
        <w:rPr>
          <w:rFonts w:hint="eastAsia"/>
        </w:rPr>
        <w:t>212-213</w:t>
      </w:r>
      <w:r>
        <w:rPr>
          <w:rFonts w:hint="eastAsia"/>
        </w:rPr>
        <w:t>页。</w:t>
      </w:r>
    </w:p>
  </w:footnote>
  <w:footnote w:id="21">
    <w:p w14:paraId="358FE1D5" w14:textId="77777777" w:rsidR="006B7646" w:rsidRDefault="00000000">
      <w:pPr>
        <w:pStyle w:val="aa"/>
        <w:ind w:firstLine="360"/>
      </w:pPr>
      <w:r>
        <w:rPr>
          <w:rStyle w:val="af"/>
          <w:vertAlign w:val="baseline"/>
        </w:rPr>
        <w:footnoteRef/>
      </w:r>
      <w:r>
        <w:t xml:space="preserve"> </w:t>
      </w:r>
      <w:r>
        <w:rPr>
          <w:rFonts w:hint="eastAsia"/>
        </w:rPr>
        <w:t>参见</w:t>
      </w:r>
      <w:bookmarkStart w:id="105" w:name="_Hlk191218358"/>
      <w:r>
        <w:rPr>
          <w:rFonts w:hint="eastAsia"/>
        </w:rPr>
        <w:t>程啸：《数据权益与数据交易》，中国人民大学出版社</w:t>
      </w:r>
      <w:r>
        <w:rPr>
          <w:rFonts w:hint="eastAsia"/>
        </w:rPr>
        <w:t>2024</w:t>
      </w:r>
      <w:r>
        <w:rPr>
          <w:rFonts w:hint="eastAsia"/>
        </w:rPr>
        <w:t>年版</w:t>
      </w:r>
      <w:bookmarkEnd w:id="105"/>
      <w:r>
        <w:rPr>
          <w:rFonts w:hint="eastAsia"/>
        </w:rPr>
        <w:t>，第</w:t>
      </w:r>
      <w:r>
        <w:rPr>
          <w:rFonts w:hint="eastAsia"/>
        </w:rPr>
        <w:t>219-244</w:t>
      </w:r>
      <w:r>
        <w:t>页</w:t>
      </w:r>
      <w:r>
        <w:rPr>
          <w:rFonts w:hint="eastAsia"/>
        </w:rPr>
        <w:t>；</w:t>
      </w:r>
      <w:bookmarkStart w:id="106" w:name="_Hlk194350561"/>
      <w:r>
        <w:rPr>
          <w:rFonts w:hint="eastAsia"/>
        </w:rPr>
        <w:t>龙卫球：《</w:t>
      </w:r>
      <w:bookmarkStart w:id="107" w:name="OLE_LINK23"/>
      <w:r>
        <w:rPr>
          <w:rFonts w:hint="eastAsia"/>
        </w:rPr>
        <w:t>数据新型财产权构建及其体系研究</w:t>
      </w:r>
      <w:bookmarkEnd w:id="107"/>
      <w:r>
        <w:rPr>
          <w:rFonts w:hint="eastAsia"/>
        </w:rPr>
        <w:t>》，载《政法论坛》</w:t>
      </w:r>
      <w:r>
        <w:rPr>
          <w:rFonts w:hint="eastAsia"/>
        </w:rPr>
        <w:t>2017</w:t>
      </w:r>
      <w:r>
        <w:rPr>
          <w:rFonts w:hint="eastAsia"/>
        </w:rPr>
        <w:t>年第</w:t>
      </w:r>
      <w:r>
        <w:rPr>
          <w:rFonts w:hint="eastAsia"/>
        </w:rPr>
        <w:t>4</w:t>
      </w:r>
      <w:r>
        <w:rPr>
          <w:rFonts w:hint="eastAsia"/>
        </w:rPr>
        <w:t>期</w:t>
      </w:r>
      <w:bookmarkEnd w:id="106"/>
      <w:r>
        <w:rPr>
          <w:rFonts w:hint="eastAsia"/>
          <w:lang w:eastAsia="zh"/>
        </w:rPr>
        <w:t>，第</w:t>
      </w:r>
      <w:r>
        <w:rPr>
          <w:rFonts w:hint="eastAsia"/>
          <w:lang w:eastAsia="zh"/>
        </w:rPr>
        <w:t>74-76</w:t>
      </w:r>
      <w:r>
        <w:rPr>
          <w:rFonts w:hint="eastAsia"/>
          <w:lang w:eastAsia="zh"/>
        </w:rPr>
        <w:t>页</w:t>
      </w:r>
      <w:r>
        <w:rPr>
          <w:rFonts w:hint="eastAsia"/>
        </w:rPr>
        <w:t>；</w:t>
      </w:r>
      <w:bookmarkStart w:id="108" w:name="_Hlk194350576"/>
      <w:r>
        <w:rPr>
          <w:rFonts w:hint="eastAsia"/>
        </w:rPr>
        <w:t>程啸：《论大数据时代的个人数据权利》，载《中国社会科学》</w:t>
      </w:r>
      <w:r>
        <w:rPr>
          <w:rFonts w:hint="eastAsia"/>
        </w:rPr>
        <w:t>2018</w:t>
      </w:r>
      <w:r>
        <w:rPr>
          <w:rFonts w:hint="eastAsia"/>
        </w:rPr>
        <w:t>年第</w:t>
      </w:r>
      <w:r>
        <w:rPr>
          <w:rFonts w:hint="eastAsia"/>
        </w:rPr>
        <w:t>3</w:t>
      </w:r>
      <w:r>
        <w:rPr>
          <w:rFonts w:hint="eastAsia"/>
        </w:rPr>
        <w:t>期</w:t>
      </w:r>
      <w:bookmarkEnd w:id="108"/>
      <w:r>
        <w:rPr>
          <w:rFonts w:hint="eastAsia"/>
          <w:lang w:eastAsia="zh"/>
        </w:rPr>
        <w:t>，第</w:t>
      </w:r>
      <w:r>
        <w:rPr>
          <w:rFonts w:hint="eastAsia"/>
          <w:lang w:eastAsia="zh"/>
        </w:rPr>
        <w:t>107</w:t>
      </w:r>
      <w:r>
        <w:rPr>
          <w:rFonts w:hint="eastAsia"/>
          <w:lang w:eastAsia="zh"/>
        </w:rPr>
        <w:t>页</w:t>
      </w:r>
      <w:r>
        <w:rPr>
          <w:rFonts w:hint="eastAsia"/>
        </w:rPr>
        <w:t>；</w:t>
      </w:r>
      <w:bookmarkStart w:id="109" w:name="_Hlk194350586"/>
      <w:r>
        <w:rPr>
          <w:rFonts w:hint="eastAsia"/>
        </w:rPr>
        <w:t>王利明：《数据的民法保护》，载《数字法治》</w:t>
      </w:r>
      <w:r>
        <w:rPr>
          <w:rFonts w:hint="eastAsia"/>
        </w:rPr>
        <w:t>2023</w:t>
      </w:r>
      <w:r>
        <w:rPr>
          <w:rFonts w:hint="eastAsia"/>
        </w:rPr>
        <w:t>年第</w:t>
      </w:r>
      <w:r>
        <w:rPr>
          <w:rFonts w:hint="eastAsia"/>
        </w:rPr>
        <w:t>1</w:t>
      </w:r>
      <w:r>
        <w:rPr>
          <w:rFonts w:hint="eastAsia"/>
        </w:rPr>
        <w:t>期</w:t>
      </w:r>
      <w:bookmarkEnd w:id="109"/>
      <w:r>
        <w:rPr>
          <w:rFonts w:hint="eastAsia"/>
          <w:lang w:eastAsia="zh"/>
        </w:rPr>
        <w:t>，第</w:t>
      </w:r>
      <w:r>
        <w:rPr>
          <w:rFonts w:hint="eastAsia"/>
          <w:lang w:eastAsia="zh"/>
        </w:rPr>
        <w:t>52-55</w:t>
      </w:r>
      <w:r>
        <w:rPr>
          <w:rFonts w:hint="eastAsia"/>
          <w:lang w:eastAsia="zh"/>
        </w:rPr>
        <w:t>页</w:t>
      </w:r>
      <w:r>
        <w:rPr>
          <w:rFonts w:hint="eastAsia"/>
        </w:rPr>
        <w:t>；</w:t>
      </w:r>
      <w:bookmarkStart w:id="110" w:name="_Hlk194350606"/>
      <w:r>
        <w:rPr>
          <w:rFonts w:hint="eastAsia"/>
        </w:rPr>
        <w:t>王利明：《数据何以确权》，载《法学研究》</w:t>
      </w:r>
      <w:r>
        <w:rPr>
          <w:rFonts w:hint="eastAsia"/>
        </w:rPr>
        <w:t>2023</w:t>
      </w:r>
      <w:r>
        <w:rPr>
          <w:rFonts w:hint="eastAsia"/>
        </w:rPr>
        <w:t>年第</w:t>
      </w:r>
      <w:r>
        <w:rPr>
          <w:rFonts w:hint="eastAsia"/>
        </w:rPr>
        <w:t>4</w:t>
      </w:r>
      <w:r>
        <w:rPr>
          <w:rFonts w:hint="eastAsia"/>
        </w:rPr>
        <w:t>期</w:t>
      </w:r>
      <w:r>
        <w:rPr>
          <w:rFonts w:hint="eastAsia"/>
          <w:lang w:eastAsia="zh"/>
        </w:rPr>
        <w:t>，第</w:t>
      </w:r>
      <w:r>
        <w:rPr>
          <w:rFonts w:hint="eastAsia"/>
          <w:lang w:eastAsia="zh"/>
        </w:rPr>
        <w:t>65-72</w:t>
      </w:r>
      <w:r>
        <w:rPr>
          <w:rFonts w:hint="eastAsia"/>
          <w:lang w:eastAsia="zh"/>
        </w:rPr>
        <w:t>页</w:t>
      </w:r>
      <w:r>
        <w:rPr>
          <w:rFonts w:hint="eastAsia"/>
        </w:rPr>
        <w:t>。</w:t>
      </w:r>
    </w:p>
    <w:bookmarkEnd w:id="110"/>
  </w:footnote>
  <w:footnote w:id="22">
    <w:p w14:paraId="6BD786B6" w14:textId="77777777" w:rsidR="006B7646" w:rsidRDefault="00000000">
      <w:pPr>
        <w:pStyle w:val="aa"/>
        <w:ind w:firstLine="360"/>
      </w:pPr>
      <w:r>
        <w:rPr>
          <w:rStyle w:val="af"/>
          <w:vertAlign w:val="baseline"/>
        </w:rPr>
        <w:footnoteRef/>
      </w:r>
      <w:r>
        <w:t xml:space="preserve"> </w:t>
      </w:r>
      <w:r>
        <w:rPr>
          <w:rFonts w:hint="eastAsia"/>
        </w:rPr>
        <w:t>参见</w:t>
      </w:r>
      <w:bookmarkStart w:id="113" w:name="_Hlk194350623"/>
      <w:r>
        <w:rPr>
          <w:rFonts w:hint="eastAsia"/>
        </w:rPr>
        <w:t>周汉华：《数据确权的误区》，载《法学研究》</w:t>
      </w:r>
      <w:r>
        <w:rPr>
          <w:rFonts w:hint="eastAsia"/>
        </w:rPr>
        <w:t>2023</w:t>
      </w:r>
      <w:r>
        <w:rPr>
          <w:rFonts w:hint="eastAsia"/>
        </w:rPr>
        <w:t>年第</w:t>
      </w:r>
      <w:r>
        <w:rPr>
          <w:rFonts w:hint="eastAsia"/>
        </w:rPr>
        <w:t>2</w:t>
      </w:r>
      <w:r>
        <w:rPr>
          <w:rFonts w:hint="eastAsia"/>
        </w:rPr>
        <w:t>期</w:t>
      </w:r>
      <w:r>
        <w:rPr>
          <w:rFonts w:hint="eastAsia"/>
          <w:lang w:eastAsia="zh"/>
        </w:rPr>
        <w:t>，第</w:t>
      </w:r>
      <w:r>
        <w:rPr>
          <w:rFonts w:hint="eastAsia"/>
          <w:lang w:eastAsia="zh"/>
        </w:rPr>
        <w:t>10-12</w:t>
      </w:r>
      <w:r>
        <w:rPr>
          <w:rFonts w:hint="eastAsia"/>
          <w:lang w:eastAsia="zh"/>
        </w:rPr>
        <w:t>页</w:t>
      </w:r>
      <w:r>
        <w:rPr>
          <w:rFonts w:hint="eastAsia"/>
        </w:rPr>
        <w:t>。</w:t>
      </w:r>
      <w:bookmarkEnd w:id="113"/>
    </w:p>
  </w:footnote>
  <w:footnote w:id="23">
    <w:p w14:paraId="07FF510E" w14:textId="77777777" w:rsidR="006B7646" w:rsidRDefault="00000000">
      <w:pPr>
        <w:pStyle w:val="aa"/>
        <w:ind w:firstLine="360"/>
        <w:rPr>
          <w:rStyle w:val="af"/>
          <w:vertAlign w:val="baseline"/>
        </w:rPr>
      </w:pPr>
      <w:r>
        <w:rPr>
          <w:rStyle w:val="af"/>
          <w:vertAlign w:val="baseline"/>
        </w:rPr>
        <w:footnoteRef/>
      </w:r>
      <w:r>
        <w:rPr>
          <w:rStyle w:val="af"/>
          <w:vertAlign w:val="baseline"/>
        </w:rPr>
        <w:t xml:space="preserve"> </w:t>
      </w:r>
      <w:r>
        <w:rPr>
          <w:rStyle w:val="af"/>
          <w:rFonts w:hint="eastAsia"/>
          <w:vertAlign w:val="baseline"/>
        </w:rPr>
        <w:t>S</w:t>
      </w:r>
      <w:r>
        <w:rPr>
          <w:rStyle w:val="af"/>
          <w:vertAlign w:val="baseline"/>
        </w:rPr>
        <w:t>ee</w:t>
      </w:r>
      <w:r>
        <w:rPr>
          <w:rStyle w:val="af"/>
          <w:rFonts w:hint="eastAsia"/>
          <w:vertAlign w:val="baseline"/>
        </w:rPr>
        <w:t xml:space="preserve"> </w:t>
      </w:r>
      <w:r>
        <w:rPr>
          <w:rStyle w:val="af"/>
          <w:vertAlign w:val="baseline"/>
        </w:rPr>
        <w:t>Husik, Isaac</w:t>
      </w:r>
      <w:r>
        <w:rPr>
          <w:rFonts w:hint="eastAsia"/>
        </w:rPr>
        <w:t xml:space="preserve">, </w:t>
      </w:r>
      <w:r>
        <w:rPr>
          <w:i/>
          <w:iCs/>
        </w:rPr>
        <w:t>Hohfeld's Jurisprudence</w:t>
      </w:r>
      <w:r>
        <w:rPr>
          <w:rFonts w:hint="eastAsia"/>
        </w:rPr>
        <w:t xml:space="preserve">, </w:t>
      </w:r>
      <w:r>
        <w:t>University of Pennslyvania Law Review and American Law Register</w:t>
      </w:r>
      <w:r>
        <w:rPr>
          <w:rFonts w:hint="eastAsia"/>
        </w:rPr>
        <w:t xml:space="preserve">, </w:t>
      </w:r>
      <w:r>
        <w:t>1923-1924</w:t>
      </w:r>
      <w:r>
        <w:rPr>
          <w:rFonts w:hint="eastAsia"/>
        </w:rPr>
        <w:t>, p.</w:t>
      </w:r>
      <w:r>
        <w:t>263-277</w:t>
      </w:r>
      <w:r>
        <w:rPr>
          <w:rFonts w:hint="eastAsia"/>
        </w:rPr>
        <w:t>.</w:t>
      </w:r>
    </w:p>
  </w:footnote>
  <w:footnote w:id="24">
    <w:p w14:paraId="4657E842" w14:textId="77777777" w:rsidR="006B7646" w:rsidRDefault="00000000">
      <w:pPr>
        <w:pStyle w:val="aa"/>
        <w:ind w:firstLine="360"/>
      </w:pPr>
      <w:r>
        <w:rPr>
          <w:rStyle w:val="af"/>
          <w:vertAlign w:val="baseline"/>
        </w:rPr>
        <w:footnoteRef/>
      </w:r>
      <w:r>
        <w:t xml:space="preserve"> </w:t>
      </w:r>
      <w:r>
        <w:rPr>
          <w:rFonts w:hint="eastAsia"/>
        </w:rPr>
        <w:t>See</w:t>
      </w:r>
      <w:bookmarkStart w:id="167" w:name="_Hlk194350641"/>
      <w:r>
        <w:rPr>
          <w:rFonts w:hint="eastAsia"/>
        </w:rPr>
        <w:t xml:space="preserve"> Wesley Newcomb Hohfeld, </w:t>
      </w:r>
      <w:bookmarkStart w:id="168" w:name="OLE_LINK22"/>
      <w:r>
        <w:rPr>
          <w:rFonts w:hint="eastAsia"/>
          <w:i/>
          <w:iCs/>
        </w:rPr>
        <w:t>Fundamental Legal Conceptions as Applied in Judicial Reasoning and Other Legal Essays</w:t>
      </w:r>
      <w:bookmarkEnd w:id="168"/>
      <w:r>
        <w:rPr>
          <w:rFonts w:hint="eastAsia"/>
        </w:rPr>
        <w:t>, Yale University Press, 1923, p.96</w:t>
      </w:r>
      <w:ins w:id="169" w:author="Clarie" w:date="2026-01-18T00:32:00Z">
        <w:r>
          <w:rPr>
            <w:rFonts w:hint="eastAsia"/>
            <w:lang w:eastAsia="zh"/>
          </w:rPr>
          <w:t>-97</w:t>
        </w:r>
      </w:ins>
      <w:r>
        <w:rPr>
          <w:rFonts w:hint="eastAsia"/>
        </w:rPr>
        <w:t>.</w:t>
      </w:r>
      <w:bookmarkEnd w:id="167"/>
      <w:del w:id="170" w:author="Clarie" w:date="2026-01-18T00:03:00Z">
        <w:r>
          <w:rPr>
            <w:rFonts w:hint="eastAsia"/>
          </w:rPr>
          <w:delText>转引自包晓丽：《数据权属论》，法律出版社</w:delText>
        </w:r>
        <w:r>
          <w:rPr>
            <w:rFonts w:hint="eastAsia"/>
          </w:rPr>
          <w:delText>2024</w:delText>
        </w:r>
        <w:r>
          <w:rPr>
            <w:rFonts w:hint="eastAsia"/>
          </w:rPr>
          <w:delText>年版，第</w:delText>
        </w:r>
        <w:r>
          <w:rPr>
            <w:rFonts w:hint="eastAsia"/>
          </w:rPr>
          <w:delText>72</w:delText>
        </w:r>
        <w:r>
          <w:rPr>
            <w:rFonts w:hint="eastAsia"/>
          </w:rPr>
          <w:delText>页。</w:delText>
        </w:r>
      </w:del>
    </w:p>
  </w:footnote>
  <w:footnote w:id="25">
    <w:p w14:paraId="26D105D0" w14:textId="77777777" w:rsidR="006B7646" w:rsidRDefault="00000000">
      <w:pPr>
        <w:pStyle w:val="aa"/>
        <w:ind w:firstLine="360"/>
        <w:rPr>
          <w:lang w:eastAsia="zh"/>
        </w:rPr>
      </w:pPr>
      <w:ins w:id="191" w:author="Clarie" w:date="2026-01-18T01:08:00Z">
        <w:r w:rsidRPr="00CA17AD">
          <w:rPr>
            <w:rStyle w:val="af"/>
            <w:vertAlign w:val="baseline"/>
          </w:rPr>
          <w:footnoteRef/>
        </w:r>
        <w:r w:rsidRPr="00CA17AD">
          <w:t xml:space="preserve"> </w:t>
        </w:r>
      </w:ins>
      <w:ins w:id="192" w:author="Clarie" w:date="2026-01-18T01:09:00Z">
        <w:r>
          <w:rPr>
            <w:rFonts w:hint="eastAsia"/>
            <w:lang w:eastAsia="zh"/>
          </w:rPr>
          <w:t>参见王涌</w:t>
        </w:r>
      </w:ins>
      <w:ins w:id="193" w:author="Clarie" w:date="2026-01-18T01:10:00Z">
        <w:r>
          <w:rPr>
            <w:rFonts w:hint="eastAsia"/>
            <w:lang w:eastAsia="zh"/>
          </w:rPr>
          <w:t>：《</w:t>
        </w:r>
      </w:ins>
      <w:ins w:id="194" w:author="Clarie" w:date="2026-01-18T01:12:00Z">
        <w:r>
          <w:rPr>
            <w:rFonts w:hint="eastAsia"/>
            <w:lang w:eastAsia="zh"/>
          </w:rPr>
          <w:t>财产权谱系、财产权法定主义与民法典《财产法总则》</w:t>
        </w:r>
      </w:ins>
      <w:ins w:id="195" w:author="Clarie" w:date="2026-01-18T01:10:00Z">
        <w:r>
          <w:rPr>
            <w:rFonts w:hint="eastAsia"/>
            <w:lang w:eastAsia="zh"/>
          </w:rPr>
          <w:t>》</w:t>
        </w:r>
      </w:ins>
      <w:ins w:id="196" w:author="Clarie" w:date="2026-01-18T01:12:00Z">
        <w:r>
          <w:rPr>
            <w:rFonts w:hint="eastAsia"/>
            <w:lang w:eastAsia="zh"/>
          </w:rPr>
          <w:t>，载《政法论坛》</w:t>
        </w:r>
      </w:ins>
      <w:ins w:id="197" w:author="Clarie" w:date="2026-01-18T01:13:00Z">
        <w:r>
          <w:rPr>
            <w:rFonts w:hint="eastAsia"/>
            <w:lang w:eastAsia="zh"/>
          </w:rPr>
          <w:t>2016</w:t>
        </w:r>
        <w:r>
          <w:rPr>
            <w:rFonts w:hint="eastAsia"/>
            <w:lang w:eastAsia="zh"/>
          </w:rPr>
          <w:t>年第</w:t>
        </w:r>
        <w:r>
          <w:rPr>
            <w:rFonts w:hint="eastAsia"/>
            <w:lang w:eastAsia="zh"/>
          </w:rPr>
          <w:t>1</w:t>
        </w:r>
        <w:r>
          <w:rPr>
            <w:rFonts w:hint="eastAsia"/>
            <w:lang w:eastAsia="zh"/>
          </w:rPr>
          <w:t>期，第</w:t>
        </w:r>
      </w:ins>
      <w:ins w:id="198" w:author="Clarie" w:date="2026-01-18T01:25:00Z">
        <w:r>
          <w:rPr>
            <w:rFonts w:hint="eastAsia"/>
            <w:lang w:eastAsia="zh"/>
          </w:rPr>
          <w:t>104-109</w:t>
        </w:r>
        <w:r>
          <w:rPr>
            <w:rFonts w:hint="eastAsia"/>
            <w:lang w:eastAsia="zh"/>
          </w:rPr>
          <w:t>页。</w:t>
        </w:r>
      </w:ins>
    </w:p>
  </w:footnote>
  <w:footnote w:id="26">
    <w:p w14:paraId="177B36A2" w14:textId="77777777" w:rsidR="006B7646" w:rsidRDefault="00000000">
      <w:pPr>
        <w:pStyle w:val="aa"/>
        <w:ind w:firstLine="360"/>
      </w:pPr>
      <w:r>
        <w:rPr>
          <w:rStyle w:val="af"/>
          <w:vertAlign w:val="baseline"/>
        </w:rPr>
        <w:footnoteRef/>
      </w:r>
      <w:r>
        <w:t xml:space="preserve"> </w:t>
      </w:r>
      <w:r>
        <w:rPr>
          <w:rFonts w:hint="eastAsia"/>
        </w:rPr>
        <w:t>参见王涌：《私权的分析与建构》，北京大学出版社</w:t>
      </w:r>
      <w:r>
        <w:rPr>
          <w:rFonts w:hint="eastAsia"/>
        </w:rPr>
        <w:t>2019</w:t>
      </w:r>
      <w:r>
        <w:rPr>
          <w:rFonts w:hint="eastAsia"/>
        </w:rPr>
        <w:t>年版，第</w:t>
      </w:r>
      <w:r>
        <w:rPr>
          <w:rFonts w:hint="eastAsia"/>
        </w:rPr>
        <w:t>287</w:t>
      </w:r>
      <w:r>
        <w:rPr>
          <w:rFonts w:hint="eastAsia"/>
        </w:rPr>
        <w:t>页。</w:t>
      </w:r>
    </w:p>
  </w:footnote>
  <w:footnote w:id="27">
    <w:p w14:paraId="19B40D4C" w14:textId="77777777" w:rsidR="006B7646" w:rsidRDefault="00000000">
      <w:pPr>
        <w:pStyle w:val="aa"/>
        <w:ind w:firstLine="360"/>
      </w:pPr>
      <w:r>
        <w:rPr>
          <w:rStyle w:val="af"/>
          <w:vertAlign w:val="baseline"/>
        </w:rPr>
        <w:footnoteRef/>
      </w:r>
      <w:r>
        <w:t xml:space="preserve"> </w:t>
      </w:r>
      <w:r>
        <w:rPr>
          <w:rFonts w:hint="eastAsia"/>
        </w:rPr>
        <w:t>参见王涌：《私权的分析与建构》，北京大学出版社</w:t>
      </w:r>
      <w:r>
        <w:rPr>
          <w:rFonts w:hint="eastAsia"/>
        </w:rPr>
        <w:t>2019</w:t>
      </w:r>
      <w:r>
        <w:rPr>
          <w:rFonts w:hint="eastAsia"/>
        </w:rPr>
        <w:t>年版，第</w:t>
      </w:r>
      <w:r>
        <w:rPr>
          <w:rFonts w:hint="eastAsia"/>
        </w:rPr>
        <w:t>288-289</w:t>
      </w:r>
      <w:r>
        <w:rPr>
          <w:rFonts w:hint="eastAsia"/>
        </w:rPr>
        <w:t>页。</w:t>
      </w:r>
    </w:p>
  </w:footnote>
  <w:footnote w:id="28">
    <w:p w14:paraId="3643F53E" w14:textId="77777777" w:rsidR="006B7646" w:rsidRDefault="00000000">
      <w:pPr>
        <w:pStyle w:val="aa"/>
        <w:ind w:firstLine="360"/>
        <w:rPr>
          <w:lang w:eastAsia="zh"/>
        </w:rPr>
      </w:pPr>
      <w:r>
        <w:footnoteRef/>
      </w:r>
      <w:r>
        <w:t xml:space="preserve"> </w:t>
      </w:r>
      <w:r>
        <w:rPr>
          <w:rFonts w:hint="eastAsia"/>
        </w:rPr>
        <w:t>由于财产权系法律上的概念，需具有法律上的排他性，因此</w:t>
      </w:r>
      <w:r>
        <w:rPr>
          <w:rFonts w:hint="eastAsia"/>
          <w:lang w:eastAsia="zh"/>
        </w:rPr>
        <w:t>本段</w:t>
      </w:r>
      <w:r>
        <w:rPr>
          <w:rFonts w:hint="eastAsia"/>
        </w:rPr>
        <w:t>三项权利类型并非严格意义上的财产权。参见王涌：《私权的分析与建构》，北京大学出版社</w:t>
      </w:r>
      <w:r>
        <w:rPr>
          <w:rFonts w:hint="eastAsia"/>
        </w:rPr>
        <w:t>2019</w:t>
      </w:r>
      <w:r>
        <w:rPr>
          <w:rFonts w:hint="eastAsia"/>
        </w:rPr>
        <w:t>年版，第</w:t>
      </w:r>
      <w:r>
        <w:rPr>
          <w:rFonts w:hint="eastAsia"/>
        </w:rPr>
        <w:t>28</w:t>
      </w:r>
      <w:r>
        <w:rPr>
          <w:rFonts w:hint="eastAsia"/>
          <w:lang w:eastAsia="zh"/>
        </w:rPr>
        <w:t>1-286</w:t>
      </w:r>
      <w:r>
        <w:rPr>
          <w:rFonts w:hint="eastAsia"/>
        </w:rPr>
        <w:t>页。</w:t>
      </w:r>
      <w:r>
        <w:rPr>
          <w:rFonts w:hint="eastAsia"/>
          <w:lang w:eastAsia="zh"/>
        </w:rPr>
        <w:t>为了论述简便，本文仍使用“财产权”进行论证，但因相关主体实则不享有实质的财产权，故使用“持有主体”以作区分。</w:t>
      </w:r>
    </w:p>
  </w:footnote>
  <w:footnote w:id="29">
    <w:p w14:paraId="700ED5D9" w14:textId="77777777" w:rsidR="006B7646" w:rsidRDefault="00000000">
      <w:pPr>
        <w:pStyle w:val="aa"/>
        <w:ind w:firstLine="360"/>
      </w:pPr>
      <w:r>
        <w:footnoteRef/>
      </w:r>
      <w:r>
        <w:t xml:space="preserve"> </w:t>
      </w:r>
      <w:r>
        <w:rPr>
          <w:rFonts w:hint="eastAsia"/>
        </w:rPr>
        <w:t>See Jordan Barry, D. Daniel Sokol, Data Valuation and Law, Southern California Law Review, 2024, p.1545-1570.</w:t>
      </w:r>
    </w:p>
  </w:footnote>
  <w:footnote w:id="30">
    <w:p w14:paraId="29F19577" w14:textId="77777777" w:rsidR="006B7646" w:rsidRDefault="00000000">
      <w:pPr>
        <w:pStyle w:val="aa"/>
        <w:ind w:firstLine="360"/>
      </w:pPr>
      <w:r>
        <w:footnoteRef/>
      </w:r>
      <w:r>
        <w:t xml:space="preserve"> </w:t>
      </w:r>
      <w:r>
        <w:rPr>
          <w:rFonts w:hint="eastAsia"/>
        </w:rPr>
        <w:t>参见谢康：《企业如何管理数据资产价值》，载《清华管理评论》</w:t>
      </w:r>
      <w:r>
        <w:rPr>
          <w:rFonts w:hint="eastAsia"/>
        </w:rPr>
        <w:t>2</w:t>
      </w:r>
      <w:r>
        <w:t>025</w:t>
      </w:r>
      <w:r>
        <w:rPr>
          <w:rFonts w:hint="eastAsia"/>
        </w:rPr>
        <w:t>年第</w:t>
      </w:r>
      <w:r>
        <w:rPr>
          <w:rFonts w:hint="eastAsia"/>
        </w:rPr>
        <w:t>Z</w:t>
      </w:r>
      <w:r>
        <w:t>1</w:t>
      </w:r>
      <w:r>
        <w:rPr>
          <w:rFonts w:hint="eastAsia"/>
        </w:rPr>
        <w:t>期</w:t>
      </w:r>
      <w:r>
        <w:rPr>
          <w:rFonts w:hint="eastAsia"/>
          <w:lang w:eastAsia="zh"/>
        </w:rPr>
        <w:t>，第</w:t>
      </w:r>
      <w:r>
        <w:rPr>
          <w:rFonts w:hint="eastAsia"/>
          <w:lang w:eastAsia="zh"/>
        </w:rPr>
        <w:t>46</w:t>
      </w:r>
      <w:r>
        <w:rPr>
          <w:rFonts w:hint="eastAsia"/>
          <w:lang w:eastAsia="zh"/>
        </w:rPr>
        <w:t>页</w:t>
      </w:r>
      <w:r>
        <w:rPr>
          <w:rFonts w:hint="eastAsia"/>
        </w:rPr>
        <w:t>。</w:t>
      </w:r>
    </w:p>
  </w:footnote>
  <w:footnote w:id="31">
    <w:p w14:paraId="2314C51B" w14:textId="77777777" w:rsidR="006B7646" w:rsidRDefault="00000000">
      <w:pPr>
        <w:pStyle w:val="aa"/>
        <w:ind w:firstLine="360"/>
        <w:rPr>
          <w:ins w:id="234" w:author="Clarie" w:date="2026-01-18T02:20:00Z"/>
        </w:rPr>
      </w:pPr>
      <w:ins w:id="235" w:author="Clarie" w:date="2026-01-18T02:20:00Z">
        <w:r>
          <w:footnoteRef/>
        </w:r>
        <w:r>
          <w:t xml:space="preserve"> </w:t>
        </w:r>
        <w:r>
          <w:rPr>
            <w:rFonts w:hint="eastAsia"/>
          </w:rPr>
          <w:t>See Jordan Barry, D. Daniel Sokol, Data Valuation and Law, Southern California Law Review, 2024, p.1545-1570.</w:t>
        </w:r>
      </w:ins>
    </w:p>
  </w:footnote>
  <w:footnote w:id="32">
    <w:p w14:paraId="31C1015E" w14:textId="77777777" w:rsidR="006B7646" w:rsidRDefault="00000000">
      <w:pPr>
        <w:pStyle w:val="aa"/>
        <w:ind w:firstLine="360"/>
        <w:rPr>
          <w:ins w:id="238" w:author="Clarie" w:date="2026-01-19T01:05:00Z"/>
        </w:rPr>
      </w:pPr>
      <w:ins w:id="239" w:author="Clarie" w:date="2026-01-19T01:05:00Z">
        <w:r>
          <w:footnoteRef/>
        </w:r>
        <w:r>
          <w:t xml:space="preserve"> </w:t>
        </w:r>
        <w:r>
          <w:rPr>
            <w:rFonts w:hint="eastAsia"/>
          </w:rPr>
          <w:t>参见谢康：《企业如何管理数据资产价值》，载《清华管理评论》</w:t>
        </w:r>
        <w:r>
          <w:rPr>
            <w:rFonts w:hint="eastAsia"/>
          </w:rPr>
          <w:t>2</w:t>
        </w:r>
        <w:r>
          <w:t>025</w:t>
        </w:r>
        <w:r>
          <w:rPr>
            <w:rFonts w:hint="eastAsia"/>
          </w:rPr>
          <w:t>年第</w:t>
        </w:r>
        <w:r>
          <w:rPr>
            <w:rFonts w:hint="eastAsia"/>
          </w:rPr>
          <w:t>Z</w:t>
        </w:r>
        <w:r>
          <w:t>1</w:t>
        </w:r>
        <w:r>
          <w:rPr>
            <w:rFonts w:hint="eastAsia"/>
          </w:rPr>
          <w:t>期</w:t>
        </w:r>
        <w:r>
          <w:rPr>
            <w:rFonts w:hint="eastAsia"/>
            <w:lang w:eastAsia="zh"/>
          </w:rPr>
          <w:t>，第</w:t>
        </w:r>
        <w:r>
          <w:rPr>
            <w:rFonts w:hint="eastAsia"/>
            <w:lang w:eastAsia="zh"/>
          </w:rPr>
          <w:t>46</w:t>
        </w:r>
        <w:r>
          <w:rPr>
            <w:rFonts w:hint="eastAsia"/>
            <w:lang w:eastAsia="zh"/>
          </w:rPr>
          <w:t>页</w:t>
        </w:r>
        <w:r>
          <w:rPr>
            <w:rFonts w:hint="eastAsia"/>
          </w:rPr>
          <w:t>。</w:t>
        </w:r>
      </w:ins>
    </w:p>
  </w:footnote>
  <w:footnote w:id="33">
    <w:p w14:paraId="6EA5FC5F" w14:textId="77777777" w:rsidR="006B7646" w:rsidRDefault="00000000">
      <w:pPr>
        <w:pStyle w:val="aa"/>
        <w:ind w:firstLine="360"/>
        <w:rPr>
          <w:lang w:eastAsia="zh"/>
        </w:rPr>
      </w:pPr>
      <w:r>
        <w:rPr>
          <w:lang w:eastAsia="zh"/>
        </w:rPr>
        <w:footnoteRef/>
      </w:r>
      <w:r>
        <w:t xml:space="preserve"> </w:t>
      </w:r>
      <w:r>
        <w:rPr>
          <w:rFonts w:hint="eastAsia"/>
          <w:lang w:eastAsia="zh"/>
        </w:rPr>
        <w:t>参见</w:t>
      </w:r>
      <w:r>
        <w:rPr>
          <w:rFonts w:hint="eastAsia"/>
        </w:rPr>
        <w:t>朱锦清</w:t>
      </w:r>
      <w:r>
        <w:rPr>
          <w:rFonts w:hint="eastAsia"/>
          <w:lang w:eastAsia="zh"/>
        </w:rPr>
        <w:t>：《</w:t>
      </w:r>
      <w:r>
        <w:rPr>
          <w:rFonts w:hint="eastAsia"/>
        </w:rPr>
        <w:t>公司法</w:t>
      </w:r>
      <w:r>
        <w:rPr>
          <w:rFonts w:hint="eastAsia"/>
          <w:lang w:eastAsia="zh"/>
        </w:rPr>
        <w:t>学》，</w:t>
      </w:r>
      <w:r>
        <w:rPr>
          <w:rFonts w:hint="eastAsia"/>
        </w:rPr>
        <w:t>清华大学出版</w:t>
      </w:r>
      <w:r>
        <w:rPr>
          <w:rFonts w:hint="eastAsia"/>
          <w:lang w:eastAsia="zh"/>
        </w:rPr>
        <w:t>社</w:t>
      </w:r>
      <w:r>
        <w:rPr>
          <w:rFonts w:hint="eastAsia"/>
        </w:rPr>
        <w:t>2019</w:t>
      </w:r>
      <w:r>
        <w:rPr>
          <w:rFonts w:hint="eastAsia"/>
          <w:lang w:eastAsia="zh"/>
        </w:rPr>
        <w:t>年版，第</w:t>
      </w:r>
      <w:r>
        <w:rPr>
          <w:rFonts w:hint="eastAsia"/>
          <w:lang w:eastAsia="zh"/>
        </w:rPr>
        <w:t>73-74</w:t>
      </w:r>
      <w:r>
        <w:rPr>
          <w:rFonts w:hint="eastAsia"/>
          <w:lang w:eastAsia="zh"/>
        </w:rPr>
        <w:t>页。</w:t>
      </w:r>
    </w:p>
  </w:footnote>
  <w:footnote w:id="34">
    <w:p w14:paraId="7E86FFB0" w14:textId="77777777" w:rsidR="006B7646" w:rsidRDefault="00000000">
      <w:pPr>
        <w:pStyle w:val="aa"/>
        <w:ind w:firstLine="360"/>
        <w:rPr>
          <w:rStyle w:val="af"/>
          <w:rFonts w:cs="Times New Roman"/>
          <w:lang w:eastAsia="zh"/>
        </w:rPr>
      </w:pPr>
      <w:r>
        <w:rPr>
          <w:rStyle w:val="af"/>
          <w:vertAlign w:val="baseline"/>
        </w:rPr>
        <w:footnoteRef/>
      </w:r>
      <w:r>
        <w:rPr>
          <w:rStyle w:val="af"/>
          <w:rFonts w:cs="Times New Roman"/>
          <w:vertAlign w:val="baseline"/>
        </w:rPr>
        <w:t xml:space="preserve"> </w:t>
      </w:r>
      <w:r>
        <w:rPr>
          <w:rStyle w:val="af"/>
          <w:szCs w:val="18"/>
          <w:vertAlign w:val="baseline"/>
        </w:rPr>
        <w:t>See</w:t>
      </w:r>
      <w:r>
        <w:rPr>
          <w:rFonts w:cs="Times New Roman" w:hint="eastAsia"/>
          <w:szCs w:val="18"/>
          <w:lang w:eastAsia="zh" w:bidi="ar"/>
        </w:rPr>
        <w:t xml:space="preserve"> </w:t>
      </w:r>
      <w:r>
        <w:rPr>
          <w:rStyle w:val="af"/>
          <w:rFonts w:cs="Times New Roman"/>
          <w:vertAlign w:val="baseline"/>
        </w:rPr>
        <w:t>Max Radin</w:t>
      </w:r>
      <w:r>
        <w:rPr>
          <w:rStyle w:val="af"/>
          <w:vertAlign w:val="baseline"/>
        </w:rPr>
        <w:t xml:space="preserve">, </w:t>
      </w:r>
      <w:r>
        <w:rPr>
          <w:rStyle w:val="af"/>
          <w:rFonts w:cs="Times New Roman"/>
          <w:vertAlign w:val="baseline"/>
        </w:rPr>
        <w:t>A Restatement of Hohfeld</w:t>
      </w:r>
      <w:r>
        <w:rPr>
          <w:rStyle w:val="af"/>
          <w:vertAlign w:val="baseline"/>
        </w:rPr>
        <w:t>,</w:t>
      </w:r>
      <w:r>
        <w:rPr>
          <w:rStyle w:val="af"/>
          <w:rFonts w:cs="Times New Roman"/>
        </w:rPr>
        <w:t xml:space="preserve"> </w:t>
      </w:r>
      <w:r>
        <w:rPr>
          <w:rStyle w:val="af"/>
          <w:rFonts w:cs="Times New Roman"/>
          <w:vertAlign w:val="baseline"/>
        </w:rPr>
        <w:t>Harvard Law Review</w:t>
      </w:r>
      <w:r>
        <w:rPr>
          <w:rStyle w:val="af"/>
          <w:vertAlign w:val="baseline"/>
        </w:rPr>
        <w:t xml:space="preserve">, </w:t>
      </w:r>
      <w:r>
        <w:rPr>
          <w:rFonts w:hint="eastAsia"/>
          <w:lang w:eastAsia="zh"/>
        </w:rPr>
        <w:t>1938,</w:t>
      </w:r>
      <w:r>
        <w:rPr>
          <w:szCs w:val="18"/>
          <w:lang w:eastAsia="zh"/>
        </w:rPr>
        <w:t xml:space="preserve"> </w:t>
      </w:r>
      <w:r>
        <w:rPr>
          <w:rStyle w:val="af"/>
          <w:szCs w:val="18"/>
          <w:vertAlign w:val="baseline"/>
        </w:rPr>
        <w:t>p.1</w:t>
      </w:r>
      <w:r>
        <w:rPr>
          <w:rFonts w:hint="eastAsia"/>
          <w:lang w:eastAsia="zh"/>
        </w:rPr>
        <w:t>141-1164.</w:t>
      </w:r>
    </w:p>
  </w:footnote>
  <w:footnote w:id="35">
    <w:p w14:paraId="4A893E2E" w14:textId="77777777" w:rsidR="006B7646" w:rsidRDefault="00000000">
      <w:pPr>
        <w:pStyle w:val="aa"/>
        <w:ind w:firstLine="360"/>
        <w:rPr>
          <w:lang w:eastAsia="zh"/>
        </w:rPr>
      </w:pPr>
      <w:r>
        <w:rPr>
          <w:rStyle w:val="af"/>
          <w:vertAlign w:val="baseline"/>
        </w:rPr>
        <w:footnoteRef/>
      </w:r>
      <w:r>
        <w:t xml:space="preserve"> </w:t>
      </w:r>
      <w:r>
        <w:rPr>
          <w:rFonts w:hint="eastAsia"/>
          <w:lang w:eastAsia="zh"/>
        </w:rPr>
        <w:t>参见吕指臣、卢延纯：《推动数据资产评估计价服务体系建设》，载《宏观经济管理》</w:t>
      </w:r>
      <w:r>
        <w:rPr>
          <w:rFonts w:hint="eastAsia"/>
          <w:lang w:eastAsia="zh"/>
        </w:rPr>
        <w:t>2025</w:t>
      </w:r>
      <w:r>
        <w:rPr>
          <w:rFonts w:hint="eastAsia"/>
          <w:lang w:eastAsia="zh"/>
        </w:rPr>
        <w:t>年第</w:t>
      </w:r>
      <w:r>
        <w:rPr>
          <w:rFonts w:hint="eastAsia"/>
          <w:lang w:eastAsia="zh"/>
        </w:rPr>
        <w:t>4</w:t>
      </w:r>
      <w:r>
        <w:rPr>
          <w:rFonts w:hint="eastAsia"/>
          <w:lang w:eastAsia="zh"/>
        </w:rPr>
        <w:t>期，第</w:t>
      </w:r>
      <w:r>
        <w:rPr>
          <w:rFonts w:hint="eastAsia"/>
          <w:lang w:eastAsia="zh"/>
        </w:rPr>
        <w:t>17</w:t>
      </w:r>
      <w:r>
        <w:rPr>
          <w:rFonts w:hint="eastAsia"/>
          <w:lang w:eastAsia="zh"/>
        </w:rPr>
        <w:t>页。</w:t>
      </w:r>
    </w:p>
  </w:footnote>
  <w:footnote w:id="36">
    <w:p w14:paraId="39E8F305" w14:textId="77777777" w:rsidR="006B7646" w:rsidRDefault="00000000">
      <w:pPr>
        <w:pStyle w:val="aa"/>
        <w:ind w:firstLine="360"/>
      </w:pPr>
      <w:r>
        <w:rPr>
          <w:rStyle w:val="af"/>
          <w:vertAlign w:val="baseline"/>
        </w:rPr>
        <w:footnoteRef/>
      </w:r>
      <w:r>
        <w:t xml:space="preserve"> </w:t>
      </w:r>
      <w:r>
        <w:rPr>
          <w:rFonts w:hint="eastAsia"/>
        </w:rPr>
        <w:t>此处因需要保护善意第三人的利益，故笔者认为可以比照《关于适用〈中华人民共和国民法典〉有关担保制度的解释》第</w:t>
      </w:r>
      <w:r>
        <w:rPr>
          <w:rFonts w:hint="eastAsia"/>
        </w:rPr>
        <w:t>43</w:t>
      </w:r>
      <w:r>
        <w:rPr>
          <w:rFonts w:hint="eastAsia"/>
        </w:rPr>
        <w:t>条规定，抵押人与抵押权人之间“抵押物不得转让”的约定未办理登记时，该约定不能对抗善意第三人。</w:t>
      </w:r>
    </w:p>
  </w:footnote>
  <w:footnote w:id="37">
    <w:p w14:paraId="320521CB" w14:textId="77777777" w:rsidR="006B7646" w:rsidRDefault="00000000">
      <w:pPr>
        <w:pStyle w:val="aa"/>
        <w:ind w:firstLine="360"/>
        <w:rPr>
          <w:rStyle w:val="af"/>
          <w:vertAlign w:val="baseline"/>
        </w:rPr>
      </w:pPr>
      <w:r>
        <w:rPr>
          <w:rStyle w:val="af"/>
          <w:vertAlign w:val="baseline"/>
        </w:rPr>
        <w:footnoteRef/>
      </w:r>
      <w:r>
        <w:rPr>
          <w:rStyle w:val="af"/>
          <w:vertAlign w:val="baseline"/>
        </w:rPr>
        <w:t xml:space="preserve"> </w:t>
      </w:r>
      <w:r>
        <w:rPr>
          <w:rStyle w:val="af"/>
          <w:rFonts w:hint="eastAsia"/>
          <w:vertAlign w:val="baseline"/>
        </w:rPr>
        <w:t>参见王长征、吴广海：《霍菲尔德语境下著作权许可性质探析》，载《广西社会科学》</w:t>
      </w:r>
      <w:r>
        <w:rPr>
          <w:rStyle w:val="af"/>
          <w:rFonts w:hint="eastAsia"/>
          <w:vertAlign w:val="baseline"/>
        </w:rPr>
        <w:t>2023</w:t>
      </w:r>
      <w:r>
        <w:rPr>
          <w:rStyle w:val="af"/>
          <w:vertAlign w:val="baseline"/>
        </w:rPr>
        <w:t>年第</w:t>
      </w:r>
      <w:r>
        <w:rPr>
          <w:rStyle w:val="af"/>
          <w:rFonts w:hint="eastAsia"/>
          <w:vertAlign w:val="baseline"/>
        </w:rPr>
        <w:t>7</w:t>
      </w:r>
      <w:r>
        <w:rPr>
          <w:rStyle w:val="af"/>
          <w:vertAlign w:val="baseline"/>
        </w:rPr>
        <w:t>期</w:t>
      </w:r>
      <w:r>
        <w:rPr>
          <w:rFonts w:hint="eastAsia"/>
          <w:lang w:eastAsia="zh"/>
        </w:rPr>
        <w:t>，第</w:t>
      </w:r>
      <w:r>
        <w:rPr>
          <w:rFonts w:hint="eastAsia"/>
          <w:lang w:eastAsia="zh"/>
        </w:rPr>
        <w:t>123</w:t>
      </w:r>
      <w:r>
        <w:rPr>
          <w:rFonts w:hint="eastAsia"/>
          <w:lang w:eastAsia="zh"/>
        </w:rPr>
        <w:t>页</w:t>
      </w:r>
      <w:r>
        <w:rPr>
          <w:rStyle w:val="af"/>
          <w:vertAlign w:val="baseline"/>
        </w:rPr>
        <w:t>。</w:t>
      </w:r>
    </w:p>
  </w:footnote>
  <w:footnote w:id="38">
    <w:p w14:paraId="5BC67D9D" w14:textId="77777777" w:rsidR="006B7646" w:rsidRDefault="00000000">
      <w:pPr>
        <w:pStyle w:val="aa"/>
        <w:ind w:firstLine="360"/>
      </w:pPr>
      <w:r>
        <w:rPr>
          <w:rStyle w:val="af"/>
          <w:vertAlign w:val="baseline"/>
        </w:rPr>
        <w:footnoteRef/>
      </w:r>
      <w:r>
        <w:t xml:space="preserve"> </w:t>
      </w:r>
      <w:r>
        <w:rPr>
          <w:rFonts w:hint="eastAsia"/>
        </w:rPr>
        <w:t>参见刘斌：《新公司法注释全书》，中国法制出版社</w:t>
      </w:r>
      <w:r>
        <w:rPr>
          <w:rFonts w:hint="eastAsia"/>
        </w:rPr>
        <w:t>2024</w:t>
      </w:r>
      <w:r>
        <w:rPr>
          <w:rFonts w:hint="eastAsia"/>
        </w:rPr>
        <w:t>年版，第</w:t>
      </w:r>
      <w:r>
        <w:rPr>
          <w:rFonts w:hint="eastAsia"/>
        </w:rPr>
        <w:t>229</w:t>
      </w:r>
      <w:r>
        <w:rPr>
          <w:rFonts w:hint="eastAsia"/>
        </w:rPr>
        <w:t>页。</w:t>
      </w:r>
    </w:p>
  </w:footnote>
  <w:footnote w:id="39">
    <w:p w14:paraId="4589B28A" w14:textId="77777777" w:rsidR="006B7646" w:rsidRDefault="00000000">
      <w:pPr>
        <w:pStyle w:val="aa"/>
        <w:ind w:firstLine="360"/>
      </w:pPr>
      <w:r>
        <w:rPr>
          <w:rStyle w:val="af"/>
          <w:vertAlign w:val="baseline"/>
        </w:rPr>
        <w:footnoteRef/>
      </w:r>
      <w:r>
        <w:t xml:space="preserve"> </w:t>
      </w:r>
      <w:r>
        <w:rPr>
          <w:rFonts w:hint="eastAsia"/>
        </w:rPr>
        <w:t>参见王涌：《私权的分析与建构》，北京大学出版社</w:t>
      </w:r>
      <w:r>
        <w:rPr>
          <w:rFonts w:hint="eastAsia"/>
        </w:rPr>
        <w:t>2019</w:t>
      </w:r>
      <w:r>
        <w:rPr>
          <w:rFonts w:hint="eastAsia"/>
        </w:rPr>
        <w:t>年版，第</w:t>
      </w:r>
      <w:r>
        <w:rPr>
          <w:rFonts w:hint="eastAsia"/>
        </w:rPr>
        <w:t>286</w:t>
      </w:r>
      <w:r>
        <w:rPr>
          <w:rFonts w:hint="eastAsia"/>
        </w:rPr>
        <w:t>页。</w:t>
      </w:r>
    </w:p>
  </w:footnote>
  <w:footnote w:id="40">
    <w:p w14:paraId="5CEECEBD" w14:textId="77777777" w:rsidR="006B7646" w:rsidRDefault="00000000">
      <w:pPr>
        <w:pStyle w:val="aa"/>
        <w:ind w:firstLine="360"/>
      </w:pPr>
      <w:r>
        <w:rPr>
          <w:rStyle w:val="af"/>
          <w:vertAlign w:val="baseline"/>
        </w:rPr>
        <w:footnoteRef/>
      </w:r>
      <w:r>
        <w:t xml:space="preserve"> </w:t>
      </w:r>
      <w:r>
        <w:rPr>
          <w:rFonts w:hint="eastAsia"/>
        </w:rPr>
        <w:t>徐强胜：《</w:t>
      </w:r>
      <w:bookmarkStart w:id="399" w:name="OLE_LINK3"/>
      <w:r>
        <w:rPr>
          <w:rFonts w:hint="eastAsia"/>
        </w:rPr>
        <w:t>我国公司人格的基本制度再造——以公司资本制度与董事会地位为核心</w:t>
      </w:r>
      <w:bookmarkEnd w:id="399"/>
      <w:r>
        <w:rPr>
          <w:rFonts w:hint="eastAsia"/>
        </w:rPr>
        <w:t>》，载《环球法律评论》</w:t>
      </w:r>
      <w:r>
        <w:rPr>
          <w:rFonts w:hint="eastAsia"/>
        </w:rPr>
        <w:t>2020</w:t>
      </w:r>
      <w:r>
        <w:rPr>
          <w:rFonts w:hint="eastAsia"/>
        </w:rPr>
        <w:t>年第</w:t>
      </w:r>
      <w:r>
        <w:rPr>
          <w:rFonts w:hint="eastAsia"/>
        </w:rPr>
        <w:t>3</w:t>
      </w:r>
      <w:r>
        <w:rPr>
          <w:rFonts w:hint="eastAsia"/>
        </w:rPr>
        <w:t>期</w:t>
      </w:r>
      <w:r>
        <w:rPr>
          <w:rFonts w:hint="eastAsia"/>
          <w:lang w:eastAsia="zh"/>
        </w:rPr>
        <w:t>，第</w:t>
      </w:r>
      <w:r>
        <w:rPr>
          <w:rFonts w:hint="eastAsia"/>
          <w:lang w:eastAsia="zh"/>
        </w:rPr>
        <w:t>58</w:t>
      </w:r>
      <w:r>
        <w:rPr>
          <w:rFonts w:hint="eastAsia"/>
          <w:lang w:eastAsia="zh"/>
        </w:rPr>
        <w:t>页</w:t>
      </w:r>
      <w:r>
        <w:rPr>
          <w:rFonts w:hint="eastAsia"/>
        </w:rPr>
        <w:t>。</w:t>
      </w:r>
    </w:p>
  </w:footnote>
  <w:footnote w:id="41">
    <w:p w14:paraId="507E0BDD" w14:textId="77777777" w:rsidR="006B7646" w:rsidRDefault="00000000">
      <w:pPr>
        <w:pStyle w:val="aa"/>
        <w:ind w:firstLine="360"/>
      </w:pPr>
      <w:r>
        <w:rPr>
          <w:rStyle w:val="af"/>
          <w:vertAlign w:val="baseline"/>
        </w:rPr>
        <w:footnoteRef/>
      </w:r>
      <w:r>
        <w:t xml:space="preserve"> </w:t>
      </w:r>
      <w:r>
        <w:rPr>
          <w:rFonts w:hint="eastAsia"/>
        </w:rPr>
        <w:t>参见朱慈蕴：《股东出资义务的性质与公司资本制度完善》，载《清华法学》</w:t>
      </w:r>
      <w:r>
        <w:rPr>
          <w:rFonts w:hint="eastAsia"/>
        </w:rPr>
        <w:t>2022</w:t>
      </w:r>
      <w:r>
        <w:rPr>
          <w:rFonts w:hint="eastAsia"/>
        </w:rPr>
        <w:t>年第</w:t>
      </w:r>
      <w:r>
        <w:rPr>
          <w:rFonts w:hint="eastAsia"/>
        </w:rPr>
        <w:t>2</w:t>
      </w:r>
      <w:r>
        <w:rPr>
          <w:rFonts w:hint="eastAsia"/>
        </w:rPr>
        <w:t>期</w:t>
      </w:r>
      <w:r>
        <w:rPr>
          <w:rFonts w:hint="eastAsia"/>
          <w:lang w:eastAsia="zh"/>
        </w:rPr>
        <w:t>，第</w:t>
      </w:r>
      <w:r>
        <w:rPr>
          <w:rFonts w:hint="eastAsia"/>
          <w:lang w:eastAsia="zh"/>
        </w:rPr>
        <w:t>77-78</w:t>
      </w:r>
      <w:r>
        <w:rPr>
          <w:rFonts w:hint="eastAsia"/>
          <w:lang w:eastAsia="zh"/>
        </w:rPr>
        <w:t>页</w:t>
      </w:r>
      <w:r>
        <w:rPr>
          <w:rFonts w:hint="eastAsia"/>
        </w:rPr>
        <w:t>。</w:t>
      </w:r>
    </w:p>
  </w:footnote>
  <w:footnote w:id="42">
    <w:p w14:paraId="063E451A" w14:textId="77777777" w:rsidR="006B7646" w:rsidRDefault="00000000">
      <w:pPr>
        <w:pStyle w:val="aa"/>
        <w:ind w:firstLine="360"/>
        <w:rPr>
          <w:rStyle w:val="af"/>
          <w:vertAlign w:val="baseline"/>
        </w:rPr>
      </w:pPr>
      <w:r>
        <w:rPr>
          <w:rStyle w:val="af"/>
          <w:vertAlign w:val="baseline"/>
        </w:rPr>
        <w:footnoteRef/>
      </w:r>
      <w:r>
        <w:rPr>
          <w:rStyle w:val="af"/>
          <w:vertAlign w:val="baseline"/>
        </w:rPr>
        <w:t xml:space="preserve"> </w:t>
      </w:r>
      <w:r>
        <w:rPr>
          <w:rStyle w:val="af"/>
          <w:rFonts w:hint="eastAsia"/>
          <w:vertAlign w:val="baseline"/>
        </w:rPr>
        <w:t>参见江苏金本控股集团有限公司与殷建等民间借贷纠纷再审案，最高人民法院民事裁定书（</w:t>
      </w:r>
      <w:r>
        <w:rPr>
          <w:rStyle w:val="af"/>
          <w:rFonts w:hint="eastAsia"/>
          <w:vertAlign w:val="baseline"/>
        </w:rPr>
        <w:t>2018</w:t>
      </w:r>
      <w:r>
        <w:rPr>
          <w:rStyle w:val="af"/>
          <w:rFonts w:hint="eastAsia"/>
          <w:vertAlign w:val="baseline"/>
        </w:rPr>
        <w:t>）最高法民申</w:t>
      </w:r>
      <w:r>
        <w:rPr>
          <w:rStyle w:val="af"/>
          <w:rFonts w:hint="eastAsia"/>
          <w:vertAlign w:val="baseline"/>
        </w:rPr>
        <w:t>3419</w:t>
      </w:r>
      <w:r>
        <w:rPr>
          <w:rStyle w:val="af"/>
          <w:rFonts w:hint="eastAsia"/>
          <w:vertAlign w:val="baseline"/>
        </w:rPr>
        <w:t>号。</w:t>
      </w:r>
    </w:p>
  </w:footnote>
  <w:footnote w:id="43">
    <w:p w14:paraId="6B9B8DF8" w14:textId="77777777" w:rsidR="006B7646" w:rsidRDefault="00000000">
      <w:pPr>
        <w:pStyle w:val="aa"/>
        <w:ind w:firstLine="360"/>
        <w:rPr>
          <w:lang w:eastAsia="zh"/>
        </w:rPr>
      </w:pPr>
      <w:ins w:id="407" w:author="Clarie" w:date="2026-01-20T02:06:00Z">
        <w:r w:rsidRPr="00CA17AD">
          <w:rPr>
            <w:rStyle w:val="af"/>
            <w:vertAlign w:val="baseline"/>
          </w:rPr>
          <w:footnoteRef/>
        </w:r>
        <w:r>
          <w:t xml:space="preserve"> </w:t>
        </w:r>
      </w:ins>
      <w:ins w:id="408" w:author="Clarie" w:date="2026-01-20T02:07:00Z">
        <w:r>
          <w:rPr>
            <w:rFonts w:hint="eastAsia"/>
            <w:lang w:eastAsia="zh"/>
          </w:rPr>
          <w:t>参见某甲新能源科技有限公司等与柳某等不正当竞争纠纷上诉案，最高人民法院民事判决书（</w:t>
        </w:r>
        <w:r>
          <w:rPr>
            <w:rFonts w:hint="eastAsia"/>
            <w:lang w:eastAsia="zh"/>
          </w:rPr>
          <w:t>2021</w:t>
        </w:r>
        <w:r>
          <w:rPr>
            <w:rFonts w:hint="eastAsia"/>
            <w:lang w:eastAsia="zh"/>
          </w:rPr>
          <w:t>）最高法知民终</w:t>
        </w:r>
        <w:r>
          <w:rPr>
            <w:rFonts w:hint="eastAsia"/>
            <w:lang w:eastAsia="zh"/>
          </w:rPr>
          <w:t>814</w:t>
        </w:r>
        <w:r>
          <w:rPr>
            <w:rFonts w:hint="eastAsia"/>
            <w:lang w:eastAsia="zh"/>
          </w:rPr>
          <w:t>号。</w:t>
        </w:r>
      </w:ins>
    </w:p>
  </w:footnote>
  <w:footnote w:id="44">
    <w:p w14:paraId="51D17FEE" w14:textId="77777777" w:rsidR="006B7646" w:rsidRDefault="00000000">
      <w:pPr>
        <w:pStyle w:val="aa"/>
        <w:ind w:firstLine="360"/>
        <w:rPr>
          <w:lang w:eastAsia="zh"/>
        </w:rPr>
      </w:pPr>
      <w:ins w:id="411" w:author="Clarie" w:date="2026-01-20T02:07:00Z">
        <w:r w:rsidRPr="00CA17AD">
          <w:rPr>
            <w:rStyle w:val="af"/>
            <w:vertAlign w:val="baseline"/>
          </w:rPr>
          <w:footnoteRef/>
        </w:r>
        <w:r>
          <w:t xml:space="preserve"> </w:t>
        </w:r>
      </w:ins>
      <w:ins w:id="412" w:author="Clarie" w:date="2026-01-20T02:08:00Z">
        <w:r>
          <w:rPr>
            <w:rFonts w:hint="eastAsia"/>
            <w:lang w:eastAsia="zh"/>
          </w:rPr>
          <w:t>参见天津某某公司与深圳某某公司等侵害技术秘密纠纷上诉案</w:t>
        </w:r>
        <w:r>
          <w:rPr>
            <w:rFonts w:hint="eastAsia"/>
            <w:lang w:eastAsia="zh"/>
          </w:rPr>
          <w:t xml:space="preserve"> </w:t>
        </w:r>
        <w:r>
          <w:rPr>
            <w:rFonts w:hint="eastAsia"/>
            <w:lang w:eastAsia="zh"/>
          </w:rPr>
          <w:t>，最高人民法院民事判决书（</w:t>
        </w:r>
        <w:r>
          <w:rPr>
            <w:rFonts w:hint="eastAsia"/>
            <w:lang w:eastAsia="zh"/>
          </w:rPr>
          <w:t>2023</w:t>
        </w:r>
        <w:r>
          <w:rPr>
            <w:rFonts w:hint="eastAsia"/>
            <w:lang w:eastAsia="zh"/>
          </w:rPr>
          <w:t>）最高法知民终</w:t>
        </w:r>
        <w:r>
          <w:rPr>
            <w:rFonts w:hint="eastAsia"/>
            <w:lang w:eastAsia="zh"/>
          </w:rPr>
          <w:t>2579</w:t>
        </w:r>
        <w:r>
          <w:rPr>
            <w:rFonts w:hint="eastAsia"/>
            <w:lang w:eastAsia="zh"/>
          </w:rPr>
          <w:t>号。</w:t>
        </w:r>
      </w:ins>
    </w:p>
  </w:footnote>
  <w:footnote w:id="45">
    <w:p w14:paraId="79BC6C2B" w14:textId="77777777" w:rsidR="006B7646" w:rsidRDefault="00000000">
      <w:pPr>
        <w:pStyle w:val="aa"/>
        <w:ind w:firstLine="360"/>
        <w:rPr>
          <w:rStyle w:val="af"/>
          <w:vertAlign w:val="baseline"/>
        </w:rPr>
      </w:pPr>
      <w:r>
        <w:rPr>
          <w:rStyle w:val="af"/>
          <w:vertAlign w:val="baseline"/>
        </w:rPr>
        <w:footnoteRef/>
      </w:r>
      <w:r>
        <w:rPr>
          <w:rStyle w:val="af"/>
          <w:vertAlign w:val="baseline"/>
        </w:rPr>
        <w:t xml:space="preserve"> </w:t>
      </w:r>
      <w:r>
        <w:rPr>
          <w:rStyle w:val="af"/>
          <w:rFonts w:hint="eastAsia"/>
          <w:vertAlign w:val="baseline"/>
        </w:rPr>
        <w:t>参见某公司</w:t>
      </w:r>
      <w:r>
        <w:rPr>
          <w:rStyle w:val="af"/>
          <w:rFonts w:hint="eastAsia"/>
          <w:vertAlign w:val="baseline"/>
        </w:rPr>
        <w:t>1</w:t>
      </w:r>
      <w:r>
        <w:rPr>
          <w:rStyle w:val="af"/>
          <w:rFonts w:hint="eastAsia"/>
          <w:vertAlign w:val="baseline"/>
        </w:rPr>
        <w:t>股东出资纠纷案，</w:t>
      </w:r>
      <w:r>
        <w:rPr>
          <w:rStyle w:val="af"/>
          <w:vertAlign w:val="baseline"/>
        </w:rPr>
        <w:t>北京市第一中级人民法院</w:t>
      </w:r>
      <w:r>
        <w:rPr>
          <w:rStyle w:val="af"/>
          <w:rFonts w:hint="eastAsia"/>
          <w:vertAlign w:val="baseline"/>
        </w:rPr>
        <w:t>民事判决书（</w:t>
      </w:r>
      <w:r>
        <w:rPr>
          <w:rStyle w:val="af"/>
          <w:rFonts w:hint="eastAsia"/>
          <w:vertAlign w:val="baseline"/>
        </w:rPr>
        <w:t>2025</w:t>
      </w:r>
      <w:r>
        <w:rPr>
          <w:rStyle w:val="af"/>
          <w:rFonts w:hint="eastAsia"/>
          <w:vertAlign w:val="baseline"/>
        </w:rPr>
        <w:t>）京</w:t>
      </w:r>
      <w:r>
        <w:rPr>
          <w:rStyle w:val="af"/>
          <w:rFonts w:hint="eastAsia"/>
          <w:vertAlign w:val="baseline"/>
        </w:rPr>
        <w:t>01</w:t>
      </w:r>
      <w:r>
        <w:rPr>
          <w:rStyle w:val="af"/>
          <w:rFonts w:hint="eastAsia"/>
          <w:vertAlign w:val="baseline"/>
        </w:rPr>
        <w:t>民终</w:t>
      </w:r>
      <w:r>
        <w:rPr>
          <w:rStyle w:val="af"/>
          <w:rFonts w:hint="eastAsia"/>
          <w:vertAlign w:val="baseline"/>
        </w:rPr>
        <w:t>7217</w:t>
      </w:r>
      <w:r>
        <w:rPr>
          <w:rStyle w:val="af"/>
          <w:rFonts w:hint="eastAsia"/>
          <w:vertAlign w:val="baseline"/>
        </w:rPr>
        <w:t>号。</w:t>
      </w:r>
    </w:p>
  </w:footnote>
  <w:footnote w:id="46">
    <w:p w14:paraId="303E69B8" w14:textId="77777777" w:rsidR="006B7646" w:rsidRDefault="00000000">
      <w:pPr>
        <w:pStyle w:val="aa"/>
        <w:ind w:firstLine="360"/>
        <w:rPr>
          <w:lang w:eastAsia="zh"/>
        </w:rPr>
      </w:pPr>
      <w:ins w:id="443" w:author="Clarie" w:date="2026-01-21T01:03:00Z">
        <w:r w:rsidRPr="00CA17AD">
          <w:rPr>
            <w:rStyle w:val="af"/>
            <w:vertAlign w:val="baseline"/>
          </w:rPr>
          <w:footnoteRef/>
        </w:r>
        <w:r>
          <w:t xml:space="preserve"> </w:t>
        </w:r>
        <w:r>
          <w:rPr>
            <w:rFonts w:hint="eastAsia"/>
            <w:lang w:eastAsia="zh"/>
          </w:rPr>
          <w:t xml:space="preserve">See </w:t>
        </w:r>
      </w:ins>
      <w:ins w:id="444" w:author="Clarie" w:date="2026-01-21T01:07:00Z">
        <w:r>
          <w:rPr>
            <w:rFonts w:hint="eastAsia"/>
            <w:lang w:eastAsia="zh"/>
          </w:rPr>
          <w:t>Harris v. Emus Records Corp., 734 F.2d 1329.</w:t>
        </w:r>
      </w:ins>
    </w:p>
  </w:footnote>
  <w:footnote w:id="47">
    <w:p w14:paraId="416AEB64" w14:textId="77777777" w:rsidR="006B7646" w:rsidRDefault="00000000">
      <w:pPr>
        <w:pStyle w:val="aa"/>
        <w:ind w:firstLine="360"/>
      </w:pPr>
      <w:ins w:id="455" w:author="Clarie" w:date="2026-01-21T01:08:00Z">
        <w:r w:rsidRPr="00CA17AD">
          <w:rPr>
            <w:rStyle w:val="af"/>
            <w:vertAlign w:val="baseline"/>
          </w:rPr>
          <w:footnoteRef/>
        </w:r>
        <w:r>
          <w:t xml:space="preserve"> </w:t>
        </w:r>
        <w:r>
          <w:rPr>
            <w:rFonts w:hint="eastAsia"/>
          </w:rPr>
          <w:t>参见王涌：《私权的分析与建构》，北京大学出版社</w:t>
        </w:r>
        <w:r>
          <w:rPr>
            <w:rFonts w:hint="eastAsia"/>
          </w:rPr>
          <w:t>2019</w:t>
        </w:r>
        <w:r>
          <w:rPr>
            <w:rFonts w:hint="eastAsia"/>
          </w:rPr>
          <w:t>年版，第</w:t>
        </w:r>
        <w:r>
          <w:rPr>
            <w:rFonts w:hint="eastAsia"/>
          </w:rPr>
          <w:t>28</w:t>
        </w:r>
        <w:r>
          <w:rPr>
            <w:rFonts w:hint="eastAsia"/>
            <w:lang w:eastAsia="zh"/>
          </w:rPr>
          <w:t>9</w:t>
        </w:r>
        <w:r>
          <w:rPr>
            <w:rFonts w:hint="eastAsia"/>
          </w:rPr>
          <w:t>页。</w:t>
        </w:r>
      </w:ins>
    </w:p>
  </w:footnote>
  <w:footnote w:id="48">
    <w:p w14:paraId="33502A2B" w14:textId="77777777" w:rsidR="006B7646" w:rsidRDefault="00000000">
      <w:pPr>
        <w:pStyle w:val="aa"/>
        <w:ind w:firstLine="360"/>
      </w:pPr>
      <w:r>
        <w:rPr>
          <w:rStyle w:val="af"/>
          <w:vertAlign w:val="baseline"/>
        </w:rPr>
        <w:footnoteRef/>
      </w:r>
      <w:r>
        <w:t xml:space="preserve"> </w:t>
      </w:r>
      <w:r>
        <w:rPr>
          <w:rFonts w:hint="eastAsia"/>
        </w:rPr>
        <w:t>参见</w:t>
      </w:r>
      <w:bookmarkStart w:id="460" w:name="_Hlk194350115"/>
      <w:r>
        <w:rPr>
          <w:rFonts w:hint="eastAsia"/>
        </w:rPr>
        <w:t>蒋建湘、范楠楠：《论专利使用权出资的法律制度构建》，载《中南大学学报（社会科学版）》</w:t>
      </w:r>
      <w:r>
        <w:rPr>
          <w:rFonts w:hint="eastAsia"/>
        </w:rPr>
        <w:t>2023</w:t>
      </w:r>
      <w:r>
        <w:t>年</w:t>
      </w:r>
      <w:r>
        <w:rPr>
          <w:rFonts w:hint="eastAsia"/>
        </w:rPr>
        <w:t>第</w:t>
      </w:r>
      <w:r>
        <w:rPr>
          <w:rFonts w:hint="eastAsia"/>
        </w:rPr>
        <w:t>5</w:t>
      </w:r>
      <w:r>
        <w:t>期</w:t>
      </w:r>
      <w:r>
        <w:rPr>
          <w:rFonts w:hint="eastAsia"/>
          <w:lang w:eastAsia="zh"/>
        </w:rPr>
        <w:t>，第</w:t>
      </w:r>
      <w:r>
        <w:rPr>
          <w:rFonts w:hint="eastAsia"/>
          <w:lang w:eastAsia="zh"/>
        </w:rPr>
        <w:t>57-58</w:t>
      </w:r>
      <w:r>
        <w:rPr>
          <w:rFonts w:hint="eastAsia"/>
          <w:lang w:eastAsia="zh"/>
        </w:rPr>
        <w:t>页</w:t>
      </w:r>
      <w:r>
        <w:t>。</w:t>
      </w:r>
    </w:p>
    <w:bookmarkEnd w:id="460"/>
  </w:footnote>
  <w:footnote w:id="49">
    <w:p w14:paraId="717FB7FB" w14:textId="77777777" w:rsidR="006B7646" w:rsidRDefault="00000000">
      <w:pPr>
        <w:pStyle w:val="aa"/>
        <w:ind w:firstLine="360"/>
      </w:pPr>
      <w:r>
        <w:rPr>
          <w:rStyle w:val="af"/>
          <w:vertAlign w:val="baseline"/>
        </w:rPr>
        <w:footnoteRef/>
      </w:r>
      <w:r>
        <w:t xml:space="preserve"> </w:t>
      </w:r>
      <w:r>
        <w:rPr>
          <w:rFonts w:hint="eastAsia"/>
        </w:rPr>
        <w:t>参见</w:t>
      </w:r>
      <w:bookmarkStart w:id="461" w:name="_Hlk194350134"/>
      <w:r>
        <w:rPr>
          <w:rFonts w:hint="eastAsia"/>
        </w:rPr>
        <w:t>赵旭东：《从资本信用到资产信用》，载《法学研究》</w:t>
      </w:r>
      <w:r>
        <w:rPr>
          <w:rFonts w:hint="eastAsia"/>
        </w:rPr>
        <w:t>2003</w:t>
      </w:r>
      <w:r>
        <w:rPr>
          <w:rFonts w:hint="eastAsia"/>
        </w:rPr>
        <w:t>年第</w:t>
      </w:r>
      <w:r>
        <w:rPr>
          <w:rFonts w:hint="eastAsia"/>
        </w:rPr>
        <w:t>5</w:t>
      </w:r>
      <w:r>
        <w:rPr>
          <w:rFonts w:hint="eastAsia"/>
        </w:rPr>
        <w:t>期</w:t>
      </w:r>
      <w:r>
        <w:rPr>
          <w:rFonts w:hint="eastAsia"/>
          <w:lang w:eastAsia="zh"/>
        </w:rPr>
        <w:t>，第</w:t>
      </w:r>
      <w:r>
        <w:rPr>
          <w:rFonts w:hint="eastAsia"/>
          <w:lang w:eastAsia="zh"/>
        </w:rPr>
        <w:t>109-123</w:t>
      </w:r>
      <w:r>
        <w:rPr>
          <w:rFonts w:hint="eastAsia"/>
          <w:lang w:eastAsia="zh"/>
        </w:rPr>
        <w:t>页</w:t>
      </w:r>
      <w:r>
        <w:rPr>
          <w:rFonts w:hint="eastAsia"/>
        </w:rPr>
        <w:t>。</w:t>
      </w:r>
      <w:bookmarkEnd w:id="461"/>
    </w:p>
  </w:footnote>
  <w:footnote w:id="50">
    <w:p w14:paraId="307DDE2D" w14:textId="77777777" w:rsidR="006B7646" w:rsidRDefault="00000000">
      <w:pPr>
        <w:pStyle w:val="aa"/>
        <w:ind w:firstLine="360"/>
      </w:pPr>
      <w:ins w:id="464" w:author="Clarie" w:date="2026-01-20T02:12:00Z">
        <w:r w:rsidRPr="00CA17AD">
          <w:rPr>
            <w:rStyle w:val="af"/>
            <w:vertAlign w:val="baseline"/>
          </w:rPr>
          <w:footnoteRef/>
        </w:r>
        <w:r>
          <w:t xml:space="preserve"> </w:t>
        </w:r>
        <w:r>
          <w:rPr>
            <w:rFonts w:hint="eastAsia"/>
          </w:rPr>
          <w:t>参见美国环球科技开发股份有限公司诉北京橡果经贸有限公司等确认协议无效纠纷案，北京市第一中级人民法院民事判决书（</w:t>
        </w:r>
        <w:r>
          <w:rPr>
            <w:rFonts w:hint="eastAsia"/>
          </w:rPr>
          <w:t>2003</w:t>
        </w:r>
        <w:r>
          <w:rPr>
            <w:rFonts w:hint="eastAsia"/>
          </w:rPr>
          <w:t>）一中民初字第</w:t>
        </w:r>
        <w:r>
          <w:rPr>
            <w:rFonts w:hint="eastAsia"/>
          </w:rPr>
          <w:t>9658</w:t>
        </w:r>
        <w:r>
          <w:rPr>
            <w:rFonts w:hint="eastAsia"/>
          </w:rPr>
          <w:t>号。</w:t>
        </w:r>
      </w:ins>
    </w:p>
  </w:footnote>
  <w:footnote w:id="51">
    <w:p w14:paraId="7F79039C" w14:textId="77777777" w:rsidR="006B7646" w:rsidRDefault="00000000">
      <w:pPr>
        <w:pStyle w:val="aa"/>
        <w:ind w:firstLine="360"/>
      </w:pPr>
      <w:ins w:id="468" w:author="Clarie" w:date="2026-01-20T02:12:00Z">
        <w:r w:rsidRPr="00CA17AD">
          <w:rPr>
            <w:rStyle w:val="af"/>
            <w:vertAlign w:val="baseline"/>
          </w:rPr>
          <w:footnoteRef/>
        </w:r>
        <w:r>
          <w:t xml:space="preserve"> </w:t>
        </w:r>
        <w:r>
          <w:rPr>
            <w:rFonts w:hint="eastAsia"/>
          </w:rPr>
          <w:t>参见上海伟仁投资</w:t>
        </w:r>
        <w:r>
          <w:rPr>
            <w:rFonts w:hint="eastAsia"/>
          </w:rPr>
          <w:t>(</w:t>
        </w:r>
        <w:r>
          <w:rPr>
            <w:rFonts w:hint="eastAsia"/>
          </w:rPr>
          <w:t>集团</w:t>
        </w:r>
        <w:r>
          <w:rPr>
            <w:rFonts w:hint="eastAsia"/>
          </w:rPr>
          <w:t>)</w:t>
        </w:r>
        <w:r>
          <w:rPr>
            <w:rFonts w:hint="eastAsia"/>
          </w:rPr>
          <w:t>有限公司与上海汉光陶瓷股份有限公司股东出资纠纷案，上海市第二中级人民法院民事判决书（</w:t>
        </w:r>
        <w:r>
          <w:rPr>
            <w:rFonts w:hint="eastAsia"/>
          </w:rPr>
          <w:t>2018</w:t>
        </w:r>
        <w:r>
          <w:rPr>
            <w:rFonts w:hint="eastAsia"/>
          </w:rPr>
          <w:t>）沪</w:t>
        </w:r>
        <w:r>
          <w:rPr>
            <w:rFonts w:hint="eastAsia"/>
          </w:rPr>
          <w:t>02</w:t>
        </w:r>
        <w:r>
          <w:rPr>
            <w:rFonts w:hint="eastAsia"/>
          </w:rPr>
          <w:t>民终</w:t>
        </w:r>
        <w:r>
          <w:rPr>
            <w:rFonts w:hint="eastAsia"/>
          </w:rPr>
          <w:t>9872</w:t>
        </w:r>
        <w:r>
          <w:rPr>
            <w:rFonts w:hint="eastAsia"/>
          </w:rPr>
          <w:t>号。</w:t>
        </w:r>
      </w:ins>
    </w:p>
  </w:footnote>
  <w:footnote w:id="52">
    <w:p w14:paraId="1974BD3C" w14:textId="77777777" w:rsidR="006B7646" w:rsidRDefault="00000000">
      <w:pPr>
        <w:pStyle w:val="aa"/>
        <w:ind w:firstLine="360"/>
      </w:pPr>
      <w:r>
        <w:rPr>
          <w:rStyle w:val="af"/>
          <w:vertAlign w:val="baseline"/>
        </w:rPr>
        <w:footnoteRef/>
      </w:r>
      <w:r>
        <w:t xml:space="preserve"> </w:t>
      </w:r>
      <w:del w:id="481" w:author="Clarie" w:date="2026-01-20T02:12:00Z">
        <w:r>
          <w:rPr>
            <w:rFonts w:hint="eastAsia"/>
          </w:rPr>
          <w:delText>参见美国环球科技开发股份有限公司诉北京橡果经贸有限公司等确认协议无效纠纷案，北京市第一中级人民法院民事判决书（</w:delText>
        </w:r>
        <w:r>
          <w:rPr>
            <w:rFonts w:hint="eastAsia"/>
          </w:rPr>
          <w:delText>2003</w:delText>
        </w:r>
        <w:r>
          <w:rPr>
            <w:rFonts w:hint="eastAsia"/>
          </w:rPr>
          <w:delText>）一中民初字第</w:delText>
        </w:r>
        <w:r>
          <w:rPr>
            <w:rFonts w:hint="eastAsia"/>
          </w:rPr>
          <w:delText>9658</w:delText>
        </w:r>
        <w:r>
          <w:rPr>
            <w:rFonts w:hint="eastAsia"/>
          </w:rPr>
          <w:delText>号。</w:delText>
        </w:r>
      </w:del>
    </w:p>
  </w:footnote>
  <w:footnote w:id="53">
    <w:p w14:paraId="695B27E5" w14:textId="77777777" w:rsidR="006B7646" w:rsidRDefault="00000000">
      <w:pPr>
        <w:pStyle w:val="aa"/>
        <w:ind w:firstLine="360"/>
      </w:pPr>
      <w:r>
        <w:rPr>
          <w:rStyle w:val="af"/>
          <w:vertAlign w:val="baseline"/>
        </w:rPr>
        <w:footnoteRef/>
      </w:r>
      <w:r>
        <w:t xml:space="preserve"> </w:t>
      </w:r>
      <w:del w:id="483" w:author="Clarie" w:date="2026-01-20T02:12:00Z">
        <w:r>
          <w:rPr>
            <w:rFonts w:hint="eastAsia"/>
          </w:rPr>
          <w:delText>参见上海伟仁投资</w:delText>
        </w:r>
        <w:r>
          <w:rPr>
            <w:rFonts w:hint="eastAsia"/>
          </w:rPr>
          <w:delText>(</w:delText>
        </w:r>
        <w:r>
          <w:rPr>
            <w:rFonts w:hint="eastAsia"/>
          </w:rPr>
          <w:delText>集团</w:delText>
        </w:r>
        <w:r>
          <w:rPr>
            <w:rFonts w:hint="eastAsia"/>
          </w:rPr>
          <w:delText>)</w:delText>
        </w:r>
        <w:r>
          <w:rPr>
            <w:rFonts w:hint="eastAsia"/>
          </w:rPr>
          <w:delText>有限公司与上海汉光陶瓷股份有限公司股东出资纠纷案，上海市第二中级人民法院民事判决书（</w:delText>
        </w:r>
        <w:r>
          <w:rPr>
            <w:rFonts w:hint="eastAsia"/>
          </w:rPr>
          <w:delText>2018</w:delText>
        </w:r>
        <w:r>
          <w:rPr>
            <w:rFonts w:hint="eastAsia"/>
          </w:rPr>
          <w:delText>）沪</w:delText>
        </w:r>
        <w:r>
          <w:rPr>
            <w:rFonts w:hint="eastAsia"/>
          </w:rPr>
          <w:delText>02</w:delText>
        </w:r>
        <w:r>
          <w:rPr>
            <w:rFonts w:hint="eastAsia"/>
          </w:rPr>
          <w:delText>民终</w:delText>
        </w:r>
        <w:r>
          <w:rPr>
            <w:rFonts w:hint="eastAsia"/>
          </w:rPr>
          <w:delText>9872</w:delText>
        </w:r>
        <w:r>
          <w:rPr>
            <w:rFonts w:hint="eastAsia"/>
          </w:rPr>
          <w:delText>号。</w:delText>
        </w:r>
      </w:del>
    </w:p>
  </w:footnote>
  <w:footnote w:id="54">
    <w:p w14:paraId="70E74AEE" w14:textId="77777777" w:rsidR="006B7646" w:rsidRDefault="00000000">
      <w:pPr>
        <w:pStyle w:val="aa"/>
        <w:ind w:firstLine="360"/>
      </w:pPr>
      <w:r>
        <w:rPr>
          <w:rStyle w:val="af"/>
          <w:vertAlign w:val="baseline"/>
        </w:rPr>
        <w:footnoteRef/>
      </w:r>
      <w:r>
        <w:t xml:space="preserve"> </w:t>
      </w:r>
      <w:r>
        <w:rPr>
          <w:rFonts w:hint="eastAsia"/>
        </w:rPr>
        <w:t>参见</w:t>
      </w:r>
      <w:bookmarkStart w:id="484" w:name="OLE_LINK4"/>
      <w:bookmarkStart w:id="485" w:name="_Hlk194350145"/>
      <w:r>
        <w:rPr>
          <w:rFonts w:hint="eastAsia"/>
        </w:rPr>
        <w:t>[</w:t>
      </w:r>
      <w:r>
        <w:rPr>
          <w:rFonts w:hint="eastAsia"/>
        </w:rPr>
        <w:t>美</w:t>
      </w:r>
      <w:r>
        <w:rPr>
          <w:rFonts w:hint="eastAsia"/>
        </w:rPr>
        <w:t>]</w:t>
      </w:r>
      <w:r>
        <w:rPr>
          <w:rFonts w:hint="eastAsia"/>
        </w:rPr>
        <w:t>罗伯特·</w:t>
      </w:r>
      <w:r>
        <w:rPr>
          <w:rFonts w:hint="eastAsia"/>
        </w:rPr>
        <w:t>W</w:t>
      </w:r>
      <w:r>
        <w:rPr>
          <w:rFonts w:hint="eastAsia"/>
        </w:rPr>
        <w:t>·汉密尔顿，齐东祥组织译：《美国公司法》（第</w:t>
      </w:r>
      <w:r>
        <w:rPr>
          <w:rFonts w:hint="eastAsia"/>
        </w:rPr>
        <w:t>5</w:t>
      </w:r>
      <w:r>
        <w:rPr>
          <w:rFonts w:hint="eastAsia"/>
        </w:rPr>
        <w:t>版），法律出版社</w:t>
      </w:r>
      <w:r>
        <w:rPr>
          <w:rFonts w:hint="eastAsia"/>
        </w:rPr>
        <w:t>2008</w:t>
      </w:r>
      <w:r>
        <w:rPr>
          <w:rFonts w:hint="eastAsia"/>
        </w:rPr>
        <w:t>年版，</w:t>
      </w:r>
      <w:bookmarkEnd w:id="484"/>
      <w:r>
        <w:rPr>
          <w:rFonts w:hint="eastAsia"/>
        </w:rPr>
        <w:t>第</w:t>
      </w:r>
      <w:r>
        <w:rPr>
          <w:rFonts w:hint="eastAsia"/>
        </w:rPr>
        <w:t>135-138</w:t>
      </w:r>
      <w:r>
        <w:rPr>
          <w:rFonts w:hint="eastAsia"/>
        </w:rPr>
        <w:t>页。</w:t>
      </w:r>
      <w:bookmarkEnd w:id="485"/>
    </w:p>
  </w:footnote>
  <w:footnote w:id="55">
    <w:p w14:paraId="74326DF1" w14:textId="77777777" w:rsidR="006B7646" w:rsidRDefault="00000000">
      <w:pPr>
        <w:pStyle w:val="aa"/>
        <w:ind w:firstLine="360"/>
      </w:pPr>
      <w:r>
        <w:rPr>
          <w:rStyle w:val="af"/>
          <w:vertAlign w:val="baseline"/>
        </w:rPr>
        <w:footnoteRef/>
      </w:r>
      <w:r>
        <w:t xml:space="preserve"> </w:t>
      </w:r>
      <w:r>
        <w:rPr>
          <w:rFonts w:hint="eastAsia"/>
        </w:rPr>
        <w:t>参见</w:t>
      </w:r>
      <w:bookmarkStart w:id="489" w:name="_Hlk194350160"/>
      <w:r>
        <w:rPr>
          <w:rFonts w:hint="eastAsia"/>
        </w:rPr>
        <w:t>[</w:t>
      </w:r>
      <w:r>
        <w:rPr>
          <w:rFonts w:hint="eastAsia"/>
        </w:rPr>
        <w:t>德</w:t>
      </w:r>
      <w:r>
        <w:rPr>
          <w:rFonts w:hint="eastAsia"/>
        </w:rPr>
        <w:t>]</w:t>
      </w:r>
      <w:r>
        <w:rPr>
          <w:rFonts w:hint="eastAsia"/>
        </w:rPr>
        <w:t>克里斯蒂娜·温德比西勒，殷盛、王杨译：《德国公司与合伙法》（第</w:t>
      </w:r>
      <w:r>
        <w:rPr>
          <w:rFonts w:hint="eastAsia"/>
        </w:rPr>
        <w:t>24</w:t>
      </w:r>
      <w:r>
        <w:rPr>
          <w:rFonts w:hint="eastAsia"/>
        </w:rPr>
        <w:t>版），中国人民大学出版社</w:t>
      </w:r>
      <w:r>
        <w:rPr>
          <w:rFonts w:hint="eastAsia"/>
        </w:rPr>
        <w:t>2023</w:t>
      </w:r>
      <w:r>
        <w:rPr>
          <w:rFonts w:hint="eastAsia"/>
        </w:rPr>
        <w:t>年版，第</w:t>
      </w:r>
      <w:r>
        <w:rPr>
          <w:rFonts w:hint="eastAsia"/>
        </w:rPr>
        <w:t>217</w:t>
      </w:r>
      <w:r>
        <w:rPr>
          <w:rFonts w:hint="eastAsia"/>
        </w:rPr>
        <w:t>、</w:t>
      </w:r>
      <w:r>
        <w:rPr>
          <w:rFonts w:hint="eastAsia"/>
        </w:rPr>
        <w:t>233</w:t>
      </w:r>
      <w:r>
        <w:rPr>
          <w:rFonts w:hint="eastAsia"/>
        </w:rPr>
        <w:t>、</w:t>
      </w:r>
      <w:r>
        <w:rPr>
          <w:rFonts w:hint="eastAsia"/>
        </w:rPr>
        <w:t>310-311</w:t>
      </w:r>
      <w:r>
        <w:rPr>
          <w:rFonts w:hint="eastAsia"/>
        </w:rPr>
        <w:t>页。</w:t>
      </w:r>
    </w:p>
    <w:bookmarkEnd w:id="489"/>
  </w:footnote>
  <w:footnote w:id="56">
    <w:p w14:paraId="4DB09C87" w14:textId="77777777" w:rsidR="006B7646" w:rsidRDefault="00000000">
      <w:pPr>
        <w:pStyle w:val="aa"/>
        <w:ind w:firstLine="360"/>
      </w:pPr>
      <w:r>
        <w:rPr>
          <w:rStyle w:val="af"/>
          <w:vertAlign w:val="baseline"/>
        </w:rPr>
        <w:footnoteRef/>
      </w:r>
      <w:r>
        <w:t xml:space="preserve"> </w:t>
      </w:r>
      <w:r>
        <w:rPr>
          <w:rFonts w:hint="eastAsia"/>
        </w:rPr>
        <w:t>参见</w:t>
      </w:r>
      <w:bookmarkStart w:id="491" w:name="_Hlk194350173"/>
      <w:r>
        <w:rPr>
          <w:rFonts w:hint="eastAsia"/>
        </w:rPr>
        <w:t>葛伟军：《英国公司法要义》，法律出版社</w:t>
      </w:r>
      <w:r>
        <w:rPr>
          <w:rFonts w:hint="eastAsia"/>
        </w:rPr>
        <w:t>2014</w:t>
      </w:r>
      <w:r>
        <w:rPr>
          <w:rFonts w:hint="eastAsia"/>
        </w:rPr>
        <w:t>年版，第</w:t>
      </w:r>
      <w:r>
        <w:rPr>
          <w:rFonts w:hint="eastAsia"/>
        </w:rPr>
        <w:t>83-87</w:t>
      </w:r>
      <w:r>
        <w:rPr>
          <w:rFonts w:hint="eastAsia"/>
        </w:rPr>
        <w:t>页。</w:t>
      </w:r>
      <w:bookmarkEnd w:id="491"/>
    </w:p>
  </w:footnote>
  <w:footnote w:id="57">
    <w:p w14:paraId="5DF29586" w14:textId="77777777" w:rsidR="006B7646" w:rsidRDefault="00000000">
      <w:pPr>
        <w:pStyle w:val="aa"/>
        <w:ind w:firstLine="360"/>
      </w:pPr>
      <w:r>
        <w:rPr>
          <w:rStyle w:val="af"/>
          <w:vertAlign w:val="baseline"/>
        </w:rPr>
        <w:footnoteRef/>
      </w:r>
      <w:r>
        <w:t xml:space="preserve"> </w:t>
      </w:r>
      <w:r>
        <w:rPr>
          <w:rFonts w:hint="eastAsia"/>
        </w:rPr>
        <w:t>目前在学界对于独占许可使用权的法律属性存在多重学说，如“无体物用益权说”、“用益知识产权说”、“债权物权化说”、“准物权说”。参见</w:t>
      </w:r>
      <w:bookmarkStart w:id="495" w:name="_Hlk194350357"/>
      <w:r>
        <w:rPr>
          <w:rFonts w:hint="eastAsia"/>
        </w:rPr>
        <w:t>张轶：《论专利独占许可的法律属性》，载《法律科学（西北政法大学学报）》</w:t>
      </w:r>
      <w:r>
        <w:rPr>
          <w:rFonts w:hint="eastAsia"/>
        </w:rPr>
        <w:t>2023</w:t>
      </w:r>
      <w:r>
        <w:t>年</w:t>
      </w:r>
      <w:r>
        <w:rPr>
          <w:rFonts w:hint="eastAsia"/>
        </w:rPr>
        <w:t>第</w:t>
      </w:r>
      <w:r>
        <w:rPr>
          <w:rFonts w:hint="eastAsia"/>
        </w:rPr>
        <w:t>3</w:t>
      </w:r>
      <w:r>
        <w:t>期</w:t>
      </w:r>
      <w:r>
        <w:rPr>
          <w:rFonts w:hint="eastAsia"/>
          <w:lang w:eastAsia="zh"/>
        </w:rPr>
        <w:t>，第</w:t>
      </w:r>
      <w:r>
        <w:rPr>
          <w:rFonts w:hint="eastAsia"/>
          <w:lang w:eastAsia="zh"/>
        </w:rPr>
        <w:t>181</w:t>
      </w:r>
      <w:r>
        <w:rPr>
          <w:rFonts w:hint="eastAsia"/>
          <w:lang w:eastAsia="zh"/>
        </w:rPr>
        <w:t>页</w:t>
      </w:r>
      <w:r>
        <w:t>。</w:t>
      </w:r>
      <w:bookmarkEnd w:id="495"/>
    </w:p>
  </w:footnote>
  <w:footnote w:id="58">
    <w:p w14:paraId="13378CC2" w14:textId="77777777" w:rsidR="006B7646" w:rsidRDefault="00000000">
      <w:pPr>
        <w:pStyle w:val="aa"/>
        <w:ind w:firstLine="360"/>
      </w:pPr>
      <w:r>
        <w:rPr>
          <w:rStyle w:val="af"/>
          <w:vertAlign w:val="baseline"/>
        </w:rPr>
        <w:footnoteRef/>
      </w:r>
      <w:r>
        <w:t xml:space="preserve"> </w:t>
      </w:r>
      <w:r>
        <w:rPr>
          <w:rFonts w:hint="eastAsia"/>
        </w:rPr>
        <w:t>本案中，西安科龙公司与海信科龙公司并未签订使用许可协议、对许可使用方式、使用费也未作约定，且其评估的是专利权的价值，因此法院认为双方达成的是专利权出资，而非专利使用权出资。参见海信科龙电器股份有限公司与武汉市万欣机械有限公司承揽合同纠纷上诉案，湖北省武汉市中级人民法院民事调解书（</w:t>
      </w:r>
      <w:r>
        <w:rPr>
          <w:rFonts w:hint="eastAsia"/>
        </w:rPr>
        <w:t>2009</w:t>
      </w:r>
      <w:r>
        <w:rPr>
          <w:rFonts w:hint="eastAsia"/>
        </w:rPr>
        <w:t>）武民商终字第</w:t>
      </w:r>
      <w:r>
        <w:rPr>
          <w:rFonts w:hint="eastAsia"/>
        </w:rPr>
        <w:t>1355</w:t>
      </w:r>
      <w:r>
        <w:rPr>
          <w:rFonts w:hint="eastAsia"/>
        </w:rPr>
        <w:t>号。</w:t>
      </w:r>
    </w:p>
  </w:footnote>
  <w:footnote w:id="59">
    <w:p w14:paraId="1C4E2816" w14:textId="77777777" w:rsidR="006B7646" w:rsidRDefault="00000000">
      <w:pPr>
        <w:pStyle w:val="aa"/>
        <w:ind w:firstLine="360"/>
      </w:pPr>
      <w:r>
        <w:rPr>
          <w:rStyle w:val="af"/>
          <w:vertAlign w:val="baseline"/>
        </w:rPr>
        <w:footnoteRef/>
      </w:r>
      <w:r>
        <w:t xml:space="preserve"> </w:t>
      </w:r>
      <w:r>
        <w:rPr>
          <w:rFonts w:hint="eastAsia"/>
        </w:rPr>
        <w:t>因</w:t>
      </w:r>
      <w:r>
        <w:rPr>
          <w:rFonts w:hint="eastAsia"/>
          <w:lang w:eastAsia="zh"/>
        </w:rPr>
        <w:t>本文核心旨在从数据资产的角度对出资规则加以论述，而数据资产的权利主体虽亦为出资过程中重要的议题，但并非本文论证的重点</w:t>
      </w:r>
      <w:r>
        <w:rPr>
          <w:rFonts w:hint="eastAsia"/>
        </w:rPr>
        <w:t>，故在此</w:t>
      </w:r>
      <w:r>
        <w:rPr>
          <w:rFonts w:hint="eastAsia"/>
          <w:lang w:eastAsia="zh"/>
        </w:rPr>
        <w:t>不再</w:t>
      </w:r>
      <w:r>
        <w:rPr>
          <w:rFonts w:hint="eastAsia"/>
        </w:rPr>
        <w:t>加以详述，但大部分学者认为应当建立全国统一的数据资产登记制度以确定数据产权的归属。参见孔东菊、李畑昕：《数据资产出资入股：理论证成、现实困境与突破路径》，载《南方金融》</w:t>
      </w:r>
      <w:r>
        <w:rPr>
          <w:rFonts w:hint="eastAsia"/>
        </w:rPr>
        <w:t>2025</w:t>
      </w:r>
      <w:r>
        <w:rPr>
          <w:rFonts w:hint="eastAsia"/>
        </w:rPr>
        <w:t>年</w:t>
      </w:r>
      <w:r>
        <w:rPr>
          <w:rFonts w:hint="eastAsia"/>
          <w:lang w:eastAsia="zh"/>
        </w:rPr>
        <w:t>第</w:t>
      </w:r>
      <w:r>
        <w:rPr>
          <w:rFonts w:hint="eastAsia"/>
          <w:lang w:eastAsia="zh"/>
        </w:rPr>
        <w:t>4</w:t>
      </w:r>
      <w:r>
        <w:rPr>
          <w:rFonts w:hint="eastAsia"/>
          <w:lang w:eastAsia="zh"/>
        </w:rPr>
        <w:t>期，第</w:t>
      </w:r>
      <w:r>
        <w:rPr>
          <w:rFonts w:hint="eastAsia"/>
          <w:lang w:eastAsia="zh"/>
        </w:rPr>
        <w:t>70-71</w:t>
      </w:r>
      <w:r>
        <w:rPr>
          <w:rFonts w:hint="eastAsia"/>
          <w:lang w:eastAsia="zh"/>
        </w:rPr>
        <w:t>页</w:t>
      </w:r>
      <w:r>
        <w:rPr>
          <w:rFonts w:hint="eastAsia"/>
        </w:rPr>
        <w:t>；沈云樵、张翼菲：《数据资产出资入股适法性与风险规制》，载《湖北社会科学》</w:t>
      </w:r>
      <w:r>
        <w:rPr>
          <w:rFonts w:hint="eastAsia"/>
        </w:rPr>
        <w:t>2025</w:t>
      </w:r>
      <w:r>
        <w:rPr>
          <w:rFonts w:hint="eastAsia"/>
        </w:rPr>
        <w:t>年第</w:t>
      </w:r>
      <w:r>
        <w:rPr>
          <w:rFonts w:hint="eastAsia"/>
        </w:rPr>
        <w:t>5</w:t>
      </w:r>
      <w:r>
        <w:rPr>
          <w:rFonts w:hint="eastAsia"/>
        </w:rPr>
        <w:t>期</w:t>
      </w:r>
      <w:r>
        <w:rPr>
          <w:rFonts w:hint="eastAsia"/>
          <w:lang w:eastAsia="zh"/>
        </w:rPr>
        <w:t>，第</w:t>
      </w:r>
      <w:r>
        <w:rPr>
          <w:rFonts w:hint="eastAsia"/>
          <w:lang w:eastAsia="zh"/>
        </w:rPr>
        <w:t>123-124</w:t>
      </w:r>
      <w:r>
        <w:rPr>
          <w:rFonts w:hint="eastAsia"/>
          <w:lang w:eastAsia="zh"/>
        </w:rPr>
        <w:t>页</w:t>
      </w:r>
      <w:r>
        <w:rPr>
          <w:rFonts w:hint="eastAsia"/>
        </w:rPr>
        <w:t>；王璟璇、孙湛、刘琦、杨茜茜、吴江：《全国一体化多功能数据登记体系的构建逻辑与框架》，载《信息资源管理学报》</w:t>
      </w:r>
      <w:r>
        <w:rPr>
          <w:rFonts w:hint="eastAsia"/>
        </w:rPr>
        <w:t>2025</w:t>
      </w:r>
      <w:r>
        <w:rPr>
          <w:rFonts w:hint="eastAsia"/>
        </w:rPr>
        <w:t>年第</w:t>
      </w:r>
      <w:r>
        <w:rPr>
          <w:rFonts w:hint="eastAsia"/>
        </w:rPr>
        <w:t>4</w:t>
      </w:r>
      <w:r>
        <w:rPr>
          <w:rFonts w:hint="eastAsia"/>
        </w:rPr>
        <w:t>期</w:t>
      </w:r>
      <w:r>
        <w:rPr>
          <w:rFonts w:hint="eastAsia"/>
          <w:lang w:eastAsia="zh"/>
        </w:rPr>
        <w:t>，第</w:t>
      </w:r>
      <w:r>
        <w:rPr>
          <w:rFonts w:hint="eastAsia"/>
          <w:lang w:eastAsia="zh"/>
        </w:rPr>
        <w:t>72-79</w:t>
      </w:r>
      <w:r>
        <w:rPr>
          <w:rFonts w:hint="eastAsia"/>
          <w:lang w:eastAsia="zh"/>
        </w:rPr>
        <w:t>页</w:t>
      </w:r>
      <w:r>
        <w:rPr>
          <w:rFonts w:hint="eastAsia"/>
        </w:rPr>
        <w:t>；李欢：《数据资产出资适格性的检视与完善》，载《东方法学》</w:t>
      </w:r>
      <w:r>
        <w:rPr>
          <w:rFonts w:hint="eastAsia"/>
        </w:rPr>
        <w:t>2025</w:t>
      </w:r>
      <w:r>
        <w:rPr>
          <w:rFonts w:hint="eastAsia"/>
        </w:rPr>
        <w:t>年第</w:t>
      </w:r>
      <w:r>
        <w:rPr>
          <w:rFonts w:hint="eastAsia"/>
        </w:rPr>
        <w:t>4</w:t>
      </w:r>
      <w:r>
        <w:rPr>
          <w:rFonts w:hint="eastAsia"/>
        </w:rPr>
        <w:t>期</w:t>
      </w:r>
      <w:r>
        <w:rPr>
          <w:rFonts w:hint="eastAsia"/>
          <w:lang w:eastAsia="zh"/>
        </w:rPr>
        <w:t>，第</w:t>
      </w:r>
      <w:r>
        <w:rPr>
          <w:rFonts w:hint="eastAsia"/>
          <w:lang w:eastAsia="zh"/>
        </w:rPr>
        <w:t>118-119</w:t>
      </w:r>
      <w:r>
        <w:rPr>
          <w:rFonts w:hint="eastAsia"/>
          <w:lang w:eastAsia="zh"/>
        </w:rPr>
        <w:t>页</w:t>
      </w:r>
      <w:r>
        <w:rPr>
          <w:rFonts w:hint="eastAsia"/>
        </w:rPr>
        <w:t>；张素华：《数据产权登记制度的体系化构建》，载《环球法律评论》</w:t>
      </w:r>
      <w:r>
        <w:rPr>
          <w:rFonts w:hint="eastAsia"/>
        </w:rPr>
        <w:t>2025</w:t>
      </w:r>
      <w:r>
        <w:rPr>
          <w:rFonts w:hint="eastAsia"/>
        </w:rPr>
        <w:t>年第</w:t>
      </w:r>
      <w:r>
        <w:rPr>
          <w:rFonts w:hint="eastAsia"/>
        </w:rPr>
        <w:t>4</w:t>
      </w:r>
      <w:r>
        <w:rPr>
          <w:rFonts w:hint="eastAsia"/>
        </w:rPr>
        <w:t>期</w:t>
      </w:r>
      <w:r>
        <w:rPr>
          <w:rFonts w:hint="eastAsia"/>
          <w:lang w:eastAsia="zh"/>
        </w:rPr>
        <w:t>，第</w:t>
      </w:r>
      <w:r>
        <w:rPr>
          <w:rFonts w:hint="eastAsia"/>
          <w:lang w:eastAsia="zh"/>
        </w:rPr>
        <w:t>67-69</w:t>
      </w:r>
      <w:r>
        <w:rPr>
          <w:rFonts w:hint="eastAsia"/>
          <w:lang w:eastAsia="zh"/>
        </w:rPr>
        <w:t>页</w:t>
      </w:r>
      <w:r>
        <w:rPr>
          <w:rFonts w:hint="eastAsia"/>
        </w:rPr>
        <w:t>。</w:t>
      </w:r>
    </w:p>
  </w:footnote>
  <w:footnote w:id="60">
    <w:p w14:paraId="523AD25D" w14:textId="77777777" w:rsidR="006B7646" w:rsidRDefault="00000000">
      <w:pPr>
        <w:pStyle w:val="aa"/>
        <w:ind w:firstLine="360"/>
        <w:rPr>
          <w:ins w:id="543" w:author="Clarie" w:date="2026-01-21T01:29:00Z"/>
        </w:rPr>
      </w:pPr>
      <w:ins w:id="544" w:author="Clarie" w:date="2026-01-21T01:29:00Z">
        <w:r>
          <w:rPr>
            <w:rStyle w:val="af"/>
            <w:vertAlign w:val="baseline"/>
          </w:rPr>
          <w:footnoteRef/>
        </w:r>
        <w:r>
          <w:t xml:space="preserve"> </w:t>
        </w:r>
        <w:r>
          <w:rPr>
            <w:rFonts w:hint="eastAsia"/>
          </w:rPr>
          <w:t>刘颖：《企业数据出资的法理逻辑与制度设计》，载《当代法学》</w:t>
        </w:r>
        <w:r>
          <w:rPr>
            <w:rFonts w:hint="eastAsia"/>
          </w:rPr>
          <w:t>2025</w:t>
        </w:r>
        <w:r>
          <w:t>年</w:t>
        </w:r>
        <w:r>
          <w:rPr>
            <w:rFonts w:hint="eastAsia"/>
          </w:rPr>
          <w:t>第</w:t>
        </w:r>
        <w:r>
          <w:rPr>
            <w:rFonts w:hint="eastAsia"/>
          </w:rPr>
          <w:t>2</w:t>
        </w:r>
        <w:r>
          <w:t>期</w:t>
        </w:r>
        <w:r>
          <w:rPr>
            <w:rFonts w:hint="eastAsia"/>
            <w:lang w:eastAsia="zh"/>
          </w:rPr>
          <w:t>，第</w:t>
        </w:r>
        <w:r>
          <w:rPr>
            <w:rFonts w:hint="eastAsia"/>
            <w:lang w:eastAsia="zh"/>
          </w:rPr>
          <w:t>50</w:t>
        </w:r>
        <w:r>
          <w:rPr>
            <w:rFonts w:hint="eastAsia"/>
            <w:lang w:eastAsia="zh"/>
          </w:rPr>
          <w:t>页</w:t>
        </w:r>
        <w:r>
          <w:t>。</w:t>
        </w:r>
      </w:ins>
    </w:p>
  </w:footnote>
  <w:footnote w:id="61">
    <w:p w14:paraId="73027ED3" w14:textId="77777777" w:rsidR="006B7646" w:rsidRDefault="00000000">
      <w:pPr>
        <w:pStyle w:val="aa"/>
        <w:ind w:firstLine="360"/>
      </w:pPr>
      <w:r>
        <w:rPr>
          <w:rStyle w:val="af"/>
          <w:vertAlign w:val="baseline"/>
        </w:rPr>
        <w:footnoteRef/>
      </w:r>
      <w:r>
        <w:t xml:space="preserve"> </w:t>
      </w:r>
      <w:bookmarkStart w:id="551" w:name="_Hlk194350699"/>
      <w:r>
        <w:rPr>
          <w:rFonts w:hint="eastAsia"/>
        </w:rPr>
        <w:t>刘颖：《</w:t>
      </w:r>
      <w:bookmarkStart w:id="552" w:name="OLE_LINK16"/>
      <w:r>
        <w:rPr>
          <w:rFonts w:hint="eastAsia"/>
        </w:rPr>
        <w:t>企业数据出资的法理逻辑与制度设计</w:t>
      </w:r>
      <w:bookmarkEnd w:id="552"/>
      <w:r>
        <w:rPr>
          <w:rFonts w:hint="eastAsia"/>
        </w:rPr>
        <w:t>》，载《当代法学》</w:t>
      </w:r>
      <w:r>
        <w:rPr>
          <w:rFonts w:hint="eastAsia"/>
        </w:rPr>
        <w:t>2025</w:t>
      </w:r>
      <w:r>
        <w:t>年</w:t>
      </w:r>
      <w:r>
        <w:rPr>
          <w:rFonts w:hint="eastAsia"/>
        </w:rPr>
        <w:t>第</w:t>
      </w:r>
      <w:r>
        <w:rPr>
          <w:rFonts w:hint="eastAsia"/>
        </w:rPr>
        <w:t>2</w:t>
      </w:r>
      <w:r>
        <w:t>期</w:t>
      </w:r>
      <w:r>
        <w:rPr>
          <w:rFonts w:hint="eastAsia"/>
          <w:lang w:eastAsia="zh"/>
        </w:rPr>
        <w:t>，第</w:t>
      </w:r>
      <w:r>
        <w:rPr>
          <w:rFonts w:hint="eastAsia"/>
          <w:lang w:eastAsia="zh"/>
        </w:rPr>
        <w:t>50</w:t>
      </w:r>
      <w:r>
        <w:rPr>
          <w:rFonts w:hint="eastAsia"/>
          <w:lang w:eastAsia="zh"/>
        </w:rPr>
        <w:t>页</w:t>
      </w:r>
      <w:r>
        <w:t>。</w:t>
      </w:r>
      <w:bookmarkEnd w:id="551"/>
    </w:p>
  </w:footnote>
  <w:footnote w:id="62">
    <w:p w14:paraId="510F6195" w14:textId="77777777" w:rsidR="006B7646" w:rsidRDefault="00000000">
      <w:pPr>
        <w:pStyle w:val="aa"/>
        <w:ind w:firstLine="360"/>
      </w:pPr>
      <w:ins w:id="574" w:author="Clarie" w:date="2026-01-21T22:12:00Z">
        <w:r w:rsidRPr="00CA17AD">
          <w:rPr>
            <w:rStyle w:val="af"/>
            <w:vertAlign w:val="baseline"/>
          </w:rPr>
          <w:footnoteRef/>
        </w:r>
        <w:r>
          <w:t xml:space="preserve"> </w:t>
        </w:r>
      </w:ins>
      <w:ins w:id="575" w:author="Clarie" w:date="2026-01-21T22:13:00Z">
        <w:r>
          <w:rPr>
            <w:rStyle w:val="af"/>
            <w:vertAlign w:val="baseline"/>
          </w:rPr>
          <w:t>参见</w:t>
        </w:r>
        <w:r>
          <w:rPr>
            <w:rStyle w:val="af"/>
            <w:rFonts w:hint="eastAsia"/>
            <w:vertAlign w:val="baseline"/>
          </w:rPr>
          <w:t>吴秀：《数据出资规则释论》，载《北京理工大学学报（社会科学版）》</w:t>
        </w:r>
        <w:r>
          <w:rPr>
            <w:rFonts w:hint="eastAsia"/>
          </w:rPr>
          <w:t>2025</w:t>
        </w:r>
        <w:r>
          <w:rPr>
            <w:rFonts w:hint="eastAsia"/>
          </w:rPr>
          <w:t>年</w:t>
        </w:r>
        <w:r>
          <w:rPr>
            <w:rFonts w:hint="eastAsia"/>
          </w:rPr>
          <w:t>4</w:t>
        </w:r>
        <w:r>
          <w:rPr>
            <w:rFonts w:hint="eastAsia"/>
          </w:rPr>
          <w:t>月</w:t>
        </w:r>
        <w:r>
          <w:rPr>
            <w:rFonts w:hint="eastAsia"/>
          </w:rPr>
          <w:t>8</w:t>
        </w:r>
        <w:r>
          <w:rPr>
            <w:rFonts w:hint="eastAsia"/>
          </w:rPr>
          <w:t>日</w:t>
        </w:r>
        <w:r>
          <w:rPr>
            <w:rFonts w:hint="eastAsia"/>
            <w:lang w:eastAsia="zh"/>
          </w:rPr>
          <w:t>，第</w:t>
        </w:r>
        <w:r>
          <w:rPr>
            <w:rFonts w:hint="eastAsia"/>
            <w:lang w:eastAsia="zh"/>
          </w:rPr>
          <w:t>10</w:t>
        </w:r>
        <w:r>
          <w:rPr>
            <w:rFonts w:hint="eastAsia"/>
            <w:lang w:eastAsia="zh"/>
          </w:rPr>
          <w:t>页</w:t>
        </w:r>
        <w:r>
          <w:rPr>
            <w:rFonts w:hint="eastAsia"/>
          </w:rPr>
          <w:t>。</w:t>
        </w:r>
      </w:ins>
    </w:p>
  </w:footnote>
  <w:footnote w:id="63">
    <w:p w14:paraId="521A071E" w14:textId="77777777" w:rsidR="006B7646" w:rsidRDefault="00000000">
      <w:pPr>
        <w:pStyle w:val="aa"/>
        <w:ind w:firstLine="360"/>
        <w:rPr>
          <w:ins w:id="585" w:author="Clarie" w:date="2026-01-21T23:43:00Z"/>
          <w:rStyle w:val="af"/>
          <w:vertAlign w:val="baseline"/>
        </w:rPr>
      </w:pPr>
      <w:ins w:id="586" w:author="Clarie" w:date="2026-01-21T23:43:00Z">
        <w:r>
          <w:rPr>
            <w:rStyle w:val="af"/>
            <w:vertAlign w:val="baseline"/>
          </w:rPr>
          <w:footnoteRef/>
        </w:r>
        <w:r>
          <w:rPr>
            <w:rStyle w:val="af"/>
            <w:rFonts w:hint="eastAsia"/>
            <w:vertAlign w:val="baseline"/>
          </w:rPr>
          <w:t xml:space="preserve"> </w:t>
        </w:r>
        <w:r>
          <w:rPr>
            <w:rStyle w:val="af"/>
            <w:vertAlign w:val="baseline"/>
          </w:rPr>
          <w:t>参见</w:t>
        </w:r>
        <w:r>
          <w:rPr>
            <w:rStyle w:val="af"/>
            <w:rFonts w:hint="eastAsia"/>
            <w:vertAlign w:val="baseline"/>
          </w:rPr>
          <w:t>吴秀：《数据出资规则释论》，载《北京理工大学学报（社会科学版）》</w:t>
        </w:r>
        <w:r>
          <w:rPr>
            <w:rFonts w:hint="eastAsia"/>
          </w:rPr>
          <w:t>2025</w:t>
        </w:r>
        <w:r>
          <w:rPr>
            <w:rFonts w:hint="eastAsia"/>
          </w:rPr>
          <w:t>年</w:t>
        </w:r>
        <w:r>
          <w:rPr>
            <w:rFonts w:hint="eastAsia"/>
          </w:rPr>
          <w:t>4</w:t>
        </w:r>
        <w:r>
          <w:rPr>
            <w:rFonts w:hint="eastAsia"/>
          </w:rPr>
          <w:t>月</w:t>
        </w:r>
        <w:r>
          <w:rPr>
            <w:rFonts w:hint="eastAsia"/>
          </w:rPr>
          <w:t>8</w:t>
        </w:r>
        <w:r>
          <w:rPr>
            <w:rFonts w:hint="eastAsia"/>
          </w:rPr>
          <w:t>日</w:t>
        </w:r>
        <w:r>
          <w:rPr>
            <w:rFonts w:hint="eastAsia"/>
            <w:lang w:eastAsia="zh"/>
          </w:rPr>
          <w:t>，第</w:t>
        </w:r>
        <w:r>
          <w:rPr>
            <w:rFonts w:hint="eastAsia"/>
            <w:lang w:eastAsia="zh"/>
          </w:rPr>
          <w:t>10-11</w:t>
        </w:r>
        <w:r>
          <w:rPr>
            <w:rFonts w:hint="eastAsia"/>
            <w:lang w:eastAsia="zh"/>
          </w:rPr>
          <w:t>页</w:t>
        </w:r>
        <w:r>
          <w:rPr>
            <w:rFonts w:hint="eastAsia"/>
          </w:rPr>
          <w:t>。</w:t>
        </w:r>
      </w:ins>
    </w:p>
  </w:footnote>
  <w:footnote w:id="64">
    <w:p w14:paraId="761F3621" w14:textId="77777777" w:rsidR="006B7646" w:rsidRDefault="00000000">
      <w:pPr>
        <w:pStyle w:val="aa"/>
        <w:ind w:firstLine="360"/>
        <w:rPr>
          <w:rStyle w:val="af"/>
          <w:vertAlign w:val="baseline"/>
        </w:rPr>
      </w:pPr>
      <w:r>
        <w:rPr>
          <w:rStyle w:val="af"/>
          <w:vertAlign w:val="baseline"/>
        </w:rPr>
        <w:footnoteRef/>
      </w:r>
      <w:r>
        <w:rPr>
          <w:rStyle w:val="af"/>
          <w:rFonts w:hint="eastAsia"/>
          <w:vertAlign w:val="baseline"/>
        </w:rPr>
        <w:t xml:space="preserve"> </w:t>
      </w:r>
      <w:del w:id="606" w:author="Clarie" w:date="2026-01-21T22:12:00Z">
        <w:r>
          <w:rPr>
            <w:rStyle w:val="af"/>
            <w:vertAlign w:val="baseline"/>
          </w:rPr>
          <w:delText>参见</w:delText>
        </w:r>
        <w:r>
          <w:rPr>
            <w:rStyle w:val="af"/>
            <w:rFonts w:hint="eastAsia"/>
            <w:vertAlign w:val="baseline"/>
          </w:rPr>
          <w:delText>吴秀：《数据出资规则释论》，载《北京理工大学学报（社会科学版）》</w:delText>
        </w:r>
        <w:r>
          <w:rPr>
            <w:rFonts w:hint="eastAsia"/>
          </w:rPr>
          <w:delText>2025</w:delText>
        </w:r>
        <w:r>
          <w:rPr>
            <w:rFonts w:hint="eastAsia"/>
          </w:rPr>
          <w:delText>年</w:delText>
        </w:r>
        <w:r>
          <w:rPr>
            <w:rFonts w:hint="eastAsia"/>
          </w:rPr>
          <w:delText>4</w:delText>
        </w:r>
        <w:r>
          <w:rPr>
            <w:rFonts w:hint="eastAsia"/>
          </w:rPr>
          <w:delText>月</w:delText>
        </w:r>
        <w:r>
          <w:rPr>
            <w:rFonts w:hint="eastAsia"/>
          </w:rPr>
          <w:delText>8</w:delText>
        </w:r>
        <w:r>
          <w:rPr>
            <w:rFonts w:hint="eastAsia"/>
          </w:rPr>
          <w:delText>日</w:delText>
        </w:r>
        <w:r>
          <w:rPr>
            <w:rFonts w:hint="eastAsia"/>
            <w:lang w:eastAsia="zh"/>
          </w:rPr>
          <w:delText>，第</w:delText>
        </w:r>
        <w:r>
          <w:rPr>
            <w:rFonts w:hint="eastAsia"/>
            <w:lang w:eastAsia="zh"/>
          </w:rPr>
          <w:delText>10-11</w:delText>
        </w:r>
        <w:r>
          <w:rPr>
            <w:rFonts w:hint="eastAsia"/>
            <w:lang w:eastAsia="zh"/>
          </w:rPr>
          <w:delText>页</w:delText>
        </w:r>
        <w:r>
          <w:rPr>
            <w:rFonts w:hint="eastAsia"/>
          </w:rPr>
          <w:delText>。</w:delText>
        </w:r>
      </w:del>
      <w:ins w:id="607" w:author="Clarie" w:date="2026-01-21T22:17:00Z">
        <w:r>
          <w:rPr>
            <w:rStyle w:val="af"/>
            <w:vertAlign w:val="baseline"/>
          </w:rPr>
          <w:t>参见</w:t>
        </w:r>
        <w:r>
          <w:rPr>
            <w:rStyle w:val="af"/>
            <w:rFonts w:hint="eastAsia"/>
            <w:vertAlign w:val="baseline"/>
          </w:rPr>
          <w:t>吴秀：《数据出资规则释论》，载《北京理工大学学报（社会科学版）》</w:t>
        </w:r>
        <w:r>
          <w:rPr>
            <w:rFonts w:hint="eastAsia"/>
          </w:rPr>
          <w:t>2025</w:t>
        </w:r>
        <w:r>
          <w:rPr>
            <w:rFonts w:hint="eastAsia"/>
          </w:rPr>
          <w:t>年</w:t>
        </w:r>
        <w:r>
          <w:rPr>
            <w:rFonts w:hint="eastAsia"/>
          </w:rPr>
          <w:t>4</w:t>
        </w:r>
        <w:r>
          <w:rPr>
            <w:rFonts w:hint="eastAsia"/>
          </w:rPr>
          <w:t>月</w:t>
        </w:r>
        <w:r>
          <w:rPr>
            <w:rFonts w:hint="eastAsia"/>
          </w:rPr>
          <w:t>8</w:t>
        </w:r>
        <w:r>
          <w:rPr>
            <w:rFonts w:hint="eastAsia"/>
          </w:rPr>
          <w:t>日</w:t>
        </w:r>
        <w:r>
          <w:rPr>
            <w:rFonts w:hint="eastAsia"/>
            <w:lang w:eastAsia="zh"/>
          </w:rPr>
          <w:t>，第</w:t>
        </w:r>
        <w:r>
          <w:rPr>
            <w:rFonts w:hint="eastAsia"/>
            <w:lang w:eastAsia="zh"/>
          </w:rPr>
          <w:t>10-11</w:t>
        </w:r>
        <w:r>
          <w:rPr>
            <w:rFonts w:hint="eastAsia"/>
            <w:lang w:eastAsia="zh"/>
          </w:rPr>
          <w:t>页</w:t>
        </w:r>
        <w:r>
          <w:rPr>
            <w:rFonts w:hint="eastAsia"/>
          </w:rPr>
          <w:t>。</w:t>
        </w:r>
      </w:ins>
    </w:p>
  </w:footnote>
  <w:footnote w:id="65">
    <w:p w14:paraId="5F6A108D" w14:textId="77777777" w:rsidR="006B7646" w:rsidRDefault="00000000">
      <w:pPr>
        <w:pStyle w:val="aa"/>
        <w:ind w:firstLine="360"/>
      </w:pPr>
      <w:r>
        <w:rPr>
          <w:rStyle w:val="af"/>
          <w:vertAlign w:val="baseline"/>
        </w:rPr>
        <w:footnoteRef/>
      </w:r>
      <w:r>
        <w:t xml:space="preserve"> </w:t>
      </w:r>
      <w:r>
        <w:rPr>
          <w:rFonts w:hint="eastAsia"/>
        </w:rPr>
        <w:t>参见上海伟仁投资</w:t>
      </w:r>
      <w:r>
        <w:rPr>
          <w:rFonts w:hint="eastAsia"/>
        </w:rPr>
        <w:t>(</w:t>
      </w:r>
      <w:r>
        <w:rPr>
          <w:rFonts w:hint="eastAsia"/>
        </w:rPr>
        <w:t>集团</w:t>
      </w:r>
      <w:r>
        <w:rPr>
          <w:rFonts w:hint="eastAsia"/>
        </w:rPr>
        <w:t>)</w:t>
      </w:r>
      <w:r>
        <w:rPr>
          <w:rFonts w:hint="eastAsia"/>
        </w:rPr>
        <w:t>有限公司与上海汉光陶瓷股份有限公司股东出资纠纷案，上海市第二中级人民法院民事判决书（</w:t>
      </w:r>
      <w:r>
        <w:rPr>
          <w:rFonts w:hint="eastAsia"/>
        </w:rPr>
        <w:t>2018</w:t>
      </w:r>
      <w:r>
        <w:rPr>
          <w:rFonts w:hint="eastAsia"/>
        </w:rPr>
        <w:t>）沪</w:t>
      </w:r>
      <w:r>
        <w:rPr>
          <w:rFonts w:hint="eastAsia"/>
        </w:rPr>
        <w:t>02</w:t>
      </w:r>
      <w:r>
        <w:rPr>
          <w:rFonts w:hint="eastAsia"/>
        </w:rPr>
        <w:t>民终</w:t>
      </w:r>
      <w:r>
        <w:rPr>
          <w:rFonts w:hint="eastAsia"/>
        </w:rPr>
        <w:t>9872</w:t>
      </w:r>
      <w:r>
        <w:rPr>
          <w:rFonts w:hint="eastAsia"/>
        </w:rPr>
        <w:t>号。</w:t>
      </w:r>
    </w:p>
  </w:footnote>
  <w:footnote w:id="66">
    <w:p w14:paraId="70D6CAE7" w14:textId="77777777" w:rsidR="006B7646" w:rsidRDefault="00000000">
      <w:pPr>
        <w:pStyle w:val="aa"/>
        <w:ind w:firstLine="360"/>
      </w:pPr>
      <w:r>
        <w:rPr>
          <w:rStyle w:val="af"/>
          <w:vertAlign w:val="baseline"/>
        </w:rPr>
        <w:footnoteRef/>
      </w:r>
      <w:r>
        <w:t xml:space="preserve"> </w:t>
      </w:r>
      <w:r>
        <w:rPr>
          <w:rFonts w:hint="eastAsia"/>
        </w:rPr>
        <w:t>参见</w:t>
      </w:r>
      <w:bookmarkStart w:id="619" w:name="_Hlk194350712"/>
      <w:r>
        <w:rPr>
          <w:rFonts w:hint="eastAsia"/>
        </w:rPr>
        <w:t>张斌：《再论债权出资</w:t>
      </w:r>
      <w:r>
        <w:t>——</w:t>
      </w:r>
      <w:r>
        <w:rPr>
          <w:rFonts w:hint="eastAsia"/>
        </w:rPr>
        <w:t>现代公司法视阈下的一个前瞻性视角》，载《上海金融》</w:t>
      </w:r>
      <w:r>
        <w:rPr>
          <w:rFonts w:hint="eastAsia"/>
        </w:rPr>
        <w:t>2016</w:t>
      </w:r>
      <w:r>
        <w:rPr>
          <w:rFonts w:hint="eastAsia"/>
        </w:rPr>
        <w:t>年第</w:t>
      </w:r>
      <w:r>
        <w:rPr>
          <w:rFonts w:hint="eastAsia"/>
        </w:rPr>
        <w:t>4</w:t>
      </w:r>
      <w:r>
        <w:rPr>
          <w:rFonts w:hint="eastAsia"/>
        </w:rPr>
        <w:t>期</w:t>
      </w:r>
      <w:r>
        <w:rPr>
          <w:rFonts w:hint="eastAsia"/>
          <w:lang w:eastAsia="zh"/>
        </w:rPr>
        <w:t>，第</w:t>
      </w:r>
      <w:r>
        <w:rPr>
          <w:rFonts w:hint="eastAsia"/>
          <w:lang w:eastAsia="zh"/>
        </w:rPr>
        <w:t>82</w:t>
      </w:r>
      <w:r>
        <w:rPr>
          <w:rFonts w:hint="eastAsia"/>
          <w:lang w:eastAsia="zh"/>
        </w:rPr>
        <w:t>页</w:t>
      </w:r>
      <w:r>
        <w:rPr>
          <w:rFonts w:hint="eastAsia"/>
        </w:rPr>
        <w:t>。</w:t>
      </w:r>
    </w:p>
    <w:bookmarkEnd w:id="619"/>
  </w:footnote>
  <w:footnote w:id="67">
    <w:p w14:paraId="57A29920" w14:textId="77777777" w:rsidR="006B7646" w:rsidRDefault="00000000">
      <w:pPr>
        <w:pStyle w:val="aa"/>
        <w:ind w:firstLine="360"/>
      </w:pPr>
      <w:r>
        <w:footnoteRef/>
      </w:r>
      <w:r>
        <w:t xml:space="preserve"> </w:t>
      </w:r>
      <w:r>
        <w:rPr>
          <w:rFonts w:hint="eastAsia"/>
        </w:rPr>
        <w:t>参见</w:t>
      </w:r>
      <w:bookmarkStart w:id="630" w:name="_Hlk194350727"/>
      <w:r>
        <w:rPr>
          <w:rFonts w:hint="eastAsia"/>
        </w:rPr>
        <w:t>刘斌、张昕惠：《商事主体登记与备案之辨——兼评《商事主体登记管理条例（草案）》》，载《经贸法律评论》</w:t>
      </w:r>
      <w:r>
        <w:rPr>
          <w:rFonts w:hint="eastAsia"/>
        </w:rPr>
        <w:t>2021</w:t>
      </w:r>
      <w:r>
        <w:rPr>
          <w:rFonts w:hint="eastAsia"/>
        </w:rPr>
        <w:t>年第</w:t>
      </w:r>
      <w:r>
        <w:rPr>
          <w:rFonts w:hint="eastAsia"/>
        </w:rPr>
        <w:t>2</w:t>
      </w:r>
      <w:r>
        <w:rPr>
          <w:rFonts w:hint="eastAsia"/>
        </w:rPr>
        <w:t>期</w:t>
      </w:r>
      <w:r>
        <w:rPr>
          <w:rFonts w:hint="eastAsia"/>
          <w:lang w:eastAsia="zh"/>
        </w:rPr>
        <w:t>，第</w:t>
      </w:r>
      <w:r>
        <w:rPr>
          <w:rFonts w:hint="eastAsia"/>
          <w:lang w:eastAsia="zh"/>
        </w:rPr>
        <w:t>124-125</w:t>
      </w:r>
      <w:r>
        <w:rPr>
          <w:rFonts w:hint="eastAsia"/>
          <w:lang w:eastAsia="zh"/>
        </w:rPr>
        <w:t>页</w:t>
      </w:r>
      <w:r>
        <w:rPr>
          <w:rFonts w:hint="eastAsia"/>
        </w:rPr>
        <w:t>。</w:t>
      </w:r>
    </w:p>
    <w:bookmarkEnd w:id="630"/>
  </w:footnote>
  <w:footnote w:id="68">
    <w:p w14:paraId="6D84CEF3" w14:textId="77777777" w:rsidR="006B7646" w:rsidRDefault="00000000">
      <w:pPr>
        <w:pStyle w:val="aa"/>
        <w:ind w:firstLine="360"/>
      </w:pPr>
      <w:r>
        <w:rPr>
          <w:rStyle w:val="af"/>
          <w:vertAlign w:val="baseline"/>
        </w:rPr>
        <w:footnoteRef/>
      </w:r>
      <w:r>
        <w:t xml:space="preserve"> </w:t>
      </w:r>
      <w:r>
        <w:rPr>
          <w:rFonts w:hint="eastAsia"/>
        </w:rPr>
        <w:t>参见万家裕与丽江宏瑞水电开发有限公司股东资格确认纠纷再审案，最高人民法院民事判决书（</w:t>
      </w:r>
      <w:r>
        <w:rPr>
          <w:rFonts w:hint="eastAsia"/>
        </w:rPr>
        <w:t>2014</w:t>
      </w:r>
      <w:r>
        <w:rPr>
          <w:rFonts w:hint="eastAsia"/>
        </w:rPr>
        <w:t>）民提字第</w:t>
      </w:r>
      <w:r>
        <w:rPr>
          <w:rFonts w:hint="eastAsia"/>
        </w:rPr>
        <w:t>00054</w:t>
      </w:r>
      <w:r>
        <w:rPr>
          <w:rFonts w:hint="eastAsia"/>
        </w:rPr>
        <w:t>号。</w:t>
      </w:r>
    </w:p>
  </w:footnote>
  <w:footnote w:id="69">
    <w:p w14:paraId="3409579F" w14:textId="77777777" w:rsidR="006B7646" w:rsidRDefault="00000000">
      <w:pPr>
        <w:pStyle w:val="aa"/>
        <w:ind w:firstLine="360"/>
      </w:pPr>
      <w:r>
        <w:rPr>
          <w:rStyle w:val="af"/>
          <w:vertAlign w:val="baseline"/>
        </w:rPr>
        <w:footnoteRef/>
      </w:r>
      <w:r>
        <w:t xml:space="preserve"> </w:t>
      </w:r>
      <w:r>
        <w:rPr>
          <w:rFonts w:hint="eastAsia"/>
        </w:rPr>
        <w:t>参见蒋建湘、范楠楠：《论专利使用权出资的法律制度构建》，载《中南大学学报（社会科学版）》</w:t>
      </w:r>
      <w:r>
        <w:rPr>
          <w:rFonts w:hint="eastAsia"/>
        </w:rPr>
        <w:t>2023</w:t>
      </w:r>
      <w:r>
        <w:t>年</w:t>
      </w:r>
      <w:r>
        <w:rPr>
          <w:rFonts w:hint="eastAsia"/>
        </w:rPr>
        <w:t>第</w:t>
      </w:r>
      <w:r>
        <w:rPr>
          <w:rFonts w:hint="eastAsia"/>
        </w:rPr>
        <w:t>5</w:t>
      </w:r>
      <w:r>
        <w:t>期</w:t>
      </w:r>
      <w:r>
        <w:rPr>
          <w:rFonts w:hint="eastAsia"/>
          <w:lang w:eastAsia="zh"/>
        </w:rPr>
        <w:t>，第</w:t>
      </w:r>
      <w:r>
        <w:rPr>
          <w:rFonts w:hint="eastAsia"/>
          <w:lang w:eastAsia="zh"/>
        </w:rPr>
        <w:t>63</w:t>
      </w:r>
      <w:r>
        <w:rPr>
          <w:rFonts w:hint="eastAsia"/>
          <w:lang w:eastAsia="zh"/>
        </w:rPr>
        <w:t>页</w:t>
      </w:r>
      <w:r>
        <w:t>。</w:t>
      </w:r>
    </w:p>
  </w:footnote>
  <w:footnote w:id="70">
    <w:p w14:paraId="525E45B7" w14:textId="77777777" w:rsidR="006B7646" w:rsidRDefault="00000000">
      <w:pPr>
        <w:pStyle w:val="aa"/>
        <w:ind w:firstLine="360"/>
      </w:pPr>
      <w:r>
        <w:rPr>
          <w:rStyle w:val="af"/>
          <w:vertAlign w:val="baseline"/>
        </w:rPr>
        <w:footnoteRef/>
      </w:r>
      <w:r>
        <w:t xml:space="preserve"> See Mike Fleckenstein</w:t>
      </w:r>
      <w:r>
        <w:rPr>
          <w:rFonts w:hint="eastAsia"/>
        </w:rPr>
        <w:t xml:space="preserve">, </w:t>
      </w:r>
      <w:r>
        <w:t>Ali Obaidi</w:t>
      </w:r>
      <w:r>
        <w:rPr>
          <w:rFonts w:hint="eastAsia"/>
        </w:rPr>
        <w:t xml:space="preserve">, </w:t>
      </w:r>
      <w:r>
        <w:t>Nektaria Tryfona, A Review of Data Valuation Approaches</w:t>
      </w:r>
      <w:r>
        <w:rPr>
          <w:rFonts w:hint="eastAsia"/>
        </w:rPr>
        <w:t xml:space="preserve"> </w:t>
      </w:r>
      <w:r>
        <w:t>and Building and Scoring a Data Valuation Model,</w:t>
      </w:r>
      <w:r>
        <w:rPr>
          <w:rFonts w:hint="eastAsia"/>
        </w:rPr>
        <w:t xml:space="preserve"> </w:t>
      </w:r>
      <w:r>
        <w:t>Harvard Data Science Review</w:t>
      </w:r>
      <w:r>
        <w:rPr>
          <w:rFonts w:hint="eastAsia"/>
        </w:rPr>
        <w:t>(26 January 2023)</w:t>
      </w:r>
      <w:r>
        <w:t>, https://hdsr.mitpress.mit.edu/pub/1qxkrnig/release/1.</w:t>
      </w:r>
    </w:p>
  </w:footnote>
  <w:footnote w:id="71">
    <w:p w14:paraId="155E7CE0" w14:textId="77777777" w:rsidR="006B7646" w:rsidRDefault="00000000">
      <w:pPr>
        <w:pStyle w:val="aa"/>
        <w:ind w:firstLine="360"/>
      </w:pPr>
      <w:r>
        <w:rPr>
          <w:rStyle w:val="af"/>
          <w:vertAlign w:val="baseline"/>
        </w:rPr>
        <w:footnoteRef/>
      </w:r>
      <w:r>
        <w:t xml:space="preserve"> </w:t>
      </w:r>
      <w:r>
        <w:rPr>
          <w:rFonts w:hint="eastAsia"/>
        </w:rPr>
        <w:t>参见</w:t>
      </w:r>
      <w:bookmarkStart w:id="641" w:name="_Hlk194350772"/>
      <w:r>
        <w:rPr>
          <w:rFonts w:hint="eastAsia"/>
        </w:rPr>
        <w:t>李永红、李金骜：《互联网企业数据资产价值评估方法研究》，载《经济研究导刊》</w:t>
      </w:r>
      <w:r>
        <w:rPr>
          <w:rFonts w:hint="eastAsia"/>
        </w:rPr>
        <w:t>2017</w:t>
      </w:r>
      <w:r>
        <w:rPr>
          <w:rFonts w:hint="eastAsia"/>
        </w:rPr>
        <w:t>年第</w:t>
      </w:r>
      <w:r>
        <w:rPr>
          <w:rFonts w:hint="eastAsia"/>
        </w:rPr>
        <w:t>14</w:t>
      </w:r>
      <w:r>
        <w:rPr>
          <w:rFonts w:hint="eastAsia"/>
        </w:rPr>
        <w:t>期</w:t>
      </w:r>
      <w:r>
        <w:rPr>
          <w:rFonts w:hint="eastAsia"/>
          <w:lang w:eastAsia="zh"/>
        </w:rPr>
        <w:t>，第</w:t>
      </w:r>
      <w:r>
        <w:rPr>
          <w:rFonts w:hint="eastAsia"/>
          <w:lang w:eastAsia="zh"/>
        </w:rPr>
        <w:t>106</w:t>
      </w:r>
      <w:r>
        <w:rPr>
          <w:rFonts w:hint="eastAsia"/>
          <w:lang w:eastAsia="zh"/>
        </w:rPr>
        <w:t>页</w:t>
      </w:r>
      <w:r>
        <w:rPr>
          <w:rFonts w:hint="eastAsia"/>
        </w:rPr>
        <w:t>。</w:t>
      </w:r>
    </w:p>
    <w:bookmarkEnd w:id="641"/>
  </w:footnote>
  <w:footnote w:id="72">
    <w:p w14:paraId="0C236DE7" w14:textId="77777777" w:rsidR="006B7646" w:rsidRDefault="00000000">
      <w:pPr>
        <w:pStyle w:val="aa"/>
        <w:ind w:firstLine="360"/>
      </w:pPr>
      <w:r>
        <w:rPr>
          <w:rStyle w:val="af"/>
          <w:vertAlign w:val="baseline"/>
        </w:rPr>
        <w:footnoteRef/>
      </w:r>
      <w:r>
        <w:t xml:space="preserve"> </w:t>
      </w:r>
      <w:r>
        <w:rPr>
          <w:rFonts w:hint="eastAsia"/>
        </w:rPr>
        <w:t>参见李永红、李金骜：《互联网企业数据资产价值评估方法研究》，载《经济研究导刊》</w:t>
      </w:r>
      <w:r>
        <w:rPr>
          <w:rFonts w:hint="eastAsia"/>
        </w:rPr>
        <w:t>2017</w:t>
      </w:r>
      <w:r>
        <w:rPr>
          <w:rFonts w:hint="eastAsia"/>
        </w:rPr>
        <w:t>年第</w:t>
      </w:r>
      <w:r>
        <w:rPr>
          <w:rFonts w:hint="eastAsia"/>
        </w:rPr>
        <w:t>14</w:t>
      </w:r>
      <w:r>
        <w:rPr>
          <w:rFonts w:hint="eastAsia"/>
        </w:rPr>
        <w:t>期</w:t>
      </w:r>
      <w:r>
        <w:rPr>
          <w:rFonts w:hint="eastAsia"/>
          <w:lang w:eastAsia="zh"/>
        </w:rPr>
        <w:t>，第</w:t>
      </w:r>
      <w:r>
        <w:rPr>
          <w:rFonts w:hint="eastAsia"/>
          <w:lang w:eastAsia="zh"/>
        </w:rPr>
        <w:t>106</w:t>
      </w:r>
      <w:r>
        <w:rPr>
          <w:rFonts w:hint="eastAsia"/>
          <w:lang w:eastAsia="zh"/>
        </w:rPr>
        <w:t>页</w:t>
      </w:r>
      <w:r>
        <w:rPr>
          <w:rFonts w:hint="eastAsia"/>
        </w:rPr>
        <w:t>；陈梦根、赵怡然、刘毓珊：《基于多期超额收益法的数据资产价值评估》，载《统计与信息论坛》</w:t>
      </w:r>
      <w:r>
        <w:rPr>
          <w:rFonts w:hint="eastAsia"/>
        </w:rPr>
        <w:t>2</w:t>
      </w:r>
      <w:r>
        <w:t>025</w:t>
      </w:r>
      <w:r>
        <w:rPr>
          <w:rFonts w:hint="eastAsia"/>
        </w:rPr>
        <w:t>年第</w:t>
      </w:r>
      <w:r>
        <w:rPr>
          <w:rFonts w:hint="eastAsia"/>
        </w:rPr>
        <w:t>2</w:t>
      </w:r>
      <w:r>
        <w:rPr>
          <w:rFonts w:hint="eastAsia"/>
        </w:rPr>
        <w:t>月</w:t>
      </w:r>
      <w:r>
        <w:rPr>
          <w:rFonts w:hint="eastAsia"/>
          <w:lang w:eastAsia="zh"/>
        </w:rPr>
        <w:t>，第</w:t>
      </w:r>
      <w:r>
        <w:rPr>
          <w:rFonts w:hint="eastAsia"/>
          <w:lang w:eastAsia="zh"/>
        </w:rPr>
        <w:t>5</w:t>
      </w:r>
      <w:r>
        <w:rPr>
          <w:rFonts w:hint="eastAsia"/>
          <w:lang w:eastAsia="zh"/>
        </w:rPr>
        <w:t>页</w:t>
      </w:r>
      <w:r>
        <w:rPr>
          <w:rFonts w:hint="eastAsia"/>
        </w:rPr>
        <w:t>。</w:t>
      </w:r>
    </w:p>
  </w:footnote>
  <w:footnote w:id="73">
    <w:p w14:paraId="086D8994" w14:textId="77777777" w:rsidR="006B7646" w:rsidRDefault="00000000">
      <w:pPr>
        <w:pStyle w:val="aa"/>
        <w:ind w:firstLine="360"/>
      </w:pPr>
      <w:r>
        <w:rPr>
          <w:rStyle w:val="af"/>
          <w:vertAlign w:val="baseline"/>
        </w:rPr>
        <w:footnoteRef/>
      </w:r>
      <w:r>
        <w:t xml:space="preserve"> </w:t>
      </w:r>
      <w:r>
        <w:rPr>
          <w:rFonts w:hint="eastAsia"/>
        </w:rPr>
        <w:t>参见李永红、李金骜：《互联网企业数据资产价值评估方法研究》，载《经济研究导刊》</w:t>
      </w:r>
      <w:r>
        <w:rPr>
          <w:rFonts w:hint="eastAsia"/>
        </w:rPr>
        <w:t>2017</w:t>
      </w:r>
      <w:r>
        <w:rPr>
          <w:rFonts w:hint="eastAsia"/>
        </w:rPr>
        <w:t>年第</w:t>
      </w:r>
      <w:r>
        <w:rPr>
          <w:rFonts w:hint="eastAsia"/>
        </w:rPr>
        <w:t>14</w:t>
      </w:r>
      <w:r>
        <w:rPr>
          <w:rFonts w:hint="eastAsia"/>
        </w:rPr>
        <w:t>期</w:t>
      </w:r>
      <w:r>
        <w:rPr>
          <w:rFonts w:hint="eastAsia"/>
          <w:lang w:eastAsia="zh"/>
        </w:rPr>
        <w:t>，第</w:t>
      </w:r>
      <w:r>
        <w:rPr>
          <w:rFonts w:hint="eastAsia"/>
          <w:lang w:eastAsia="zh"/>
        </w:rPr>
        <w:t>106</w:t>
      </w:r>
      <w:r>
        <w:rPr>
          <w:rFonts w:hint="eastAsia"/>
          <w:lang w:eastAsia="zh"/>
        </w:rPr>
        <w:t>页</w:t>
      </w:r>
      <w:r>
        <w:rPr>
          <w:rFonts w:hint="eastAsia"/>
        </w:rPr>
        <w:t>。</w:t>
      </w:r>
    </w:p>
  </w:footnote>
  <w:footnote w:id="74">
    <w:p w14:paraId="6C606B04" w14:textId="77777777" w:rsidR="006B7646" w:rsidRDefault="00000000">
      <w:pPr>
        <w:pStyle w:val="aa"/>
        <w:ind w:firstLine="360"/>
      </w:pPr>
      <w:r>
        <w:rPr>
          <w:rStyle w:val="af"/>
          <w:vertAlign w:val="baseline"/>
        </w:rPr>
        <w:footnoteRef/>
      </w:r>
      <w:r>
        <w:t xml:space="preserve"> </w:t>
      </w:r>
      <w:r>
        <w:rPr>
          <w:rFonts w:hint="eastAsia"/>
        </w:rPr>
        <w:t>参见施天涛：《公司法论》（第</w:t>
      </w:r>
      <w:r>
        <w:rPr>
          <w:rFonts w:hint="eastAsia"/>
        </w:rPr>
        <w:t>4</w:t>
      </w:r>
      <w:r>
        <w:t>版</w:t>
      </w:r>
      <w:r>
        <w:rPr>
          <w:rFonts w:hint="eastAsia"/>
        </w:rPr>
        <w:t>），法律出版社</w:t>
      </w:r>
      <w:r>
        <w:rPr>
          <w:rFonts w:hint="eastAsia"/>
        </w:rPr>
        <w:t>2018</w:t>
      </w:r>
      <w:r>
        <w:t>年版，第</w:t>
      </w:r>
      <w:r>
        <w:rPr>
          <w:rFonts w:hint="eastAsia"/>
        </w:rPr>
        <w:t>309</w:t>
      </w:r>
      <w:r>
        <w:t>页。</w:t>
      </w:r>
    </w:p>
  </w:footnote>
  <w:footnote w:id="75">
    <w:p w14:paraId="6BC2BD62" w14:textId="77777777" w:rsidR="006B7646" w:rsidRDefault="00000000">
      <w:pPr>
        <w:pStyle w:val="aa"/>
        <w:ind w:firstLine="360"/>
        <w:rPr>
          <w:lang w:eastAsia="zh"/>
        </w:rPr>
      </w:pPr>
      <w:r>
        <w:rPr>
          <w:rStyle w:val="af"/>
          <w:vertAlign w:val="baseline"/>
        </w:rPr>
        <w:footnoteRef/>
      </w:r>
      <w:r>
        <w:t xml:space="preserve"> </w:t>
      </w:r>
      <w:r>
        <w:rPr>
          <w:rFonts w:hint="eastAsia"/>
          <w:lang w:eastAsia="zh"/>
        </w:rPr>
        <w:t>参见刘斌：《股东出资形式的规制逻辑与规范重构》，载《法学杂志》</w:t>
      </w:r>
      <w:r>
        <w:rPr>
          <w:rFonts w:hint="eastAsia"/>
          <w:lang w:eastAsia="zh"/>
        </w:rPr>
        <w:t>2020</w:t>
      </w:r>
      <w:r>
        <w:rPr>
          <w:rFonts w:hint="eastAsia"/>
          <w:lang w:eastAsia="zh"/>
        </w:rPr>
        <w:t>年第</w:t>
      </w:r>
      <w:r>
        <w:rPr>
          <w:rFonts w:hint="eastAsia"/>
          <w:lang w:eastAsia="zh"/>
        </w:rPr>
        <w:t>10</w:t>
      </w:r>
      <w:r>
        <w:rPr>
          <w:rFonts w:hint="eastAsia"/>
          <w:lang w:eastAsia="zh"/>
        </w:rPr>
        <w:t>期，第</w:t>
      </w:r>
      <w:r>
        <w:rPr>
          <w:rFonts w:hint="eastAsia"/>
          <w:lang w:eastAsia="zh"/>
        </w:rPr>
        <w:t>68</w:t>
      </w:r>
      <w:r>
        <w:rPr>
          <w:rFonts w:hint="eastAsia"/>
          <w:lang w:eastAsia="zh"/>
        </w:rPr>
        <w:t>页。</w:t>
      </w:r>
    </w:p>
  </w:footnote>
  <w:footnote w:id="76">
    <w:p w14:paraId="5DF54322" w14:textId="77777777" w:rsidR="006B7646" w:rsidRDefault="00000000">
      <w:pPr>
        <w:pStyle w:val="aa"/>
        <w:ind w:firstLine="360"/>
        <w:rPr>
          <w:lang w:eastAsia="zh"/>
        </w:rPr>
      </w:pPr>
      <w:r>
        <w:rPr>
          <w:rStyle w:val="af"/>
          <w:vertAlign w:val="baseline"/>
        </w:rPr>
        <w:footnoteRef/>
      </w:r>
      <w:r>
        <w:t xml:space="preserve"> </w:t>
      </w:r>
      <w:r>
        <w:rPr>
          <w:rFonts w:hint="eastAsia"/>
          <w:lang w:eastAsia="zh"/>
        </w:rPr>
        <w:t>参见沈云樵、张翼菲：《数据资产出资入股适法性与风险规制》，载《湖北社会科学》</w:t>
      </w:r>
      <w:r>
        <w:rPr>
          <w:rFonts w:hint="eastAsia"/>
          <w:lang w:eastAsia="zh"/>
        </w:rPr>
        <w:t>2025</w:t>
      </w:r>
      <w:r>
        <w:rPr>
          <w:rFonts w:hint="eastAsia"/>
          <w:lang w:eastAsia="zh"/>
        </w:rPr>
        <w:t>年第</w:t>
      </w:r>
      <w:r>
        <w:rPr>
          <w:rFonts w:hint="eastAsia"/>
          <w:lang w:eastAsia="zh"/>
        </w:rPr>
        <w:t>5</w:t>
      </w:r>
      <w:r>
        <w:rPr>
          <w:rFonts w:hint="eastAsia"/>
          <w:lang w:eastAsia="zh"/>
        </w:rPr>
        <w:t>期，第</w:t>
      </w:r>
      <w:r>
        <w:rPr>
          <w:rFonts w:hint="eastAsia"/>
          <w:lang w:eastAsia="zh"/>
        </w:rPr>
        <w:t>124-125</w:t>
      </w:r>
      <w:r>
        <w:rPr>
          <w:rFonts w:hint="eastAsia"/>
          <w:lang w:eastAsia="zh"/>
        </w:rPr>
        <w:t>页。</w:t>
      </w:r>
    </w:p>
  </w:footnote>
  <w:footnote w:id="77">
    <w:p w14:paraId="7BE10D34" w14:textId="77777777" w:rsidR="006B7646" w:rsidRDefault="00000000">
      <w:pPr>
        <w:pStyle w:val="aa"/>
        <w:ind w:firstLine="360"/>
      </w:pPr>
      <w:r>
        <w:rPr>
          <w:rStyle w:val="af"/>
          <w:vertAlign w:val="baseline"/>
        </w:rPr>
        <w:footnoteRef/>
      </w:r>
      <w:r>
        <w:t xml:space="preserve"> </w:t>
      </w:r>
      <w:r>
        <w:rPr>
          <w:rFonts w:hint="eastAsia"/>
        </w:rPr>
        <w:t>参见</w:t>
      </w:r>
      <w:bookmarkStart w:id="647" w:name="_Hlk194350810"/>
      <w:r>
        <w:rPr>
          <w:rFonts w:hint="eastAsia"/>
        </w:rPr>
        <w:t>施天涛：《公司法论》（第</w:t>
      </w:r>
      <w:r>
        <w:rPr>
          <w:rFonts w:hint="eastAsia"/>
        </w:rPr>
        <w:t>5</w:t>
      </w:r>
      <w:r>
        <w:t>版</w:t>
      </w:r>
      <w:r>
        <w:rPr>
          <w:rFonts w:hint="eastAsia"/>
        </w:rPr>
        <w:t>），法律出版社</w:t>
      </w:r>
      <w:r>
        <w:rPr>
          <w:rFonts w:hint="eastAsia"/>
        </w:rPr>
        <w:t>2025</w:t>
      </w:r>
      <w:r>
        <w:t>年版，第</w:t>
      </w:r>
      <w:r>
        <w:rPr>
          <w:rFonts w:hint="eastAsia"/>
        </w:rPr>
        <w:t>156</w:t>
      </w:r>
      <w:r>
        <w:t>页。</w:t>
      </w:r>
      <w:bookmarkEnd w:id="647"/>
    </w:p>
  </w:footnote>
  <w:footnote w:id="78">
    <w:p w14:paraId="3AB3B403" w14:textId="77777777" w:rsidR="006B7646" w:rsidRDefault="00000000">
      <w:pPr>
        <w:pStyle w:val="aa"/>
        <w:ind w:firstLine="360"/>
      </w:pPr>
      <w:r>
        <w:rPr>
          <w:rStyle w:val="af"/>
          <w:vertAlign w:val="baseline"/>
        </w:rPr>
        <w:footnoteRef/>
      </w:r>
      <w:r>
        <w:t xml:space="preserve"> </w:t>
      </w:r>
      <w:r>
        <w:rPr>
          <w:rFonts w:hint="eastAsia"/>
        </w:rPr>
        <w:t>参见</w:t>
      </w:r>
      <w:bookmarkStart w:id="648" w:name="_Hlk194350831"/>
      <w:r>
        <w:rPr>
          <w:rFonts w:hint="eastAsia"/>
        </w:rPr>
        <w:t>潘勇锋：《关于股东出资方式的实践思考》，载《法律适用》</w:t>
      </w:r>
      <w:r>
        <w:rPr>
          <w:rFonts w:hint="eastAsia"/>
        </w:rPr>
        <w:t>2024</w:t>
      </w:r>
      <w:r>
        <w:rPr>
          <w:rFonts w:hint="eastAsia"/>
        </w:rPr>
        <w:t>年第</w:t>
      </w:r>
      <w:r>
        <w:rPr>
          <w:rFonts w:hint="eastAsia"/>
        </w:rPr>
        <w:t>2</w:t>
      </w:r>
      <w:r>
        <w:rPr>
          <w:rFonts w:hint="eastAsia"/>
        </w:rPr>
        <w:t>期</w:t>
      </w:r>
      <w:r>
        <w:rPr>
          <w:rFonts w:hint="eastAsia"/>
          <w:lang w:eastAsia="zh"/>
        </w:rPr>
        <w:t>，第</w:t>
      </w:r>
      <w:r>
        <w:rPr>
          <w:rFonts w:hint="eastAsia"/>
          <w:lang w:eastAsia="zh"/>
        </w:rPr>
        <w:t>68</w:t>
      </w:r>
      <w:r>
        <w:rPr>
          <w:rFonts w:hint="eastAsia"/>
          <w:lang w:eastAsia="zh"/>
        </w:rPr>
        <w:t>页</w:t>
      </w:r>
      <w:r>
        <w:rPr>
          <w:rFonts w:hint="eastAsia"/>
        </w:rPr>
        <w:t>。</w:t>
      </w:r>
    </w:p>
    <w:bookmarkEnd w:id="648"/>
  </w:footnote>
  <w:footnote w:id="79">
    <w:p w14:paraId="7979572C" w14:textId="77777777" w:rsidR="006B7646" w:rsidRDefault="00000000">
      <w:pPr>
        <w:pStyle w:val="aa"/>
        <w:ind w:firstLine="360"/>
      </w:pPr>
      <w:r>
        <w:rPr>
          <w:rStyle w:val="af"/>
          <w:vertAlign w:val="baseline"/>
        </w:rPr>
        <w:footnoteRef/>
      </w:r>
      <w:r>
        <w:t xml:space="preserve"> Model Business Corporation Act§ 6.21(</w:t>
      </w:r>
      <w:r>
        <w:rPr>
          <w:rFonts w:hint="eastAsia"/>
        </w:rPr>
        <w:t>c</w:t>
      </w:r>
      <w:r>
        <w:t>)</w:t>
      </w:r>
      <w:r>
        <w:rPr>
          <w:rFonts w:hint="eastAsia"/>
        </w:rPr>
        <w:t xml:space="preserve">: </w:t>
      </w:r>
      <w:r>
        <w:t>Before the corporation issues shares, the board of directors shall determine that the</w:t>
      </w:r>
      <w:r>
        <w:rPr>
          <w:rFonts w:hint="eastAsia"/>
        </w:rPr>
        <w:t xml:space="preserve"> </w:t>
      </w:r>
      <w:r>
        <w:t>consideration received or to be received for shares to be issued is adequate. That determination</w:t>
      </w:r>
      <w:r>
        <w:rPr>
          <w:rFonts w:hint="eastAsia"/>
        </w:rPr>
        <w:t xml:space="preserve"> </w:t>
      </w:r>
      <w:r>
        <w:t>by the board of directors is conclusive insofar as the adequacy of</w:t>
      </w:r>
      <w:r>
        <w:rPr>
          <w:rFonts w:hint="eastAsia"/>
        </w:rPr>
        <w:t xml:space="preserve"> </w:t>
      </w:r>
      <w:r>
        <w:t>consideration for the issuance</w:t>
      </w:r>
      <w:r>
        <w:rPr>
          <w:rFonts w:hint="eastAsia"/>
        </w:rPr>
        <w:t xml:space="preserve"> </w:t>
      </w:r>
      <w:r>
        <w:t>of shares relates to whether the shares are validly issued, fully paid, and nonassessable.</w:t>
      </w:r>
    </w:p>
  </w:footnote>
  <w:footnote w:id="80">
    <w:p w14:paraId="16551E79" w14:textId="77777777" w:rsidR="006B7646" w:rsidRDefault="00000000">
      <w:pPr>
        <w:pStyle w:val="aa"/>
        <w:ind w:firstLine="360"/>
      </w:pPr>
      <w:r>
        <w:rPr>
          <w:rStyle w:val="af"/>
          <w:vertAlign w:val="baseline"/>
        </w:rPr>
        <w:footnoteRef/>
      </w:r>
      <w:r>
        <w:t xml:space="preserve"> </w:t>
      </w:r>
      <w:r>
        <w:rPr>
          <w:rFonts w:hint="eastAsia"/>
        </w:rPr>
        <w:t>参见</w:t>
      </w:r>
      <w:bookmarkStart w:id="649" w:name="_Hlk194350852"/>
      <w:r>
        <w:rPr>
          <w:rFonts w:hint="eastAsia"/>
        </w:rPr>
        <w:t>朱锦清：《公司法学》（上），清华大学出版社</w:t>
      </w:r>
      <w:r>
        <w:rPr>
          <w:rFonts w:hint="eastAsia"/>
        </w:rPr>
        <w:t>2017</w:t>
      </w:r>
      <w:r>
        <w:rPr>
          <w:rFonts w:hint="eastAsia"/>
        </w:rPr>
        <w:t>年版，第</w:t>
      </w:r>
      <w:r>
        <w:rPr>
          <w:rFonts w:hint="eastAsia"/>
        </w:rPr>
        <w:t>104</w:t>
      </w:r>
      <w:r>
        <w:t>页。</w:t>
      </w:r>
    </w:p>
    <w:bookmarkEnd w:id="649"/>
  </w:footnote>
  <w:footnote w:id="81">
    <w:p w14:paraId="16FC3312" w14:textId="77777777" w:rsidR="006B7646" w:rsidRDefault="00000000">
      <w:pPr>
        <w:pStyle w:val="aa"/>
        <w:ind w:firstLine="360"/>
      </w:pPr>
      <w:r>
        <w:rPr>
          <w:rStyle w:val="af"/>
          <w:vertAlign w:val="baseline"/>
        </w:rPr>
        <w:footnoteRef/>
      </w:r>
      <w:r>
        <w:t xml:space="preserve"> </w:t>
      </w:r>
      <w:r>
        <w:rPr>
          <w:rFonts w:hint="eastAsia"/>
        </w:rPr>
        <w:t>参见浙江康多利药业有限公司、贵州黔龙药业股份有限公司股权转让纠纷案，最高人民法院民事裁定书（</w:t>
      </w:r>
      <w:r>
        <w:rPr>
          <w:rFonts w:hint="eastAsia"/>
        </w:rPr>
        <w:t>2020</w:t>
      </w:r>
      <w:r>
        <w:rPr>
          <w:rFonts w:hint="eastAsia"/>
        </w:rPr>
        <w:t>）最高法民申</w:t>
      </w:r>
      <w:r>
        <w:rPr>
          <w:rFonts w:hint="eastAsia"/>
        </w:rPr>
        <w:t>4567</w:t>
      </w:r>
      <w:r>
        <w:rPr>
          <w:rFonts w:hint="eastAsia"/>
        </w:rPr>
        <w:t>号。</w:t>
      </w:r>
    </w:p>
  </w:footnote>
  <w:footnote w:id="82">
    <w:p w14:paraId="25256E34" w14:textId="77777777" w:rsidR="006B7646" w:rsidRDefault="00000000">
      <w:pPr>
        <w:pStyle w:val="aa"/>
        <w:ind w:firstLine="360"/>
      </w:pPr>
      <w:r>
        <w:rPr>
          <w:rStyle w:val="af"/>
          <w:vertAlign w:val="baseline"/>
        </w:rPr>
        <w:footnoteRef/>
      </w:r>
      <w:r>
        <w:t xml:space="preserve"> </w:t>
      </w:r>
      <w:r>
        <w:rPr>
          <w:rFonts w:hint="eastAsia"/>
        </w:rPr>
        <w:t>参见周游：《网络平台账号作价出资之现实困难及其破解思路——以非货币财产出资规则调适为落脚点》，载《浙江大学学报（人文社会科学版）》</w:t>
      </w:r>
      <w:r>
        <w:rPr>
          <w:rFonts w:hint="eastAsia"/>
        </w:rPr>
        <w:t>2025</w:t>
      </w:r>
      <w:r>
        <w:rPr>
          <w:rFonts w:hint="eastAsia"/>
        </w:rPr>
        <w:t>年第</w:t>
      </w:r>
      <w:r>
        <w:rPr>
          <w:rFonts w:hint="eastAsia"/>
        </w:rPr>
        <w:t>6</w:t>
      </w:r>
      <w:r>
        <w:rPr>
          <w:rFonts w:hint="eastAsia"/>
        </w:rPr>
        <w:t>期，第</w:t>
      </w:r>
      <w:r>
        <w:rPr>
          <w:rFonts w:hint="eastAsia"/>
        </w:rPr>
        <w:t>13</w:t>
      </w:r>
      <w:r>
        <w:rPr>
          <w:rFonts w:hint="eastAsia"/>
          <w:lang w:eastAsia="zh"/>
        </w:rPr>
        <w:t>8</w:t>
      </w:r>
      <w:r>
        <w:rPr>
          <w:rFonts w:hint="eastAsia"/>
        </w:rPr>
        <w:t>页。</w:t>
      </w:r>
    </w:p>
  </w:footnote>
  <w:footnote w:id="83">
    <w:p w14:paraId="4E7DB7DB" w14:textId="77777777" w:rsidR="006B7646" w:rsidRDefault="00000000">
      <w:pPr>
        <w:pStyle w:val="aa"/>
        <w:ind w:firstLine="360"/>
        <w:rPr>
          <w:rStyle w:val="af"/>
          <w:vertAlign w:val="baseline"/>
        </w:rPr>
      </w:pPr>
      <w:r>
        <w:rPr>
          <w:rStyle w:val="af"/>
          <w:vertAlign w:val="baseline"/>
        </w:rPr>
        <w:footnoteRef/>
      </w:r>
      <w:r>
        <w:rPr>
          <w:rStyle w:val="af"/>
          <w:vertAlign w:val="baseline"/>
        </w:rPr>
        <w:t xml:space="preserve"> </w:t>
      </w:r>
      <w:r>
        <w:rPr>
          <w:rFonts w:hint="eastAsia"/>
        </w:rPr>
        <w:t>参见</w:t>
      </w:r>
      <w:r>
        <w:rPr>
          <w:rStyle w:val="af"/>
          <w:rFonts w:hint="eastAsia"/>
          <w:vertAlign w:val="baseline"/>
        </w:rPr>
        <w:t>周游：《网络平台账号作价出资之现实困难及其破解思路——以非货币财产出资规则调适为落脚点》，载《浙江大学学报（人文社会科学版）</w:t>
      </w:r>
      <w:r>
        <w:rPr>
          <w:rStyle w:val="af"/>
          <w:vertAlign w:val="baseline"/>
        </w:rPr>
        <w:t>》</w:t>
      </w:r>
      <w:r>
        <w:rPr>
          <w:rStyle w:val="af"/>
          <w:rFonts w:hint="eastAsia"/>
          <w:vertAlign w:val="baseline"/>
        </w:rPr>
        <w:t>2025</w:t>
      </w:r>
      <w:r>
        <w:rPr>
          <w:rStyle w:val="af"/>
          <w:vertAlign w:val="baseline"/>
        </w:rPr>
        <w:t>年第</w:t>
      </w:r>
      <w:r>
        <w:rPr>
          <w:rStyle w:val="af"/>
          <w:rFonts w:hint="eastAsia"/>
          <w:vertAlign w:val="baseline"/>
        </w:rPr>
        <w:t>6</w:t>
      </w:r>
      <w:r>
        <w:rPr>
          <w:rStyle w:val="af"/>
          <w:vertAlign w:val="baseline"/>
        </w:rPr>
        <w:t>期</w:t>
      </w:r>
      <w:r>
        <w:rPr>
          <w:rFonts w:hint="eastAsia"/>
          <w:lang w:eastAsia="zh"/>
        </w:rPr>
        <w:t>，第</w:t>
      </w:r>
      <w:r>
        <w:rPr>
          <w:rFonts w:hint="eastAsia"/>
          <w:lang w:eastAsia="zh"/>
        </w:rPr>
        <w:t>139</w:t>
      </w:r>
      <w:r>
        <w:rPr>
          <w:rFonts w:hint="eastAsia"/>
          <w:lang w:eastAsia="zh"/>
        </w:rPr>
        <w:t>页</w:t>
      </w:r>
      <w:r>
        <w:rPr>
          <w:rStyle w:val="af"/>
          <w:rFonts w:hint="eastAsia"/>
          <w:vertAlign w:val="baseline"/>
        </w:rPr>
        <w:t>。</w:t>
      </w:r>
    </w:p>
  </w:footnote>
  <w:footnote w:id="84">
    <w:p w14:paraId="17A5D7D2" w14:textId="77777777" w:rsidR="006B7646" w:rsidRDefault="00000000">
      <w:pPr>
        <w:pStyle w:val="aa"/>
        <w:ind w:firstLine="360"/>
      </w:pPr>
      <w:r>
        <w:rPr>
          <w:rStyle w:val="af"/>
          <w:vertAlign w:val="baseline"/>
        </w:rPr>
        <w:footnoteRef/>
      </w:r>
      <w:r>
        <w:t xml:space="preserve"> </w:t>
      </w:r>
      <w:bookmarkStart w:id="654" w:name="OLE_LINK19"/>
      <w:r>
        <w:rPr>
          <w:rFonts w:hint="eastAsia"/>
        </w:rPr>
        <w:t>参见潘勇锋：《关于股东出资方式的实践思考》，载《法律适用》</w:t>
      </w:r>
      <w:r>
        <w:rPr>
          <w:rFonts w:hint="eastAsia"/>
        </w:rPr>
        <w:t>2024</w:t>
      </w:r>
      <w:r>
        <w:t>年</w:t>
      </w:r>
      <w:r>
        <w:rPr>
          <w:rFonts w:hint="eastAsia"/>
        </w:rPr>
        <w:t>第</w:t>
      </w:r>
      <w:r>
        <w:rPr>
          <w:rFonts w:hint="eastAsia"/>
        </w:rPr>
        <w:t>2</w:t>
      </w:r>
      <w:r>
        <w:t>期</w:t>
      </w:r>
      <w:r>
        <w:rPr>
          <w:rFonts w:hint="eastAsia"/>
          <w:lang w:eastAsia="zh"/>
        </w:rPr>
        <w:t>，第</w:t>
      </w:r>
      <w:r>
        <w:rPr>
          <w:rFonts w:hint="eastAsia"/>
          <w:lang w:eastAsia="zh"/>
        </w:rPr>
        <w:t>67-69</w:t>
      </w:r>
      <w:r>
        <w:rPr>
          <w:rFonts w:hint="eastAsia"/>
          <w:lang w:eastAsia="zh"/>
        </w:rPr>
        <w:t>页</w:t>
      </w:r>
      <w:r>
        <w:t>。</w:t>
      </w:r>
      <w:bookmarkEnd w:id="654"/>
    </w:p>
  </w:footnote>
  <w:footnote w:id="85">
    <w:p w14:paraId="59591D94" w14:textId="77777777" w:rsidR="006B7646" w:rsidRDefault="00000000">
      <w:pPr>
        <w:pStyle w:val="aa"/>
        <w:ind w:firstLine="360"/>
        <w:rPr>
          <w:rStyle w:val="af"/>
          <w:vertAlign w:val="baseline"/>
        </w:rPr>
      </w:pPr>
      <w:r>
        <w:rPr>
          <w:rStyle w:val="af"/>
          <w:vertAlign w:val="baseline"/>
        </w:rPr>
        <w:footnoteRef/>
      </w:r>
      <w:r>
        <w:rPr>
          <w:rStyle w:val="af"/>
          <w:vertAlign w:val="baseline"/>
        </w:rPr>
        <w:t xml:space="preserve"> </w:t>
      </w:r>
      <w:r>
        <w:rPr>
          <w:rStyle w:val="af"/>
          <w:rFonts w:hint="eastAsia"/>
          <w:vertAlign w:val="baseline"/>
        </w:rPr>
        <w:t>参见李欢：《数据资产出资适格性的检视与完善》，载《东方法学》</w:t>
      </w:r>
      <w:r>
        <w:rPr>
          <w:rStyle w:val="af"/>
          <w:rFonts w:hint="eastAsia"/>
          <w:vertAlign w:val="baseline"/>
        </w:rPr>
        <w:t>2025</w:t>
      </w:r>
      <w:r>
        <w:rPr>
          <w:rStyle w:val="af"/>
          <w:vertAlign w:val="baseline"/>
        </w:rPr>
        <w:t>年第</w:t>
      </w:r>
      <w:r>
        <w:rPr>
          <w:rStyle w:val="af"/>
          <w:rFonts w:hint="eastAsia"/>
          <w:vertAlign w:val="baseline"/>
        </w:rPr>
        <w:t>4</w:t>
      </w:r>
      <w:r>
        <w:rPr>
          <w:rStyle w:val="af"/>
          <w:rFonts w:hint="eastAsia"/>
          <w:vertAlign w:val="baseline"/>
        </w:rPr>
        <w:t>期</w:t>
      </w:r>
      <w:r>
        <w:rPr>
          <w:rFonts w:hint="eastAsia"/>
          <w:lang w:eastAsia="zh"/>
        </w:rPr>
        <w:t>，第</w:t>
      </w:r>
      <w:r>
        <w:rPr>
          <w:rFonts w:hint="eastAsia"/>
          <w:lang w:eastAsia="zh"/>
        </w:rPr>
        <w:t>119-120</w:t>
      </w:r>
      <w:r>
        <w:rPr>
          <w:rFonts w:hint="eastAsia"/>
          <w:lang w:eastAsia="zh"/>
        </w:rPr>
        <w:t>页</w:t>
      </w:r>
      <w:r>
        <w:rPr>
          <w:rStyle w:val="af"/>
          <w:rFonts w:hint="eastAsia"/>
          <w:vertAlign w:val="baseline"/>
        </w:rPr>
        <w:t>。</w:t>
      </w:r>
    </w:p>
  </w:footnote>
  <w:footnote w:id="86">
    <w:p w14:paraId="6C5720CF" w14:textId="77777777" w:rsidR="006B7646" w:rsidRDefault="00000000">
      <w:pPr>
        <w:pStyle w:val="aa"/>
        <w:ind w:firstLine="360"/>
      </w:pPr>
      <w:r>
        <w:rPr>
          <w:rStyle w:val="af"/>
          <w:vertAlign w:val="baseline"/>
        </w:rPr>
        <w:footnoteRef/>
      </w:r>
      <w:r>
        <w:t xml:space="preserve"> </w:t>
      </w:r>
      <w:r>
        <w:rPr>
          <w:rFonts w:hint="eastAsia"/>
        </w:rPr>
        <w:t>参见朱锦清：《公司法学》，清华大学出版社</w:t>
      </w:r>
      <w:r>
        <w:rPr>
          <w:rFonts w:hint="eastAsia"/>
        </w:rPr>
        <w:t>2019</w:t>
      </w:r>
      <w:r>
        <w:rPr>
          <w:rFonts w:hint="eastAsia"/>
        </w:rPr>
        <w:t>年版，第</w:t>
      </w:r>
      <w:r>
        <w:rPr>
          <w:rFonts w:hint="eastAsia"/>
          <w:lang w:eastAsia="zh"/>
        </w:rPr>
        <w:t>91-92</w:t>
      </w:r>
      <w:r>
        <w:rPr>
          <w:rFonts w:hint="eastAsia"/>
        </w:rPr>
        <w:t>页。</w:t>
      </w:r>
    </w:p>
  </w:footnote>
  <w:footnote w:id="87">
    <w:p w14:paraId="0FEBF52B" w14:textId="77777777" w:rsidR="006B7646" w:rsidRDefault="00000000">
      <w:pPr>
        <w:pStyle w:val="aa"/>
        <w:ind w:firstLine="360"/>
        <w:rPr>
          <w:rStyle w:val="af"/>
          <w:vertAlign w:val="baseline"/>
        </w:rPr>
      </w:pPr>
      <w:r>
        <w:rPr>
          <w:rStyle w:val="af"/>
          <w:vertAlign w:val="baseline"/>
        </w:rPr>
        <w:footnoteRef/>
      </w:r>
      <w:r>
        <w:rPr>
          <w:rStyle w:val="af"/>
          <w:vertAlign w:val="baseline"/>
        </w:rPr>
        <w:t xml:space="preserve"> </w:t>
      </w:r>
      <w:r>
        <w:rPr>
          <w:rStyle w:val="af"/>
          <w:rFonts w:hint="eastAsia"/>
          <w:vertAlign w:val="baseline"/>
        </w:rPr>
        <w:t>参见吴秀：《数据出资规则释论》，载《北京理工大学学报（社会科学版）》</w:t>
      </w:r>
      <w:r>
        <w:rPr>
          <w:rStyle w:val="af"/>
          <w:rFonts w:hint="eastAsia"/>
          <w:vertAlign w:val="baseline"/>
        </w:rPr>
        <w:t>2025</w:t>
      </w:r>
      <w:r>
        <w:rPr>
          <w:rStyle w:val="af"/>
          <w:rFonts w:hint="eastAsia"/>
          <w:vertAlign w:val="baseline"/>
        </w:rPr>
        <w:t>年</w:t>
      </w:r>
      <w:r>
        <w:rPr>
          <w:rStyle w:val="af"/>
          <w:rFonts w:hint="eastAsia"/>
          <w:vertAlign w:val="baseline"/>
        </w:rPr>
        <w:t>4</w:t>
      </w:r>
      <w:r>
        <w:rPr>
          <w:rStyle w:val="af"/>
          <w:rFonts w:hint="eastAsia"/>
          <w:vertAlign w:val="baseline"/>
        </w:rPr>
        <w:t>月</w:t>
      </w:r>
      <w:r>
        <w:rPr>
          <w:rStyle w:val="af"/>
          <w:rFonts w:hint="eastAsia"/>
          <w:vertAlign w:val="baseline"/>
        </w:rPr>
        <w:t>8</w:t>
      </w:r>
      <w:r>
        <w:rPr>
          <w:rStyle w:val="af"/>
          <w:rFonts w:hint="eastAsia"/>
          <w:vertAlign w:val="baseline"/>
        </w:rPr>
        <w:t>日</w:t>
      </w:r>
      <w:r>
        <w:rPr>
          <w:rFonts w:hint="eastAsia"/>
          <w:lang w:eastAsia="zh"/>
        </w:rPr>
        <w:t>，第</w:t>
      </w:r>
      <w:r>
        <w:rPr>
          <w:rFonts w:hint="eastAsia"/>
          <w:lang w:eastAsia="zh"/>
        </w:rPr>
        <w:t>8-9</w:t>
      </w:r>
      <w:r>
        <w:rPr>
          <w:rFonts w:hint="eastAsia"/>
          <w:lang w:eastAsia="zh"/>
        </w:rPr>
        <w:t>页</w:t>
      </w:r>
      <w:r>
        <w:rPr>
          <w:rStyle w:val="af"/>
          <w:rFonts w:hint="eastAsia"/>
          <w:vertAlign w:val="baseline"/>
        </w:rPr>
        <w:t>。</w:t>
      </w:r>
    </w:p>
  </w:footnote>
  <w:footnote w:id="88">
    <w:p w14:paraId="4AD33685" w14:textId="77777777" w:rsidR="006B7646" w:rsidRDefault="00000000">
      <w:pPr>
        <w:pStyle w:val="aa"/>
        <w:ind w:firstLine="360"/>
        <w:rPr>
          <w:rStyle w:val="af"/>
          <w:vertAlign w:val="baseline"/>
        </w:rPr>
      </w:pPr>
      <w:r>
        <w:rPr>
          <w:rStyle w:val="af"/>
          <w:vertAlign w:val="baseline"/>
        </w:rPr>
        <w:footnoteRef/>
      </w:r>
      <w:r>
        <w:rPr>
          <w:rStyle w:val="af"/>
          <w:vertAlign w:val="baseline"/>
        </w:rPr>
        <w:t xml:space="preserve"> </w:t>
      </w:r>
      <w:r>
        <w:rPr>
          <w:rStyle w:val="af"/>
          <w:rFonts w:hint="eastAsia"/>
          <w:vertAlign w:val="baseline"/>
        </w:rPr>
        <w:t>参见许多奇：《数据资产入表的理性预期风险与合规调适》，载《湖南大学学报（社会科学版）》</w:t>
      </w:r>
      <w:r>
        <w:rPr>
          <w:rStyle w:val="af"/>
          <w:rFonts w:hint="eastAsia"/>
          <w:vertAlign w:val="baseline"/>
        </w:rPr>
        <w:t>2025</w:t>
      </w:r>
      <w:r>
        <w:rPr>
          <w:rStyle w:val="af"/>
          <w:vertAlign w:val="baseline"/>
        </w:rPr>
        <w:t>年第</w:t>
      </w:r>
      <w:r>
        <w:rPr>
          <w:rStyle w:val="af"/>
          <w:rFonts w:hint="eastAsia"/>
          <w:vertAlign w:val="baseline"/>
        </w:rPr>
        <w:t>3</w:t>
      </w:r>
      <w:r>
        <w:rPr>
          <w:rStyle w:val="af"/>
          <w:vertAlign w:val="baseline"/>
        </w:rPr>
        <w:t>期</w:t>
      </w:r>
      <w:r>
        <w:rPr>
          <w:rFonts w:hint="eastAsia"/>
          <w:lang w:eastAsia="zh"/>
        </w:rPr>
        <w:t>，第</w:t>
      </w:r>
      <w:r>
        <w:rPr>
          <w:rFonts w:hint="eastAsia"/>
          <w:lang w:eastAsia="zh"/>
        </w:rPr>
        <w:t>39</w:t>
      </w:r>
      <w:r>
        <w:rPr>
          <w:rFonts w:hint="eastAsia"/>
          <w:lang w:eastAsia="zh"/>
        </w:rPr>
        <w:t>页</w:t>
      </w:r>
      <w:r>
        <w:rPr>
          <w:rStyle w:val="af"/>
          <w:vertAlign w:val="baseline"/>
        </w:rPr>
        <w:t>。</w:t>
      </w:r>
    </w:p>
  </w:footnote>
  <w:footnote w:id="89">
    <w:p w14:paraId="2ADE340B" w14:textId="77777777" w:rsidR="006B7646" w:rsidRDefault="00000000">
      <w:pPr>
        <w:pStyle w:val="aa"/>
        <w:ind w:firstLine="360"/>
      </w:pPr>
      <w:r>
        <w:rPr>
          <w:rStyle w:val="af"/>
          <w:vertAlign w:val="baseline"/>
        </w:rPr>
        <w:footnoteRef/>
      </w:r>
      <w:r>
        <w:t xml:space="preserve"> </w:t>
      </w:r>
      <w:r>
        <w:rPr>
          <w:rFonts w:hint="eastAsia"/>
        </w:rPr>
        <w:t>参见潘勇锋：《关于股东出资方式的实践思考》，载《法律适用》</w:t>
      </w:r>
      <w:r>
        <w:rPr>
          <w:rFonts w:hint="eastAsia"/>
        </w:rPr>
        <w:t>2024</w:t>
      </w:r>
      <w:r>
        <w:rPr>
          <w:rFonts w:hint="eastAsia"/>
        </w:rPr>
        <w:t>年第</w:t>
      </w:r>
      <w:r>
        <w:rPr>
          <w:rFonts w:hint="eastAsia"/>
        </w:rPr>
        <w:t>2</w:t>
      </w:r>
      <w:r>
        <w:rPr>
          <w:rFonts w:hint="eastAsia"/>
        </w:rPr>
        <w:t>期</w:t>
      </w:r>
      <w:r>
        <w:rPr>
          <w:rFonts w:hint="eastAsia"/>
          <w:lang w:eastAsia="zh"/>
        </w:rPr>
        <w:t>，第</w:t>
      </w:r>
      <w:r>
        <w:rPr>
          <w:rFonts w:hint="eastAsia"/>
          <w:lang w:eastAsia="zh"/>
        </w:rPr>
        <w:t>67</w:t>
      </w:r>
      <w:r>
        <w:rPr>
          <w:rFonts w:hint="eastAsia"/>
          <w:lang w:eastAsia="zh"/>
        </w:rPr>
        <w:t>页</w:t>
      </w:r>
      <w:r>
        <w:rPr>
          <w:rFonts w:hint="eastAsia"/>
        </w:rPr>
        <w:t>。</w:t>
      </w:r>
    </w:p>
  </w:footnote>
  <w:footnote w:id="90">
    <w:p w14:paraId="2C0DAB3F" w14:textId="77777777" w:rsidR="006B7646" w:rsidRDefault="00000000">
      <w:pPr>
        <w:pStyle w:val="aa"/>
        <w:ind w:firstLine="360"/>
        <w:rPr>
          <w:rStyle w:val="af"/>
          <w:vertAlign w:val="baseline"/>
        </w:rPr>
      </w:pPr>
      <w:r>
        <w:rPr>
          <w:rStyle w:val="af"/>
          <w:vertAlign w:val="baseline"/>
        </w:rPr>
        <w:footnoteRef/>
      </w:r>
      <w:r>
        <w:rPr>
          <w:rStyle w:val="af"/>
          <w:vertAlign w:val="baseline"/>
        </w:rPr>
        <w:t xml:space="preserve"> </w:t>
      </w:r>
      <w:r>
        <w:rPr>
          <w:rStyle w:val="af"/>
          <w:rFonts w:hint="eastAsia"/>
          <w:vertAlign w:val="baseline"/>
        </w:rPr>
        <w:t>参见殷聪、谷慎圣：《国内数据资产价值评估研究综述——基于</w:t>
      </w:r>
      <w:r>
        <w:rPr>
          <w:rStyle w:val="af"/>
          <w:rFonts w:hint="eastAsia"/>
          <w:vertAlign w:val="baseline"/>
        </w:rPr>
        <w:t>CiteSpace</w:t>
      </w:r>
      <w:r>
        <w:rPr>
          <w:rStyle w:val="af"/>
          <w:rFonts w:hint="eastAsia"/>
          <w:vertAlign w:val="baseline"/>
        </w:rPr>
        <w:t>的文献计量分析》，载《科技</w:t>
      </w:r>
      <w:r>
        <w:rPr>
          <w:rFonts w:hint="eastAsia"/>
        </w:rPr>
        <w:t>管理研究</w:t>
      </w:r>
      <w:r>
        <w:rPr>
          <w:rStyle w:val="af"/>
          <w:rFonts w:hint="eastAsia"/>
          <w:vertAlign w:val="baseline"/>
        </w:rPr>
        <w:t>》</w:t>
      </w:r>
      <w:r>
        <w:rPr>
          <w:rStyle w:val="af"/>
          <w:rFonts w:hint="eastAsia"/>
          <w:vertAlign w:val="baseline"/>
        </w:rPr>
        <w:t>2</w:t>
      </w:r>
      <w:r>
        <w:rPr>
          <w:rStyle w:val="af"/>
          <w:vertAlign w:val="baseline"/>
        </w:rPr>
        <w:t>025</w:t>
      </w:r>
      <w:r>
        <w:rPr>
          <w:rStyle w:val="af"/>
          <w:vertAlign w:val="baseline"/>
        </w:rPr>
        <w:t>年第</w:t>
      </w:r>
      <w:r>
        <w:rPr>
          <w:rStyle w:val="af"/>
          <w:vertAlign w:val="baseline"/>
        </w:rPr>
        <w:t>17</w:t>
      </w:r>
      <w:r>
        <w:rPr>
          <w:rStyle w:val="af"/>
          <w:vertAlign w:val="baseline"/>
        </w:rPr>
        <w:t>期</w:t>
      </w:r>
      <w:r>
        <w:rPr>
          <w:rFonts w:hint="eastAsia"/>
          <w:lang w:eastAsia="zh"/>
        </w:rPr>
        <w:t>，第</w:t>
      </w:r>
      <w:r>
        <w:rPr>
          <w:rFonts w:hint="eastAsia"/>
          <w:lang w:eastAsia="zh"/>
        </w:rPr>
        <w:t>196-198</w:t>
      </w:r>
      <w:r>
        <w:rPr>
          <w:rFonts w:hint="eastAsia"/>
          <w:lang w:eastAsia="zh"/>
        </w:rPr>
        <w:t>页</w:t>
      </w:r>
      <w:r>
        <w:rPr>
          <w:rStyle w:val="af"/>
          <w:rFonts w:hint="eastAsia"/>
          <w:vertAlign w:val="baseline"/>
        </w:rPr>
        <w:t>；孔东菊、李畑昕：《数据资产出资入股：理论证成、现实困境与突破路径》，载《南方金融》</w:t>
      </w:r>
      <w:r>
        <w:rPr>
          <w:rStyle w:val="af"/>
          <w:rFonts w:hint="eastAsia"/>
          <w:vertAlign w:val="baseline"/>
        </w:rPr>
        <w:t>2025</w:t>
      </w:r>
      <w:r>
        <w:rPr>
          <w:rStyle w:val="af"/>
          <w:rFonts w:hint="eastAsia"/>
          <w:vertAlign w:val="baseline"/>
        </w:rPr>
        <w:t>年</w:t>
      </w:r>
      <w:r>
        <w:rPr>
          <w:rStyle w:val="af"/>
          <w:rFonts w:hint="eastAsia"/>
          <w:vertAlign w:val="baseline"/>
        </w:rPr>
        <w:t>7</w:t>
      </w:r>
      <w:r>
        <w:rPr>
          <w:rStyle w:val="af"/>
          <w:rFonts w:hint="eastAsia"/>
          <w:vertAlign w:val="baseline"/>
        </w:rPr>
        <w:t>月</w:t>
      </w:r>
      <w:r>
        <w:rPr>
          <w:rStyle w:val="af"/>
          <w:rFonts w:hint="eastAsia"/>
          <w:vertAlign w:val="baseline"/>
        </w:rPr>
        <w:t>24</w:t>
      </w:r>
      <w:r>
        <w:rPr>
          <w:rStyle w:val="af"/>
          <w:rFonts w:hint="eastAsia"/>
          <w:vertAlign w:val="baseline"/>
        </w:rPr>
        <w:t>日</w:t>
      </w:r>
      <w:r>
        <w:rPr>
          <w:rFonts w:hint="eastAsia"/>
          <w:lang w:eastAsia="zh"/>
        </w:rPr>
        <w:t>，第</w:t>
      </w:r>
      <w:r>
        <w:rPr>
          <w:rFonts w:hint="eastAsia"/>
          <w:lang w:eastAsia="zh"/>
        </w:rPr>
        <w:t>69</w:t>
      </w:r>
      <w:r>
        <w:rPr>
          <w:rFonts w:hint="eastAsia"/>
          <w:lang w:eastAsia="zh"/>
        </w:rPr>
        <w:t>页</w:t>
      </w:r>
      <w:r>
        <w:rPr>
          <w:rStyle w:val="af"/>
          <w:rFonts w:hint="eastAsia"/>
          <w:vertAlign w:val="baseline"/>
        </w:rPr>
        <w:t>；包晓丽、齐延平：《论数据权益定价规则》，载《华东政法大学学报》</w:t>
      </w:r>
      <w:r>
        <w:rPr>
          <w:rStyle w:val="af"/>
          <w:rFonts w:hint="eastAsia"/>
          <w:vertAlign w:val="baseline"/>
        </w:rPr>
        <w:t>2022</w:t>
      </w:r>
      <w:r>
        <w:rPr>
          <w:rStyle w:val="af"/>
          <w:rFonts w:hint="eastAsia"/>
          <w:vertAlign w:val="baseline"/>
        </w:rPr>
        <w:t>年第</w:t>
      </w:r>
      <w:r>
        <w:rPr>
          <w:rStyle w:val="af"/>
          <w:rFonts w:hint="eastAsia"/>
          <w:vertAlign w:val="baseline"/>
        </w:rPr>
        <w:t>3</w:t>
      </w:r>
      <w:r>
        <w:rPr>
          <w:rStyle w:val="af"/>
          <w:rFonts w:hint="eastAsia"/>
          <w:vertAlign w:val="baseline"/>
        </w:rPr>
        <w:t>期</w:t>
      </w:r>
      <w:r>
        <w:rPr>
          <w:rFonts w:hint="eastAsia"/>
          <w:lang w:eastAsia="zh"/>
        </w:rPr>
        <w:t>，第</w:t>
      </w:r>
      <w:r>
        <w:rPr>
          <w:rFonts w:hint="eastAsia"/>
          <w:lang w:eastAsia="zh"/>
        </w:rPr>
        <w:t>69-71</w:t>
      </w:r>
      <w:r>
        <w:rPr>
          <w:rFonts w:hint="eastAsia"/>
          <w:lang w:eastAsia="zh"/>
        </w:rPr>
        <w:t>页</w:t>
      </w:r>
      <w:r>
        <w:rPr>
          <w:rStyle w:val="af"/>
          <w:rFonts w:hint="eastAsia"/>
          <w:vertAlign w:val="baseline"/>
        </w:rPr>
        <w:t>；邓刚宏、刘乐：《数据资产市场定价机制的局限性及其法治构想》，载《上海大学学报（社会科学版）》</w:t>
      </w:r>
      <w:r>
        <w:rPr>
          <w:rStyle w:val="af"/>
          <w:rFonts w:hint="eastAsia"/>
          <w:vertAlign w:val="baseline"/>
        </w:rPr>
        <w:t>2024</w:t>
      </w:r>
      <w:r>
        <w:rPr>
          <w:rStyle w:val="af"/>
          <w:rFonts w:hint="eastAsia"/>
          <w:vertAlign w:val="baseline"/>
        </w:rPr>
        <w:t>年第</w:t>
      </w:r>
      <w:r>
        <w:rPr>
          <w:rStyle w:val="af"/>
          <w:rFonts w:hint="eastAsia"/>
          <w:vertAlign w:val="baseline"/>
        </w:rPr>
        <w:t>4</w:t>
      </w:r>
      <w:r>
        <w:rPr>
          <w:rStyle w:val="af"/>
          <w:rFonts w:hint="eastAsia"/>
          <w:vertAlign w:val="baseline"/>
        </w:rPr>
        <w:t>期</w:t>
      </w:r>
      <w:r>
        <w:rPr>
          <w:rFonts w:hint="eastAsia"/>
          <w:lang w:eastAsia="zh"/>
        </w:rPr>
        <w:t>，第</w:t>
      </w:r>
      <w:r>
        <w:rPr>
          <w:rFonts w:hint="eastAsia"/>
          <w:lang w:eastAsia="zh"/>
        </w:rPr>
        <w:t>4-5</w:t>
      </w:r>
      <w:r>
        <w:rPr>
          <w:rFonts w:hint="eastAsia"/>
          <w:lang w:eastAsia="zh"/>
        </w:rPr>
        <w:t>页</w:t>
      </w:r>
      <w:r>
        <w:rPr>
          <w:rStyle w:val="af"/>
          <w:rFonts w:hint="eastAsia"/>
          <w:vertAlign w:val="baseline"/>
        </w:rPr>
        <w:t>；杨莹莹：《数据资产入表的流通激励与制度因应》，载《中国流通经济》</w:t>
      </w:r>
      <w:r>
        <w:rPr>
          <w:rStyle w:val="af"/>
          <w:rFonts w:hint="eastAsia"/>
          <w:vertAlign w:val="baseline"/>
        </w:rPr>
        <w:t>2025</w:t>
      </w:r>
      <w:r>
        <w:rPr>
          <w:rStyle w:val="af"/>
          <w:rFonts w:hint="eastAsia"/>
          <w:vertAlign w:val="baseline"/>
        </w:rPr>
        <w:t>年第</w:t>
      </w:r>
      <w:r>
        <w:rPr>
          <w:rStyle w:val="af"/>
          <w:rFonts w:hint="eastAsia"/>
          <w:vertAlign w:val="baseline"/>
        </w:rPr>
        <w:t>8</w:t>
      </w:r>
      <w:r>
        <w:rPr>
          <w:rStyle w:val="af"/>
          <w:rFonts w:hint="eastAsia"/>
          <w:vertAlign w:val="baseline"/>
        </w:rPr>
        <w:t>期</w:t>
      </w:r>
      <w:r>
        <w:rPr>
          <w:rFonts w:hint="eastAsia"/>
          <w:lang w:eastAsia="zh"/>
        </w:rPr>
        <w:t>，第</w:t>
      </w:r>
      <w:r>
        <w:rPr>
          <w:rFonts w:hint="eastAsia"/>
          <w:lang w:eastAsia="zh"/>
        </w:rPr>
        <w:t>121-123</w:t>
      </w:r>
      <w:r>
        <w:rPr>
          <w:rFonts w:hint="eastAsia"/>
          <w:lang w:eastAsia="zh"/>
        </w:rPr>
        <w:t>页</w:t>
      </w:r>
      <w:r>
        <w:rPr>
          <w:rStyle w:val="af"/>
          <w:rFonts w:hint="eastAsia"/>
          <w:vertAlign w:val="baseline"/>
        </w:rPr>
        <w:t>；吕指臣、卢延纯：《推动数据资产评估计价服务体系建设》，载《宏观经济管理》</w:t>
      </w:r>
      <w:r>
        <w:rPr>
          <w:rStyle w:val="af"/>
          <w:rFonts w:hint="eastAsia"/>
          <w:vertAlign w:val="baseline"/>
        </w:rPr>
        <w:t>2025</w:t>
      </w:r>
      <w:r>
        <w:rPr>
          <w:rStyle w:val="af"/>
          <w:rFonts w:hint="eastAsia"/>
          <w:vertAlign w:val="baseline"/>
        </w:rPr>
        <w:t>年第</w:t>
      </w:r>
      <w:r>
        <w:rPr>
          <w:rStyle w:val="af"/>
          <w:rFonts w:hint="eastAsia"/>
          <w:vertAlign w:val="baseline"/>
        </w:rPr>
        <w:t>4</w:t>
      </w:r>
      <w:r>
        <w:rPr>
          <w:rStyle w:val="af"/>
          <w:rFonts w:hint="eastAsia"/>
          <w:vertAlign w:val="baseline"/>
        </w:rPr>
        <w:t>期</w:t>
      </w:r>
      <w:r>
        <w:rPr>
          <w:rFonts w:hint="eastAsia"/>
          <w:lang w:eastAsia="zh"/>
        </w:rPr>
        <w:t>，第</w:t>
      </w:r>
      <w:r>
        <w:rPr>
          <w:rFonts w:hint="eastAsia"/>
          <w:lang w:eastAsia="zh"/>
        </w:rPr>
        <w:t>17</w:t>
      </w:r>
      <w:r>
        <w:rPr>
          <w:rFonts w:hint="eastAsia"/>
          <w:lang w:eastAsia="zh"/>
        </w:rPr>
        <w:t>页</w:t>
      </w:r>
      <w:r>
        <w:rPr>
          <w:rStyle w:val="af"/>
          <w:rFonts w:hint="eastAsia"/>
          <w:vertAlign w:val="baseline"/>
        </w:rPr>
        <w:t>；</w:t>
      </w:r>
      <w:r>
        <w:rPr>
          <w:rStyle w:val="af"/>
          <w:rFonts w:hint="eastAsia"/>
          <w:vertAlign w:val="baseline"/>
        </w:rPr>
        <w:t>Wulf A. Kaal; Samuel R. Evans; Hayley A. Howe, Digital Asset Valuation, Richmond Journal of Law &amp; Technology, Vol.2022(28)</w:t>
      </w:r>
      <w:r>
        <w:rPr>
          <w:rFonts w:hint="eastAsia"/>
          <w:lang w:eastAsia="zh"/>
        </w:rPr>
        <w:t xml:space="preserve">, </w:t>
      </w:r>
      <w:r>
        <w:rPr>
          <w:rStyle w:val="af"/>
          <w:rFonts w:hint="eastAsia"/>
          <w:vertAlign w:val="baseline"/>
        </w:rPr>
        <w:t>657-699</w:t>
      </w:r>
      <w:r>
        <w:rPr>
          <w:rStyle w:val="af"/>
          <w:vertAlign w:val="baseline"/>
        </w:rPr>
        <w:t>。</w:t>
      </w:r>
    </w:p>
  </w:footnote>
  <w:footnote w:id="91">
    <w:p w14:paraId="570EB22F" w14:textId="77777777" w:rsidR="006B7646" w:rsidRDefault="00000000">
      <w:pPr>
        <w:pStyle w:val="aa"/>
        <w:ind w:firstLine="360"/>
        <w:rPr>
          <w:rStyle w:val="af"/>
          <w:vertAlign w:val="baseline"/>
        </w:rPr>
      </w:pPr>
      <w:r>
        <w:rPr>
          <w:rStyle w:val="af"/>
          <w:vertAlign w:val="baseline"/>
        </w:rPr>
        <w:footnoteRef/>
      </w:r>
      <w:r>
        <w:rPr>
          <w:rStyle w:val="af"/>
          <w:vertAlign w:val="baseline"/>
        </w:rPr>
        <w:t xml:space="preserve"> </w:t>
      </w:r>
      <w:r>
        <w:rPr>
          <w:rStyle w:val="af"/>
          <w:rFonts w:hint="eastAsia"/>
          <w:vertAlign w:val="baseline"/>
        </w:rPr>
        <w:t>陈梦根、赵怡然、刘毓珊：《基于多期超额收益法的数据资产价值评估》，载《统计与信息论坛》</w:t>
      </w:r>
      <w:r>
        <w:rPr>
          <w:rStyle w:val="af"/>
          <w:rFonts w:hint="eastAsia"/>
          <w:vertAlign w:val="baseline"/>
        </w:rPr>
        <w:t>2025</w:t>
      </w:r>
      <w:r>
        <w:rPr>
          <w:rStyle w:val="af"/>
          <w:rFonts w:hint="eastAsia"/>
          <w:vertAlign w:val="baseline"/>
        </w:rPr>
        <w:t>年第</w:t>
      </w:r>
      <w:r>
        <w:rPr>
          <w:rStyle w:val="af"/>
          <w:rFonts w:hint="eastAsia"/>
          <w:vertAlign w:val="baseline"/>
        </w:rPr>
        <w:t>2</w:t>
      </w:r>
      <w:r>
        <w:rPr>
          <w:rStyle w:val="af"/>
          <w:rFonts w:hint="eastAsia"/>
          <w:vertAlign w:val="baseline"/>
        </w:rPr>
        <w:t>月</w:t>
      </w:r>
      <w:r>
        <w:rPr>
          <w:rFonts w:hint="eastAsia"/>
          <w:lang w:eastAsia="zh"/>
        </w:rPr>
        <w:t>，第</w:t>
      </w:r>
      <w:r>
        <w:rPr>
          <w:rFonts w:hint="eastAsia"/>
          <w:lang w:eastAsia="zh"/>
        </w:rPr>
        <w:t>6</w:t>
      </w:r>
      <w:r>
        <w:rPr>
          <w:rFonts w:hint="eastAsia"/>
          <w:lang w:eastAsia="zh"/>
        </w:rPr>
        <w:t>页</w:t>
      </w:r>
      <w:r>
        <w:rPr>
          <w:rStyle w:val="af"/>
          <w:rFonts w:hint="eastAsia"/>
          <w:vertAlign w:val="baseline"/>
        </w:rPr>
        <w:t>。</w:t>
      </w:r>
    </w:p>
  </w:footnote>
  <w:footnote w:id="92">
    <w:p w14:paraId="0DAE9F67" w14:textId="77777777" w:rsidR="006B7646" w:rsidRDefault="00000000">
      <w:pPr>
        <w:pStyle w:val="aa"/>
        <w:ind w:firstLine="360"/>
      </w:pPr>
      <w:r>
        <w:rPr>
          <w:rStyle w:val="af"/>
          <w:vertAlign w:val="baseline"/>
        </w:rPr>
        <w:footnoteRef/>
      </w:r>
      <w:r>
        <w:t xml:space="preserve"> </w:t>
      </w:r>
      <w:r>
        <w:t>参见</w:t>
      </w:r>
      <w:r>
        <w:rPr>
          <w:rFonts w:hint="eastAsia"/>
        </w:rPr>
        <w:t>朱锦清：《公司法学》（上），清华大学出版社</w:t>
      </w:r>
      <w:r>
        <w:rPr>
          <w:rFonts w:hint="eastAsia"/>
        </w:rPr>
        <w:t>2017</w:t>
      </w:r>
      <w:r>
        <w:rPr>
          <w:rFonts w:hint="eastAsia"/>
        </w:rPr>
        <w:t>年版，第</w:t>
      </w:r>
      <w:r>
        <w:rPr>
          <w:rFonts w:hint="eastAsia"/>
        </w:rPr>
        <w:t>104</w:t>
      </w:r>
      <w:r>
        <w:t>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2A8B" w14:textId="77777777" w:rsidR="006B7646" w:rsidRDefault="006B7646">
    <w:pPr>
      <w:pStyle w:val="a8"/>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F25E" w14:textId="77777777" w:rsidR="006B7646" w:rsidRDefault="006B7646">
    <w:pPr>
      <w:pStyle w:val="a8"/>
      <w:spacing w:before="120" w:after="120"/>
      <w:ind w:firstLineChars="111"/>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9858" w14:textId="77777777" w:rsidR="006B7646" w:rsidRDefault="006B7646">
    <w:pPr>
      <w:pStyle w:val="a8"/>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E226F"/>
    <w:multiLevelType w:val="multilevel"/>
    <w:tmpl w:val="394E226F"/>
    <w:lvl w:ilvl="0">
      <w:start w:val="1"/>
      <w:numFmt w:val="decimal"/>
      <w:lvlText w:val="%1."/>
      <w:lvlJc w:val="left"/>
      <w:pPr>
        <w:ind w:left="842" w:hanging="360"/>
      </w:pPr>
      <w:rPr>
        <w:rFonts w:hint="default"/>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num w:numId="1" w16cid:durableId="1598714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
    <w15:presenceInfo w15:providerId="None" w15:userI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20"/>
  <w:drawingGridHorizontalSpacing w:val="120"/>
  <w:drawingGridVerticalSpacing w:val="163"/>
  <w:noPunctuationKerning/>
  <w:characterSpacingControl w:val="compressPunctuation"/>
  <w:savePreviewPicture/>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21"/>
    <w:rsid w:val="8BE5E71D"/>
    <w:rsid w:val="8E6F6BA5"/>
    <w:rsid w:val="8FD5F8A2"/>
    <w:rsid w:val="91FD7D6B"/>
    <w:rsid w:val="9A6A1348"/>
    <w:rsid w:val="9BFFFAA1"/>
    <w:rsid w:val="9D3F0E72"/>
    <w:rsid w:val="9DA97A62"/>
    <w:rsid w:val="9DDCAC2D"/>
    <w:rsid w:val="9F5F8AC4"/>
    <w:rsid w:val="9FD61E8D"/>
    <w:rsid w:val="AA5EBDCA"/>
    <w:rsid w:val="AB75F377"/>
    <w:rsid w:val="AC85E475"/>
    <w:rsid w:val="AEAFD253"/>
    <w:rsid w:val="AFF7C264"/>
    <w:rsid w:val="B2BE0ACE"/>
    <w:rsid w:val="B3B7FCFA"/>
    <w:rsid w:val="B5214F8B"/>
    <w:rsid w:val="B5DF984C"/>
    <w:rsid w:val="B5E9DEBC"/>
    <w:rsid w:val="B5F6B7D8"/>
    <w:rsid w:val="B75F68EC"/>
    <w:rsid w:val="B7ABF927"/>
    <w:rsid w:val="B99B5E95"/>
    <w:rsid w:val="B9BE59AC"/>
    <w:rsid w:val="B9CF354D"/>
    <w:rsid w:val="BBAE53F1"/>
    <w:rsid w:val="BBFF1125"/>
    <w:rsid w:val="BC6EFEFA"/>
    <w:rsid w:val="BC7BB484"/>
    <w:rsid w:val="BD232E74"/>
    <w:rsid w:val="BDFDA854"/>
    <w:rsid w:val="BEDE1F37"/>
    <w:rsid w:val="BF437DB8"/>
    <w:rsid w:val="BFF3898A"/>
    <w:rsid w:val="BFFBE8A5"/>
    <w:rsid w:val="BFFFF6B2"/>
    <w:rsid w:val="C1EF9C32"/>
    <w:rsid w:val="C3DF93AA"/>
    <w:rsid w:val="C44E20D0"/>
    <w:rsid w:val="C7BCE91B"/>
    <w:rsid w:val="C7DDFF49"/>
    <w:rsid w:val="CEBDBC53"/>
    <w:rsid w:val="CEE8AB68"/>
    <w:rsid w:val="CF3501AC"/>
    <w:rsid w:val="CFF71DBF"/>
    <w:rsid w:val="CFFF1108"/>
    <w:rsid w:val="D3DFB42C"/>
    <w:rsid w:val="D3FE2E25"/>
    <w:rsid w:val="D7FD9BF0"/>
    <w:rsid w:val="D94B1F51"/>
    <w:rsid w:val="DA5F6C69"/>
    <w:rsid w:val="DA9CE0C1"/>
    <w:rsid w:val="DBB30583"/>
    <w:rsid w:val="DBDF6C18"/>
    <w:rsid w:val="DDA7ABD3"/>
    <w:rsid w:val="DE6FE834"/>
    <w:rsid w:val="DE7D0860"/>
    <w:rsid w:val="DE7DCAF3"/>
    <w:rsid w:val="DE9FF7A3"/>
    <w:rsid w:val="DEDF83D2"/>
    <w:rsid w:val="DEE6F8EE"/>
    <w:rsid w:val="DEFB3E49"/>
    <w:rsid w:val="DF3F8993"/>
    <w:rsid w:val="DF5FADE9"/>
    <w:rsid w:val="DF6709B5"/>
    <w:rsid w:val="DF763967"/>
    <w:rsid w:val="DF7A835E"/>
    <w:rsid w:val="DFF6F42C"/>
    <w:rsid w:val="DFFAFDA1"/>
    <w:rsid w:val="DFFE8D2B"/>
    <w:rsid w:val="DFFFF2E4"/>
    <w:rsid w:val="E077B278"/>
    <w:rsid w:val="E4AE09A0"/>
    <w:rsid w:val="E5539421"/>
    <w:rsid w:val="E56FBB9E"/>
    <w:rsid w:val="E77E52D7"/>
    <w:rsid w:val="E7BF665A"/>
    <w:rsid w:val="E7DB8502"/>
    <w:rsid w:val="E7DECA92"/>
    <w:rsid w:val="E7F6E881"/>
    <w:rsid w:val="E7FFE3FB"/>
    <w:rsid w:val="E9B9E694"/>
    <w:rsid w:val="EB3600CF"/>
    <w:rsid w:val="EBA9630F"/>
    <w:rsid w:val="EBBDF314"/>
    <w:rsid w:val="EBDF98B8"/>
    <w:rsid w:val="EBFBBCB8"/>
    <w:rsid w:val="EBFEFA8B"/>
    <w:rsid w:val="EBFF0F87"/>
    <w:rsid w:val="EC7FBB0D"/>
    <w:rsid w:val="ECFF758A"/>
    <w:rsid w:val="EE7654B9"/>
    <w:rsid w:val="EEBF9268"/>
    <w:rsid w:val="EEE6C9F7"/>
    <w:rsid w:val="EF57029C"/>
    <w:rsid w:val="EF7D5B3C"/>
    <w:rsid w:val="EF867EEA"/>
    <w:rsid w:val="EFB3BAE6"/>
    <w:rsid w:val="EFDDC7D0"/>
    <w:rsid w:val="EFE7D1F0"/>
    <w:rsid w:val="EFEB9506"/>
    <w:rsid w:val="EFFDF26D"/>
    <w:rsid w:val="EFFE00C6"/>
    <w:rsid w:val="EFFF13E1"/>
    <w:rsid w:val="F0760D5D"/>
    <w:rsid w:val="F29FF1EC"/>
    <w:rsid w:val="F2FF5FAE"/>
    <w:rsid w:val="F39BF5AD"/>
    <w:rsid w:val="F3F752ED"/>
    <w:rsid w:val="F4DA42AE"/>
    <w:rsid w:val="F57F503F"/>
    <w:rsid w:val="F5EB766E"/>
    <w:rsid w:val="F5FFEC18"/>
    <w:rsid w:val="F6F7B91B"/>
    <w:rsid w:val="F78ECD13"/>
    <w:rsid w:val="F7BFAFF1"/>
    <w:rsid w:val="F7DB59DD"/>
    <w:rsid w:val="F7F3EB26"/>
    <w:rsid w:val="F7F94C5C"/>
    <w:rsid w:val="F7FE5E1F"/>
    <w:rsid w:val="F7FFA3FE"/>
    <w:rsid w:val="F8ED90DE"/>
    <w:rsid w:val="F9F76112"/>
    <w:rsid w:val="F9F7BB75"/>
    <w:rsid w:val="FAB1E150"/>
    <w:rsid w:val="FABF3BAE"/>
    <w:rsid w:val="FAD68FEB"/>
    <w:rsid w:val="FADDBA63"/>
    <w:rsid w:val="FB3EB4BD"/>
    <w:rsid w:val="FB7F1270"/>
    <w:rsid w:val="FB7F4761"/>
    <w:rsid w:val="FBDF75B8"/>
    <w:rsid w:val="FBDFF8AD"/>
    <w:rsid w:val="FBE338AD"/>
    <w:rsid w:val="FBFC0DC6"/>
    <w:rsid w:val="FCAFE4BD"/>
    <w:rsid w:val="FCF93939"/>
    <w:rsid w:val="FD7BC292"/>
    <w:rsid w:val="FD9BBC0F"/>
    <w:rsid w:val="FDCF6EE6"/>
    <w:rsid w:val="FDE5F517"/>
    <w:rsid w:val="FDEE8235"/>
    <w:rsid w:val="FDF68163"/>
    <w:rsid w:val="FDFD6CE3"/>
    <w:rsid w:val="FDFD8EF0"/>
    <w:rsid w:val="FE53E14C"/>
    <w:rsid w:val="FEB76D97"/>
    <w:rsid w:val="FEC36711"/>
    <w:rsid w:val="FEF47CAD"/>
    <w:rsid w:val="FEFBB9DC"/>
    <w:rsid w:val="FEFFA47A"/>
    <w:rsid w:val="FF036440"/>
    <w:rsid w:val="FF510713"/>
    <w:rsid w:val="FF53CD57"/>
    <w:rsid w:val="FF5B4035"/>
    <w:rsid w:val="FF67AE8C"/>
    <w:rsid w:val="FF6EE6CF"/>
    <w:rsid w:val="FF7602DB"/>
    <w:rsid w:val="FF983734"/>
    <w:rsid w:val="FFAFE5E8"/>
    <w:rsid w:val="FFBD8769"/>
    <w:rsid w:val="FFBFAA33"/>
    <w:rsid w:val="FFCF7D2B"/>
    <w:rsid w:val="FFD322B3"/>
    <w:rsid w:val="FFDA9B94"/>
    <w:rsid w:val="FFDFBB50"/>
    <w:rsid w:val="FFE627F2"/>
    <w:rsid w:val="FFE6CAB5"/>
    <w:rsid w:val="FFF52D71"/>
    <w:rsid w:val="FFF7491B"/>
    <w:rsid w:val="FFF9256A"/>
    <w:rsid w:val="FFF99049"/>
    <w:rsid w:val="FFF9FA3F"/>
    <w:rsid w:val="FFFB9453"/>
    <w:rsid w:val="FFFBDC43"/>
    <w:rsid w:val="FFFFD1C6"/>
    <w:rsid w:val="000014D9"/>
    <w:rsid w:val="00001CA9"/>
    <w:rsid w:val="00003DD3"/>
    <w:rsid w:val="00005600"/>
    <w:rsid w:val="0000653D"/>
    <w:rsid w:val="00011FDA"/>
    <w:rsid w:val="000120B3"/>
    <w:rsid w:val="00013BA7"/>
    <w:rsid w:val="0001547E"/>
    <w:rsid w:val="0001607F"/>
    <w:rsid w:val="000206FF"/>
    <w:rsid w:val="00020DA5"/>
    <w:rsid w:val="00020E06"/>
    <w:rsid w:val="00021507"/>
    <w:rsid w:val="000223AA"/>
    <w:rsid w:val="000234C6"/>
    <w:rsid w:val="00025E77"/>
    <w:rsid w:val="0002614C"/>
    <w:rsid w:val="000265A5"/>
    <w:rsid w:val="00033A23"/>
    <w:rsid w:val="0003448E"/>
    <w:rsid w:val="00034BF2"/>
    <w:rsid w:val="0003690C"/>
    <w:rsid w:val="000375CA"/>
    <w:rsid w:val="00040720"/>
    <w:rsid w:val="000409A8"/>
    <w:rsid w:val="0004117F"/>
    <w:rsid w:val="00041F5A"/>
    <w:rsid w:val="00042640"/>
    <w:rsid w:val="0004346D"/>
    <w:rsid w:val="0004367E"/>
    <w:rsid w:val="000438BB"/>
    <w:rsid w:val="0004426A"/>
    <w:rsid w:val="000509C8"/>
    <w:rsid w:val="00052447"/>
    <w:rsid w:val="000560EA"/>
    <w:rsid w:val="00056606"/>
    <w:rsid w:val="00056A6D"/>
    <w:rsid w:val="0005750B"/>
    <w:rsid w:val="0006536F"/>
    <w:rsid w:val="00066540"/>
    <w:rsid w:val="000675DC"/>
    <w:rsid w:val="00071CBC"/>
    <w:rsid w:val="00071D52"/>
    <w:rsid w:val="00073141"/>
    <w:rsid w:val="0007400B"/>
    <w:rsid w:val="0007598D"/>
    <w:rsid w:val="00075ADC"/>
    <w:rsid w:val="00077511"/>
    <w:rsid w:val="00080CB3"/>
    <w:rsid w:val="000818D3"/>
    <w:rsid w:val="00085DF6"/>
    <w:rsid w:val="00090461"/>
    <w:rsid w:val="00093275"/>
    <w:rsid w:val="00093B65"/>
    <w:rsid w:val="0009561E"/>
    <w:rsid w:val="00097244"/>
    <w:rsid w:val="000A049C"/>
    <w:rsid w:val="000A0A0D"/>
    <w:rsid w:val="000A0D9C"/>
    <w:rsid w:val="000A1E21"/>
    <w:rsid w:val="000A23C6"/>
    <w:rsid w:val="000A31D9"/>
    <w:rsid w:val="000A396C"/>
    <w:rsid w:val="000A44CE"/>
    <w:rsid w:val="000A6DB4"/>
    <w:rsid w:val="000B091F"/>
    <w:rsid w:val="000B0D9B"/>
    <w:rsid w:val="000B16B7"/>
    <w:rsid w:val="000B25EF"/>
    <w:rsid w:val="000B28E4"/>
    <w:rsid w:val="000B29DC"/>
    <w:rsid w:val="000B3CF1"/>
    <w:rsid w:val="000B5741"/>
    <w:rsid w:val="000B60CB"/>
    <w:rsid w:val="000C02F7"/>
    <w:rsid w:val="000C13CE"/>
    <w:rsid w:val="000C1825"/>
    <w:rsid w:val="000C4187"/>
    <w:rsid w:val="000C5B70"/>
    <w:rsid w:val="000C7DE3"/>
    <w:rsid w:val="000D0B66"/>
    <w:rsid w:val="000D0C5A"/>
    <w:rsid w:val="000D24DA"/>
    <w:rsid w:val="000D2782"/>
    <w:rsid w:val="000D2BC7"/>
    <w:rsid w:val="000D2E91"/>
    <w:rsid w:val="000D307F"/>
    <w:rsid w:val="000D39A6"/>
    <w:rsid w:val="000D5AB5"/>
    <w:rsid w:val="000D6B39"/>
    <w:rsid w:val="000E03B4"/>
    <w:rsid w:val="000E061B"/>
    <w:rsid w:val="000E1037"/>
    <w:rsid w:val="000E2217"/>
    <w:rsid w:val="000E2362"/>
    <w:rsid w:val="000E51EF"/>
    <w:rsid w:val="000E584E"/>
    <w:rsid w:val="000E5CB1"/>
    <w:rsid w:val="000F1127"/>
    <w:rsid w:val="00104DA9"/>
    <w:rsid w:val="001071D5"/>
    <w:rsid w:val="00110A1D"/>
    <w:rsid w:val="00112AA7"/>
    <w:rsid w:val="00113782"/>
    <w:rsid w:val="00113E10"/>
    <w:rsid w:val="0011672E"/>
    <w:rsid w:val="00117913"/>
    <w:rsid w:val="0012062F"/>
    <w:rsid w:val="001215FC"/>
    <w:rsid w:val="00121D57"/>
    <w:rsid w:val="00122B8F"/>
    <w:rsid w:val="00123CFB"/>
    <w:rsid w:val="00124E47"/>
    <w:rsid w:val="00126AA1"/>
    <w:rsid w:val="001309B5"/>
    <w:rsid w:val="0013195D"/>
    <w:rsid w:val="001321A0"/>
    <w:rsid w:val="00133486"/>
    <w:rsid w:val="00133759"/>
    <w:rsid w:val="00134127"/>
    <w:rsid w:val="00140AED"/>
    <w:rsid w:val="00142822"/>
    <w:rsid w:val="00143DFD"/>
    <w:rsid w:val="00144752"/>
    <w:rsid w:val="00144CA7"/>
    <w:rsid w:val="00145FF0"/>
    <w:rsid w:val="001469E6"/>
    <w:rsid w:val="0015015F"/>
    <w:rsid w:val="00150BEE"/>
    <w:rsid w:val="00151AAA"/>
    <w:rsid w:val="00151F9D"/>
    <w:rsid w:val="00154199"/>
    <w:rsid w:val="00154FA5"/>
    <w:rsid w:val="00154FC7"/>
    <w:rsid w:val="0015650D"/>
    <w:rsid w:val="0015749C"/>
    <w:rsid w:val="00174C9E"/>
    <w:rsid w:val="00176F52"/>
    <w:rsid w:val="001779C9"/>
    <w:rsid w:val="00180BE5"/>
    <w:rsid w:val="00182003"/>
    <w:rsid w:val="00182BCF"/>
    <w:rsid w:val="00184CBD"/>
    <w:rsid w:val="00185228"/>
    <w:rsid w:val="00192B7A"/>
    <w:rsid w:val="00192D24"/>
    <w:rsid w:val="00194311"/>
    <w:rsid w:val="00197941"/>
    <w:rsid w:val="001A26B4"/>
    <w:rsid w:val="001A2A38"/>
    <w:rsid w:val="001A449E"/>
    <w:rsid w:val="001A50D9"/>
    <w:rsid w:val="001A62C7"/>
    <w:rsid w:val="001A648D"/>
    <w:rsid w:val="001A737F"/>
    <w:rsid w:val="001A7A28"/>
    <w:rsid w:val="001B18EB"/>
    <w:rsid w:val="001B2705"/>
    <w:rsid w:val="001B370F"/>
    <w:rsid w:val="001B62B8"/>
    <w:rsid w:val="001B6B61"/>
    <w:rsid w:val="001C05E7"/>
    <w:rsid w:val="001C128E"/>
    <w:rsid w:val="001C2A4F"/>
    <w:rsid w:val="001C411B"/>
    <w:rsid w:val="001C438E"/>
    <w:rsid w:val="001C43CB"/>
    <w:rsid w:val="001C59A9"/>
    <w:rsid w:val="001C7041"/>
    <w:rsid w:val="001C7D8C"/>
    <w:rsid w:val="001D0716"/>
    <w:rsid w:val="001D1E56"/>
    <w:rsid w:val="001D39AD"/>
    <w:rsid w:val="001D5B6A"/>
    <w:rsid w:val="001E071F"/>
    <w:rsid w:val="001E0F03"/>
    <w:rsid w:val="001E22D7"/>
    <w:rsid w:val="001E4F71"/>
    <w:rsid w:val="001E661F"/>
    <w:rsid w:val="001F16D4"/>
    <w:rsid w:val="001F2C0A"/>
    <w:rsid w:val="001F2DF0"/>
    <w:rsid w:val="001F4F94"/>
    <w:rsid w:val="001F5660"/>
    <w:rsid w:val="001F6867"/>
    <w:rsid w:val="001F78E3"/>
    <w:rsid w:val="00200989"/>
    <w:rsid w:val="00202546"/>
    <w:rsid w:val="00205244"/>
    <w:rsid w:val="00207CBA"/>
    <w:rsid w:val="002117CE"/>
    <w:rsid w:val="00213171"/>
    <w:rsid w:val="00214363"/>
    <w:rsid w:val="00214817"/>
    <w:rsid w:val="00214C49"/>
    <w:rsid w:val="00217FED"/>
    <w:rsid w:val="0022133F"/>
    <w:rsid w:val="002225A4"/>
    <w:rsid w:val="00223FB2"/>
    <w:rsid w:val="00225272"/>
    <w:rsid w:val="00226B6F"/>
    <w:rsid w:val="00227B70"/>
    <w:rsid w:val="00227C70"/>
    <w:rsid w:val="00232F36"/>
    <w:rsid w:val="002334C3"/>
    <w:rsid w:val="002355A6"/>
    <w:rsid w:val="00236570"/>
    <w:rsid w:val="00244EB9"/>
    <w:rsid w:val="00245456"/>
    <w:rsid w:val="0024603D"/>
    <w:rsid w:val="00247021"/>
    <w:rsid w:val="00253A6F"/>
    <w:rsid w:val="002543F1"/>
    <w:rsid w:val="00257998"/>
    <w:rsid w:val="00265338"/>
    <w:rsid w:val="00266007"/>
    <w:rsid w:val="00266581"/>
    <w:rsid w:val="00266D46"/>
    <w:rsid w:val="002677EA"/>
    <w:rsid w:val="0026799C"/>
    <w:rsid w:val="0027115F"/>
    <w:rsid w:val="002720C1"/>
    <w:rsid w:val="00273DA8"/>
    <w:rsid w:val="002752DA"/>
    <w:rsid w:val="0027554C"/>
    <w:rsid w:val="00276C0F"/>
    <w:rsid w:val="0028097B"/>
    <w:rsid w:val="00282831"/>
    <w:rsid w:val="00286A47"/>
    <w:rsid w:val="00290D0F"/>
    <w:rsid w:val="00291C4D"/>
    <w:rsid w:val="00291E21"/>
    <w:rsid w:val="0029460F"/>
    <w:rsid w:val="00294A1D"/>
    <w:rsid w:val="002959A0"/>
    <w:rsid w:val="00296AD5"/>
    <w:rsid w:val="002A005C"/>
    <w:rsid w:val="002A1FB6"/>
    <w:rsid w:val="002A2109"/>
    <w:rsid w:val="002A21FF"/>
    <w:rsid w:val="002A2D12"/>
    <w:rsid w:val="002A4C4D"/>
    <w:rsid w:val="002B17C4"/>
    <w:rsid w:val="002B1890"/>
    <w:rsid w:val="002B1E72"/>
    <w:rsid w:val="002C0E36"/>
    <w:rsid w:val="002C208F"/>
    <w:rsid w:val="002C3C7D"/>
    <w:rsid w:val="002C6351"/>
    <w:rsid w:val="002C67E0"/>
    <w:rsid w:val="002C7FF0"/>
    <w:rsid w:val="002D118A"/>
    <w:rsid w:val="002D527B"/>
    <w:rsid w:val="002D6735"/>
    <w:rsid w:val="002D7022"/>
    <w:rsid w:val="002D71B7"/>
    <w:rsid w:val="002D7394"/>
    <w:rsid w:val="002D7B71"/>
    <w:rsid w:val="002E1828"/>
    <w:rsid w:val="002E63B0"/>
    <w:rsid w:val="002E6B6A"/>
    <w:rsid w:val="002F20EF"/>
    <w:rsid w:val="002F3931"/>
    <w:rsid w:val="002F6F21"/>
    <w:rsid w:val="002F7C66"/>
    <w:rsid w:val="002F7E58"/>
    <w:rsid w:val="00300669"/>
    <w:rsid w:val="00300941"/>
    <w:rsid w:val="0030102F"/>
    <w:rsid w:val="00301265"/>
    <w:rsid w:val="00304115"/>
    <w:rsid w:val="003042E0"/>
    <w:rsid w:val="003045C8"/>
    <w:rsid w:val="00306E6D"/>
    <w:rsid w:val="00306FA0"/>
    <w:rsid w:val="00310FF2"/>
    <w:rsid w:val="00311C1E"/>
    <w:rsid w:val="00312F10"/>
    <w:rsid w:val="0031396D"/>
    <w:rsid w:val="00314799"/>
    <w:rsid w:val="00315465"/>
    <w:rsid w:val="00317EF6"/>
    <w:rsid w:val="00320028"/>
    <w:rsid w:val="00320561"/>
    <w:rsid w:val="00320655"/>
    <w:rsid w:val="00320FED"/>
    <w:rsid w:val="00321017"/>
    <w:rsid w:val="0032235C"/>
    <w:rsid w:val="0032252E"/>
    <w:rsid w:val="00322A2A"/>
    <w:rsid w:val="00324782"/>
    <w:rsid w:val="00327F51"/>
    <w:rsid w:val="00331CE5"/>
    <w:rsid w:val="0033417D"/>
    <w:rsid w:val="00335C22"/>
    <w:rsid w:val="00340E33"/>
    <w:rsid w:val="00343901"/>
    <w:rsid w:val="0034398A"/>
    <w:rsid w:val="003459E9"/>
    <w:rsid w:val="00351D4F"/>
    <w:rsid w:val="00352702"/>
    <w:rsid w:val="00356565"/>
    <w:rsid w:val="00360C86"/>
    <w:rsid w:val="00361FCA"/>
    <w:rsid w:val="00364B2F"/>
    <w:rsid w:val="00365572"/>
    <w:rsid w:val="00365B6D"/>
    <w:rsid w:val="00370A21"/>
    <w:rsid w:val="003816C8"/>
    <w:rsid w:val="003828C0"/>
    <w:rsid w:val="00383ED7"/>
    <w:rsid w:val="003859B9"/>
    <w:rsid w:val="0038780B"/>
    <w:rsid w:val="003902FE"/>
    <w:rsid w:val="00391980"/>
    <w:rsid w:val="00391E3A"/>
    <w:rsid w:val="00393F44"/>
    <w:rsid w:val="003A0F23"/>
    <w:rsid w:val="003A4542"/>
    <w:rsid w:val="003A70E0"/>
    <w:rsid w:val="003B1202"/>
    <w:rsid w:val="003B1239"/>
    <w:rsid w:val="003B524F"/>
    <w:rsid w:val="003B73EB"/>
    <w:rsid w:val="003B7A10"/>
    <w:rsid w:val="003C180A"/>
    <w:rsid w:val="003C2CDA"/>
    <w:rsid w:val="003C3639"/>
    <w:rsid w:val="003C3766"/>
    <w:rsid w:val="003C45C7"/>
    <w:rsid w:val="003C50FB"/>
    <w:rsid w:val="003C55C0"/>
    <w:rsid w:val="003C576D"/>
    <w:rsid w:val="003C7689"/>
    <w:rsid w:val="003D275F"/>
    <w:rsid w:val="003D27CC"/>
    <w:rsid w:val="003D2BE5"/>
    <w:rsid w:val="003D2EF5"/>
    <w:rsid w:val="003D5443"/>
    <w:rsid w:val="003E0EC3"/>
    <w:rsid w:val="003E12FA"/>
    <w:rsid w:val="003E2357"/>
    <w:rsid w:val="003E2A5F"/>
    <w:rsid w:val="003F106A"/>
    <w:rsid w:val="003F20BD"/>
    <w:rsid w:val="003F56E5"/>
    <w:rsid w:val="003F71B8"/>
    <w:rsid w:val="003F722D"/>
    <w:rsid w:val="00401139"/>
    <w:rsid w:val="00402492"/>
    <w:rsid w:val="00403474"/>
    <w:rsid w:val="00404FC2"/>
    <w:rsid w:val="0040524F"/>
    <w:rsid w:val="0041127C"/>
    <w:rsid w:val="00411B5A"/>
    <w:rsid w:val="004204D7"/>
    <w:rsid w:val="004209F7"/>
    <w:rsid w:val="00420F99"/>
    <w:rsid w:val="00421912"/>
    <w:rsid w:val="00425964"/>
    <w:rsid w:val="00431902"/>
    <w:rsid w:val="00431E53"/>
    <w:rsid w:val="00432E91"/>
    <w:rsid w:val="0043499A"/>
    <w:rsid w:val="00436177"/>
    <w:rsid w:val="00436960"/>
    <w:rsid w:val="00440484"/>
    <w:rsid w:val="004420D3"/>
    <w:rsid w:val="0044307E"/>
    <w:rsid w:val="00446618"/>
    <w:rsid w:val="004507FA"/>
    <w:rsid w:val="00451A58"/>
    <w:rsid w:val="004531DF"/>
    <w:rsid w:val="00454E0F"/>
    <w:rsid w:val="004603B1"/>
    <w:rsid w:val="004606F9"/>
    <w:rsid w:val="00460F4A"/>
    <w:rsid w:val="004618DE"/>
    <w:rsid w:val="004632A2"/>
    <w:rsid w:val="0046423F"/>
    <w:rsid w:val="004676C6"/>
    <w:rsid w:val="004753CC"/>
    <w:rsid w:val="00492AD7"/>
    <w:rsid w:val="00496221"/>
    <w:rsid w:val="004A16C5"/>
    <w:rsid w:val="004A37C3"/>
    <w:rsid w:val="004A561D"/>
    <w:rsid w:val="004A5D51"/>
    <w:rsid w:val="004B3AEB"/>
    <w:rsid w:val="004B4DCF"/>
    <w:rsid w:val="004B60B4"/>
    <w:rsid w:val="004C484F"/>
    <w:rsid w:val="004C50DB"/>
    <w:rsid w:val="004C5D24"/>
    <w:rsid w:val="004D0D4A"/>
    <w:rsid w:val="004D1791"/>
    <w:rsid w:val="004D1C37"/>
    <w:rsid w:val="004D208F"/>
    <w:rsid w:val="004D2C93"/>
    <w:rsid w:val="004D6511"/>
    <w:rsid w:val="004E1E2C"/>
    <w:rsid w:val="004E4381"/>
    <w:rsid w:val="004E6C45"/>
    <w:rsid w:val="004E76CF"/>
    <w:rsid w:val="004E79AE"/>
    <w:rsid w:val="004E7DB4"/>
    <w:rsid w:val="004F2C3A"/>
    <w:rsid w:val="004F3653"/>
    <w:rsid w:val="004F6218"/>
    <w:rsid w:val="004F7114"/>
    <w:rsid w:val="00500776"/>
    <w:rsid w:val="00503358"/>
    <w:rsid w:val="00504E68"/>
    <w:rsid w:val="0050523A"/>
    <w:rsid w:val="0050794F"/>
    <w:rsid w:val="00511745"/>
    <w:rsid w:val="0051584D"/>
    <w:rsid w:val="00515EEF"/>
    <w:rsid w:val="00520C84"/>
    <w:rsid w:val="005233E3"/>
    <w:rsid w:val="00524E76"/>
    <w:rsid w:val="00525407"/>
    <w:rsid w:val="0053043F"/>
    <w:rsid w:val="00530753"/>
    <w:rsid w:val="00530A02"/>
    <w:rsid w:val="00530A99"/>
    <w:rsid w:val="00532B92"/>
    <w:rsid w:val="00533242"/>
    <w:rsid w:val="0053476F"/>
    <w:rsid w:val="00536C3B"/>
    <w:rsid w:val="00541328"/>
    <w:rsid w:val="00542DCA"/>
    <w:rsid w:val="0055008B"/>
    <w:rsid w:val="00550456"/>
    <w:rsid w:val="00551B7B"/>
    <w:rsid w:val="0055529E"/>
    <w:rsid w:val="00555EBA"/>
    <w:rsid w:val="005569B4"/>
    <w:rsid w:val="00557DE7"/>
    <w:rsid w:val="00561CA9"/>
    <w:rsid w:val="0056219A"/>
    <w:rsid w:val="0056357E"/>
    <w:rsid w:val="00565CE9"/>
    <w:rsid w:val="005677DC"/>
    <w:rsid w:val="00570681"/>
    <w:rsid w:val="00571A11"/>
    <w:rsid w:val="005724DA"/>
    <w:rsid w:val="00573BF7"/>
    <w:rsid w:val="00574712"/>
    <w:rsid w:val="00575F11"/>
    <w:rsid w:val="00576D80"/>
    <w:rsid w:val="00577BBD"/>
    <w:rsid w:val="005850C8"/>
    <w:rsid w:val="00585931"/>
    <w:rsid w:val="00593DF2"/>
    <w:rsid w:val="00595482"/>
    <w:rsid w:val="00596B5D"/>
    <w:rsid w:val="005A0674"/>
    <w:rsid w:val="005A5AA4"/>
    <w:rsid w:val="005A6C26"/>
    <w:rsid w:val="005B0DB9"/>
    <w:rsid w:val="005B2674"/>
    <w:rsid w:val="005B271D"/>
    <w:rsid w:val="005B3BB9"/>
    <w:rsid w:val="005B3F62"/>
    <w:rsid w:val="005B4E04"/>
    <w:rsid w:val="005B512E"/>
    <w:rsid w:val="005B709D"/>
    <w:rsid w:val="005C1979"/>
    <w:rsid w:val="005C1A69"/>
    <w:rsid w:val="005C1F95"/>
    <w:rsid w:val="005C20A8"/>
    <w:rsid w:val="005C3E15"/>
    <w:rsid w:val="005C3F67"/>
    <w:rsid w:val="005C4299"/>
    <w:rsid w:val="005C59E8"/>
    <w:rsid w:val="005C7478"/>
    <w:rsid w:val="005C7727"/>
    <w:rsid w:val="005D0364"/>
    <w:rsid w:val="005D1F30"/>
    <w:rsid w:val="005D3134"/>
    <w:rsid w:val="005D3FA5"/>
    <w:rsid w:val="005D5D21"/>
    <w:rsid w:val="005E3210"/>
    <w:rsid w:val="005E43AD"/>
    <w:rsid w:val="005E55DE"/>
    <w:rsid w:val="005E70AE"/>
    <w:rsid w:val="005F07CE"/>
    <w:rsid w:val="005F0A32"/>
    <w:rsid w:val="005F25D5"/>
    <w:rsid w:val="005F3537"/>
    <w:rsid w:val="005F3FE5"/>
    <w:rsid w:val="005F523D"/>
    <w:rsid w:val="005F6F05"/>
    <w:rsid w:val="0060041E"/>
    <w:rsid w:val="006012A9"/>
    <w:rsid w:val="0060322A"/>
    <w:rsid w:val="00606E9F"/>
    <w:rsid w:val="00607059"/>
    <w:rsid w:val="00607725"/>
    <w:rsid w:val="00611BB8"/>
    <w:rsid w:val="006122E6"/>
    <w:rsid w:val="00612D7A"/>
    <w:rsid w:val="00615094"/>
    <w:rsid w:val="006164CA"/>
    <w:rsid w:val="00616545"/>
    <w:rsid w:val="00617817"/>
    <w:rsid w:val="006216D8"/>
    <w:rsid w:val="00621DE7"/>
    <w:rsid w:val="0062330E"/>
    <w:rsid w:val="00623CB3"/>
    <w:rsid w:val="00623FC5"/>
    <w:rsid w:val="00624160"/>
    <w:rsid w:val="00624D93"/>
    <w:rsid w:val="00632D09"/>
    <w:rsid w:val="00633B4E"/>
    <w:rsid w:val="006407B1"/>
    <w:rsid w:val="006477BB"/>
    <w:rsid w:val="00647B7B"/>
    <w:rsid w:val="00650F16"/>
    <w:rsid w:val="006532FD"/>
    <w:rsid w:val="00660F28"/>
    <w:rsid w:val="006617AE"/>
    <w:rsid w:val="00661821"/>
    <w:rsid w:val="00661D1C"/>
    <w:rsid w:val="006624F9"/>
    <w:rsid w:val="006648D8"/>
    <w:rsid w:val="00670104"/>
    <w:rsid w:val="00671CBF"/>
    <w:rsid w:val="006725CA"/>
    <w:rsid w:val="006746AA"/>
    <w:rsid w:val="006748A0"/>
    <w:rsid w:val="006776F7"/>
    <w:rsid w:val="00680C08"/>
    <w:rsid w:val="00680DFB"/>
    <w:rsid w:val="006810E8"/>
    <w:rsid w:val="0068154A"/>
    <w:rsid w:val="0068179B"/>
    <w:rsid w:val="00681AFE"/>
    <w:rsid w:val="0068262B"/>
    <w:rsid w:val="00682A49"/>
    <w:rsid w:val="006909FE"/>
    <w:rsid w:val="0069544D"/>
    <w:rsid w:val="00696ECC"/>
    <w:rsid w:val="006A3C89"/>
    <w:rsid w:val="006B2AF6"/>
    <w:rsid w:val="006B50D5"/>
    <w:rsid w:val="006B714D"/>
    <w:rsid w:val="006B7382"/>
    <w:rsid w:val="006B7588"/>
    <w:rsid w:val="006B7646"/>
    <w:rsid w:val="006C0AC6"/>
    <w:rsid w:val="006C13D7"/>
    <w:rsid w:val="006C1E27"/>
    <w:rsid w:val="006C3FC2"/>
    <w:rsid w:val="006C4ECB"/>
    <w:rsid w:val="006C7EAA"/>
    <w:rsid w:val="006D144D"/>
    <w:rsid w:val="006D23CD"/>
    <w:rsid w:val="006D491C"/>
    <w:rsid w:val="006D5612"/>
    <w:rsid w:val="006D5EC6"/>
    <w:rsid w:val="006D6D8E"/>
    <w:rsid w:val="006E11A8"/>
    <w:rsid w:val="006E35DB"/>
    <w:rsid w:val="006E3AD4"/>
    <w:rsid w:val="006E7226"/>
    <w:rsid w:val="006E7845"/>
    <w:rsid w:val="006F02CE"/>
    <w:rsid w:val="006F21EF"/>
    <w:rsid w:val="006F3E2F"/>
    <w:rsid w:val="006F4FD5"/>
    <w:rsid w:val="00701514"/>
    <w:rsid w:val="00710F10"/>
    <w:rsid w:val="0071189D"/>
    <w:rsid w:val="007149DC"/>
    <w:rsid w:val="0071786F"/>
    <w:rsid w:val="007179DC"/>
    <w:rsid w:val="0072261F"/>
    <w:rsid w:val="007236A0"/>
    <w:rsid w:val="0072563C"/>
    <w:rsid w:val="00726AE2"/>
    <w:rsid w:val="00731030"/>
    <w:rsid w:val="00731F82"/>
    <w:rsid w:val="007325BD"/>
    <w:rsid w:val="00732AA1"/>
    <w:rsid w:val="0073579D"/>
    <w:rsid w:val="0073670E"/>
    <w:rsid w:val="00736E42"/>
    <w:rsid w:val="0073720F"/>
    <w:rsid w:val="007373DF"/>
    <w:rsid w:val="007375AA"/>
    <w:rsid w:val="007376AF"/>
    <w:rsid w:val="007400C1"/>
    <w:rsid w:val="00742801"/>
    <w:rsid w:val="00747F3B"/>
    <w:rsid w:val="007527BA"/>
    <w:rsid w:val="0075572B"/>
    <w:rsid w:val="007557D1"/>
    <w:rsid w:val="00757F1D"/>
    <w:rsid w:val="007603B2"/>
    <w:rsid w:val="00761445"/>
    <w:rsid w:val="007629D8"/>
    <w:rsid w:val="007629EF"/>
    <w:rsid w:val="00763F6E"/>
    <w:rsid w:val="0076473A"/>
    <w:rsid w:val="0076538F"/>
    <w:rsid w:val="00765862"/>
    <w:rsid w:val="00774044"/>
    <w:rsid w:val="00774A94"/>
    <w:rsid w:val="007760CD"/>
    <w:rsid w:val="00776507"/>
    <w:rsid w:val="00776E77"/>
    <w:rsid w:val="0078132C"/>
    <w:rsid w:val="00784A7D"/>
    <w:rsid w:val="00784CD1"/>
    <w:rsid w:val="00790F72"/>
    <w:rsid w:val="0079140B"/>
    <w:rsid w:val="00791AE7"/>
    <w:rsid w:val="007923A0"/>
    <w:rsid w:val="00794C2E"/>
    <w:rsid w:val="007A1830"/>
    <w:rsid w:val="007B196E"/>
    <w:rsid w:val="007B1B1B"/>
    <w:rsid w:val="007B3C81"/>
    <w:rsid w:val="007B3F65"/>
    <w:rsid w:val="007B5301"/>
    <w:rsid w:val="007B63F7"/>
    <w:rsid w:val="007C1CE5"/>
    <w:rsid w:val="007C3827"/>
    <w:rsid w:val="007C3CD0"/>
    <w:rsid w:val="007C42E7"/>
    <w:rsid w:val="007C4F95"/>
    <w:rsid w:val="007D1131"/>
    <w:rsid w:val="007D3205"/>
    <w:rsid w:val="007D47AF"/>
    <w:rsid w:val="007E06AA"/>
    <w:rsid w:val="007E4CA9"/>
    <w:rsid w:val="007E588C"/>
    <w:rsid w:val="007E657A"/>
    <w:rsid w:val="007E6D3D"/>
    <w:rsid w:val="007F039B"/>
    <w:rsid w:val="007F231A"/>
    <w:rsid w:val="007F33D5"/>
    <w:rsid w:val="007F392B"/>
    <w:rsid w:val="007F687B"/>
    <w:rsid w:val="00800311"/>
    <w:rsid w:val="00803A42"/>
    <w:rsid w:val="0080521D"/>
    <w:rsid w:val="0080561E"/>
    <w:rsid w:val="00805D0F"/>
    <w:rsid w:val="00807A0D"/>
    <w:rsid w:val="00812AA1"/>
    <w:rsid w:val="008132C9"/>
    <w:rsid w:val="00813DCE"/>
    <w:rsid w:val="00816183"/>
    <w:rsid w:val="0082002E"/>
    <w:rsid w:val="00820A88"/>
    <w:rsid w:val="00820B41"/>
    <w:rsid w:val="00824416"/>
    <w:rsid w:val="00824DE3"/>
    <w:rsid w:val="0083090A"/>
    <w:rsid w:val="00830A88"/>
    <w:rsid w:val="008323E8"/>
    <w:rsid w:val="008403A4"/>
    <w:rsid w:val="0084117E"/>
    <w:rsid w:val="00841934"/>
    <w:rsid w:val="008423C2"/>
    <w:rsid w:val="008463E3"/>
    <w:rsid w:val="008506C9"/>
    <w:rsid w:val="00852711"/>
    <w:rsid w:val="008567F9"/>
    <w:rsid w:val="008609AE"/>
    <w:rsid w:val="00861F2F"/>
    <w:rsid w:val="008674D1"/>
    <w:rsid w:val="00871F44"/>
    <w:rsid w:val="008735A6"/>
    <w:rsid w:val="00877044"/>
    <w:rsid w:val="008776DA"/>
    <w:rsid w:val="00884C37"/>
    <w:rsid w:val="00885693"/>
    <w:rsid w:val="0088599F"/>
    <w:rsid w:val="008867D7"/>
    <w:rsid w:val="00886F82"/>
    <w:rsid w:val="008871DB"/>
    <w:rsid w:val="0089080B"/>
    <w:rsid w:val="00891625"/>
    <w:rsid w:val="00891BA5"/>
    <w:rsid w:val="00894661"/>
    <w:rsid w:val="0089556B"/>
    <w:rsid w:val="008A618A"/>
    <w:rsid w:val="008B12F2"/>
    <w:rsid w:val="008B619A"/>
    <w:rsid w:val="008B7629"/>
    <w:rsid w:val="008C16CA"/>
    <w:rsid w:val="008C21FB"/>
    <w:rsid w:val="008C2D70"/>
    <w:rsid w:val="008C48C9"/>
    <w:rsid w:val="008C5E86"/>
    <w:rsid w:val="008C6763"/>
    <w:rsid w:val="008D396B"/>
    <w:rsid w:val="008D3C2F"/>
    <w:rsid w:val="008D4935"/>
    <w:rsid w:val="008D65EB"/>
    <w:rsid w:val="008D7AB6"/>
    <w:rsid w:val="008E6CC5"/>
    <w:rsid w:val="008F3565"/>
    <w:rsid w:val="008F583A"/>
    <w:rsid w:val="008F6E97"/>
    <w:rsid w:val="008F7E48"/>
    <w:rsid w:val="00900DBE"/>
    <w:rsid w:val="009014EA"/>
    <w:rsid w:val="00903173"/>
    <w:rsid w:val="009044F0"/>
    <w:rsid w:val="00904C91"/>
    <w:rsid w:val="009065A7"/>
    <w:rsid w:val="00910BA9"/>
    <w:rsid w:val="0091727C"/>
    <w:rsid w:val="00920735"/>
    <w:rsid w:val="009227E3"/>
    <w:rsid w:val="00924EB3"/>
    <w:rsid w:val="00930568"/>
    <w:rsid w:val="00935C18"/>
    <w:rsid w:val="00937187"/>
    <w:rsid w:val="00937A67"/>
    <w:rsid w:val="00940887"/>
    <w:rsid w:val="00940ADF"/>
    <w:rsid w:val="00941BEB"/>
    <w:rsid w:val="00941E1E"/>
    <w:rsid w:val="009444AA"/>
    <w:rsid w:val="00945E9C"/>
    <w:rsid w:val="0094686B"/>
    <w:rsid w:val="0095071D"/>
    <w:rsid w:val="00951E0D"/>
    <w:rsid w:val="0095491F"/>
    <w:rsid w:val="00954B50"/>
    <w:rsid w:val="009568A6"/>
    <w:rsid w:val="00956AF4"/>
    <w:rsid w:val="009576FA"/>
    <w:rsid w:val="00960804"/>
    <w:rsid w:val="00960AA9"/>
    <w:rsid w:val="009640F2"/>
    <w:rsid w:val="00964546"/>
    <w:rsid w:val="00964AEC"/>
    <w:rsid w:val="00970EBB"/>
    <w:rsid w:val="00974734"/>
    <w:rsid w:val="00981A2B"/>
    <w:rsid w:val="00982885"/>
    <w:rsid w:val="00984514"/>
    <w:rsid w:val="0098775D"/>
    <w:rsid w:val="00990922"/>
    <w:rsid w:val="009916D6"/>
    <w:rsid w:val="00995694"/>
    <w:rsid w:val="009A33E4"/>
    <w:rsid w:val="009A3645"/>
    <w:rsid w:val="009A400E"/>
    <w:rsid w:val="009A682F"/>
    <w:rsid w:val="009B1DE0"/>
    <w:rsid w:val="009B1DF9"/>
    <w:rsid w:val="009B29EE"/>
    <w:rsid w:val="009B2C33"/>
    <w:rsid w:val="009B2EBF"/>
    <w:rsid w:val="009B42FB"/>
    <w:rsid w:val="009B5489"/>
    <w:rsid w:val="009C004C"/>
    <w:rsid w:val="009C0954"/>
    <w:rsid w:val="009C2890"/>
    <w:rsid w:val="009C298E"/>
    <w:rsid w:val="009C6FEF"/>
    <w:rsid w:val="009C783B"/>
    <w:rsid w:val="009C7F9B"/>
    <w:rsid w:val="009D02AC"/>
    <w:rsid w:val="009D0BD1"/>
    <w:rsid w:val="009D2B7A"/>
    <w:rsid w:val="009D4128"/>
    <w:rsid w:val="009D4342"/>
    <w:rsid w:val="009D6D41"/>
    <w:rsid w:val="009D6D5B"/>
    <w:rsid w:val="009D7967"/>
    <w:rsid w:val="009E0ACF"/>
    <w:rsid w:val="009E0D12"/>
    <w:rsid w:val="009E1898"/>
    <w:rsid w:val="009E362D"/>
    <w:rsid w:val="009E37E1"/>
    <w:rsid w:val="009E3C65"/>
    <w:rsid w:val="009E5B36"/>
    <w:rsid w:val="009E6465"/>
    <w:rsid w:val="009E7326"/>
    <w:rsid w:val="009F02EA"/>
    <w:rsid w:val="009F0B53"/>
    <w:rsid w:val="009F3D39"/>
    <w:rsid w:val="009F3D69"/>
    <w:rsid w:val="009F41AD"/>
    <w:rsid w:val="009F535B"/>
    <w:rsid w:val="00A011B2"/>
    <w:rsid w:val="00A02BE6"/>
    <w:rsid w:val="00A06329"/>
    <w:rsid w:val="00A07444"/>
    <w:rsid w:val="00A10CF9"/>
    <w:rsid w:val="00A12001"/>
    <w:rsid w:val="00A121B1"/>
    <w:rsid w:val="00A17155"/>
    <w:rsid w:val="00A2408F"/>
    <w:rsid w:val="00A26360"/>
    <w:rsid w:val="00A26B0D"/>
    <w:rsid w:val="00A33270"/>
    <w:rsid w:val="00A3335F"/>
    <w:rsid w:val="00A35974"/>
    <w:rsid w:val="00A35E72"/>
    <w:rsid w:val="00A36DD0"/>
    <w:rsid w:val="00A4200D"/>
    <w:rsid w:val="00A44A75"/>
    <w:rsid w:val="00A458D5"/>
    <w:rsid w:val="00A47D06"/>
    <w:rsid w:val="00A5069D"/>
    <w:rsid w:val="00A50AAF"/>
    <w:rsid w:val="00A516F0"/>
    <w:rsid w:val="00A51A7B"/>
    <w:rsid w:val="00A53CED"/>
    <w:rsid w:val="00A54804"/>
    <w:rsid w:val="00A54C10"/>
    <w:rsid w:val="00A552AC"/>
    <w:rsid w:val="00A56A7F"/>
    <w:rsid w:val="00A6312C"/>
    <w:rsid w:val="00A645D7"/>
    <w:rsid w:val="00A651FC"/>
    <w:rsid w:val="00A66052"/>
    <w:rsid w:val="00A70768"/>
    <w:rsid w:val="00A7696F"/>
    <w:rsid w:val="00A778BF"/>
    <w:rsid w:val="00A77DCD"/>
    <w:rsid w:val="00A8086B"/>
    <w:rsid w:val="00A80F38"/>
    <w:rsid w:val="00A8110E"/>
    <w:rsid w:val="00A83667"/>
    <w:rsid w:val="00A852EA"/>
    <w:rsid w:val="00A85ACF"/>
    <w:rsid w:val="00A85CAE"/>
    <w:rsid w:val="00A85E1E"/>
    <w:rsid w:val="00A86BE9"/>
    <w:rsid w:val="00A87A3F"/>
    <w:rsid w:val="00A909EE"/>
    <w:rsid w:val="00A925B4"/>
    <w:rsid w:val="00A92C46"/>
    <w:rsid w:val="00A93C54"/>
    <w:rsid w:val="00A94B38"/>
    <w:rsid w:val="00A97B15"/>
    <w:rsid w:val="00A97C8B"/>
    <w:rsid w:val="00AA0579"/>
    <w:rsid w:val="00AA06DC"/>
    <w:rsid w:val="00AA2E7B"/>
    <w:rsid w:val="00AA6AB5"/>
    <w:rsid w:val="00AA7AC1"/>
    <w:rsid w:val="00AB0FAB"/>
    <w:rsid w:val="00AB1157"/>
    <w:rsid w:val="00AB1D49"/>
    <w:rsid w:val="00AB3C67"/>
    <w:rsid w:val="00AB5763"/>
    <w:rsid w:val="00AC02D5"/>
    <w:rsid w:val="00AC39FD"/>
    <w:rsid w:val="00AC6CD7"/>
    <w:rsid w:val="00AD007D"/>
    <w:rsid w:val="00AD0728"/>
    <w:rsid w:val="00AD0732"/>
    <w:rsid w:val="00AD0E7D"/>
    <w:rsid w:val="00AD1534"/>
    <w:rsid w:val="00AD155D"/>
    <w:rsid w:val="00AD1892"/>
    <w:rsid w:val="00AD1A0C"/>
    <w:rsid w:val="00AD4B26"/>
    <w:rsid w:val="00AD64A9"/>
    <w:rsid w:val="00AD72D5"/>
    <w:rsid w:val="00AD79C7"/>
    <w:rsid w:val="00AD7ECD"/>
    <w:rsid w:val="00AE01A9"/>
    <w:rsid w:val="00AE21B2"/>
    <w:rsid w:val="00AE5559"/>
    <w:rsid w:val="00AF2329"/>
    <w:rsid w:val="00AF266D"/>
    <w:rsid w:val="00AF50ED"/>
    <w:rsid w:val="00AF5291"/>
    <w:rsid w:val="00AF601D"/>
    <w:rsid w:val="00AF66CA"/>
    <w:rsid w:val="00B001C8"/>
    <w:rsid w:val="00B004DA"/>
    <w:rsid w:val="00B00E0E"/>
    <w:rsid w:val="00B01D53"/>
    <w:rsid w:val="00B03377"/>
    <w:rsid w:val="00B035CE"/>
    <w:rsid w:val="00B05A30"/>
    <w:rsid w:val="00B06FC1"/>
    <w:rsid w:val="00B07A30"/>
    <w:rsid w:val="00B07B64"/>
    <w:rsid w:val="00B1031F"/>
    <w:rsid w:val="00B10959"/>
    <w:rsid w:val="00B11094"/>
    <w:rsid w:val="00B11147"/>
    <w:rsid w:val="00B1156F"/>
    <w:rsid w:val="00B121B3"/>
    <w:rsid w:val="00B12D62"/>
    <w:rsid w:val="00B15543"/>
    <w:rsid w:val="00B24401"/>
    <w:rsid w:val="00B277EA"/>
    <w:rsid w:val="00B31669"/>
    <w:rsid w:val="00B34DC4"/>
    <w:rsid w:val="00B35544"/>
    <w:rsid w:val="00B40A59"/>
    <w:rsid w:val="00B40E3D"/>
    <w:rsid w:val="00B42BC5"/>
    <w:rsid w:val="00B43244"/>
    <w:rsid w:val="00B43DA5"/>
    <w:rsid w:val="00B445B4"/>
    <w:rsid w:val="00B46DCD"/>
    <w:rsid w:val="00B4786E"/>
    <w:rsid w:val="00B51804"/>
    <w:rsid w:val="00B5654A"/>
    <w:rsid w:val="00B57046"/>
    <w:rsid w:val="00B648DE"/>
    <w:rsid w:val="00B64C2A"/>
    <w:rsid w:val="00B65882"/>
    <w:rsid w:val="00B6674F"/>
    <w:rsid w:val="00B70B18"/>
    <w:rsid w:val="00B74F6A"/>
    <w:rsid w:val="00B76406"/>
    <w:rsid w:val="00B7799D"/>
    <w:rsid w:val="00B779EA"/>
    <w:rsid w:val="00B8154D"/>
    <w:rsid w:val="00B82CCA"/>
    <w:rsid w:val="00B837DD"/>
    <w:rsid w:val="00B85B30"/>
    <w:rsid w:val="00B9073A"/>
    <w:rsid w:val="00B928C4"/>
    <w:rsid w:val="00B96577"/>
    <w:rsid w:val="00B97273"/>
    <w:rsid w:val="00B97413"/>
    <w:rsid w:val="00B976A2"/>
    <w:rsid w:val="00BA02C6"/>
    <w:rsid w:val="00BA02C9"/>
    <w:rsid w:val="00BA099E"/>
    <w:rsid w:val="00BA4D80"/>
    <w:rsid w:val="00BA5AEA"/>
    <w:rsid w:val="00BB0E80"/>
    <w:rsid w:val="00BB3E4F"/>
    <w:rsid w:val="00BB5235"/>
    <w:rsid w:val="00BB5238"/>
    <w:rsid w:val="00BB6545"/>
    <w:rsid w:val="00BB7CC9"/>
    <w:rsid w:val="00BC017B"/>
    <w:rsid w:val="00BC2D3C"/>
    <w:rsid w:val="00BC2E93"/>
    <w:rsid w:val="00BC3733"/>
    <w:rsid w:val="00BC43CF"/>
    <w:rsid w:val="00BC6121"/>
    <w:rsid w:val="00BC6BF1"/>
    <w:rsid w:val="00BC788C"/>
    <w:rsid w:val="00BD0D79"/>
    <w:rsid w:val="00BD474F"/>
    <w:rsid w:val="00BD4AB3"/>
    <w:rsid w:val="00BD4D84"/>
    <w:rsid w:val="00BD552A"/>
    <w:rsid w:val="00BD6407"/>
    <w:rsid w:val="00BD6AEB"/>
    <w:rsid w:val="00BD6F21"/>
    <w:rsid w:val="00BE0E58"/>
    <w:rsid w:val="00BE2067"/>
    <w:rsid w:val="00BE356D"/>
    <w:rsid w:val="00BE3E74"/>
    <w:rsid w:val="00BE660C"/>
    <w:rsid w:val="00BE75C9"/>
    <w:rsid w:val="00BE7F9A"/>
    <w:rsid w:val="00BF0217"/>
    <w:rsid w:val="00BF0705"/>
    <w:rsid w:val="00BF0D26"/>
    <w:rsid w:val="00BF42C9"/>
    <w:rsid w:val="00BF4E34"/>
    <w:rsid w:val="00BF618E"/>
    <w:rsid w:val="00C009B7"/>
    <w:rsid w:val="00C00F15"/>
    <w:rsid w:val="00C0344E"/>
    <w:rsid w:val="00C04F14"/>
    <w:rsid w:val="00C05704"/>
    <w:rsid w:val="00C12ED6"/>
    <w:rsid w:val="00C146AD"/>
    <w:rsid w:val="00C14F66"/>
    <w:rsid w:val="00C15A29"/>
    <w:rsid w:val="00C16595"/>
    <w:rsid w:val="00C17163"/>
    <w:rsid w:val="00C20317"/>
    <w:rsid w:val="00C22B2D"/>
    <w:rsid w:val="00C25D64"/>
    <w:rsid w:val="00C25DAB"/>
    <w:rsid w:val="00C26CB7"/>
    <w:rsid w:val="00C330DB"/>
    <w:rsid w:val="00C34552"/>
    <w:rsid w:val="00C34E23"/>
    <w:rsid w:val="00C350FC"/>
    <w:rsid w:val="00C35689"/>
    <w:rsid w:val="00C35B73"/>
    <w:rsid w:val="00C403AE"/>
    <w:rsid w:val="00C43A4D"/>
    <w:rsid w:val="00C450E8"/>
    <w:rsid w:val="00C5093A"/>
    <w:rsid w:val="00C5187E"/>
    <w:rsid w:val="00C51D20"/>
    <w:rsid w:val="00C54B93"/>
    <w:rsid w:val="00C55765"/>
    <w:rsid w:val="00C558F7"/>
    <w:rsid w:val="00C56D80"/>
    <w:rsid w:val="00C579DF"/>
    <w:rsid w:val="00C57F9C"/>
    <w:rsid w:val="00C60577"/>
    <w:rsid w:val="00C60E6D"/>
    <w:rsid w:val="00C64DE0"/>
    <w:rsid w:val="00C7089C"/>
    <w:rsid w:val="00C7381B"/>
    <w:rsid w:val="00C750FE"/>
    <w:rsid w:val="00C76309"/>
    <w:rsid w:val="00C80243"/>
    <w:rsid w:val="00C812AC"/>
    <w:rsid w:val="00C82F97"/>
    <w:rsid w:val="00C86314"/>
    <w:rsid w:val="00C86D8E"/>
    <w:rsid w:val="00C913AB"/>
    <w:rsid w:val="00C91682"/>
    <w:rsid w:val="00C94037"/>
    <w:rsid w:val="00C969C3"/>
    <w:rsid w:val="00C97679"/>
    <w:rsid w:val="00C97987"/>
    <w:rsid w:val="00C97D4E"/>
    <w:rsid w:val="00CA038F"/>
    <w:rsid w:val="00CA17AD"/>
    <w:rsid w:val="00CA279C"/>
    <w:rsid w:val="00CA55B9"/>
    <w:rsid w:val="00CA6831"/>
    <w:rsid w:val="00CA7FCD"/>
    <w:rsid w:val="00CB4AEA"/>
    <w:rsid w:val="00CB4D0B"/>
    <w:rsid w:val="00CB5BF6"/>
    <w:rsid w:val="00CB5ED9"/>
    <w:rsid w:val="00CB6E41"/>
    <w:rsid w:val="00CB7754"/>
    <w:rsid w:val="00CC1374"/>
    <w:rsid w:val="00CC2C8C"/>
    <w:rsid w:val="00CC2FFB"/>
    <w:rsid w:val="00CC4632"/>
    <w:rsid w:val="00CC5C0B"/>
    <w:rsid w:val="00CD0BD6"/>
    <w:rsid w:val="00CD0E07"/>
    <w:rsid w:val="00CD1941"/>
    <w:rsid w:val="00CD23E0"/>
    <w:rsid w:val="00CD3678"/>
    <w:rsid w:val="00CD53FE"/>
    <w:rsid w:val="00CD5AB5"/>
    <w:rsid w:val="00CD5EF0"/>
    <w:rsid w:val="00CD6857"/>
    <w:rsid w:val="00CD79C2"/>
    <w:rsid w:val="00CE4197"/>
    <w:rsid w:val="00CE6BDF"/>
    <w:rsid w:val="00CE74AD"/>
    <w:rsid w:val="00CF0E4B"/>
    <w:rsid w:val="00CF423C"/>
    <w:rsid w:val="00CF59AD"/>
    <w:rsid w:val="00CF621C"/>
    <w:rsid w:val="00D00068"/>
    <w:rsid w:val="00D00BEF"/>
    <w:rsid w:val="00D03020"/>
    <w:rsid w:val="00D030D4"/>
    <w:rsid w:val="00D05B5C"/>
    <w:rsid w:val="00D064E1"/>
    <w:rsid w:val="00D076DA"/>
    <w:rsid w:val="00D0789D"/>
    <w:rsid w:val="00D13E6A"/>
    <w:rsid w:val="00D1447C"/>
    <w:rsid w:val="00D14D64"/>
    <w:rsid w:val="00D169E7"/>
    <w:rsid w:val="00D201A7"/>
    <w:rsid w:val="00D2142C"/>
    <w:rsid w:val="00D22966"/>
    <w:rsid w:val="00D305E7"/>
    <w:rsid w:val="00D32330"/>
    <w:rsid w:val="00D329E4"/>
    <w:rsid w:val="00D36002"/>
    <w:rsid w:val="00D424F5"/>
    <w:rsid w:val="00D4259C"/>
    <w:rsid w:val="00D42C80"/>
    <w:rsid w:val="00D4300B"/>
    <w:rsid w:val="00D44B37"/>
    <w:rsid w:val="00D45508"/>
    <w:rsid w:val="00D45612"/>
    <w:rsid w:val="00D506CA"/>
    <w:rsid w:val="00D5154F"/>
    <w:rsid w:val="00D52DC2"/>
    <w:rsid w:val="00D6050A"/>
    <w:rsid w:val="00D6391B"/>
    <w:rsid w:val="00D6734E"/>
    <w:rsid w:val="00D71D5F"/>
    <w:rsid w:val="00D72603"/>
    <w:rsid w:val="00D7332B"/>
    <w:rsid w:val="00D73451"/>
    <w:rsid w:val="00D73B08"/>
    <w:rsid w:val="00D7559E"/>
    <w:rsid w:val="00D75CBD"/>
    <w:rsid w:val="00D75E12"/>
    <w:rsid w:val="00D76069"/>
    <w:rsid w:val="00D760A6"/>
    <w:rsid w:val="00D76F72"/>
    <w:rsid w:val="00D80590"/>
    <w:rsid w:val="00D808C2"/>
    <w:rsid w:val="00D80FF8"/>
    <w:rsid w:val="00D826A2"/>
    <w:rsid w:val="00D83EB7"/>
    <w:rsid w:val="00D841C6"/>
    <w:rsid w:val="00D85CE9"/>
    <w:rsid w:val="00D85FEF"/>
    <w:rsid w:val="00D92B48"/>
    <w:rsid w:val="00DA0A78"/>
    <w:rsid w:val="00DA2E45"/>
    <w:rsid w:val="00DA497A"/>
    <w:rsid w:val="00DA648D"/>
    <w:rsid w:val="00DB1605"/>
    <w:rsid w:val="00DB1889"/>
    <w:rsid w:val="00DB392B"/>
    <w:rsid w:val="00DB3C08"/>
    <w:rsid w:val="00DB4558"/>
    <w:rsid w:val="00DB49E4"/>
    <w:rsid w:val="00DB5901"/>
    <w:rsid w:val="00DB7128"/>
    <w:rsid w:val="00DB75D7"/>
    <w:rsid w:val="00DB7AD6"/>
    <w:rsid w:val="00DB7D2F"/>
    <w:rsid w:val="00DC0BDC"/>
    <w:rsid w:val="00DC60CE"/>
    <w:rsid w:val="00DC6A0E"/>
    <w:rsid w:val="00DC6F60"/>
    <w:rsid w:val="00DC74E9"/>
    <w:rsid w:val="00DD3D22"/>
    <w:rsid w:val="00DD61C2"/>
    <w:rsid w:val="00DD6D94"/>
    <w:rsid w:val="00DE0873"/>
    <w:rsid w:val="00DE1FA1"/>
    <w:rsid w:val="00DE3896"/>
    <w:rsid w:val="00DE46AE"/>
    <w:rsid w:val="00DE5E2C"/>
    <w:rsid w:val="00DE7382"/>
    <w:rsid w:val="00DE7F1F"/>
    <w:rsid w:val="00DF0653"/>
    <w:rsid w:val="00DF1645"/>
    <w:rsid w:val="00DF5BD5"/>
    <w:rsid w:val="00DF639D"/>
    <w:rsid w:val="00E0047E"/>
    <w:rsid w:val="00E007CF"/>
    <w:rsid w:val="00E05424"/>
    <w:rsid w:val="00E07EE2"/>
    <w:rsid w:val="00E10348"/>
    <w:rsid w:val="00E10975"/>
    <w:rsid w:val="00E12A8E"/>
    <w:rsid w:val="00E12C7D"/>
    <w:rsid w:val="00E1422D"/>
    <w:rsid w:val="00E1727F"/>
    <w:rsid w:val="00E17468"/>
    <w:rsid w:val="00E17ABE"/>
    <w:rsid w:val="00E22868"/>
    <w:rsid w:val="00E24A49"/>
    <w:rsid w:val="00E27A4F"/>
    <w:rsid w:val="00E27C20"/>
    <w:rsid w:val="00E3133E"/>
    <w:rsid w:val="00E319EE"/>
    <w:rsid w:val="00E34EAF"/>
    <w:rsid w:val="00E374A5"/>
    <w:rsid w:val="00E41F81"/>
    <w:rsid w:val="00E43066"/>
    <w:rsid w:val="00E46398"/>
    <w:rsid w:val="00E51318"/>
    <w:rsid w:val="00E534E7"/>
    <w:rsid w:val="00E540A5"/>
    <w:rsid w:val="00E54BD3"/>
    <w:rsid w:val="00E609B9"/>
    <w:rsid w:val="00E62C43"/>
    <w:rsid w:val="00E71B66"/>
    <w:rsid w:val="00E74ACA"/>
    <w:rsid w:val="00E770CC"/>
    <w:rsid w:val="00E8051B"/>
    <w:rsid w:val="00E80D2D"/>
    <w:rsid w:val="00E818F9"/>
    <w:rsid w:val="00E847DF"/>
    <w:rsid w:val="00E86A0B"/>
    <w:rsid w:val="00E91CD6"/>
    <w:rsid w:val="00E92590"/>
    <w:rsid w:val="00E9355B"/>
    <w:rsid w:val="00E95276"/>
    <w:rsid w:val="00E95BC4"/>
    <w:rsid w:val="00EA0D76"/>
    <w:rsid w:val="00EA1A1F"/>
    <w:rsid w:val="00EA2ADE"/>
    <w:rsid w:val="00EA3B87"/>
    <w:rsid w:val="00EA4B14"/>
    <w:rsid w:val="00EA6B07"/>
    <w:rsid w:val="00EB00E8"/>
    <w:rsid w:val="00EB0357"/>
    <w:rsid w:val="00EB0D7C"/>
    <w:rsid w:val="00EB3736"/>
    <w:rsid w:val="00EB4E25"/>
    <w:rsid w:val="00EB6EC3"/>
    <w:rsid w:val="00EC16C6"/>
    <w:rsid w:val="00EC2CD4"/>
    <w:rsid w:val="00EC45A7"/>
    <w:rsid w:val="00EC49FF"/>
    <w:rsid w:val="00EC5CCE"/>
    <w:rsid w:val="00ED1A3C"/>
    <w:rsid w:val="00ED2C05"/>
    <w:rsid w:val="00ED2CB4"/>
    <w:rsid w:val="00ED4733"/>
    <w:rsid w:val="00ED58CD"/>
    <w:rsid w:val="00EE35CA"/>
    <w:rsid w:val="00EE529D"/>
    <w:rsid w:val="00EF1245"/>
    <w:rsid w:val="00EF3431"/>
    <w:rsid w:val="00EF4DA8"/>
    <w:rsid w:val="00EF591C"/>
    <w:rsid w:val="00F01E43"/>
    <w:rsid w:val="00F02889"/>
    <w:rsid w:val="00F02D35"/>
    <w:rsid w:val="00F032BA"/>
    <w:rsid w:val="00F04CE7"/>
    <w:rsid w:val="00F064B7"/>
    <w:rsid w:val="00F06BB3"/>
    <w:rsid w:val="00F07E0C"/>
    <w:rsid w:val="00F10388"/>
    <w:rsid w:val="00F127E8"/>
    <w:rsid w:val="00F14F37"/>
    <w:rsid w:val="00F15F93"/>
    <w:rsid w:val="00F169BC"/>
    <w:rsid w:val="00F17227"/>
    <w:rsid w:val="00F227E3"/>
    <w:rsid w:val="00F231CB"/>
    <w:rsid w:val="00F242CD"/>
    <w:rsid w:val="00F26D54"/>
    <w:rsid w:val="00F27701"/>
    <w:rsid w:val="00F31D17"/>
    <w:rsid w:val="00F33318"/>
    <w:rsid w:val="00F33702"/>
    <w:rsid w:val="00F341C3"/>
    <w:rsid w:val="00F369D6"/>
    <w:rsid w:val="00F422A3"/>
    <w:rsid w:val="00F4355C"/>
    <w:rsid w:val="00F463E6"/>
    <w:rsid w:val="00F4673F"/>
    <w:rsid w:val="00F51FC9"/>
    <w:rsid w:val="00F5397E"/>
    <w:rsid w:val="00F5526A"/>
    <w:rsid w:val="00F5542D"/>
    <w:rsid w:val="00F55791"/>
    <w:rsid w:val="00F56878"/>
    <w:rsid w:val="00F61D4B"/>
    <w:rsid w:val="00F61F34"/>
    <w:rsid w:val="00F62F99"/>
    <w:rsid w:val="00F66E61"/>
    <w:rsid w:val="00F67406"/>
    <w:rsid w:val="00F67B4D"/>
    <w:rsid w:val="00F70ED8"/>
    <w:rsid w:val="00F71613"/>
    <w:rsid w:val="00F71793"/>
    <w:rsid w:val="00F722EA"/>
    <w:rsid w:val="00F75B59"/>
    <w:rsid w:val="00F75CC9"/>
    <w:rsid w:val="00F8262A"/>
    <w:rsid w:val="00F839A0"/>
    <w:rsid w:val="00F85F15"/>
    <w:rsid w:val="00F929B6"/>
    <w:rsid w:val="00F9358B"/>
    <w:rsid w:val="00F93DA1"/>
    <w:rsid w:val="00F94766"/>
    <w:rsid w:val="00F94C88"/>
    <w:rsid w:val="00F95A66"/>
    <w:rsid w:val="00F95B08"/>
    <w:rsid w:val="00F9619D"/>
    <w:rsid w:val="00F978E7"/>
    <w:rsid w:val="00FA05E6"/>
    <w:rsid w:val="00FA11C6"/>
    <w:rsid w:val="00FA220D"/>
    <w:rsid w:val="00FA50BB"/>
    <w:rsid w:val="00FA5185"/>
    <w:rsid w:val="00FA663D"/>
    <w:rsid w:val="00FA666D"/>
    <w:rsid w:val="00FB00BA"/>
    <w:rsid w:val="00FB022F"/>
    <w:rsid w:val="00FC1EB6"/>
    <w:rsid w:val="00FC4E3C"/>
    <w:rsid w:val="00FC5584"/>
    <w:rsid w:val="00FC58B2"/>
    <w:rsid w:val="00FC7304"/>
    <w:rsid w:val="00FC730F"/>
    <w:rsid w:val="00FD3080"/>
    <w:rsid w:val="00FD34C7"/>
    <w:rsid w:val="00FD5CD0"/>
    <w:rsid w:val="00FE0BB5"/>
    <w:rsid w:val="00FE1BD3"/>
    <w:rsid w:val="00FE2565"/>
    <w:rsid w:val="00FE38F9"/>
    <w:rsid w:val="00FE48BF"/>
    <w:rsid w:val="00FE4DB5"/>
    <w:rsid w:val="00FE515E"/>
    <w:rsid w:val="00FE7F7E"/>
    <w:rsid w:val="00FF2F2C"/>
    <w:rsid w:val="00FF5657"/>
    <w:rsid w:val="00FF66F2"/>
    <w:rsid w:val="078A1E0F"/>
    <w:rsid w:val="084261AA"/>
    <w:rsid w:val="08E44474"/>
    <w:rsid w:val="0FDF9293"/>
    <w:rsid w:val="10B57BD0"/>
    <w:rsid w:val="14DE794B"/>
    <w:rsid w:val="16BE0C1F"/>
    <w:rsid w:val="17F2E435"/>
    <w:rsid w:val="17F75BB0"/>
    <w:rsid w:val="17FE9EAF"/>
    <w:rsid w:val="1EAB7D6F"/>
    <w:rsid w:val="1EEFDE05"/>
    <w:rsid w:val="1EF5E7EB"/>
    <w:rsid w:val="1F4F768D"/>
    <w:rsid w:val="1FA6D68C"/>
    <w:rsid w:val="1FCDF6A0"/>
    <w:rsid w:val="1FDC0657"/>
    <w:rsid w:val="1FDFA207"/>
    <w:rsid w:val="1FE31372"/>
    <w:rsid w:val="20B94F91"/>
    <w:rsid w:val="27FD5838"/>
    <w:rsid w:val="29FE787F"/>
    <w:rsid w:val="2B7439B9"/>
    <w:rsid w:val="2BE5008B"/>
    <w:rsid w:val="2CAA3E7E"/>
    <w:rsid w:val="2DBF5FFB"/>
    <w:rsid w:val="2EBAE4DD"/>
    <w:rsid w:val="2F8FD6DF"/>
    <w:rsid w:val="2F9F3E2A"/>
    <w:rsid w:val="2FCDAAB7"/>
    <w:rsid w:val="2FCFE160"/>
    <w:rsid w:val="2FDF8802"/>
    <w:rsid w:val="2FED051E"/>
    <w:rsid w:val="2FFF4103"/>
    <w:rsid w:val="32FF5DC6"/>
    <w:rsid w:val="363F77AA"/>
    <w:rsid w:val="365DC070"/>
    <w:rsid w:val="376F1B6A"/>
    <w:rsid w:val="377D7FD1"/>
    <w:rsid w:val="38BC611B"/>
    <w:rsid w:val="3AD86CDE"/>
    <w:rsid w:val="3AF3B48E"/>
    <w:rsid w:val="3AFC76E5"/>
    <w:rsid w:val="3BFC9907"/>
    <w:rsid w:val="3CFFF6EF"/>
    <w:rsid w:val="3D775EDC"/>
    <w:rsid w:val="3DFD09D5"/>
    <w:rsid w:val="3E3F907D"/>
    <w:rsid w:val="3F6B61E9"/>
    <w:rsid w:val="3F75945A"/>
    <w:rsid w:val="3F7D7197"/>
    <w:rsid w:val="3FCB80A8"/>
    <w:rsid w:val="3FDF29D4"/>
    <w:rsid w:val="3FF7EB60"/>
    <w:rsid w:val="43FD692F"/>
    <w:rsid w:val="4423411F"/>
    <w:rsid w:val="472B7D73"/>
    <w:rsid w:val="4BE75810"/>
    <w:rsid w:val="4CAA5AA7"/>
    <w:rsid w:val="4DBE04DA"/>
    <w:rsid w:val="4EDC85B3"/>
    <w:rsid w:val="4EFFE1D5"/>
    <w:rsid w:val="4FFCFE83"/>
    <w:rsid w:val="5061301A"/>
    <w:rsid w:val="516C55F6"/>
    <w:rsid w:val="53FF4816"/>
    <w:rsid w:val="55FEEAFD"/>
    <w:rsid w:val="55FEFAE0"/>
    <w:rsid w:val="56DF0F12"/>
    <w:rsid w:val="56EB5ADF"/>
    <w:rsid w:val="57CEFA93"/>
    <w:rsid w:val="5A6108E8"/>
    <w:rsid w:val="5A7E3704"/>
    <w:rsid w:val="5AE3164A"/>
    <w:rsid w:val="5B377E51"/>
    <w:rsid w:val="5B7F1704"/>
    <w:rsid w:val="5BF2538E"/>
    <w:rsid w:val="5BFEBBB0"/>
    <w:rsid w:val="5CF4930E"/>
    <w:rsid w:val="5D7ED5F3"/>
    <w:rsid w:val="5DBC9EB5"/>
    <w:rsid w:val="5DBEF727"/>
    <w:rsid w:val="5DFF3C50"/>
    <w:rsid w:val="5E7FDDDD"/>
    <w:rsid w:val="5EB99BD2"/>
    <w:rsid w:val="5ED736FD"/>
    <w:rsid w:val="5EDD06B1"/>
    <w:rsid w:val="5F7C148B"/>
    <w:rsid w:val="5FFAE973"/>
    <w:rsid w:val="5FFB5EF4"/>
    <w:rsid w:val="5FFE2D75"/>
    <w:rsid w:val="628FDB33"/>
    <w:rsid w:val="62EE0C1E"/>
    <w:rsid w:val="639FE43B"/>
    <w:rsid w:val="65E0AEBD"/>
    <w:rsid w:val="65EF0104"/>
    <w:rsid w:val="65F018FB"/>
    <w:rsid w:val="666B4F99"/>
    <w:rsid w:val="679D6E47"/>
    <w:rsid w:val="67B7571E"/>
    <w:rsid w:val="681A5D7E"/>
    <w:rsid w:val="696F0AB8"/>
    <w:rsid w:val="6A753E38"/>
    <w:rsid w:val="6ADF94DC"/>
    <w:rsid w:val="6AFF0348"/>
    <w:rsid w:val="6B1E0917"/>
    <w:rsid w:val="6BE7B06D"/>
    <w:rsid w:val="6BEECA04"/>
    <w:rsid w:val="6BF5D782"/>
    <w:rsid w:val="6E5B34EC"/>
    <w:rsid w:val="6EBF5CB8"/>
    <w:rsid w:val="6EEA22F0"/>
    <w:rsid w:val="6F7F401A"/>
    <w:rsid w:val="6F8F5575"/>
    <w:rsid w:val="6FA73138"/>
    <w:rsid w:val="6FDE9FDB"/>
    <w:rsid w:val="6FE7F342"/>
    <w:rsid w:val="6FEB7955"/>
    <w:rsid w:val="6FFA2523"/>
    <w:rsid w:val="6FFB9566"/>
    <w:rsid w:val="6FFE062D"/>
    <w:rsid w:val="6FFE55C9"/>
    <w:rsid w:val="6FFFA53F"/>
    <w:rsid w:val="71C94F27"/>
    <w:rsid w:val="72E72D01"/>
    <w:rsid w:val="73FE0CC7"/>
    <w:rsid w:val="745FF013"/>
    <w:rsid w:val="74BD6B5F"/>
    <w:rsid w:val="75BFD1DC"/>
    <w:rsid w:val="75D69C79"/>
    <w:rsid w:val="75DF29CD"/>
    <w:rsid w:val="75FFFD90"/>
    <w:rsid w:val="76E70272"/>
    <w:rsid w:val="76FDDE3F"/>
    <w:rsid w:val="771F949A"/>
    <w:rsid w:val="777CAE65"/>
    <w:rsid w:val="77AFA762"/>
    <w:rsid w:val="77BEB8A6"/>
    <w:rsid w:val="77DB5D4C"/>
    <w:rsid w:val="77EF77E0"/>
    <w:rsid w:val="78B698F9"/>
    <w:rsid w:val="7979F110"/>
    <w:rsid w:val="797F26F5"/>
    <w:rsid w:val="79EF0085"/>
    <w:rsid w:val="79EFF455"/>
    <w:rsid w:val="79FE4EAA"/>
    <w:rsid w:val="7ABC7B7F"/>
    <w:rsid w:val="7ACF2C5C"/>
    <w:rsid w:val="7ADDE085"/>
    <w:rsid w:val="7AFA78DC"/>
    <w:rsid w:val="7AFFD292"/>
    <w:rsid w:val="7B5368E1"/>
    <w:rsid w:val="7B6AEA57"/>
    <w:rsid w:val="7B7DF963"/>
    <w:rsid w:val="7BBD6B24"/>
    <w:rsid w:val="7BEB5CEA"/>
    <w:rsid w:val="7BEEDD7C"/>
    <w:rsid w:val="7BFB6B5D"/>
    <w:rsid w:val="7D393AA1"/>
    <w:rsid w:val="7D5F31DF"/>
    <w:rsid w:val="7D5F8F94"/>
    <w:rsid w:val="7D5FB9F7"/>
    <w:rsid w:val="7DF75C2F"/>
    <w:rsid w:val="7DFE8997"/>
    <w:rsid w:val="7DFEC8B8"/>
    <w:rsid w:val="7DFFB0F4"/>
    <w:rsid w:val="7E5E7E9E"/>
    <w:rsid w:val="7E7E688D"/>
    <w:rsid w:val="7E7EEEBF"/>
    <w:rsid w:val="7EFBC05C"/>
    <w:rsid w:val="7F0F91EF"/>
    <w:rsid w:val="7F14127C"/>
    <w:rsid w:val="7F3E7D90"/>
    <w:rsid w:val="7F5B2BAE"/>
    <w:rsid w:val="7F5F75A0"/>
    <w:rsid w:val="7F7BB90C"/>
    <w:rsid w:val="7FA9884D"/>
    <w:rsid w:val="7FC5AE7C"/>
    <w:rsid w:val="7FDE1FF8"/>
    <w:rsid w:val="7FDF88E4"/>
    <w:rsid w:val="7FFADFA0"/>
    <w:rsid w:val="7FFBA136"/>
    <w:rsid w:val="7FFBE91F"/>
    <w:rsid w:val="7FFC19C2"/>
    <w:rsid w:val="7FFD1E57"/>
    <w:rsid w:val="7FFDD786"/>
    <w:rsid w:val="7FFF1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D89B4B"/>
  <w15:docId w15:val="{334A58BD-3A4A-49DF-A540-AA5DFFC09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360" w:after="360"/>
      <w:ind w:firstLineChars="0" w:firstLine="0"/>
      <w:jc w:val="center"/>
      <w:outlineLvl w:val="1"/>
    </w:pPr>
    <w:rPr>
      <w:rFonts w:eastAsia="黑体" w:cstheme="majorBidi"/>
      <w:b/>
      <w:bCs/>
      <w:sz w:val="30"/>
      <w:szCs w:val="32"/>
    </w:rPr>
  </w:style>
  <w:style w:type="paragraph" w:styleId="3">
    <w:name w:val="heading 3"/>
    <w:basedOn w:val="a"/>
    <w:next w:val="a"/>
    <w:link w:val="30"/>
    <w:uiPriority w:val="9"/>
    <w:unhideWhenUsed/>
    <w:qFormat/>
    <w:pPr>
      <w:keepNext/>
      <w:keepLines/>
      <w:spacing w:before="240" w:after="120"/>
      <w:ind w:left="482" w:firstLineChars="0" w:firstLine="0"/>
      <w:outlineLvl w:val="2"/>
    </w:pPr>
    <w:rPr>
      <w:rFonts w:eastAsia="黑体"/>
      <w:b/>
      <w:bCs/>
      <w:sz w:val="26"/>
      <w:szCs w:val="32"/>
    </w:rPr>
  </w:style>
  <w:style w:type="paragraph" w:styleId="4">
    <w:name w:val="heading 4"/>
    <w:basedOn w:val="a"/>
    <w:next w:val="a"/>
    <w:link w:val="40"/>
    <w:uiPriority w:val="9"/>
    <w:unhideWhenUsed/>
    <w:qFormat/>
    <w:pPr>
      <w:keepNext/>
      <w:keepLines/>
      <w:spacing w:before="120" w:after="120"/>
      <w:ind w:left="482" w:firstLineChars="0" w:firstLine="0"/>
      <w:outlineLvl w:val="3"/>
    </w:pPr>
    <w:rPr>
      <w:rFonts w:eastAsia="楷体" w:cstheme="majorBidi"/>
      <w:b/>
      <w:bCs/>
      <w:sz w:val="26"/>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TOC3">
    <w:name w:val="toc 3"/>
    <w:basedOn w:val="a"/>
    <w:next w:val="a"/>
    <w:autoRedefine/>
    <w:uiPriority w:val="39"/>
    <w:unhideWhenUsed/>
    <w:qFormat/>
    <w:pPr>
      <w:ind w:leftChars="400" w:left="840"/>
    </w:pPr>
  </w:style>
  <w:style w:type="paragraph" w:styleId="a4">
    <w:name w:val="Balloon Text"/>
    <w:basedOn w:val="a"/>
    <w:link w:val="a5"/>
    <w:uiPriority w:val="99"/>
    <w:semiHidden/>
    <w:unhideWhenUsed/>
    <w:qFormat/>
    <w:pPr>
      <w:spacing w:line="240" w:lineRule="auto"/>
    </w:pPr>
    <w:rPr>
      <w:sz w:val="18"/>
      <w:szCs w:val="18"/>
    </w:rPr>
  </w:style>
  <w:style w:type="paragraph" w:styleId="a6">
    <w:name w:val="footer"/>
    <w:basedOn w:val="a"/>
    <w:link w:val="a7"/>
    <w:uiPriority w:val="99"/>
    <w:unhideWhenUsed/>
    <w:qFormat/>
    <w:pPr>
      <w:tabs>
        <w:tab w:val="center" w:pos="4153"/>
        <w:tab w:val="right" w:pos="8306"/>
      </w:tabs>
      <w:snapToGrid w:val="0"/>
      <w:spacing w:line="240" w:lineRule="atLeast"/>
      <w:jc w:val="left"/>
    </w:pPr>
    <w:rPr>
      <w:sz w:val="18"/>
      <w:szCs w:val="18"/>
    </w:rPr>
  </w:style>
  <w:style w:type="paragraph" w:styleId="a8">
    <w:name w:val="header"/>
    <w:basedOn w:val="a"/>
    <w:link w:val="a9"/>
    <w:uiPriority w:val="99"/>
    <w:unhideWhenUsed/>
    <w:qFormat/>
    <w:pPr>
      <w:tabs>
        <w:tab w:val="center" w:pos="4153"/>
        <w:tab w:val="right" w:pos="8306"/>
      </w:tabs>
      <w:snapToGrid w:val="0"/>
      <w:spacing w:line="240" w:lineRule="atLeast"/>
      <w:jc w:val="center"/>
    </w:pPr>
    <w:rPr>
      <w:sz w:val="18"/>
      <w:szCs w:val="18"/>
    </w:rPr>
  </w:style>
  <w:style w:type="paragraph" w:styleId="TOC1">
    <w:name w:val="toc 1"/>
    <w:basedOn w:val="a"/>
    <w:next w:val="a"/>
    <w:autoRedefine/>
    <w:uiPriority w:val="39"/>
    <w:unhideWhenUsed/>
    <w:qFormat/>
  </w:style>
  <w:style w:type="paragraph" w:styleId="TOC4">
    <w:name w:val="toc 4"/>
    <w:basedOn w:val="a"/>
    <w:next w:val="a"/>
    <w:autoRedefine/>
    <w:uiPriority w:val="39"/>
    <w:unhideWhenUsed/>
    <w:qFormat/>
    <w:pPr>
      <w:ind w:leftChars="600" w:left="1260"/>
    </w:pPr>
  </w:style>
  <w:style w:type="paragraph" w:styleId="aa">
    <w:name w:val="footnote text"/>
    <w:basedOn w:val="a"/>
    <w:link w:val="ab"/>
    <w:uiPriority w:val="99"/>
    <w:qFormat/>
    <w:pPr>
      <w:wordWrap w:val="0"/>
      <w:snapToGrid w:val="0"/>
      <w:spacing w:line="240" w:lineRule="auto"/>
      <w:jc w:val="left"/>
    </w:pPr>
    <w:rPr>
      <w:rFonts w:cs="楷体"/>
      <w:spacing w:val="11"/>
      <w:kern w:val="0"/>
      <w:sz w:val="18"/>
      <w:szCs w:val="28"/>
    </w:rPr>
  </w:style>
  <w:style w:type="paragraph" w:styleId="TOC2">
    <w:name w:val="toc 2"/>
    <w:basedOn w:val="a"/>
    <w:next w:val="a"/>
    <w:autoRedefine/>
    <w:uiPriority w:val="39"/>
    <w:unhideWhenUsed/>
    <w:qFormat/>
    <w:pPr>
      <w:tabs>
        <w:tab w:val="right" w:leader="dot" w:pos="8494"/>
      </w:tabs>
      <w:spacing w:line="408" w:lineRule="auto"/>
      <w:ind w:firstLineChars="0" w:firstLine="0"/>
    </w:p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467886" w:themeColor="hyperlink"/>
      <w:u w:val="single"/>
    </w:rPr>
  </w:style>
  <w:style w:type="character" w:styleId="ae">
    <w:name w:val="annotation reference"/>
    <w:basedOn w:val="a0"/>
    <w:uiPriority w:val="99"/>
    <w:semiHidden/>
    <w:unhideWhenUsed/>
    <w:qFormat/>
    <w:rPr>
      <w:sz w:val="21"/>
      <w:szCs w:val="21"/>
    </w:rPr>
  </w:style>
  <w:style w:type="character" w:styleId="af">
    <w:name w:val="footnote reference"/>
    <w:basedOn w:val="a0"/>
    <w:uiPriority w:val="99"/>
    <w:qFormat/>
    <w:rPr>
      <w:vertAlign w:val="superscript"/>
    </w:rPr>
  </w:style>
  <w:style w:type="character" w:customStyle="1" w:styleId="10">
    <w:name w:val="标题 1 字符"/>
    <w:basedOn w:val="a0"/>
    <w:link w:val="1"/>
    <w:uiPriority w:val="9"/>
    <w:qFormat/>
    <w:rPr>
      <w:rFonts w:ascii="Times New Roman" w:eastAsia="宋体" w:hAnsi="Times New Roman"/>
      <w:b/>
      <w:bCs/>
      <w:kern w:val="44"/>
      <w:sz w:val="44"/>
      <w:szCs w:val="44"/>
    </w:rPr>
  </w:style>
  <w:style w:type="character" w:customStyle="1" w:styleId="20">
    <w:name w:val="标题 2 字符"/>
    <w:basedOn w:val="a0"/>
    <w:link w:val="2"/>
    <w:uiPriority w:val="9"/>
    <w:qFormat/>
    <w:rPr>
      <w:rFonts w:ascii="Times New Roman" w:eastAsia="黑体" w:hAnsi="Times New Roman" w:cstheme="majorBidi"/>
      <w:b/>
      <w:bCs/>
      <w:sz w:val="30"/>
      <w:szCs w:val="32"/>
    </w:rPr>
  </w:style>
  <w:style w:type="character" w:customStyle="1" w:styleId="ab">
    <w:name w:val="脚注文本 字符"/>
    <w:basedOn w:val="a0"/>
    <w:link w:val="aa"/>
    <w:uiPriority w:val="99"/>
    <w:qFormat/>
    <w:rPr>
      <w:rFonts w:ascii="Times New Roman" w:eastAsia="宋体" w:hAnsi="Times New Roman" w:cs="楷体"/>
      <w:spacing w:val="11"/>
      <w:kern w:val="0"/>
      <w:sz w:val="18"/>
      <w:szCs w:val="28"/>
    </w:rPr>
  </w:style>
  <w:style w:type="character" w:customStyle="1" w:styleId="a9">
    <w:name w:val="页眉 字符"/>
    <w:basedOn w:val="a0"/>
    <w:link w:val="a8"/>
    <w:uiPriority w:val="99"/>
    <w:qFormat/>
    <w:rPr>
      <w:rFonts w:ascii="Times New Roman" w:eastAsia="宋体" w:hAnsi="Times New Roman"/>
      <w:sz w:val="18"/>
      <w:szCs w:val="18"/>
    </w:rPr>
  </w:style>
  <w:style w:type="character" w:customStyle="1" w:styleId="a7">
    <w:name w:val="页脚 字符"/>
    <w:basedOn w:val="a0"/>
    <w:link w:val="a6"/>
    <w:uiPriority w:val="99"/>
    <w:qFormat/>
    <w:rPr>
      <w:rFonts w:ascii="Times New Roman" w:eastAsia="宋体" w:hAnsi="Times New Roman"/>
      <w:sz w:val="18"/>
      <w:szCs w:val="18"/>
    </w:rPr>
  </w:style>
  <w:style w:type="paragraph" w:styleId="af0">
    <w:name w:val="List Paragraph"/>
    <w:basedOn w:val="a"/>
    <w:uiPriority w:val="34"/>
    <w:qFormat/>
    <w:pPr>
      <w:ind w:firstLine="420"/>
    </w:pPr>
  </w:style>
  <w:style w:type="character" w:customStyle="1" w:styleId="30">
    <w:name w:val="标题 3 字符"/>
    <w:basedOn w:val="a0"/>
    <w:link w:val="3"/>
    <w:uiPriority w:val="9"/>
    <w:qFormat/>
    <w:rPr>
      <w:rFonts w:ascii="Times New Roman" w:eastAsia="黑体" w:hAnsi="Times New Roman"/>
      <w:b/>
      <w:bCs/>
      <w:sz w:val="26"/>
      <w:szCs w:val="32"/>
    </w:rPr>
  </w:style>
  <w:style w:type="character" w:customStyle="1" w:styleId="40">
    <w:name w:val="标题 4 字符"/>
    <w:basedOn w:val="a0"/>
    <w:link w:val="4"/>
    <w:uiPriority w:val="9"/>
    <w:qFormat/>
    <w:rPr>
      <w:rFonts w:ascii="Times New Roman" w:eastAsia="楷体" w:hAnsi="Times New Roman" w:cstheme="majorBidi"/>
      <w:b/>
      <w:bCs/>
      <w:sz w:val="26"/>
      <w:szCs w:val="28"/>
    </w:rPr>
  </w:style>
  <w:style w:type="character" w:customStyle="1" w:styleId="11">
    <w:name w:val="未处理的提及1"/>
    <w:basedOn w:val="a0"/>
    <w:uiPriority w:val="99"/>
    <w:semiHidden/>
    <w:unhideWhenUsed/>
    <w:qFormat/>
    <w:rPr>
      <w:color w:val="605E5C"/>
      <w:shd w:val="clear" w:color="auto" w:fill="E1DFDD"/>
    </w:rPr>
  </w:style>
  <w:style w:type="character" w:styleId="af1">
    <w:name w:val="Placeholder Text"/>
    <w:basedOn w:val="a0"/>
    <w:uiPriority w:val="99"/>
    <w:semiHidden/>
    <w:qFormat/>
    <w:rPr>
      <w:color w:val="666666"/>
    </w:rPr>
  </w:style>
  <w:style w:type="paragraph" w:customStyle="1" w:styleId="TOC10">
    <w:name w:val="TOC 标题1"/>
    <w:basedOn w:val="1"/>
    <w:next w:val="a"/>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af2">
    <w:name w:val="No Spacing"/>
    <w:link w:val="af3"/>
    <w:uiPriority w:val="1"/>
    <w:qFormat/>
    <w:rPr>
      <w:rFonts w:asciiTheme="minorHAnsi" w:eastAsiaTheme="minorEastAsia" w:hAnsiTheme="minorHAnsi" w:cstheme="minorBidi"/>
      <w:sz w:val="22"/>
      <w:szCs w:val="22"/>
    </w:rPr>
  </w:style>
  <w:style w:type="character" w:customStyle="1" w:styleId="af3">
    <w:name w:val="无间隔 字符"/>
    <w:basedOn w:val="a0"/>
    <w:link w:val="af2"/>
    <w:uiPriority w:val="1"/>
    <w:qFormat/>
    <w:rPr>
      <w:kern w:val="0"/>
      <w:sz w:val="22"/>
    </w:rPr>
  </w:style>
  <w:style w:type="character" w:customStyle="1" w:styleId="a5">
    <w:name w:val="批注框文本 字符"/>
    <w:basedOn w:val="a0"/>
    <w:link w:val="a4"/>
    <w:uiPriority w:val="99"/>
    <w:semiHidden/>
    <w:qFormat/>
    <w:rPr>
      <w:rFonts w:cstheme="minorBidi"/>
      <w:kern w:val="2"/>
      <w:sz w:val="18"/>
      <w:szCs w:val="18"/>
    </w:rPr>
  </w:style>
  <w:style w:type="paragraph" w:styleId="af4">
    <w:name w:val="Revision"/>
    <w:hidden/>
    <w:uiPriority w:val="99"/>
    <w:unhideWhenUsed/>
    <w:rsid w:val="00CA17AD"/>
    <w:rPr>
      <w:rFonts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27</Pages>
  <Words>11576</Words>
  <Characters>12271</Characters>
  <Application>Microsoft Office Word</Application>
  <DocSecurity>0</DocSecurity>
  <Lines>383</Lines>
  <Paragraphs>100</Paragraphs>
  <ScaleCrop>false</ScaleCrop>
  <Company/>
  <LinksUpToDate>false</LinksUpToDate>
  <CharactersWithSpaces>23747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曹诗悦-民商法学-新公司法下数据资产入股之探讨</dc:title>
  <dc:subject>论文题目：新公司法下数据资产入股之探讨</dc:subject>
  <dc:creator>曹诗悦</dc:creator>
  <cp:lastModifiedBy>审稿人</cp:lastModifiedBy>
  <cp:revision>5</cp:revision>
  <cp:lastPrinted>2025-10-22T16:20:00Z</cp:lastPrinted>
  <dcterms:created xsi:type="dcterms:W3CDTF">2025-12-19T04:24:00Z</dcterms:created>
  <dcterms:modified xsi:type="dcterms:W3CDTF">2026-01-22T13:42:00Z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2052-12.9.0.24776</vt:lpwstr>
  </property>
  <property fmtid="{D5CDD505-2E9C-101B-9397-08002B2CF9AE}" pid="3" name="ICV">
    <vt:lpwstr>C9EEA0B1AF7254979111716943BF0069_43</vt:lpwstr>
  </property>
  <property fmtid="{D5CDD505-2E9C-101B-9397-08002B2CF9AE}" pid="4" name="KSOTemplateDocerSaveRecord">
    <vt:lpwstr>eyJoZGlkIjoiZThhMzU5ZDVkN2NlM2MyNzE2NjgzOGYwMTVhNDgwZDkiLCJ1c2VySWQiOiI0MTI5NzIyMTMifQ==</vt:lpwstr>
  </property>
</Properties>
</file>